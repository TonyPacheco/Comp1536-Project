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687419" w:displacedByCustomXml="next"/>
    <w:bookmarkEnd w:id="0" w:displacedByCustomXml="next"/>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27520" behindDoc="1" locked="0" layoutInCell="1" allowOverlap="1" wp14:anchorId="6C57AAEE" wp14:editId="6CA5235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D04120" w:rsidRPr="00CE27D4" w:rsidRDefault="00D04120">
                                <w:ins w:id="1"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89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D04120" w:rsidRPr="00CE27D4" w:rsidRDefault="00D04120">
                          <w:ins w:id="2"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24448" behindDoc="0" locked="0" layoutInCell="1" allowOverlap="1" wp14:anchorId="52B19B29" wp14:editId="164905C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D04120" w:rsidRDefault="00D04120" w:rsidP="00E47E58">
                                <w:pPr>
                                  <w:spacing w:before="240"/>
                                  <w:jc w:val="center"/>
                                  <w:rPr>
                                    <w:ins w:id="3"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4" w:author="Tony Pacheco" w:date="2017-01-31T18:36:00Z">
                                      <w:r w:rsidDel="00E47E58">
                                        <w:rPr>
                                          <w:color w:val="FFFFFF" w:themeColor="background1"/>
                                        </w:rPr>
                                        <w:delText>A website to educate, inform, and bring about a positive change in our climate.</w:delText>
                                      </w:r>
                                    </w:del>
                                  </w:sdtContent>
                                </w:sdt>
                                <w:ins w:id="5" w:author="Tony Pacheco" w:date="2017-01-31T18:36:00Z">
                                  <w:r w:rsidRPr="00E47E58">
                                    <w:rPr>
                                      <w:color w:val="FFFFFF" w:themeColor="background1"/>
                                    </w:rPr>
                                    <w:t xml:space="preserve"> </w:t>
                                  </w:r>
                                </w:ins>
                                <w:customXmlInsRangeStart w:id="6"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6"/>
                                    <w:r>
                                      <w:rPr>
                                        <w:color w:val="FFFFFF" w:themeColor="background1"/>
                                      </w:rPr>
                                      <w:t xml:space="preserve">     </w:t>
                                    </w:r>
                                    <w:customXmlInsRangeStart w:id="7" w:author="Tony Pacheco" w:date="2017-01-31T18:36:00Z"/>
                                  </w:sdtContent>
                                </w:sdt>
                                <w:customXmlInsRangeEnd w:id="7"/>
                              </w:p>
                              <w:p w14:paraId="7AF49FFF" w14:textId="11CE5982" w:rsidR="00D04120" w:rsidRDefault="00D04120">
                                <w:pPr>
                                  <w:spacing w:before="240"/>
                                  <w:jc w:val="center"/>
                                  <w:rPr>
                                    <w:color w:val="FFFFFF" w:themeColor="background1"/>
                                  </w:rPr>
                                </w:pPr>
                                <w:ins w:id="8"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44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D04120" w:rsidRDefault="00D04120" w:rsidP="00E47E58">
                          <w:pPr>
                            <w:spacing w:before="240"/>
                            <w:jc w:val="center"/>
                            <w:rPr>
                              <w:ins w:id="9"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10" w:author="Tony Pacheco" w:date="2017-01-31T18:36:00Z">
                                <w:r w:rsidDel="00E47E58">
                                  <w:rPr>
                                    <w:color w:val="FFFFFF" w:themeColor="background1"/>
                                  </w:rPr>
                                  <w:delText>A website to educate, inform, and bring about a positive change in our climate.</w:delText>
                                </w:r>
                              </w:del>
                            </w:sdtContent>
                          </w:sdt>
                          <w:ins w:id="11" w:author="Tony Pacheco" w:date="2017-01-31T18:36:00Z">
                            <w:r w:rsidRPr="00E47E58">
                              <w:rPr>
                                <w:color w:val="FFFFFF" w:themeColor="background1"/>
                              </w:rPr>
                              <w:t xml:space="preserve"> </w:t>
                            </w:r>
                          </w:ins>
                          <w:customXmlInsRangeStart w:id="12"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2"/>
                              <w:r>
                                <w:rPr>
                                  <w:color w:val="FFFFFF" w:themeColor="background1"/>
                                </w:rPr>
                                <w:t xml:space="preserve">     </w:t>
                              </w:r>
                              <w:customXmlInsRangeStart w:id="13" w:author="Tony Pacheco" w:date="2017-01-31T18:36:00Z"/>
                            </w:sdtContent>
                          </w:sdt>
                          <w:customXmlInsRangeEnd w:id="13"/>
                        </w:p>
                        <w:p w14:paraId="7AF49FFF" w14:textId="11CE5982" w:rsidR="00D04120" w:rsidRDefault="00D04120">
                          <w:pPr>
                            <w:spacing w:before="240"/>
                            <w:jc w:val="center"/>
                            <w:rPr>
                              <w:color w:val="FFFFFF" w:themeColor="background1"/>
                            </w:rPr>
                          </w:pPr>
                          <w:ins w:id="14"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23424" behindDoc="0" locked="0" layoutInCell="1" allowOverlap="1" wp14:anchorId="7784D5DC" wp14:editId="0A6FD9B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3FBF44" id="Rectangle 468" o:spid="_x0000_s1026" style="position:absolute;margin-left:0;margin-top:0;width:244.8pt;height:554.4pt;z-index:25162342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26496" behindDoc="0" locked="0" layoutInCell="1" allowOverlap="1" wp14:anchorId="1E2FEB30" wp14:editId="0001332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B0F5411" id="Rectangle 469" o:spid="_x0000_s1026" style="position:absolute;margin-left:0;margin-top:0;width:226.45pt;height:9.35pt;z-index:25162649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25472" behindDoc="0" locked="0" layoutInCell="1" allowOverlap="1" wp14:anchorId="4DC7E089" wp14:editId="4915276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D04120" w:rsidRDefault="00D04120">
                                    <w:pPr>
                                      <w:spacing w:line="240" w:lineRule="auto"/>
                                      <w:rPr>
                                        <w:rFonts w:asciiTheme="majorHAnsi" w:eastAsiaTheme="majorEastAsia" w:hAnsiTheme="majorHAnsi" w:cstheme="majorBidi"/>
                                        <w:noProof/>
                                        <w:color w:val="4472C4" w:themeColor="accent1"/>
                                        <w:sz w:val="72"/>
                                        <w:szCs w:val="144"/>
                                      </w:rPr>
                                    </w:pPr>
                                    <w:del w:id="15"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6"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D04120" w:rsidRDefault="00D04120">
                                    <w:pPr>
                                      <w:rPr>
                                        <w:rFonts w:asciiTheme="majorHAnsi" w:eastAsiaTheme="majorEastAsia" w:hAnsiTheme="majorHAnsi" w:cstheme="majorBidi"/>
                                        <w:noProof/>
                                        <w:color w:val="44546A" w:themeColor="text2"/>
                                        <w:sz w:val="32"/>
                                        <w:szCs w:val="40"/>
                                      </w:rPr>
                                    </w:pPr>
                                    <w:del w:id="17"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8" w:author="Prabhvir Saran" w:date="2017-02-02T15:55:00Z">
                                      <w:r>
                                        <w:rPr>
                                          <w:rFonts w:asciiTheme="majorHAnsi" w:eastAsiaTheme="majorEastAsia" w:hAnsiTheme="majorHAnsi" w:cstheme="majorBidi"/>
                                          <w:noProof/>
                                          <w:color w:val="44546A" w:themeColor="text2"/>
                                          <w:sz w:val="32"/>
                                          <w:szCs w:val="32"/>
                                        </w:rPr>
                                        <w:t>Milestone</w:t>
                                      </w:r>
                                    </w:ins>
                                    <w:ins w:id="19"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547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D04120" w:rsidRDefault="00D04120">
                              <w:pPr>
                                <w:spacing w:line="240" w:lineRule="auto"/>
                                <w:rPr>
                                  <w:rFonts w:asciiTheme="majorHAnsi" w:eastAsiaTheme="majorEastAsia" w:hAnsiTheme="majorHAnsi" w:cstheme="majorBidi"/>
                                  <w:noProof/>
                                  <w:color w:val="4472C4" w:themeColor="accent1"/>
                                  <w:sz w:val="72"/>
                                  <w:szCs w:val="144"/>
                                </w:rPr>
                              </w:pPr>
                              <w:del w:id="20"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1"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D04120" w:rsidRDefault="00D04120">
                              <w:pPr>
                                <w:rPr>
                                  <w:rFonts w:asciiTheme="majorHAnsi" w:eastAsiaTheme="majorEastAsia" w:hAnsiTheme="majorHAnsi" w:cstheme="majorBidi"/>
                                  <w:noProof/>
                                  <w:color w:val="44546A" w:themeColor="text2"/>
                                  <w:sz w:val="32"/>
                                  <w:szCs w:val="40"/>
                                </w:rPr>
                              </w:pPr>
                              <w:del w:id="22"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3" w:author="Prabhvir Saran" w:date="2017-02-02T15:55:00Z">
                                <w:r>
                                  <w:rPr>
                                    <w:rFonts w:asciiTheme="majorHAnsi" w:eastAsiaTheme="majorEastAsia" w:hAnsiTheme="majorHAnsi" w:cstheme="majorBidi"/>
                                    <w:noProof/>
                                    <w:color w:val="44546A" w:themeColor="text2"/>
                                    <w:sz w:val="32"/>
                                    <w:szCs w:val="32"/>
                                  </w:rPr>
                                  <w:t>Milestone</w:t>
                                </w:r>
                              </w:ins>
                              <w:ins w:id="24"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28544" behindDoc="0" locked="0" layoutInCell="1" allowOverlap="1" wp14:anchorId="035FB17B" wp14:editId="4B9677E2">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D04120" w:rsidRDefault="00D0412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2854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D04120" w:rsidRDefault="00D0412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5"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5"/>
        <w:p w14:paraId="3A6C39AC" w14:textId="2569D64E" w:rsidR="00EC6476" w:rsidRPr="004161ED" w:rsidRDefault="00EC6476" w:rsidP="004161ED">
          <w:pPr>
            <w:pStyle w:val="TOCHeading"/>
            <w:ind w:firstLine="720"/>
            <w:jc w:val="center"/>
            <w:rPr>
              <w:ins w:id="26" w:author="Prabhvir Saran" w:date="2017-02-02T16:03:00Z"/>
              <w:b/>
              <w:sz w:val="44"/>
              <w:u w:val="single"/>
            </w:rPr>
          </w:pPr>
          <w:ins w:id="27" w:author="Prabhvir Saran" w:date="2017-02-02T16:03:00Z">
            <w:r w:rsidRPr="004161ED">
              <w:rPr>
                <w:b/>
                <w:sz w:val="44"/>
                <w:u w:val="single"/>
              </w:rPr>
              <w:t>Table of Contents</w:t>
            </w:r>
          </w:ins>
        </w:p>
        <w:p w14:paraId="6E0F9A09" w14:textId="77777777" w:rsidR="00EC6476" w:rsidRPr="004161ED" w:rsidRDefault="00EC6476" w:rsidP="004161ED">
          <w:pPr>
            <w:rPr>
              <w:ins w:id="28" w:author="Prabhvir Saran" w:date="2017-02-02T16:03:00Z"/>
            </w:rPr>
          </w:pPr>
        </w:p>
        <w:p w14:paraId="708AAC64" w14:textId="0880E20E" w:rsidR="00466EFF" w:rsidRDefault="00EC6476">
          <w:pPr>
            <w:pStyle w:val="TOC1"/>
            <w:tabs>
              <w:tab w:val="right" w:leader="dot" w:pos="9350"/>
            </w:tabs>
            <w:rPr>
              <w:ins w:id="29" w:author="prabh" w:date="2017-04-14T01:38:00Z"/>
              <w:rFonts w:eastAsiaTheme="minorEastAsia"/>
              <w:noProof/>
            </w:rPr>
          </w:pPr>
          <w:ins w:id="30" w:author="Prabhvir Saran" w:date="2017-02-02T16:03:00Z">
            <w:r>
              <w:fldChar w:fldCharType="begin"/>
            </w:r>
            <w:r>
              <w:instrText xml:space="preserve"> TOC \o "1-3" \h \z \u </w:instrText>
            </w:r>
            <w:r>
              <w:fldChar w:fldCharType="separate"/>
            </w:r>
          </w:ins>
          <w:ins w:id="31" w:author="prabh" w:date="2017-04-14T01:38:00Z">
            <w:r w:rsidR="00466EFF" w:rsidRPr="00C1665C">
              <w:rPr>
                <w:rStyle w:val="Hyperlink"/>
                <w:noProof/>
              </w:rPr>
              <w:fldChar w:fldCharType="begin"/>
            </w:r>
            <w:r w:rsidR="00466EFF" w:rsidRPr="00C1665C">
              <w:rPr>
                <w:rStyle w:val="Hyperlink"/>
                <w:noProof/>
              </w:rPr>
              <w:instrText xml:space="preserve"> </w:instrText>
            </w:r>
            <w:r w:rsidR="00466EFF">
              <w:rPr>
                <w:noProof/>
              </w:rPr>
              <w:instrText>HYPERLINK \l "_Toc479897273"</w:instrText>
            </w:r>
            <w:r w:rsidR="00466EFF" w:rsidRPr="00C1665C">
              <w:rPr>
                <w:rStyle w:val="Hyperlink"/>
                <w:noProof/>
              </w:rPr>
              <w:instrText xml:space="preserve"> </w:instrText>
            </w:r>
            <w:r w:rsidR="00466EFF" w:rsidRPr="00C1665C">
              <w:rPr>
                <w:rStyle w:val="Hyperlink"/>
                <w:noProof/>
              </w:rPr>
            </w:r>
            <w:r w:rsidR="00466EFF" w:rsidRPr="00C1665C">
              <w:rPr>
                <w:rStyle w:val="Hyperlink"/>
                <w:noProof/>
              </w:rPr>
              <w:fldChar w:fldCharType="separate"/>
            </w:r>
            <w:r w:rsidR="00466EFF" w:rsidRPr="00C1665C">
              <w:rPr>
                <w:rStyle w:val="Hyperlink"/>
                <w:noProof/>
              </w:rPr>
              <w:t>Milestone 5: Server Side Programming</w:t>
            </w:r>
            <w:r w:rsidR="00466EFF">
              <w:rPr>
                <w:noProof/>
                <w:webHidden/>
              </w:rPr>
              <w:tab/>
            </w:r>
            <w:r w:rsidR="00466EFF">
              <w:rPr>
                <w:noProof/>
                <w:webHidden/>
              </w:rPr>
              <w:fldChar w:fldCharType="begin"/>
            </w:r>
            <w:r w:rsidR="00466EFF">
              <w:rPr>
                <w:noProof/>
                <w:webHidden/>
              </w:rPr>
              <w:instrText xml:space="preserve"> PAGEREF _Toc479897273 \h </w:instrText>
            </w:r>
            <w:r w:rsidR="00466EFF">
              <w:rPr>
                <w:noProof/>
                <w:webHidden/>
              </w:rPr>
            </w:r>
          </w:ins>
          <w:r w:rsidR="00466EFF">
            <w:rPr>
              <w:noProof/>
              <w:webHidden/>
            </w:rPr>
            <w:fldChar w:fldCharType="separate"/>
          </w:r>
          <w:ins w:id="32" w:author="prabh" w:date="2017-04-14T01:40:00Z">
            <w:r w:rsidR="00313727">
              <w:rPr>
                <w:noProof/>
                <w:webHidden/>
              </w:rPr>
              <w:t>3</w:t>
            </w:r>
          </w:ins>
          <w:ins w:id="33" w:author="prabh" w:date="2017-04-14T01:38:00Z">
            <w:r w:rsidR="00466EFF">
              <w:rPr>
                <w:noProof/>
                <w:webHidden/>
              </w:rPr>
              <w:fldChar w:fldCharType="end"/>
            </w:r>
            <w:r w:rsidR="00466EFF" w:rsidRPr="00C1665C">
              <w:rPr>
                <w:rStyle w:val="Hyperlink"/>
                <w:noProof/>
              </w:rPr>
              <w:fldChar w:fldCharType="end"/>
            </w:r>
          </w:ins>
        </w:p>
        <w:p w14:paraId="13047A1B" w14:textId="12E47EDA" w:rsidR="00466EFF" w:rsidRDefault="00466EFF">
          <w:pPr>
            <w:pStyle w:val="TOC2"/>
            <w:tabs>
              <w:tab w:val="right" w:leader="dot" w:pos="9350"/>
            </w:tabs>
            <w:rPr>
              <w:ins w:id="34" w:author="prabh" w:date="2017-04-14T01:38:00Z"/>
              <w:rFonts w:eastAsiaTheme="minorEastAsia"/>
              <w:noProof/>
            </w:rPr>
          </w:pPr>
          <w:ins w:id="3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"_Toc479897274"</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URL of the website</w:t>
            </w:r>
            <w:r>
              <w:rPr>
                <w:noProof/>
                <w:webHidden/>
              </w:rPr>
              <w:tab/>
            </w:r>
            <w:r>
              <w:rPr>
                <w:noProof/>
                <w:webHidden/>
              </w:rPr>
              <w:fldChar w:fldCharType="begin"/>
            </w:r>
            <w:r>
              <w:rPr>
                <w:noProof/>
                <w:webHidden/>
              </w:rPr>
              <w:instrText xml:space="preserve"> PAGEREF _Toc479897274 \h </w:instrText>
            </w:r>
            <w:r>
              <w:rPr>
                <w:noProof/>
                <w:webHidden/>
              </w:rPr>
            </w:r>
          </w:ins>
          <w:r>
            <w:rPr>
              <w:noProof/>
              <w:webHidden/>
            </w:rPr>
            <w:fldChar w:fldCharType="separate"/>
          </w:r>
          <w:ins w:id="36" w:author="prabh" w:date="2017-04-14T01:40:00Z">
            <w:r w:rsidR="00313727">
              <w:rPr>
                <w:noProof/>
                <w:webHidden/>
              </w:rPr>
              <w:t>3</w:t>
            </w:r>
          </w:ins>
          <w:ins w:id="37" w:author="prabh" w:date="2017-04-14T01:38:00Z">
            <w:r>
              <w:rPr>
                <w:noProof/>
                <w:webHidden/>
              </w:rPr>
              <w:fldChar w:fldCharType="end"/>
            </w:r>
            <w:r w:rsidRPr="00C1665C">
              <w:rPr>
                <w:rStyle w:val="Hyperlink"/>
                <w:noProof/>
              </w:rPr>
              <w:fldChar w:fldCharType="end"/>
            </w:r>
          </w:ins>
        </w:p>
        <w:p w14:paraId="2DCD285D" w14:textId="3F13EB61" w:rsidR="00466EFF" w:rsidRDefault="00466EFF">
          <w:pPr>
            <w:pStyle w:val="TOC2"/>
            <w:tabs>
              <w:tab w:val="right" w:leader="dot" w:pos="9350"/>
            </w:tabs>
            <w:rPr>
              <w:ins w:id="38" w:author="prabh" w:date="2017-04-14T01:38:00Z"/>
              <w:rFonts w:eastAsiaTheme="minorEastAsia"/>
              <w:noProof/>
            </w:rPr>
          </w:pPr>
          <w:ins w:id="3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"_Toc479897275"</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http://students.bcitdev.com/A00980505/G2/index.php</w:t>
            </w:r>
            <w:r>
              <w:rPr>
                <w:noProof/>
                <w:webHidden/>
              </w:rPr>
              <w:tab/>
            </w:r>
            <w:r>
              <w:rPr>
                <w:noProof/>
                <w:webHidden/>
              </w:rPr>
              <w:fldChar w:fldCharType="begin"/>
            </w:r>
            <w:r>
              <w:rPr>
                <w:noProof/>
                <w:webHidden/>
              </w:rPr>
              <w:instrText xml:space="preserve"> PAGEREF _Toc479897275 \h </w:instrText>
            </w:r>
            <w:r>
              <w:rPr>
                <w:noProof/>
                <w:webHidden/>
              </w:rPr>
            </w:r>
          </w:ins>
          <w:r>
            <w:rPr>
              <w:noProof/>
              <w:webHidden/>
            </w:rPr>
            <w:fldChar w:fldCharType="separate"/>
          </w:r>
          <w:ins w:id="40" w:author="prabh" w:date="2017-04-14T01:40:00Z">
            <w:r w:rsidR="00313727">
              <w:rPr>
                <w:noProof/>
                <w:webHidden/>
              </w:rPr>
              <w:t>3</w:t>
            </w:r>
          </w:ins>
          <w:ins w:id="41" w:author="prabh" w:date="2017-04-14T01:38:00Z">
            <w:r>
              <w:rPr>
                <w:noProof/>
                <w:webHidden/>
              </w:rPr>
              <w:fldChar w:fldCharType="end"/>
            </w:r>
            <w:r w:rsidRPr="00C1665C">
              <w:rPr>
                <w:rStyle w:val="Hyperlink"/>
                <w:noProof/>
              </w:rPr>
              <w:fldChar w:fldCharType="end"/>
            </w:r>
          </w:ins>
        </w:p>
        <w:p w14:paraId="3292475C" w14:textId="16D1342E" w:rsidR="00466EFF" w:rsidRDefault="00466EFF">
          <w:pPr>
            <w:pStyle w:val="TOC2"/>
            <w:tabs>
              <w:tab w:val="right" w:leader="dot" w:pos="9350"/>
            </w:tabs>
            <w:rPr>
              <w:ins w:id="42" w:author="prabh" w:date="2017-04-14T01:38:00Z"/>
              <w:rFonts w:eastAsiaTheme="minorEastAsia"/>
              <w:noProof/>
            </w:rPr>
          </w:pPr>
          <w:ins w:id="4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"_Toc479897276"</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List of all the items completed</w:t>
            </w:r>
            <w:r>
              <w:rPr>
                <w:noProof/>
                <w:webHidden/>
              </w:rPr>
              <w:tab/>
            </w:r>
            <w:r>
              <w:rPr>
                <w:noProof/>
                <w:webHidden/>
              </w:rPr>
              <w:fldChar w:fldCharType="begin"/>
            </w:r>
            <w:r>
              <w:rPr>
                <w:noProof/>
                <w:webHidden/>
              </w:rPr>
              <w:instrText xml:space="preserve"> PAGEREF _Toc479897276 \h </w:instrText>
            </w:r>
            <w:r>
              <w:rPr>
                <w:noProof/>
                <w:webHidden/>
              </w:rPr>
            </w:r>
          </w:ins>
          <w:r>
            <w:rPr>
              <w:noProof/>
              <w:webHidden/>
            </w:rPr>
            <w:fldChar w:fldCharType="separate"/>
          </w:r>
          <w:ins w:id="44" w:author="prabh" w:date="2017-04-14T01:40:00Z">
            <w:r w:rsidR="00313727">
              <w:rPr>
                <w:noProof/>
                <w:webHidden/>
              </w:rPr>
              <w:t>3</w:t>
            </w:r>
          </w:ins>
          <w:ins w:id="45" w:author="prabh" w:date="2017-04-14T01:38:00Z">
            <w:r>
              <w:rPr>
                <w:noProof/>
                <w:webHidden/>
              </w:rPr>
              <w:fldChar w:fldCharType="end"/>
            </w:r>
            <w:r w:rsidRPr="00C1665C">
              <w:rPr>
                <w:rStyle w:val="Hyperlink"/>
                <w:noProof/>
              </w:rPr>
              <w:fldChar w:fldCharType="end"/>
            </w:r>
          </w:ins>
        </w:p>
        <w:p w14:paraId="30C86A84" w14:textId="03E6896C" w:rsidR="00466EFF" w:rsidRDefault="00466EFF">
          <w:pPr>
            <w:pStyle w:val="TOC2"/>
            <w:tabs>
              <w:tab w:val="right" w:leader="dot" w:pos="9350"/>
            </w:tabs>
            <w:rPr>
              <w:ins w:id="46" w:author="prabh" w:date="2017-04-14T01:38:00Z"/>
              <w:rFonts w:eastAsiaTheme="minorEastAsia"/>
              <w:noProof/>
            </w:rPr>
          </w:pPr>
          <w:ins w:id="4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"_Toc479897277"</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User Registration</w:t>
            </w:r>
            <w:r>
              <w:rPr>
                <w:noProof/>
                <w:webHidden/>
              </w:rPr>
              <w:tab/>
            </w:r>
            <w:r>
              <w:rPr>
                <w:noProof/>
                <w:webHidden/>
              </w:rPr>
              <w:fldChar w:fldCharType="begin"/>
            </w:r>
            <w:r>
              <w:rPr>
                <w:noProof/>
                <w:webHidden/>
              </w:rPr>
              <w:instrText xml:space="preserve"> PAGEREF _Toc479897277 \h </w:instrText>
            </w:r>
            <w:r>
              <w:rPr>
                <w:noProof/>
                <w:webHidden/>
              </w:rPr>
            </w:r>
          </w:ins>
          <w:r>
            <w:rPr>
              <w:noProof/>
              <w:webHidden/>
            </w:rPr>
            <w:fldChar w:fldCharType="separate"/>
          </w:r>
          <w:ins w:id="48" w:author="prabh" w:date="2017-04-14T01:40:00Z">
            <w:r w:rsidR="00313727">
              <w:rPr>
                <w:noProof/>
                <w:webHidden/>
              </w:rPr>
              <w:t>3</w:t>
            </w:r>
          </w:ins>
          <w:ins w:id="49" w:author="prabh" w:date="2017-04-14T01:38:00Z">
            <w:r>
              <w:rPr>
                <w:noProof/>
                <w:webHidden/>
              </w:rPr>
              <w:fldChar w:fldCharType="end"/>
            </w:r>
            <w:r w:rsidRPr="00C1665C">
              <w:rPr>
                <w:rStyle w:val="Hyperlink"/>
                <w:noProof/>
              </w:rPr>
              <w:fldChar w:fldCharType="end"/>
            </w:r>
          </w:ins>
        </w:p>
        <w:p w14:paraId="13AB187B" w14:textId="39DFB134" w:rsidR="00466EFF" w:rsidRDefault="00466EFF">
          <w:pPr>
            <w:pStyle w:val="TOC2"/>
            <w:tabs>
              <w:tab w:val="right" w:leader="dot" w:pos="9350"/>
            </w:tabs>
            <w:rPr>
              <w:ins w:id="50" w:author="prabh" w:date="2017-04-14T01:38:00Z"/>
              <w:rFonts w:eastAsiaTheme="minorEastAsia"/>
              <w:noProof/>
            </w:rPr>
          </w:pPr>
          <w:ins w:id="51"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"_Toc479897278"</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User authentication</w:t>
            </w:r>
            <w:r>
              <w:rPr>
                <w:noProof/>
                <w:webHidden/>
              </w:rPr>
              <w:tab/>
            </w:r>
            <w:r>
              <w:rPr>
                <w:noProof/>
                <w:webHidden/>
              </w:rPr>
              <w:fldChar w:fldCharType="begin"/>
            </w:r>
            <w:r>
              <w:rPr>
                <w:noProof/>
                <w:webHidden/>
              </w:rPr>
              <w:instrText xml:space="preserve"> PAGEREF _Toc479897278 \h </w:instrText>
            </w:r>
            <w:r>
              <w:rPr>
                <w:noProof/>
                <w:webHidden/>
              </w:rPr>
            </w:r>
          </w:ins>
          <w:r>
            <w:rPr>
              <w:noProof/>
              <w:webHidden/>
            </w:rPr>
            <w:fldChar w:fldCharType="separate"/>
          </w:r>
          <w:ins w:id="52" w:author="prabh" w:date="2017-04-14T01:40:00Z">
            <w:r w:rsidR="00313727">
              <w:rPr>
                <w:noProof/>
                <w:webHidden/>
              </w:rPr>
              <w:t>3</w:t>
            </w:r>
          </w:ins>
          <w:ins w:id="53" w:author="prabh" w:date="2017-04-14T01:38:00Z">
            <w:r>
              <w:rPr>
                <w:noProof/>
                <w:webHidden/>
              </w:rPr>
              <w:fldChar w:fldCharType="end"/>
            </w:r>
            <w:r w:rsidRPr="00C1665C">
              <w:rPr>
                <w:rStyle w:val="Hyperlink"/>
                <w:noProof/>
              </w:rPr>
              <w:fldChar w:fldCharType="end"/>
            </w:r>
          </w:ins>
        </w:p>
        <w:p w14:paraId="25D6E7F3" w14:textId="23BD4DBC" w:rsidR="00466EFF" w:rsidRDefault="00466EFF">
          <w:pPr>
            <w:pStyle w:val="TOC2"/>
            <w:tabs>
              <w:tab w:val="right" w:leader="dot" w:pos="9350"/>
            </w:tabs>
            <w:rPr>
              <w:ins w:id="54" w:author="prabh" w:date="2017-04-14T01:38:00Z"/>
              <w:rFonts w:eastAsiaTheme="minorEastAsia"/>
              <w:noProof/>
            </w:rPr>
          </w:pPr>
          <w:ins w:id="5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"_Toc479897279"</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Server side functions</w:t>
            </w:r>
            <w:r>
              <w:rPr>
                <w:noProof/>
                <w:webHidden/>
              </w:rPr>
              <w:tab/>
            </w:r>
            <w:r>
              <w:rPr>
                <w:noProof/>
                <w:webHidden/>
              </w:rPr>
              <w:fldChar w:fldCharType="begin"/>
            </w:r>
            <w:r>
              <w:rPr>
                <w:noProof/>
                <w:webHidden/>
              </w:rPr>
              <w:instrText xml:space="preserve"> PAGEREF _Toc479897279 \h </w:instrText>
            </w:r>
            <w:r>
              <w:rPr>
                <w:noProof/>
                <w:webHidden/>
              </w:rPr>
            </w:r>
          </w:ins>
          <w:r>
            <w:rPr>
              <w:noProof/>
              <w:webHidden/>
            </w:rPr>
            <w:fldChar w:fldCharType="separate"/>
          </w:r>
          <w:ins w:id="56" w:author="prabh" w:date="2017-04-14T01:40:00Z">
            <w:r w:rsidR="00313727">
              <w:rPr>
                <w:noProof/>
                <w:webHidden/>
              </w:rPr>
              <w:t>4</w:t>
            </w:r>
          </w:ins>
          <w:ins w:id="57" w:author="prabh" w:date="2017-04-14T01:38:00Z">
            <w:r>
              <w:rPr>
                <w:noProof/>
                <w:webHidden/>
              </w:rPr>
              <w:fldChar w:fldCharType="end"/>
            </w:r>
            <w:r w:rsidRPr="00C1665C">
              <w:rPr>
                <w:rStyle w:val="Hyperlink"/>
                <w:noProof/>
              </w:rPr>
              <w:fldChar w:fldCharType="end"/>
            </w:r>
          </w:ins>
        </w:p>
        <w:p w14:paraId="408D10C5" w14:textId="4F726BC6" w:rsidR="00466EFF" w:rsidRDefault="00466EFF">
          <w:pPr>
            <w:pStyle w:val="TOC2"/>
            <w:tabs>
              <w:tab w:val="right" w:leader="dot" w:pos="9350"/>
            </w:tabs>
            <w:rPr>
              <w:ins w:id="58" w:author="prabh" w:date="2017-04-14T01:38:00Z"/>
              <w:rFonts w:eastAsiaTheme="minorEastAsia"/>
              <w:noProof/>
            </w:rPr>
          </w:pPr>
          <w:ins w:id="5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"_Toc479897280"</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Additional work/Changes</w:t>
            </w:r>
            <w:r>
              <w:rPr>
                <w:noProof/>
                <w:webHidden/>
              </w:rPr>
              <w:tab/>
            </w:r>
            <w:r>
              <w:rPr>
                <w:noProof/>
                <w:webHidden/>
              </w:rPr>
              <w:fldChar w:fldCharType="begin"/>
            </w:r>
            <w:r>
              <w:rPr>
                <w:noProof/>
                <w:webHidden/>
              </w:rPr>
              <w:instrText xml:space="preserve"> PAGEREF _Toc479897280 \h </w:instrText>
            </w:r>
            <w:r>
              <w:rPr>
                <w:noProof/>
                <w:webHidden/>
              </w:rPr>
            </w:r>
          </w:ins>
          <w:r>
            <w:rPr>
              <w:noProof/>
              <w:webHidden/>
            </w:rPr>
            <w:fldChar w:fldCharType="separate"/>
          </w:r>
          <w:ins w:id="60" w:author="prabh" w:date="2017-04-14T01:40:00Z">
            <w:r w:rsidR="00313727">
              <w:rPr>
                <w:noProof/>
                <w:webHidden/>
              </w:rPr>
              <w:t>4</w:t>
            </w:r>
          </w:ins>
          <w:ins w:id="61" w:author="prabh" w:date="2017-04-14T01:38:00Z">
            <w:r>
              <w:rPr>
                <w:noProof/>
                <w:webHidden/>
              </w:rPr>
              <w:fldChar w:fldCharType="end"/>
            </w:r>
            <w:r w:rsidRPr="00C1665C">
              <w:rPr>
                <w:rStyle w:val="Hyperlink"/>
                <w:noProof/>
              </w:rPr>
              <w:fldChar w:fldCharType="end"/>
            </w:r>
          </w:ins>
        </w:p>
        <w:p w14:paraId="7EC937F2" w14:textId="772CF6E0" w:rsidR="00466EFF" w:rsidRDefault="00466EFF">
          <w:pPr>
            <w:pStyle w:val="TOC1"/>
            <w:tabs>
              <w:tab w:val="right" w:leader="dot" w:pos="9350"/>
            </w:tabs>
            <w:rPr>
              <w:ins w:id="62" w:author="prabh" w:date="2017-04-14T01:38:00Z"/>
              <w:rFonts w:eastAsiaTheme="minorEastAsia"/>
              <w:noProof/>
            </w:rPr>
          </w:pPr>
          <w:ins w:id="6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"_Toc479897281"</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Appendix 4</w:t>
            </w:r>
            <w:r>
              <w:rPr>
                <w:noProof/>
                <w:webHidden/>
              </w:rPr>
              <w:tab/>
            </w:r>
            <w:r>
              <w:rPr>
                <w:noProof/>
                <w:webHidden/>
              </w:rPr>
              <w:fldChar w:fldCharType="begin"/>
            </w:r>
            <w:r>
              <w:rPr>
                <w:noProof/>
                <w:webHidden/>
              </w:rPr>
              <w:instrText xml:space="preserve"> PAGEREF _Toc479897281 \h </w:instrText>
            </w:r>
            <w:r>
              <w:rPr>
                <w:noProof/>
                <w:webHidden/>
              </w:rPr>
            </w:r>
          </w:ins>
          <w:r>
            <w:rPr>
              <w:noProof/>
              <w:webHidden/>
            </w:rPr>
            <w:fldChar w:fldCharType="separate"/>
          </w:r>
          <w:ins w:id="64" w:author="prabh" w:date="2017-04-14T01:40:00Z">
            <w:r w:rsidR="00313727">
              <w:rPr>
                <w:noProof/>
                <w:webHidden/>
              </w:rPr>
              <w:t>5</w:t>
            </w:r>
          </w:ins>
          <w:ins w:id="65" w:author="prabh" w:date="2017-04-14T01:38:00Z">
            <w:r>
              <w:rPr>
                <w:noProof/>
                <w:webHidden/>
              </w:rPr>
              <w:fldChar w:fldCharType="end"/>
            </w:r>
            <w:r w:rsidRPr="00C1665C">
              <w:rPr>
                <w:rStyle w:val="Hyperlink"/>
                <w:noProof/>
              </w:rPr>
              <w:fldChar w:fldCharType="end"/>
            </w:r>
          </w:ins>
        </w:p>
        <w:p w14:paraId="08742BB7" w14:textId="3084E946" w:rsidR="00466EFF" w:rsidRDefault="00466EFF">
          <w:pPr>
            <w:pStyle w:val="TOC1"/>
            <w:tabs>
              <w:tab w:val="right" w:leader="dot" w:pos="9350"/>
            </w:tabs>
            <w:rPr>
              <w:ins w:id="66" w:author="prabh" w:date="2017-04-14T01:38:00Z"/>
              <w:rFonts w:eastAsiaTheme="minorEastAsia"/>
              <w:noProof/>
            </w:rPr>
          </w:pPr>
          <w:ins w:id="6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"_Toc479897282"</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Milestone 4: Deployed JavaScript-enabled site – validated, tested</w:t>
            </w:r>
            <w:r>
              <w:rPr>
                <w:noProof/>
                <w:webHidden/>
              </w:rPr>
              <w:tab/>
            </w:r>
            <w:r>
              <w:rPr>
                <w:noProof/>
                <w:webHidden/>
              </w:rPr>
              <w:fldChar w:fldCharType="begin"/>
            </w:r>
            <w:r>
              <w:rPr>
                <w:noProof/>
                <w:webHidden/>
              </w:rPr>
              <w:instrText xml:space="preserve"> PAGEREF _Toc479897282 \h </w:instrText>
            </w:r>
            <w:r>
              <w:rPr>
                <w:noProof/>
                <w:webHidden/>
              </w:rPr>
            </w:r>
          </w:ins>
          <w:r>
            <w:rPr>
              <w:noProof/>
              <w:webHidden/>
            </w:rPr>
            <w:fldChar w:fldCharType="separate"/>
          </w:r>
          <w:ins w:id="68" w:author="prabh" w:date="2017-04-14T01:40:00Z">
            <w:r w:rsidR="00313727">
              <w:rPr>
                <w:noProof/>
                <w:webHidden/>
              </w:rPr>
              <w:t>5</w:t>
            </w:r>
          </w:ins>
          <w:ins w:id="69" w:author="prabh" w:date="2017-04-14T01:38:00Z">
            <w:r>
              <w:rPr>
                <w:noProof/>
                <w:webHidden/>
              </w:rPr>
              <w:fldChar w:fldCharType="end"/>
            </w:r>
            <w:r w:rsidRPr="00C1665C">
              <w:rPr>
                <w:rStyle w:val="Hyperlink"/>
                <w:noProof/>
              </w:rPr>
              <w:fldChar w:fldCharType="end"/>
            </w:r>
          </w:ins>
        </w:p>
        <w:p w14:paraId="6BBDB510" w14:textId="794BCFB1" w:rsidR="00466EFF" w:rsidRDefault="00466EFF">
          <w:pPr>
            <w:pStyle w:val="TOC2"/>
            <w:tabs>
              <w:tab w:val="right" w:leader="dot" w:pos="9350"/>
            </w:tabs>
            <w:rPr>
              <w:ins w:id="70" w:author="prabh" w:date="2017-04-14T01:38:00Z"/>
              <w:rFonts w:eastAsiaTheme="minorEastAsia"/>
              <w:noProof/>
            </w:rPr>
          </w:pPr>
          <w:ins w:id="71"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"_Toc479897283"</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URL of the website</w:t>
            </w:r>
            <w:r>
              <w:rPr>
                <w:noProof/>
                <w:webHidden/>
              </w:rPr>
              <w:tab/>
            </w:r>
            <w:r>
              <w:rPr>
                <w:noProof/>
                <w:webHidden/>
              </w:rPr>
              <w:fldChar w:fldCharType="begin"/>
            </w:r>
            <w:r>
              <w:rPr>
                <w:noProof/>
                <w:webHidden/>
              </w:rPr>
              <w:instrText xml:space="preserve"> PAGEREF _Toc479897283 \h </w:instrText>
            </w:r>
            <w:r>
              <w:rPr>
                <w:noProof/>
                <w:webHidden/>
              </w:rPr>
            </w:r>
          </w:ins>
          <w:r>
            <w:rPr>
              <w:noProof/>
              <w:webHidden/>
            </w:rPr>
            <w:fldChar w:fldCharType="separate"/>
          </w:r>
          <w:ins w:id="72" w:author="prabh" w:date="2017-04-14T01:40:00Z">
            <w:r w:rsidR="00313727">
              <w:rPr>
                <w:noProof/>
                <w:webHidden/>
              </w:rPr>
              <w:t>5</w:t>
            </w:r>
          </w:ins>
          <w:ins w:id="73" w:author="prabh" w:date="2017-04-14T01:38:00Z">
            <w:r>
              <w:rPr>
                <w:noProof/>
                <w:webHidden/>
              </w:rPr>
              <w:fldChar w:fldCharType="end"/>
            </w:r>
            <w:r w:rsidRPr="00C1665C">
              <w:rPr>
                <w:rStyle w:val="Hyperlink"/>
                <w:noProof/>
              </w:rPr>
              <w:fldChar w:fldCharType="end"/>
            </w:r>
          </w:ins>
        </w:p>
        <w:p w14:paraId="67D81FBF" w14:textId="7A9328CC" w:rsidR="00466EFF" w:rsidRDefault="00466EFF">
          <w:pPr>
            <w:pStyle w:val="TOC2"/>
            <w:tabs>
              <w:tab w:val="right" w:leader="dot" w:pos="9350"/>
            </w:tabs>
            <w:rPr>
              <w:ins w:id="74" w:author="prabh" w:date="2017-04-14T01:38:00Z"/>
              <w:rFonts w:eastAsiaTheme="minorEastAsia"/>
              <w:noProof/>
            </w:rPr>
          </w:pPr>
          <w:ins w:id="7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"_Toc479897284"</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http://students.bcitdev.com/A00980505/G2/index.html</w:t>
            </w:r>
            <w:r>
              <w:rPr>
                <w:noProof/>
                <w:webHidden/>
              </w:rPr>
              <w:tab/>
            </w:r>
            <w:r>
              <w:rPr>
                <w:noProof/>
                <w:webHidden/>
              </w:rPr>
              <w:fldChar w:fldCharType="begin"/>
            </w:r>
            <w:r>
              <w:rPr>
                <w:noProof/>
                <w:webHidden/>
              </w:rPr>
              <w:instrText xml:space="preserve"> PAGEREF _Toc479897284 \h </w:instrText>
            </w:r>
            <w:r>
              <w:rPr>
                <w:noProof/>
                <w:webHidden/>
              </w:rPr>
            </w:r>
          </w:ins>
          <w:r>
            <w:rPr>
              <w:noProof/>
              <w:webHidden/>
            </w:rPr>
            <w:fldChar w:fldCharType="separate"/>
          </w:r>
          <w:ins w:id="76" w:author="prabh" w:date="2017-04-14T01:40:00Z">
            <w:r w:rsidR="00313727">
              <w:rPr>
                <w:noProof/>
                <w:webHidden/>
              </w:rPr>
              <w:t>5</w:t>
            </w:r>
          </w:ins>
          <w:ins w:id="77" w:author="prabh" w:date="2017-04-14T01:38:00Z">
            <w:r>
              <w:rPr>
                <w:noProof/>
                <w:webHidden/>
              </w:rPr>
              <w:fldChar w:fldCharType="end"/>
            </w:r>
            <w:r w:rsidRPr="00C1665C">
              <w:rPr>
                <w:rStyle w:val="Hyperlink"/>
                <w:noProof/>
              </w:rPr>
              <w:fldChar w:fldCharType="end"/>
            </w:r>
          </w:ins>
        </w:p>
        <w:p w14:paraId="6946C2D1" w14:textId="2C68F846" w:rsidR="00466EFF" w:rsidRDefault="00466EFF">
          <w:pPr>
            <w:pStyle w:val="TOC2"/>
            <w:tabs>
              <w:tab w:val="right" w:leader="dot" w:pos="9350"/>
            </w:tabs>
            <w:rPr>
              <w:ins w:id="78" w:author="prabh" w:date="2017-04-14T01:38:00Z"/>
              <w:rFonts w:eastAsiaTheme="minorEastAsia"/>
              <w:noProof/>
            </w:rPr>
          </w:pPr>
          <w:ins w:id="7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"_Toc479897285"</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List of all the items completed</w:t>
            </w:r>
            <w:r>
              <w:rPr>
                <w:noProof/>
                <w:webHidden/>
              </w:rPr>
              <w:tab/>
            </w:r>
            <w:r>
              <w:rPr>
                <w:noProof/>
                <w:webHidden/>
              </w:rPr>
              <w:fldChar w:fldCharType="begin"/>
            </w:r>
            <w:r>
              <w:rPr>
                <w:noProof/>
                <w:webHidden/>
              </w:rPr>
              <w:instrText xml:space="preserve"> PAGEREF _Toc479897285 \h </w:instrText>
            </w:r>
            <w:r>
              <w:rPr>
                <w:noProof/>
                <w:webHidden/>
              </w:rPr>
            </w:r>
          </w:ins>
          <w:r>
            <w:rPr>
              <w:noProof/>
              <w:webHidden/>
            </w:rPr>
            <w:fldChar w:fldCharType="separate"/>
          </w:r>
          <w:ins w:id="80" w:author="prabh" w:date="2017-04-14T01:40:00Z">
            <w:r w:rsidR="00313727">
              <w:rPr>
                <w:noProof/>
                <w:webHidden/>
              </w:rPr>
              <w:t>5</w:t>
            </w:r>
          </w:ins>
          <w:ins w:id="81" w:author="prabh" w:date="2017-04-14T01:38:00Z">
            <w:r>
              <w:rPr>
                <w:noProof/>
                <w:webHidden/>
              </w:rPr>
              <w:fldChar w:fldCharType="end"/>
            </w:r>
            <w:r w:rsidRPr="00C1665C">
              <w:rPr>
                <w:rStyle w:val="Hyperlink"/>
                <w:noProof/>
              </w:rPr>
              <w:fldChar w:fldCharType="end"/>
            </w:r>
          </w:ins>
        </w:p>
        <w:p w14:paraId="5AACC35C" w14:textId="4F77364E" w:rsidR="00466EFF" w:rsidRDefault="00466EFF">
          <w:pPr>
            <w:pStyle w:val="TOC2"/>
            <w:tabs>
              <w:tab w:val="right" w:leader="dot" w:pos="9350"/>
            </w:tabs>
            <w:rPr>
              <w:ins w:id="82" w:author="prabh" w:date="2017-04-14T01:38:00Z"/>
              <w:rFonts w:eastAsiaTheme="minorEastAsia"/>
              <w:noProof/>
            </w:rPr>
          </w:pPr>
          <w:ins w:id="8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"_Toc479897286"</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Defining validation requirements</w:t>
            </w:r>
            <w:r>
              <w:rPr>
                <w:noProof/>
                <w:webHidden/>
              </w:rPr>
              <w:tab/>
            </w:r>
            <w:r>
              <w:rPr>
                <w:noProof/>
                <w:webHidden/>
              </w:rPr>
              <w:fldChar w:fldCharType="begin"/>
            </w:r>
            <w:r>
              <w:rPr>
                <w:noProof/>
                <w:webHidden/>
              </w:rPr>
              <w:instrText xml:space="preserve"> PAGEREF _Toc479897286 \h </w:instrText>
            </w:r>
            <w:r>
              <w:rPr>
                <w:noProof/>
                <w:webHidden/>
              </w:rPr>
            </w:r>
          </w:ins>
          <w:r>
            <w:rPr>
              <w:noProof/>
              <w:webHidden/>
            </w:rPr>
            <w:fldChar w:fldCharType="separate"/>
          </w:r>
          <w:ins w:id="84" w:author="prabh" w:date="2017-04-14T01:40:00Z">
            <w:r w:rsidR="00313727">
              <w:rPr>
                <w:noProof/>
                <w:webHidden/>
              </w:rPr>
              <w:t>5</w:t>
            </w:r>
          </w:ins>
          <w:ins w:id="85" w:author="prabh" w:date="2017-04-14T01:38:00Z">
            <w:r>
              <w:rPr>
                <w:noProof/>
                <w:webHidden/>
              </w:rPr>
              <w:fldChar w:fldCharType="end"/>
            </w:r>
            <w:r w:rsidRPr="00C1665C">
              <w:rPr>
                <w:rStyle w:val="Hyperlink"/>
                <w:noProof/>
              </w:rPr>
              <w:fldChar w:fldCharType="end"/>
            </w:r>
          </w:ins>
        </w:p>
        <w:p w14:paraId="30CF8ECB" w14:textId="4BAE7877" w:rsidR="00466EFF" w:rsidRDefault="00466EFF">
          <w:pPr>
            <w:pStyle w:val="TOC2"/>
            <w:tabs>
              <w:tab w:val="right" w:leader="dot" w:pos="9350"/>
            </w:tabs>
            <w:rPr>
              <w:ins w:id="86" w:author="prabh" w:date="2017-04-14T01:38:00Z"/>
              <w:rFonts w:eastAsiaTheme="minorEastAsia"/>
              <w:noProof/>
            </w:rPr>
          </w:pPr>
          <w:ins w:id="8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"_Toc479897287"</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Implementing validation requirements</w:t>
            </w:r>
            <w:r>
              <w:rPr>
                <w:noProof/>
                <w:webHidden/>
              </w:rPr>
              <w:tab/>
            </w:r>
            <w:r>
              <w:rPr>
                <w:noProof/>
                <w:webHidden/>
              </w:rPr>
              <w:fldChar w:fldCharType="begin"/>
            </w:r>
            <w:r>
              <w:rPr>
                <w:noProof/>
                <w:webHidden/>
              </w:rPr>
              <w:instrText xml:space="preserve"> PAGEREF _Toc479897287 \h </w:instrText>
            </w:r>
            <w:r>
              <w:rPr>
                <w:noProof/>
                <w:webHidden/>
              </w:rPr>
            </w:r>
          </w:ins>
          <w:r>
            <w:rPr>
              <w:noProof/>
              <w:webHidden/>
            </w:rPr>
            <w:fldChar w:fldCharType="separate"/>
          </w:r>
          <w:ins w:id="88" w:author="prabh" w:date="2017-04-14T01:40:00Z">
            <w:r w:rsidR="00313727">
              <w:rPr>
                <w:noProof/>
                <w:webHidden/>
              </w:rPr>
              <w:t>6</w:t>
            </w:r>
          </w:ins>
          <w:ins w:id="89" w:author="prabh" w:date="2017-04-14T01:38:00Z">
            <w:r>
              <w:rPr>
                <w:noProof/>
                <w:webHidden/>
              </w:rPr>
              <w:fldChar w:fldCharType="end"/>
            </w:r>
            <w:r w:rsidRPr="00C1665C">
              <w:rPr>
                <w:rStyle w:val="Hyperlink"/>
                <w:noProof/>
              </w:rPr>
              <w:fldChar w:fldCharType="end"/>
            </w:r>
          </w:ins>
        </w:p>
        <w:p w14:paraId="25A5CA94" w14:textId="447B9DF4" w:rsidR="00466EFF" w:rsidRDefault="00466EFF">
          <w:pPr>
            <w:pStyle w:val="TOC2"/>
            <w:tabs>
              <w:tab w:val="right" w:leader="dot" w:pos="9350"/>
            </w:tabs>
            <w:rPr>
              <w:ins w:id="90" w:author="prabh" w:date="2017-04-14T01:38:00Z"/>
              <w:rFonts w:eastAsiaTheme="minorEastAsia"/>
              <w:noProof/>
            </w:rPr>
          </w:pPr>
          <w:ins w:id="91"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"_Toc479897288"</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Testing form</w:t>
            </w:r>
            <w:r>
              <w:rPr>
                <w:noProof/>
                <w:webHidden/>
              </w:rPr>
              <w:tab/>
            </w:r>
            <w:r>
              <w:rPr>
                <w:noProof/>
                <w:webHidden/>
              </w:rPr>
              <w:fldChar w:fldCharType="begin"/>
            </w:r>
            <w:r>
              <w:rPr>
                <w:noProof/>
                <w:webHidden/>
              </w:rPr>
              <w:instrText xml:space="preserve"> PAGEREF _Toc479897288 \h </w:instrText>
            </w:r>
            <w:r>
              <w:rPr>
                <w:noProof/>
                <w:webHidden/>
              </w:rPr>
            </w:r>
          </w:ins>
          <w:r>
            <w:rPr>
              <w:noProof/>
              <w:webHidden/>
            </w:rPr>
            <w:fldChar w:fldCharType="separate"/>
          </w:r>
          <w:ins w:id="92" w:author="prabh" w:date="2017-04-14T01:40:00Z">
            <w:r w:rsidR="00313727">
              <w:rPr>
                <w:noProof/>
                <w:webHidden/>
              </w:rPr>
              <w:t>6</w:t>
            </w:r>
          </w:ins>
          <w:ins w:id="93" w:author="prabh" w:date="2017-04-14T01:38:00Z">
            <w:r>
              <w:rPr>
                <w:noProof/>
                <w:webHidden/>
              </w:rPr>
              <w:fldChar w:fldCharType="end"/>
            </w:r>
            <w:r w:rsidRPr="00C1665C">
              <w:rPr>
                <w:rStyle w:val="Hyperlink"/>
                <w:noProof/>
              </w:rPr>
              <w:fldChar w:fldCharType="end"/>
            </w:r>
          </w:ins>
        </w:p>
        <w:p w14:paraId="64595885" w14:textId="7E1EF7D5" w:rsidR="00466EFF" w:rsidRDefault="00466EFF">
          <w:pPr>
            <w:pStyle w:val="TOC2"/>
            <w:tabs>
              <w:tab w:val="right" w:leader="dot" w:pos="9350"/>
            </w:tabs>
            <w:rPr>
              <w:ins w:id="94" w:author="prabh" w:date="2017-04-14T01:38:00Z"/>
              <w:rFonts w:eastAsiaTheme="minorEastAsia"/>
              <w:noProof/>
            </w:rPr>
          </w:pPr>
          <w:ins w:id="9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"_Toc479897289"</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JavaScript or jQuery third party widget</w:t>
            </w:r>
            <w:r>
              <w:rPr>
                <w:noProof/>
                <w:webHidden/>
              </w:rPr>
              <w:tab/>
            </w:r>
            <w:r>
              <w:rPr>
                <w:noProof/>
                <w:webHidden/>
              </w:rPr>
              <w:fldChar w:fldCharType="begin"/>
            </w:r>
            <w:r>
              <w:rPr>
                <w:noProof/>
                <w:webHidden/>
              </w:rPr>
              <w:instrText xml:space="preserve"> PAGEREF _Toc479897289 \h </w:instrText>
            </w:r>
            <w:r>
              <w:rPr>
                <w:noProof/>
                <w:webHidden/>
              </w:rPr>
            </w:r>
          </w:ins>
          <w:r>
            <w:rPr>
              <w:noProof/>
              <w:webHidden/>
            </w:rPr>
            <w:fldChar w:fldCharType="separate"/>
          </w:r>
          <w:ins w:id="96" w:author="prabh" w:date="2017-04-14T01:40:00Z">
            <w:r w:rsidR="00313727">
              <w:rPr>
                <w:noProof/>
                <w:webHidden/>
              </w:rPr>
              <w:t>6</w:t>
            </w:r>
          </w:ins>
          <w:ins w:id="97" w:author="prabh" w:date="2017-04-14T01:38:00Z">
            <w:r>
              <w:rPr>
                <w:noProof/>
                <w:webHidden/>
              </w:rPr>
              <w:fldChar w:fldCharType="end"/>
            </w:r>
            <w:r w:rsidRPr="00C1665C">
              <w:rPr>
                <w:rStyle w:val="Hyperlink"/>
                <w:noProof/>
              </w:rPr>
              <w:fldChar w:fldCharType="end"/>
            </w:r>
          </w:ins>
        </w:p>
        <w:p w14:paraId="52A5CE77" w14:textId="51912D69" w:rsidR="00466EFF" w:rsidRDefault="00466EFF">
          <w:pPr>
            <w:pStyle w:val="TOC2"/>
            <w:tabs>
              <w:tab w:val="right" w:leader="dot" w:pos="9350"/>
            </w:tabs>
            <w:rPr>
              <w:ins w:id="98" w:author="prabh" w:date="2017-04-14T01:38:00Z"/>
              <w:rFonts w:eastAsiaTheme="minorEastAsia"/>
              <w:noProof/>
            </w:rPr>
          </w:pPr>
          <w:ins w:id="9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"_Toc479897290"</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Testing with JavaScript disabled</w:t>
            </w:r>
            <w:r>
              <w:rPr>
                <w:noProof/>
                <w:webHidden/>
              </w:rPr>
              <w:tab/>
            </w:r>
            <w:r>
              <w:rPr>
                <w:noProof/>
                <w:webHidden/>
              </w:rPr>
              <w:fldChar w:fldCharType="begin"/>
            </w:r>
            <w:r>
              <w:rPr>
                <w:noProof/>
                <w:webHidden/>
              </w:rPr>
              <w:instrText xml:space="preserve"> PAGEREF _Toc479897290 \h </w:instrText>
            </w:r>
            <w:r>
              <w:rPr>
                <w:noProof/>
                <w:webHidden/>
              </w:rPr>
            </w:r>
          </w:ins>
          <w:r>
            <w:rPr>
              <w:noProof/>
              <w:webHidden/>
            </w:rPr>
            <w:fldChar w:fldCharType="separate"/>
          </w:r>
          <w:ins w:id="100" w:author="prabh" w:date="2017-04-14T01:40:00Z">
            <w:r w:rsidR="00313727">
              <w:rPr>
                <w:noProof/>
                <w:webHidden/>
              </w:rPr>
              <w:t>6</w:t>
            </w:r>
          </w:ins>
          <w:ins w:id="101" w:author="prabh" w:date="2017-04-14T01:38:00Z">
            <w:r>
              <w:rPr>
                <w:noProof/>
                <w:webHidden/>
              </w:rPr>
              <w:fldChar w:fldCharType="end"/>
            </w:r>
            <w:r w:rsidRPr="00C1665C">
              <w:rPr>
                <w:rStyle w:val="Hyperlink"/>
                <w:noProof/>
              </w:rPr>
              <w:fldChar w:fldCharType="end"/>
            </w:r>
          </w:ins>
        </w:p>
        <w:p w14:paraId="3DEE9781" w14:textId="7DBFF889" w:rsidR="00466EFF" w:rsidRDefault="00466EFF">
          <w:pPr>
            <w:pStyle w:val="TOC2"/>
            <w:tabs>
              <w:tab w:val="right" w:leader="dot" w:pos="9350"/>
            </w:tabs>
            <w:rPr>
              <w:ins w:id="102" w:author="prabh" w:date="2017-04-14T01:38:00Z"/>
              <w:rFonts w:eastAsiaTheme="minorEastAsia"/>
              <w:noProof/>
            </w:rPr>
          </w:pPr>
          <w:ins w:id="10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"_Toc479897291"</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Publish site and test</w:t>
            </w:r>
            <w:r>
              <w:rPr>
                <w:noProof/>
                <w:webHidden/>
              </w:rPr>
              <w:tab/>
            </w:r>
            <w:r>
              <w:rPr>
                <w:noProof/>
                <w:webHidden/>
              </w:rPr>
              <w:fldChar w:fldCharType="begin"/>
            </w:r>
            <w:r>
              <w:rPr>
                <w:noProof/>
                <w:webHidden/>
              </w:rPr>
              <w:instrText xml:space="preserve"> PAGEREF _Toc479897291 \h </w:instrText>
            </w:r>
            <w:r>
              <w:rPr>
                <w:noProof/>
                <w:webHidden/>
              </w:rPr>
            </w:r>
          </w:ins>
          <w:r>
            <w:rPr>
              <w:noProof/>
              <w:webHidden/>
            </w:rPr>
            <w:fldChar w:fldCharType="separate"/>
          </w:r>
          <w:ins w:id="104" w:author="prabh" w:date="2017-04-14T01:40:00Z">
            <w:r w:rsidR="00313727">
              <w:rPr>
                <w:noProof/>
                <w:webHidden/>
              </w:rPr>
              <w:t>6</w:t>
            </w:r>
          </w:ins>
          <w:ins w:id="105" w:author="prabh" w:date="2017-04-14T01:38:00Z">
            <w:r>
              <w:rPr>
                <w:noProof/>
                <w:webHidden/>
              </w:rPr>
              <w:fldChar w:fldCharType="end"/>
            </w:r>
            <w:r w:rsidRPr="00C1665C">
              <w:rPr>
                <w:rStyle w:val="Hyperlink"/>
                <w:noProof/>
              </w:rPr>
              <w:fldChar w:fldCharType="end"/>
            </w:r>
          </w:ins>
        </w:p>
        <w:p w14:paraId="0536F567" w14:textId="6E8981C9" w:rsidR="00466EFF" w:rsidRDefault="00466EFF">
          <w:pPr>
            <w:pStyle w:val="TOC2"/>
            <w:tabs>
              <w:tab w:val="right" w:leader="dot" w:pos="9350"/>
            </w:tabs>
            <w:rPr>
              <w:ins w:id="106" w:author="prabh" w:date="2017-04-14T01:38:00Z"/>
              <w:rFonts w:eastAsiaTheme="minorEastAsia"/>
              <w:noProof/>
            </w:rPr>
          </w:pPr>
          <w:ins w:id="10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"_Toc479897292"</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Additional work/Changes</w:t>
            </w:r>
            <w:r>
              <w:rPr>
                <w:noProof/>
                <w:webHidden/>
              </w:rPr>
              <w:tab/>
            </w:r>
            <w:r>
              <w:rPr>
                <w:noProof/>
                <w:webHidden/>
              </w:rPr>
              <w:fldChar w:fldCharType="begin"/>
            </w:r>
            <w:r>
              <w:rPr>
                <w:noProof/>
                <w:webHidden/>
              </w:rPr>
              <w:instrText xml:space="preserve"> PAGEREF _Toc479897292 \h </w:instrText>
            </w:r>
            <w:r>
              <w:rPr>
                <w:noProof/>
                <w:webHidden/>
              </w:rPr>
            </w:r>
          </w:ins>
          <w:r>
            <w:rPr>
              <w:noProof/>
              <w:webHidden/>
            </w:rPr>
            <w:fldChar w:fldCharType="separate"/>
          </w:r>
          <w:ins w:id="108" w:author="prabh" w:date="2017-04-14T01:40:00Z">
            <w:r w:rsidR="00313727">
              <w:rPr>
                <w:noProof/>
                <w:webHidden/>
              </w:rPr>
              <w:t>6</w:t>
            </w:r>
          </w:ins>
          <w:ins w:id="109" w:author="prabh" w:date="2017-04-14T01:38:00Z">
            <w:r>
              <w:rPr>
                <w:noProof/>
                <w:webHidden/>
              </w:rPr>
              <w:fldChar w:fldCharType="end"/>
            </w:r>
            <w:r w:rsidRPr="00C1665C">
              <w:rPr>
                <w:rStyle w:val="Hyperlink"/>
                <w:noProof/>
              </w:rPr>
              <w:fldChar w:fldCharType="end"/>
            </w:r>
          </w:ins>
        </w:p>
        <w:p w14:paraId="2871131D" w14:textId="6A652CDE" w:rsidR="00466EFF" w:rsidRDefault="00466EFF">
          <w:pPr>
            <w:pStyle w:val="TOC1"/>
            <w:tabs>
              <w:tab w:val="right" w:leader="dot" w:pos="9350"/>
            </w:tabs>
            <w:rPr>
              <w:ins w:id="110" w:author="prabh" w:date="2017-04-14T01:38:00Z"/>
              <w:rFonts w:eastAsiaTheme="minorEastAsia"/>
              <w:noProof/>
            </w:rPr>
          </w:pPr>
          <w:ins w:id="111"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"_Toc479897293"</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Appendix 3</w:t>
            </w:r>
            <w:r>
              <w:rPr>
                <w:noProof/>
                <w:webHidden/>
              </w:rPr>
              <w:tab/>
            </w:r>
            <w:r>
              <w:rPr>
                <w:noProof/>
                <w:webHidden/>
              </w:rPr>
              <w:fldChar w:fldCharType="begin"/>
            </w:r>
            <w:r>
              <w:rPr>
                <w:noProof/>
                <w:webHidden/>
              </w:rPr>
              <w:instrText xml:space="preserve"> PAGEREF _Toc479897293 \h </w:instrText>
            </w:r>
            <w:r>
              <w:rPr>
                <w:noProof/>
                <w:webHidden/>
              </w:rPr>
            </w:r>
          </w:ins>
          <w:r>
            <w:rPr>
              <w:noProof/>
              <w:webHidden/>
            </w:rPr>
            <w:fldChar w:fldCharType="separate"/>
          </w:r>
          <w:ins w:id="112" w:author="prabh" w:date="2017-04-14T01:40:00Z">
            <w:r w:rsidR="00313727">
              <w:rPr>
                <w:noProof/>
                <w:webHidden/>
              </w:rPr>
              <w:t>7</w:t>
            </w:r>
          </w:ins>
          <w:ins w:id="113" w:author="prabh" w:date="2017-04-14T01:38:00Z">
            <w:r>
              <w:rPr>
                <w:noProof/>
                <w:webHidden/>
              </w:rPr>
              <w:fldChar w:fldCharType="end"/>
            </w:r>
            <w:r w:rsidRPr="00C1665C">
              <w:rPr>
                <w:rStyle w:val="Hyperlink"/>
                <w:noProof/>
              </w:rPr>
              <w:fldChar w:fldCharType="end"/>
            </w:r>
          </w:ins>
        </w:p>
        <w:p w14:paraId="14F6F6D6" w14:textId="65567B84" w:rsidR="00466EFF" w:rsidRDefault="00466EFF">
          <w:pPr>
            <w:pStyle w:val="TOC1"/>
            <w:tabs>
              <w:tab w:val="right" w:leader="dot" w:pos="9350"/>
            </w:tabs>
            <w:rPr>
              <w:ins w:id="114" w:author="prabh" w:date="2017-04-14T01:38:00Z"/>
              <w:rFonts w:eastAsiaTheme="minorEastAsia"/>
              <w:noProof/>
            </w:rPr>
          </w:pPr>
          <w:ins w:id="11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"_Toc479897294"</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_Toc479897294 \h </w:instrText>
            </w:r>
            <w:r>
              <w:rPr>
                <w:noProof/>
                <w:webHidden/>
              </w:rPr>
            </w:r>
          </w:ins>
          <w:r>
            <w:rPr>
              <w:noProof/>
              <w:webHidden/>
            </w:rPr>
            <w:fldChar w:fldCharType="separate"/>
          </w:r>
          <w:ins w:id="116" w:author="prabh" w:date="2017-04-14T01:40:00Z">
            <w:r w:rsidR="00313727">
              <w:rPr>
                <w:noProof/>
                <w:webHidden/>
              </w:rPr>
              <w:t>7</w:t>
            </w:r>
          </w:ins>
          <w:ins w:id="117" w:author="prabh" w:date="2017-04-14T01:38:00Z">
            <w:r>
              <w:rPr>
                <w:noProof/>
                <w:webHidden/>
              </w:rPr>
              <w:fldChar w:fldCharType="end"/>
            </w:r>
            <w:r w:rsidRPr="00C1665C">
              <w:rPr>
                <w:rStyle w:val="Hyperlink"/>
                <w:noProof/>
              </w:rPr>
              <w:fldChar w:fldCharType="end"/>
            </w:r>
          </w:ins>
        </w:p>
        <w:p w14:paraId="6168252A" w14:textId="7F338FCC" w:rsidR="00466EFF" w:rsidRDefault="00466EFF">
          <w:pPr>
            <w:pStyle w:val="TOC2"/>
            <w:tabs>
              <w:tab w:val="right" w:leader="dot" w:pos="9350"/>
            </w:tabs>
            <w:rPr>
              <w:ins w:id="118" w:author="prabh" w:date="2017-04-14T01:38:00Z"/>
              <w:rFonts w:eastAsiaTheme="minorEastAsia"/>
              <w:noProof/>
            </w:rPr>
          </w:pPr>
          <w:ins w:id="11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"_Toc479897295"</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URL of the prototype website</w:t>
            </w:r>
            <w:r>
              <w:rPr>
                <w:noProof/>
                <w:webHidden/>
              </w:rPr>
              <w:tab/>
            </w:r>
            <w:r>
              <w:rPr>
                <w:noProof/>
                <w:webHidden/>
              </w:rPr>
              <w:fldChar w:fldCharType="begin"/>
            </w:r>
            <w:r>
              <w:rPr>
                <w:noProof/>
                <w:webHidden/>
              </w:rPr>
              <w:instrText xml:space="preserve"> PAGEREF _Toc479897295 \h </w:instrText>
            </w:r>
            <w:r>
              <w:rPr>
                <w:noProof/>
                <w:webHidden/>
              </w:rPr>
            </w:r>
          </w:ins>
          <w:r>
            <w:rPr>
              <w:noProof/>
              <w:webHidden/>
            </w:rPr>
            <w:fldChar w:fldCharType="separate"/>
          </w:r>
          <w:ins w:id="120" w:author="prabh" w:date="2017-04-14T01:40:00Z">
            <w:r w:rsidR="00313727">
              <w:rPr>
                <w:noProof/>
                <w:webHidden/>
              </w:rPr>
              <w:t>7</w:t>
            </w:r>
          </w:ins>
          <w:ins w:id="121" w:author="prabh" w:date="2017-04-14T01:38:00Z">
            <w:r>
              <w:rPr>
                <w:noProof/>
                <w:webHidden/>
              </w:rPr>
              <w:fldChar w:fldCharType="end"/>
            </w:r>
            <w:r w:rsidRPr="00C1665C">
              <w:rPr>
                <w:rStyle w:val="Hyperlink"/>
                <w:noProof/>
              </w:rPr>
              <w:fldChar w:fldCharType="end"/>
            </w:r>
          </w:ins>
        </w:p>
        <w:p w14:paraId="7366A9A6" w14:textId="14E32627" w:rsidR="00466EFF" w:rsidRDefault="00466EFF">
          <w:pPr>
            <w:pStyle w:val="TOC2"/>
            <w:tabs>
              <w:tab w:val="right" w:leader="dot" w:pos="9350"/>
            </w:tabs>
            <w:rPr>
              <w:ins w:id="122" w:author="prabh" w:date="2017-04-14T01:38:00Z"/>
              <w:rFonts w:eastAsiaTheme="minorEastAsia"/>
              <w:noProof/>
            </w:rPr>
          </w:pPr>
          <w:ins w:id="12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"_Toc479897296"</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http://students.bcitdev.com/A00980505/G2/index.html</w:t>
            </w:r>
            <w:r>
              <w:rPr>
                <w:noProof/>
                <w:webHidden/>
              </w:rPr>
              <w:tab/>
            </w:r>
            <w:r>
              <w:rPr>
                <w:noProof/>
                <w:webHidden/>
              </w:rPr>
              <w:fldChar w:fldCharType="begin"/>
            </w:r>
            <w:r>
              <w:rPr>
                <w:noProof/>
                <w:webHidden/>
              </w:rPr>
              <w:instrText xml:space="preserve"> PAGEREF _Toc479897296 \h </w:instrText>
            </w:r>
            <w:r>
              <w:rPr>
                <w:noProof/>
                <w:webHidden/>
              </w:rPr>
            </w:r>
          </w:ins>
          <w:r>
            <w:rPr>
              <w:noProof/>
              <w:webHidden/>
            </w:rPr>
            <w:fldChar w:fldCharType="separate"/>
          </w:r>
          <w:ins w:id="124" w:author="prabh" w:date="2017-04-14T01:40:00Z">
            <w:r w:rsidR="00313727">
              <w:rPr>
                <w:noProof/>
                <w:webHidden/>
              </w:rPr>
              <w:t>7</w:t>
            </w:r>
          </w:ins>
          <w:ins w:id="125" w:author="prabh" w:date="2017-04-14T01:38:00Z">
            <w:r>
              <w:rPr>
                <w:noProof/>
                <w:webHidden/>
              </w:rPr>
              <w:fldChar w:fldCharType="end"/>
            </w:r>
            <w:r w:rsidRPr="00C1665C">
              <w:rPr>
                <w:rStyle w:val="Hyperlink"/>
                <w:noProof/>
              </w:rPr>
              <w:fldChar w:fldCharType="end"/>
            </w:r>
          </w:ins>
        </w:p>
        <w:p w14:paraId="44874D00" w14:textId="24C8622B" w:rsidR="00466EFF" w:rsidRDefault="00466EFF">
          <w:pPr>
            <w:pStyle w:val="TOC2"/>
            <w:tabs>
              <w:tab w:val="right" w:leader="dot" w:pos="9350"/>
            </w:tabs>
            <w:rPr>
              <w:ins w:id="126" w:author="prabh" w:date="2017-04-14T01:38:00Z"/>
              <w:rFonts w:eastAsiaTheme="minorEastAsia"/>
              <w:noProof/>
            </w:rPr>
          </w:pPr>
          <w:ins w:id="12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"_Toc479897297"</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List of all the items completed</w:t>
            </w:r>
            <w:r>
              <w:rPr>
                <w:noProof/>
                <w:webHidden/>
              </w:rPr>
              <w:tab/>
            </w:r>
            <w:r>
              <w:rPr>
                <w:noProof/>
                <w:webHidden/>
              </w:rPr>
              <w:fldChar w:fldCharType="begin"/>
            </w:r>
            <w:r>
              <w:rPr>
                <w:noProof/>
                <w:webHidden/>
              </w:rPr>
              <w:instrText xml:space="preserve"> PAGEREF _Toc479897297 \h </w:instrText>
            </w:r>
            <w:r>
              <w:rPr>
                <w:noProof/>
                <w:webHidden/>
              </w:rPr>
            </w:r>
          </w:ins>
          <w:r>
            <w:rPr>
              <w:noProof/>
              <w:webHidden/>
            </w:rPr>
            <w:fldChar w:fldCharType="separate"/>
          </w:r>
          <w:ins w:id="128" w:author="prabh" w:date="2017-04-14T01:40:00Z">
            <w:r w:rsidR="00313727">
              <w:rPr>
                <w:noProof/>
                <w:webHidden/>
              </w:rPr>
              <w:t>7</w:t>
            </w:r>
          </w:ins>
          <w:ins w:id="129" w:author="prabh" w:date="2017-04-14T01:38:00Z">
            <w:r>
              <w:rPr>
                <w:noProof/>
                <w:webHidden/>
              </w:rPr>
              <w:fldChar w:fldCharType="end"/>
            </w:r>
            <w:r w:rsidRPr="00C1665C">
              <w:rPr>
                <w:rStyle w:val="Hyperlink"/>
                <w:noProof/>
              </w:rPr>
              <w:fldChar w:fldCharType="end"/>
            </w:r>
          </w:ins>
        </w:p>
        <w:p w14:paraId="15A1D10B" w14:textId="39CA2164" w:rsidR="00466EFF" w:rsidRDefault="00466EFF">
          <w:pPr>
            <w:pStyle w:val="TOC2"/>
            <w:tabs>
              <w:tab w:val="right" w:leader="dot" w:pos="9350"/>
            </w:tabs>
            <w:rPr>
              <w:ins w:id="130" w:author="prabh" w:date="2017-04-14T01:38:00Z"/>
              <w:rFonts w:eastAsiaTheme="minorEastAsia"/>
              <w:noProof/>
            </w:rPr>
          </w:pPr>
          <w:ins w:id="131"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"_Toc479897298"</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Additional work/Issues/Changes</w:t>
            </w:r>
            <w:r>
              <w:rPr>
                <w:noProof/>
                <w:webHidden/>
              </w:rPr>
              <w:tab/>
            </w:r>
            <w:r>
              <w:rPr>
                <w:noProof/>
                <w:webHidden/>
              </w:rPr>
              <w:fldChar w:fldCharType="begin"/>
            </w:r>
            <w:r>
              <w:rPr>
                <w:noProof/>
                <w:webHidden/>
              </w:rPr>
              <w:instrText xml:space="preserve"> PAGEREF _Toc479897298 \h </w:instrText>
            </w:r>
            <w:r>
              <w:rPr>
                <w:noProof/>
                <w:webHidden/>
              </w:rPr>
            </w:r>
          </w:ins>
          <w:r>
            <w:rPr>
              <w:noProof/>
              <w:webHidden/>
            </w:rPr>
            <w:fldChar w:fldCharType="separate"/>
          </w:r>
          <w:ins w:id="132" w:author="prabh" w:date="2017-04-14T01:40:00Z">
            <w:r w:rsidR="00313727">
              <w:rPr>
                <w:noProof/>
                <w:webHidden/>
              </w:rPr>
              <w:t>7</w:t>
            </w:r>
          </w:ins>
          <w:ins w:id="133" w:author="prabh" w:date="2017-04-14T01:38:00Z">
            <w:r>
              <w:rPr>
                <w:noProof/>
                <w:webHidden/>
              </w:rPr>
              <w:fldChar w:fldCharType="end"/>
            </w:r>
            <w:r w:rsidRPr="00C1665C">
              <w:rPr>
                <w:rStyle w:val="Hyperlink"/>
                <w:noProof/>
              </w:rPr>
              <w:fldChar w:fldCharType="end"/>
            </w:r>
          </w:ins>
        </w:p>
        <w:p w14:paraId="7BDD56E1" w14:textId="4D7DFBE1" w:rsidR="00466EFF" w:rsidRDefault="00466EFF">
          <w:pPr>
            <w:pStyle w:val="TOC2"/>
            <w:tabs>
              <w:tab w:val="right" w:leader="dot" w:pos="9350"/>
            </w:tabs>
            <w:rPr>
              <w:ins w:id="134" w:author="prabh" w:date="2017-04-14T01:38:00Z"/>
              <w:rFonts w:eastAsiaTheme="minorEastAsia"/>
              <w:noProof/>
            </w:rPr>
          </w:pPr>
          <w:ins w:id="13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"_Toc479897299"</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Documentation of Work</w:t>
            </w:r>
            <w:r>
              <w:rPr>
                <w:noProof/>
                <w:webHidden/>
              </w:rPr>
              <w:tab/>
            </w:r>
            <w:r>
              <w:rPr>
                <w:noProof/>
                <w:webHidden/>
              </w:rPr>
              <w:fldChar w:fldCharType="begin"/>
            </w:r>
            <w:r>
              <w:rPr>
                <w:noProof/>
                <w:webHidden/>
              </w:rPr>
              <w:instrText xml:space="preserve"> PAGEREF _Toc479897299 \h </w:instrText>
            </w:r>
            <w:r>
              <w:rPr>
                <w:noProof/>
                <w:webHidden/>
              </w:rPr>
            </w:r>
          </w:ins>
          <w:r>
            <w:rPr>
              <w:noProof/>
              <w:webHidden/>
            </w:rPr>
            <w:fldChar w:fldCharType="separate"/>
          </w:r>
          <w:ins w:id="136" w:author="prabh" w:date="2017-04-14T01:40:00Z">
            <w:r w:rsidR="00313727">
              <w:rPr>
                <w:noProof/>
                <w:webHidden/>
              </w:rPr>
              <w:t>7</w:t>
            </w:r>
          </w:ins>
          <w:ins w:id="137" w:author="prabh" w:date="2017-04-14T01:38:00Z">
            <w:r>
              <w:rPr>
                <w:noProof/>
                <w:webHidden/>
              </w:rPr>
              <w:fldChar w:fldCharType="end"/>
            </w:r>
            <w:r w:rsidRPr="00C1665C">
              <w:rPr>
                <w:rStyle w:val="Hyperlink"/>
                <w:noProof/>
              </w:rPr>
              <w:fldChar w:fldCharType="end"/>
            </w:r>
          </w:ins>
        </w:p>
        <w:p w14:paraId="755AE54E" w14:textId="073C57DE" w:rsidR="00466EFF" w:rsidRDefault="00466EFF">
          <w:pPr>
            <w:pStyle w:val="TOC2"/>
            <w:tabs>
              <w:tab w:val="right" w:leader="dot" w:pos="9350"/>
            </w:tabs>
            <w:rPr>
              <w:ins w:id="138" w:author="prabh" w:date="2017-04-14T01:38:00Z"/>
              <w:rFonts w:eastAsiaTheme="minorEastAsia"/>
              <w:noProof/>
            </w:rPr>
          </w:pPr>
          <w:ins w:id="13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"_Toc479897300"</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A/B Testing</w:t>
            </w:r>
            <w:r>
              <w:rPr>
                <w:noProof/>
                <w:webHidden/>
              </w:rPr>
              <w:tab/>
            </w:r>
            <w:r>
              <w:rPr>
                <w:noProof/>
                <w:webHidden/>
              </w:rPr>
              <w:fldChar w:fldCharType="begin"/>
            </w:r>
            <w:r>
              <w:rPr>
                <w:noProof/>
                <w:webHidden/>
              </w:rPr>
              <w:instrText xml:space="preserve"> PAGEREF _Toc479897300 \h </w:instrText>
            </w:r>
            <w:r>
              <w:rPr>
                <w:noProof/>
                <w:webHidden/>
              </w:rPr>
            </w:r>
          </w:ins>
          <w:r>
            <w:rPr>
              <w:noProof/>
              <w:webHidden/>
            </w:rPr>
            <w:fldChar w:fldCharType="separate"/>
          </w:r>
          <w:ins w:id="140" w:author="prabh" w:date="2017-04-14T01:40:00Z">
            <w:r w:rsidR="00313727">
              <w:rPr>
                <w:noProof/>
                <w:webHidden/>
              </w:rPr>
              <w:t>9</w:t>
            </w:r>
          </w:ins>
          <w:ins w:id="141" w:author="prabh" w:date="2017-04-14T01:38:00Z">
            <w:r>
              <w:rPr>
                <w:noProof/>
                <w:webHidden/>
              </w:rPr>
              <w:fldChar w:fldCharType="end"/>
            </w:r>
            <w:r w:rsidRPr="00C1665C">
              <w:rPr>
                <w:rStyle w:val="Hyperlink"/>
                <w:noProof/>
              </w:rPr>
              <w:fldChar w:fldCharType="end"/>
            </w:r>
          </w:ins>
        </w:p>
        <w:p w14:paraId="3B1BCD02" w14:textId="71DC7C89" w:rsidR="00466EFF" w:rsidRDefault="00466EFF">
          <w:pPr>
            <w:pStyle w:val="TOC3"/>
            <w:tabs>
              <w:tab w:val="right" w:leader="dot" w:pos="9350"/>
            </w:tabs>
            <w:rPr>
              <w:ins w:id="142" w:author="prabh" w:date="2017-04-14T01:38:00Z"/>
              <w:rFonts w:eastAsiaTheme="minorEastAsia"/>
              <w:noProof/>
            </w:rPr>
          </w:pPr>
          <w:ins w:id="14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"_Toc479897301"</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Test 1</w:t>
            </w:r>
            <w:r>
              <w:rPr>
                <w:noProof/>
                <w:webHidden/>
              </w:rPr>
              <w:tab/>
            </w:r>
            <w:r>
              <w:rPr>
                <w:noProof/>
                <w:webHidden/>
              </w:rPr>
              <w:fldChar w:fldCharType="begin"/>
            </w:r>
            <w:r>
              <w:rPr>
                <w:noProof/>
                <w:webHidden/>
              </w:rPr>
              <w:instrText xml:space="preserve"> PAGEREF _Toc479897301 \h </w:instrText>
            </w:r>
            <w:r>
              <w:rPr>
                <w:noProof/>
                <w:webHidden/>
              </w:rPr>
            </w:r>
          </w:ins>
          <w:r>
            <w:rPr>
              <w:noProof/>
              <w:webHidden/>
            </w:rPr>
            <w:fldChar w:fldCharType="separate"/>
          </w:r>
          <w:ins w:id="144" w:author="prabh" w:date="2017-04-14T01:40:00Z">
            <w:r w:rsidR="00313727">
              <w:rPr>
                <w:noProof/>
                <w:webHidden/>
              </w:rPr>
              <w:t>9</w:t>
            </w:r>
          </w:ins>
          <w:ins w:id="145" w:author="prabh" w:date="2017-04-14T01:38:00Z">
            <w:r>
              <w:rPr>
                <w:noProof/>
                <w:webHidden/>
              </w:rPr>
              <w:fldChar w:fldCharType="end"/>
            </w:r>
            <w:r w:rsidRPr="00C1665C">
              <w:rPr>
                <w:rStyle w:val="Hyperlink"/>
                <w:noProof/>
              </w:rPr>
              <w:fldChar w:fldCharType="end"/>
            </w:r>
          </w:ins>
        </w:p>
        <w:p w14:paraId="3494A051" w14:textId="1F72E778" w:rsidR="00466EFF" w:rsidRDefault="00466EFF">
          <w:pPr>
            <w:pStyle w:val="TOC3"/>
            <w:tabs>
              <w:tab w:val="right" w:leader="dot" w:pos="9350"/>
            </w:tabs>
            <w:rPr>
              <w:ins w:id="146" w:author="prabh" w:date="2017-04-14T01:38:00Z"/>
              <w:rFonts w:eastAsiaTheme="minorEastAsia"/>
              <w:noProof/>
            </w:rPr>
          </w:pPr>
          <w:ins w:id="14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"_Toc479897302"</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Test 2</w:t>
            </w:r>
            <w:r>
              <w:rPr>
                <w:noProof/>
                <w:webHidden/>
              </w:rPr>
              <w:tab/>
            </w:r>
            <w:r>
              <w:rPr>
                <w:noProof/>
                <w:webHidden/>
              </w:rPr>
              <w:fldChar w:fldCharType="begin"/>
            </w:r>
            <w:r>
              <w:rPr>
                <w:noProof/>
                <w:webHidden/>
              </w:rPr>
              <w:instrText xml:space="preserve"> PAGEREF _Toc479897302 \h </w:instrText>
            </w:r>
            <w:r>
              <w:rPr>
                <w:noProof/>
                <w:webHidden/>
              </w:rPr>
            </w:r>
          </w:ins>
          <w:r>
            <w:rPr>
              <w:noProof/>
              <w:webHidden/>
            </w:rPr>
            <w:fldChar w:fldCharType="separate"/>
          </w:r>
          <w:ins w:id="148" w:author="prabh" w:date="2017-04-14T01:40:00Z">
            <w:r w:rsidR="00313727">
              <w:rPr>
                <w:noProof/>
                <w:webHidden/>
              </w:rPr>
              <w:t>10</w:t>
            </w:r>
          </w:ins>
          <w:ins w:id="149" w:author="prabh" w:date="2017-04-14T01:38:00Z">
            <w:r>
              <w:rPr>
                <w:noProof/>
                <w:webHidden/>
              </w:rPr>
              <w:fldChar w:fldCharType="end"/>
            </w:r>
            <w:r w:rsidRPr="00C1665C">
              <w:rPr>
                <w:rStyle w:val="Hyperlink"/>
                <w:noProof/>
              </w:rPr>
              <w:fldChar w:fldCharType="end"/>
            </w:r>
          </w:ins>
        </w:p>
        <w:p w14:paraId="44D70E0E" w14:textId="63B4C1E8" w:rsidR="00466EFF" w:rsidRDefault="00466EFF">
          <w:pPr>
            <w:pStyle w:val="TOC1"/>
            <w:tabs>
              <w:tab w:val="right" w:leader="dot" w:pos="9350"/>
            </w:tabs>
            <w:rPr>
              <w:ins w:id="150" w:author="prabh" w:date="2017-04-14T01:38:00Z"/>
              <w:rFonts w:eastAsiaTheme="minorEastAsia"/>
              <w:noProof/>
            </w:rPr>
          </w:pPr>
          <w:ins w:id="151" w:author="prabh" w:date="2017-04-14T01:38:00Z">
            <w:r w:rsidRPr="00C1665C">
              <w:rPr>
                <w:rStyle w:val="Hyperlink"/>
                <w:noProof/>
              </w:rPr>
              <w:lastRenderedPageBreak/>
              <w:fldChar w:fldCharType="begin"/>
            </w:r>
            <w:r w:rsidRPr="00C1665C">
              <w:rPr>
                <w:rStyle w:val="Hyperlink"/>
                <w:noProof/>
              </w:rPr>
              <w:instrText xml:space="preserve"> </w:instrText>
            </w:r>
            <w:r>
              <w:rPr>
                <w:noProof/>
              </w:rPr>
              <w:instrText>HYPERLINK \l "_Toc479897303"</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Appendix 2</w:t>
            </w:r>
            <w:r>
              <w:rPr>
                <w:noProof/>
                <w:webHidden/>
              </w:rPr>
              <w:tab/>
            </w:r>
            <w:r>
              <w:rPr>
                <w:noProof/>
                <w:webHidden/>
              </w:rPr>
              <w:fldChar w:fldCharType="begin"/>
            </w:r>
            <w:r>
              <w:rPr>
                <w:noProof/>
                <w:webHidden/>
              </w:rPr>
              <w:instrText xml:space="preserve"> PAGEREF _Toc479897303 \h </w:instrText>
            </w:r>
            <w:r>
              <w:rPr>
                <w:noProof/>
                <w:webHidden/>
              </w:rPr>
            </w:r>
          </w:ins>
          <w:r>
            <w:rPr>
              <w:noProof/>
              <w:webHidden/>
            </w:rPr>
            <w:fldChar w:fldCharType="separate"/>
          </w:r>
          <w:ins w:id="152" w:author="prabh" w:date="2017-04-14T01:40:00Z">
            <w:r w:rsidR="00313727">
              <w:rPr>
                <w:noProof/>
                <w:webHidden/>
              </w:rPr>
              <w:t>12</w:t>
            </w:r>
          </w:ins>
          <w:ins w:id="153" w:author="prabh" w:date="2017-04-14T01:38:00Z">
            <w:r>
              <w:rPr>
                <w:noProof/>
                <w:webHidden/>
              </w:rPr>
              <w:fldChar w:fldCharType="end"/>
            </w:r>
            <w:r w:rsidRPr="00C1665C">
              <w:rPr>
                <w:rStyle w:val="Hyperlink"/>
                <w:noProof/>
              </w:rPr>
              <w:fldChar w:fldCharType="end"/>
            </w:r>
          </w:ins>
        </w:p>
        <w:p w14:paraId="094305A2" w14:textId="47EF7DC9" w:rsidR="00466EFF" w:rsidRDefault="00466EFF">
          <w:pPr>
            <w:pStyle w:val="TOC2"/>
            <w:tabs>
              <w:tab w:val="right" w:leader="dot" w:pos="9350"/>
            </w:tabs>
            <w:rPr>
              <w:ins w:id="154" w:author="prabh" w:date="2017-04-14T01:38:00Z"/>
              <w:rFonts w:eastAsiaTheme="minorEastAsia"/>
              <w:noProof/>
            </w:rPr>
          </w:pPr>
          <w:ins w:id="15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"_Toc479897304"</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Milestone 2: Site Map and Page Design</w:t>
            </w:r>
            <w:r>
              <w:rPr>
                <w:noProof/>
                <w:webHidden/>
              </w:rPr>
              <w:tab/>
            </w:r>
            <w:r>
              <w:rPr>
                <w:noProof/>
                <w:webHidden/>
              </w:rPr>
              <w:fldChar w:fldCharType="begin"/>
            </w:r>
            <w:r>
              <w:rPr>
                <w:noProof/>
                <w:webHidden/>
              </w:rPr>
              <w:instrText xml:space="preserve"> PAGEREF _Toc479897304 \h </w:instrText>
            </w:r>
            <w:r>
              <w:rPr>
                <w:noProof/>
                <w:webHidden/>
              </w:rPr>
            </w:r>
          </w:ins>
          <w:r>
            <w:rPr>
              <w:noProof/>
              <w:webHidden/>
            </w:rPr>
            <w:fldChar w:fldCharType="separate"/>
          </w:r>
          <w:ins w:id="156" w:author="prabh" w:date="2017-04-14T01:40:00Z">
            <w:r w:rsidR="00313727">
              <w:rPr>
                <w:noProof/>
                <w:webHidden/>
              </w:rPr>
              <w:t>12</w:t>
            </w:r>
          </w:ins>
          <w:ins w:id="157" w:author="prabh" w:date="2017-04-14T01:38:00Z">
            <w:r>
              <w:rPr>
                <w:noProof/>
                <w:webHidden/>
              </w:rPr>
              <w:fldChar w:fldCharType="end"/>
            </w:r>
            <w:r w:rsidRPr="00C1665C">
              <w:rPr>
                <w:rStyle w:val="Hyperlink"/>
                <w:noProof/>
              </w:rPr>
              <w:fldChar w:fldCharType="end"/>
            </w:r>
          </w:ins>
        </w:p>
        <w:p w14:paraId="6B3BC375" w14:textId="6930D7FA" w:rsidR="00466EFF" w:rsidRDefault="00466EFF">
          <w:pPr>
            <w:pStyle w:val="TOC2"/>
            <w:tabs>
              <w:tab w:val="right" w:leader="dot" w:pos="9350"/>
            </w:tabs>
            <w:rPr>
              <w:ins w:id="158" w:author="prabh" w:date="2017-04-14T01:38:00Z"/>
              <w:rFonts w:eastAsiaTheme="minorEastAsia"/>
              <w:noProof/>
            </w:rPr>
          </w:pPr>
          <w:ins w:id="15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"_Toc479897305"</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Sitemap</w:t>
            </w:r>
            <w:r>
              <w:rPr>
                <w:noProof/>
                <w:webHidden/>
              </w:rPr>
              <w:tab/>
            </w:r>
            <w:r>
              <w:rPr>
                <w:noProof/>
                <w:webHidden/>
              </w:rPr>
              <w:fldChar w:fldCharType="begin"/>
            </w:r>
            <w:r>
              <w:rPr>
                <w:noProof/>
                <w:webHidden/>
              </w:rPr>
              <w:instrText xml:space="preserve"> PAGEREF _Toc479897305 \h </w:instrText>
            </w:r>
            <w:r>
              <w:rPr>
                <w:noProof/>
                <w:webHidden/>
              </w:rPr>
            </w:r>
          </w:ins>
          <w:r>
            <w:rPr>
              <w:noProof/>
              <w:webHidden/>
            </w:rPr>
            <w:fldChar w:fldCharType="separate"/>
          </w:r>
          <w:ins w:id="160" w:author="prabh" w:date="2017-04-14T01:40:00Z">
            <w:r w:rsidR="00313727">
              <w:rPr>
                <w:noProof/>
                <w:webHidden/>
              </w:rPr>
              <w:t>12</w:t>
            </w:r>
          </w:ins>
          <w:ins w:id="161" w:author="prabh" w:date="2017-04-14T01:38:00Z">
            <w:r>
              <w:rPr>
                <w:noProof/>
                <w:webHidden/>
              </w:rPr>
              <w:fldChar w:fldCharType="end"/>
            </w:r>
            <w:r w:rsidRPr="00C1665C">
              <w:rPr>
                <w:rStyle w:val="Hyperlink"/>
                <w:noProof/>
              </w:rPr>
              <w:fldChar w:fldCharType="end"/>
            </w:r>
          </w:ins>
        </w:p>
        <w:p w14:paraId="49AEC762" w14:textId="08436BD0" w:rsidR="00466EFF" w:rsidRDefault="00466EFF">
          <w:pPr>
            <w:pStyle w:val="TOC3"/>
            <w:tabs>
              <w:tab w:val="right" w:leader="dot" w:pos="9350"/>
            </w:tabs>
            <w:rPr>
              <w:ins w:id="162" w:author="prabh" w:date="2017-04-14T01:38:00Z"/>
              <w:rFonts w:eastAsiaTheme="minorEastAsia"/>
              <w:noProof/>
            </w:rPr>
          </w:pPr>
          <w:ins w:id="16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"_Toc479897307"</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Site map explained</w:t>
            </w:r>
            <w:r>
              <w:rPr>
                <w:noProof/>
                <w:webHidden/>
              </w:rPr>
              <w:tab/>
            </w:r>
            <w:r>
              <w:rPr>
                <w:noProof/>
                <w:webHidden/>
              </w:rPr>
              <w:fldChar w:fldCharType="begin"/>
            </w:r>
            <w:r>
              <w:rPr>
                <w:noProof/>
                <w:webHidden/>
              </w:rPr>
              <w:instrText xml:space="preserve"> PAGEREF _Toc479897307 \h </w:instrText>
            </w:r>
            <w:r>
              <w:rPr>
                <w:noProof/>
                <w:webHidden/>
              </w:rPr>
            </w:r>
          </w:ins>
          <w:r>
            <w:rPr>
              <w:noProof/>
              <w:webHidden/>
            </w:rPr>
            <w:fldChar w:fldCharType="separate"/>
          </w:r>
          <w:ins w:id="164" w:author="prabh" w:date="2017-04-14T01:40:00Z">
            <w:r w:rsidR="00313727">
              <w:rPr>
                <w:noProof/>
                <w:webHidden/>
              </w:rPr>
              <w:t>12</w:t>
            </w:r>
          </w:ins>
          <w:ins w:id="165" w:author="prabh" w:date="2017-04-14T01:38:00Z">
            <w:r>
              <w:rPr>
                <w:noProof/>
                <w:webHidden/>
              </w:rPr>
              <w:fldChar w:fldCharType="end"/>
            </w:r>
            <w:r w:rsidRPr="00C1665C">
              <w:rPr>
                <w:rStyle w:val="Hyperlink"/>
                <w:noProof/>
              </w:rPr>
              <w:fldChar w:fldCharType="end"/>
            </w:r>
          </w:ins>
        </w:p>
        <w:p w14:paraId="5123CEE5" w14:textId="1684A61B" w:rsidR="00466EFF" w:rsidRDefault="00466EFF">
          <w:pPr>
            <w:pStyle w:val="TOC2"/>
            <w:tabs>
              <w:tab w:val="right" w:leader="dot" w:pos="9350"/>
            </w:tabs>
            <w:rPr>
              <w:ins w:id="166" w:author="prabh" w:date="2017-04-14T01:38:00Z"/>
              <w:rFonts w:eastAsiaTheme="minorEastAsia"/>
              <w:noProof/>
            </w:rPr>
          </w:pPr>
          <w:ins w:id="16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"_Toc479897308"</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Wireframe Page Layouts</w:t>
            </w:r>
            <w:r>
              <w:rPr>
                <w:noProof/>
                <w:webHidden/>
              </w:rPr>
              <w:tab/>
            </w:r>
            <w:r>
              <w:rPr>
                <w:noProof/>
                <w:webHidden/>
              </w:rPr>
              <w:fldChar w:fldCharType="begin"/>
            </w:r>
            <w:r>
              <w:rPr>
                <w:noProof/>
                <w:webHidden/>
              </w:rPr>
              <w:instrText xml:space="preserve"> PAGEREF _Toc479897308 \h </w:instrText>
            </w:r>
            <w:r>
              <w:rPr>
                <w:noProof/>
                <w:webHidden/>
              </w:rPr>
            </w:r>
          </w:ins>
          <w:r>
            <w:rPr>
              <w:noProof/>
              <w:webHidden/>
            </w:rPr>
            <w:fldChar w:fldCharType="separate"/>
          </w:r>
          <w:ins w:id="168" w:author="prabh" w:date="2017-04-14T01:40:00Z">
            <w:r w:rsidR="00313727">
              <w:rPr>
                <w:noProof/>
                <w:webHidden/>
              </w:rPr>
              <w:t>14</w:t>
            </w:r>
          </w:ins>
          <w:ins w:id="169" w:author="prabh" w:date="2017-04-14T01:38:00Z">
            <w:r>
              <w:rPr>
                <w:noProof/>
                <w:webHidden/>
              </w:rPr>
              <w:fldChar w:fldCharType="end"/>
            </w:r>
            <w:r w:rsidRPr="00C1665C">
              <w:rPr>
                <w:rStyle w:val="Hyperlink"/>
                <w:noProof/>
              </w:rPr>
              <w:fldChar w:fldCharType="end"/>
            </w:r>
          </w:ins>
        </w:p>
        <w:p w14:paraId="65C50E4A" w14:textId="67436CC3" w:rsidR="00466EFF" w:rsidRDefault="00466EFF">
          <w:pPr>
            <w:pStyle w:val="TOC2"/>
            <w:tabs>
              <w:tab w:val="right" w:leader="dot" w:pos="9350"/>
            </w:tabs>
            <w:rPr>
              <w:ins w:id="170" w:author="prabh" w:date="2017-04-14T01:38:00Z"/>
              <w:rFonts w:eastAsiaTheme="minorEastAsia"/>
              <w:noProof/>
            </w:rPr>
          </w:pPr>
          <w:ins w:id="171"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"_Toc479897309"</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Print Layouts</w:t>
            </w:r>
            <w:r>
              <w:rPr>
                <w:noProof/>
                <w:webHidden/>
              </w:rPr>
              <w:tab/>
            </w:r>
            <w:r>
              <w:rPr>
                <w:noProof/>
                <w:webHidden/>
              </w:rPr>
              <w:fldChar w:fldCharType="begin"/>
            </w:r>
            <w:r>
              <w:rPr>
                <w:noProof/>
                <w:webHidden/>
              </w:rPr>
              <w:instrText xml:space="preserve"> PAGEREF _Toc479897309 \h </w:instrText>
            </w:r>
            <w:r>
              <w:rPr>
                <w:noProof/>
                <w:webHidden/>
              </w:rPr>
            </w:r>
          </w:ins>
          <w:r>
            <w:rPr>
              <w:noProof/>
              <w:webHidden/>
            </w:rPr>
            <w:fldChar w:fldCharType="separate"/>
          </w:r>
          <w:ins w:id="172" w:author="prabh" w:date="2017-04-14T01:40:00Z">
            <w:r w:rsidR="00313727">
              <w:rPr>
                <w:noProof/>
                <w:webHidden/>
              </w:rPr>
              <w:t>16</w:t>
            </w:r>
          </w:ins>
          <w:ins w:id="173" w:author="prabh" w:date="2017-04-14T01:38:00Z">
            <w:r>
              <w:rPr>
                <w:noProof/>
                <w:webHidden/>
              </w:rPr>
              <w:fldChar w:fldCharType="end"/>
            </w:r>
            <w:r w:rsidRPr="00C1665C">
              <w:rPr>
                <w:rStyle w:val="Hyperlink"/>
                <w:noProof/>
              </w:rPr>
              <w:fldChar w:fldCharType="end"/>
            </w:r>
          </w:ins>
        </w:p>
        <w:p w14:paraId="53C22AB0" w14:textId="2939DEB1" w:rsidR="00466EFF" w:rsidRDefault="00466EFF">
          <w:pPr>
            <w:pStyle w:val="TOC1"/>
            <w:tabs>
              <w:tab w:val="right" w:leader="dot" w:pos="9350"/>
            </w:tabs>
            <w:rPr>
              <w:ins w:id="174" w:author="prabh" w:date="2017-04-14T01:38:00Z"/>
              <w:rFonts w:eastAsiaTheme="minorEastAsia"/>
              <w:noProof/>
            </w:rPr>
          </w:pPr>
          <w:ins w:id="175"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"_Toc479897310"</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Appendix 1</w:t>
            </w:r>
            <w:r>
              <w:rPr>
                <w:noProof/>
                <w:webHidden/>
              </w:rPr>
              <w:tab/>
            </w:r>
            <w:r>
              <w:rPr>
                <w:noProof/>
                <w:webHidden/>
              </w:rPr>
              <w:fldChar w:fldCharType="begin"/>
            </w:r>
            <w:r>
              <w:rPr>
                <w:noProof/>
                <w:webHidden/>
              </w:rPr>
              <w:instrText xml:space="preserve"> PAGEREF _Toc479897310 \h </w:instrText>
            </w:r>
            <w:r>
              <w:rPr>
                <w:noProof/>
                <w:webHidden/>
              </w:rPr>
            </w:r>
          </w:ins>
          <w:r>
            <w:rPr>
              <w:noProof/>
              <w:webHidden/>
            </w:rPr>
            <w:fldChar w:fldCharType="separate"/>
          </w:r>
          <w:ins w:id="176" w:author="prabh" w:date="2017-04-14T01:40:00Z">
            <w:r w:rsidR="00313727">
              <w:rPr>
                <w:noProof/>
                <w:webHidden/>
              </w:rPr>
              <w:t>18</w:t>
            </w:r>
          </w:ins>
          <w:ins w:id="177" w:author="prabh" w:date="2017-04-14T01:38:00Z">
            <w:r>
              <w:rPr>
                <w:noProof/>
                <w:webHidden/>
              </w:rPr>
              <w:fldChar w:fldCharType="end"/>
            </w:r>
            <w:r w:rsidRPr="00C1665C">
              <w:rPr>
                <w:rStyle w:val="Hyperlink"/>
                <w:noProof/>
              </w:rPr>
              <w:fldChar w:fldCharType="end"/>
            </w:r>
          </w:ins>
        </w:p>
        <w:p w14:paraId="5AEC7ACD" w14:textId="077D0135" w:rsidR="00466EFF" w:rsidRDefault="00466EFF">
          <w:pPr>
            <w:pStyle w:val="TOC2"/>
            <w:tabs>
              <w:tab w:val="right" w:leader="dot" w:pos="9350"/>
            </w:tabs>
            <w:rPr>
              <w:ins w:id="178" w:author="prabh" w:date="2017-04-14T01:38:00Z"/>
              <w:rFonts w:eastAsiaTheme="minorEastAsia"/>
              <w:noProof/>
            </w:rPr>
          </w:pPr>
          <w:ins w:id="179"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"_Toc479897311"</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Introduction</w:t>
            </w:r>
            <w:r>
              <w:rPr>
                <w:noProof/>
                <w:webHidden/>
              </w:rPr>
              <w:tab/>
            </w:r>
            <w:r>
              <w:rPr>
                <w:noProof/>
                <w:webHidden/>
              </w:rPr>
              <w:fldChar w:fldCharType="begin"/>
            </w:r>
            <w:r>
              <w:rPr>
                <w:noProof/>
                <w:webHidden/>
              </w:rPr>
              <w:instrText xml:space="preserve"> PAGEREF _Toc479897311 \h </w:instrText>
            </w:r>
            <w:r>
              <w:rPr>
                <w:noProof/>
                <w:webHidden/>
              </w:rPr>
            </w:r>
          </w:ins>
          <w:r>
            <w:rPr>
              <w:noProof/>
              <w:webHidden/>
            </w:rPr>
            <w:fldChar w:fldCharType="separate"/>
          </w:r>
          <w:ins w:id="180" w:author="prabh" w:date="2017-04-14T01:40:00Z">
            <w:r w:rsidR="00313727">
              <w:rPr>
                <w:noProof/>
                <w:webHidden/>
              </w:rPr>
              <w:t>18</w:t>
            </w:r>
          </w:ins>
          <w:ins w:id="181" w:author="prabh" w:date="2017-04-14T01:38:00Z">
            <w:r>
              <w:rPr>
                <w:noProof/>
                <w:webHidden/>
              </w:rPr>
              <w:fldChar w:fldCharType="end"/>
            </w:r>
            <w:r w:rsidRPr="00C1665C">
              <w:rPr>
                <w:rStyle w:val="Hyperlink"/>
                <w:noProof/>
              </w:rPr>
              <w:fldChar w:fldCharType="end"/>
            </w:r>
          </w:ins>
        </w:p>
        <w:p w14:paraId="3D2FF4A6" w14:textId="69B58DB1" w:rsidR="00466EFF" w:rsidRDefault="00466EFF">
          <w:pPr>
            <w:pStyle w:val="TOC2"/>
            <w:tabs>
              <w:tab w:val="right" w:leader="dot" w:pos="9350"/>
            </w:tabs>
            <w:rPr>
              <w:ins w:id="182" w:author="prabh" w:date="2017-04-14T01:38:00Z"/>
              <w:rFonts w:eastAsiaTheme="minorEastAsia"/>
              <w:noProof/>
            </w:rPr>
          </w:pPr>
          <w:ins w:id="183"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"_Toc479897312"</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About the website</w:t>
            </w:r>
            <w:r>
              <w:rPr>
                <w:noProof/>
                <w:webHidden/>
              </w:rPr>
              <w:tab/>
            </w:r>
            <w:r>
              <w:rPr>
                <w:noProof/>
                <w:webHidden/>
              </w:rPr>
              <w:fldChar w:fldCharType="begin"/>
            </w:r>
            <w:r>
              <w:rPr>
                <w:noProof/>
                <w:webHidden/>
              </w:rPr>
              <w:instrText xml:space="preserve"> PAGEREF _Toc479897312 \h </w:instrText>
            </w:r>
            <w:r>
              <w:rPr>
                <w:noProof/>
                <w:webHidden/>
              </w:rPr>
            </w:r>
          </w:ins>
          <w:r>
            <w:rPr>
              <w:noProof/>
              <w:webHidden/>
            </w:rPr>
            <w:fldChar w:fldCharType="separate"/>
          </w:r>
          <w:ins w:id="184" w:author="prabh" w:date="2017-04-14T01:40:00Z">
            <w:r w:rsidR="00313727">
              <w:rPr>
                <w:noProof/>
                <w:webHidden/>
              </w:rPr>
              <w:t>18</w:t>
            </w:r>
          </w:ins>
          <w:ins w:id="185" w:author="prabh" w:date="2017-04-14T01:38:00Z">
            <w:r>
              <w:rPr>
                <w:noProof/>
                <w:webHidden/>
              </w:rPr>
              <w:fldChar w:fldCharType="end"/>
            </w:r>
            <w:r w:rsidRPr="00C1665C">
              <w:rPr>
                <w:rStyle w:val="Hyperlink"/>
                <w:noProof/>
              </w:rPr>
              <w:fldChar w:fldCharType="end"/>
            </w:r>
          </w:ins>
        </w:p>
        <w:p w14:paraId="73C9468A" w14:textId="110794EB" w:rsidR="00466EFF" w:rsidRDefault="00466EFF">
          <w:pPr>
            <w:pStyle w:val="TOC2"/>
            <w:tabs>
              <w:tab w:val="right" w:leader="dot" w:pos="9350"/>
            </w:tabs>
            <w:rPr>
              <w:ins w:id="186" w:author="prabh" w:date="2017-04-14T01:38:00Z"/>
              <w:rFonts w:eastAsiaTheme="minorEastAsia"/>
              <w:noProof/>
            </w:rPr>
          </w:pPr>
          <w:ins w:id="187"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"_Toc479897313"</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Functional Requirements</w:t>
            </w:r>
            <w:r>
              <w:rPr>
                <w:noProof/>
                <w:webHidden/>
              </w:rPr>
              <w:tab/>
            </w:r>
            <w:r>
              <w:rPr>
                <w:noProof/>
                <w:webHidden/>
              </w:rPr>
              <w:fldChar w:fldCharType="begin"/>
            </w:r>
            <w:r>
              <w:rPr>
                <w:noProof/>
                <w:webHidden/>
              </w:rPr>
              <w:instrText xml:space="preserve"> PAGEREF _Toc479897313 \h </w:instrText>
            </w:r>
            <w:r>
              <w:rPr>
                <w:noProof/>
                <w:webHidden/>
              </w:rPr>
            </w:r>
          </w:ins>
          <w:r>
            <w:rPr>
              <w:noProof/>
              <w:webHidden/>
            </w:rPr>
            <w:fldChar w:fldCharType="separate"/>
          </w:r>
          <w:ins w:id="188" w:author="prabh" w:date="2017-04-14T01:40:00Z">
            <w:r w:rsidR="00313727">
              <w:rPr>
                <w:noProof/>
                <w:webHidden/>
              </w:rPr>
              <w:t>18</w:t>
            </w:r>
          </w:ins>
          <w:ins w:id="189" w:author="prabh" w:date="2017-04-14T01:38:00Z">
            <w:r>
              <w:rPr>
                <w:noProof/>
                <w:webHidden/>
              </w:rPr>
              <w:fldChar w:fldCharType="end"/>
            </w:r>
            <w:r w:rsidRPr="00C1665C">
              <w:rPr>
                <w:rStyle w:val="Hyperlink"/>
                <w:noProof/>
              </w:rPr>
              <w:fldChar w:fldCharType="end"/>
            </w:r>
          </w:ins>
        </w:p>
        <w:p w14:paraId="0BA40BDB" w14:textId="7E17EF04" w:rsidR="00466EFF" w:rsidRDefault="00466EFF">
          <w:pPr>
            <w:pStyle w:val="TOC2"/>
            <w:tabs>
              <w:tab w:val="right" w:leader="dot" w:pos="9350"/>
            </w:tabs>
            <w:rPr>
              <w:ins w:id="190" w:author="prabh" w:date="2017-04-14T01:38:00Z"/>
              <w:rFonts w:eastAsiaTheme="minorEastAsia"/>
              <w:noProof/>
            </w:rPr>
          </w:pPr>
          <w:ins w:id="191" w:author="prabh" w:date="2017-04-14T01:38:00Z">
            <w:r w:rsidRPr="00C1665C">
              <w:rPr>
                <w:rStyle w:val="Hyperlink"/>
                <w:noProof/>
              </w:rPr>
              <w:fldChar w:fldCharType="begin"/>
            </w:r>
            <w:r w:rsidRPr="00C1665C">
              <w:rPr>
                <w:rStyle w:val="Hyperlink"/>
                <w:noProof/>
              </w:rPr>
              <w:instrText xml:space="preserve"> </w:instrText>
            </w:r>
            <w:r>
              <w:rPr>
                <w:noProof/>
              </w:rPr>
              <w:instrText>HYPERLINK \l "_Toc479897314"</w:instrText>
            </w:r>
            <w:r w:rsidRPr="00C1665C">
              <w:rPr>
                <w:rStyle w:val="Hyperlink"/>
                <w:noProof/>
              </w:rPr>
              <w:instrText xml:space="preserve"> </w:instrText>
            </w:r>
            <w:r w:rsidRPr="00C1665C">
              <w:rPr>
                <w:rStyle w:val="Hyperlink"/>
                <w:noProof/>
              </w:rPr>
            </w:r>
            <w:r w:rsidRPr="00C1665C">
              <w:rPr>
                <w:rStyle w:val="Hyperlink"/>
                <w:noProof/>
              </w:rPr>
              <w:fldChar w:fldCharType="separate"/>
            </w:r>
            <w:r w:rsidRPr="00C1665C">
              <w:rPr>
                <w:rStyle w:val="Hyperlink"/>
                <w:noProof/>
              </w:rPr>
              <w:t>Work Plan</w:t>
            </w:r>
            <w:r>
              <w:rPr>
                <w:noProof/>
                <w:webHidden/>
              </w:rPr>
              <w:tab/>
            </w:r>
            <w:r>
              <w:rPr>
                <w:noProof/>
                <w:webHidden/>
              </w:rPr>
              <w:fldChar w:fldCharType="begin"/>
            </w:r>
            <w:r>
              <w:rPr>
                <w:noProof/>
                <w:webHidden/>
              </w:rPr>
              <w:instrText xml:space="preserve"> PAGEREF _Toc479897314 \h </w:instrText>
            </w:r>
            <w:r>
              <w:rPr>
                <w:noProof/>
                <w:webHidden/>
              </w:rPr>
            </w:r>
          </w:ins>
          <w:r>
            <w:rPr>
              <w:noProof/>
              <w:webHidden/>
            </w:rPr>
            <w:fldChar w:fldCharType="separate"/>
          </w:r>
          <w:ins w:id="192" w:author="prabh" w:date="2017-04-14T01:40:00Z">
            <w:r w:rsidR="00313727">
              <w:rPr>
                <w:noProof/>
                <w:webHidden/>
              </w:rPr>
              <w:t>19</w:t>
            </w:r>
          </w:ins>
          <w:ins w:id="193" w:author="prabh" w:date="2017-04-14T01:38:00Z">
            <w:r>
              <w:rPr>
                <w:noProof/>
                <w:webHidden/>
              </w:rPr>
              <w:fldChar w:fldCharType="end"/>
            </w:r>
            <w:r w:rsidRPr="00C1665C">
              <w:rPr>
                <w:rStyle w:val="Hyperlink"/>
                <w:noProof/>
              </w:rPr>
              <w:fldChar w:fldCharType="end"/>
            </w:r>
          </w:ins>
        </w:p>
        <w:p w14:paraId="5794220B" w14:textId="6016C326" w:rsidR="00197962" w:rsidDel="00572080" w:rsidRDefault="00197962">
          <w:pPr>
            <w:pStyle w:val="TOC1"/>
            <w:tabs>
              <w:tab w:val="right" w:leader="dot" w:pos="9350"/>
            </w:tabs>
            <w:rPr>
              <w:ins w:id="194" w:author="Bhagwan Virdi" w:date="2017-04-11T15:32:00Z"/>
              <w:del w:id="195" w:author="prabh" w:date="2017-04-14T01:38:00Z"/>
              <w:rFonts w:eastAsiaTheme="minorEastAsia"/>
              <w:noProof/>
              <w:lang w:val="en-CA" w:eastAsia="en-CA"/>
            </w:rPr>
          </w:pPr>
          <w:ins w:id="196" w:author="Bhagwan Virdi" w:date="2017-04-11T15:32:00Z">
            <w:del w:id="197" w:author="prabh" w:date="2017-04-14T01:38:00Z">
              <w:r w:rsidRPr="00572080" w:rsidDel="00572080">
                <w:rPr>
                  <w:rStyle w:val="Hyperlink"/>
                  <w:noProof/>
                  <w:rPrChange w:id="198" w:author="prabh" w:date="2017-04-14T01:38:00Z">
                    <w:rPr>
                      <w:rStyle w:val="Hyperlink"/>
                      <w:noProof/>
                    </w:rPr>
                  </w:rPrChange>
                </w:rPr>
                <w:delText>Milestone 5: Server Side Programming</w:delText>
              </w:r>
              <w:r w:rsidDel="00572080">
                <w:rPr>
                  <w:noProof/>
                  <w:webHidden/>
                </w:rPr>
                <w:tab/>
                <w:delText>3</w:delText>
              </w:r>
            </w:del>
          </w:ins>
        </w:p>
        <w:p w14:paraId="68EAF2DC" w14:textId="51E1DC78" w:rsidR="00197962" w:rsidDel="00572080" w:rsidRDefault="00197962">
          <w:pPr>
            <w:pStyle w:val="TOC2"/>
            <w:tabs>
              <w:tab w:val="right" w:leader="dot" w:pos="9350"/>
            </w:tabs>
            <w:rPr>
              <w:ins w:id="199" w:author="Bhagwan Virdi" w:date="2017-04-11T15:32:00Z"/>
              <w:del w:id="200" w:author="prabh" w:date="2017-04-14T01:38:00Z"/>
              <w:rFonts w:eastAsiaTheme="minorEastAsia"/>
              <w:noProof/>
              <w:lang w:val="en-CA" w:eastAsia="en-CA"/>
            </w:rPr>
          </w:pPr>
          <w:ins w:id="201" w:author="Bhagwan Virdi" w:date="2017-04-11T15:32:00Z">
            <w:del w:id="202" w:author="prabh" w:date="2017-04-14T01:38:00Z">
              <w:r w:rsidRPr="00572080" w:rsidDel="00572080">
                <w:rPr>
                  <w:rStyle w:val="Hyperlink"/>
                  <w:noProof/>
                  <w:rPrChange w:id="203" w:author="prabh" w:date="2017-04-14T01:38:00Z">
                    <w:rPr>
                      <w:rStyle w:val="Hyperlink"/>
                      <w:noProof/>
                    </w:rPr>
                  </w:rPrChange>
                </w:rPr>
                <w:delText>URL of the website</w:delText>
              </w:r>
              <w:r w:rsidDel="00572080">
                <w:rPr>
                  <w:noProof/>
                  <w:webHidden/>
                </w:rPr>
                <w:tab/>
                <w:delText>3</w:delText>
              </w:r>
            </w:del>
          </w:ins>
        </w:p>
        <w:p w14:paraId="1873CD39" w14:textId="33314984" w:rsidR="00197962" w:rsidDel="00572080" w:rsidRDefault="00197962">
          <w:pPr>
            <w:pStyle w:val="TOC2"/>
            <w:tabs>
              <w:tab w:val="right" w:leader="dot" w:pos="9350"/>
            </w:tabs>
            <w:rPr>
              <w:ins w:id="204" w:author="Bhagwan Virdi" w:date="2017-04-11T15:32:00Z"/>
              <w:del w:id="205" w:author="prabh" w:date="2017-04-14T01:38:00Z"/>
              <w:rFonts w:eastAsiaTheme="minorEastAsia"/>
              <w:noProof/>
              <w:lang w:val="en-CA" w:eastAsia="en-CA"/>
            </w:rPr>
          </w:pPr>
          <w:ins w:id="206" w:author="Bhagwan Virdi" w:date="2017-04-11T15:32:00Z">
            <w:del w:id="207" w:author="prabh" w:date="2017-04-14T01:38:00Z">
              <w:r w:rsidRPr="00572080" w:rsidDel="00572080">
                <w:rPr>
                  <w:rStyle w:val="Hyperlink"/>
                  <w:noProof/>
                  <w:rPrChange w:id="208" w:author="prabh" w:date="2017-04-14T01:38:00Z">
                    <w:rPr>
                      <w:rStyle w:val="Hyperlink"/>
                      <w:noProof/>
                    </w:rPr>
                  </w:rPrChange>
                </w:rPr>
                <w:delText>http://students.bcitdev.com/A00980505/G2/index.php</w:delText>
              </w:r>
              <w:r w:rsidDel="00572080">
                <w:rPr>
                  <w:noProof/>
                  <w:webHidden/>
                </w:rPr>
                <w:tab/>
                <w:delText>3</w:delText>
              </w:r>
            </w:del>
          </w:ins>
        </w:p>
        <w:p w14:paraId="2D94BB61" w14:textId="4D731FFA" w:rsidR="00197962" w:rsidDel="00572080" w:rsidRDefault="00197962">
          <w:pPr>
            <w:pStyle w:val="TOC2"/>
            <w:tabs>
              <w:tab w:val="right" w:leader="dot" w:pos="9350"/>
            </w:tabs>
            <w:rPr>
              <w:ins w:id="209" w:author="Bhagwan Virdi" w:date="2017-04-11T15:32:00Z"/>
              <w:del w:id="210" w:author="prabh" w:date="2017-04-14T01:38:00Z"/>
              <w:rFonts w:eastAsiaTheme="minorEastAsia"/>
              <w:noProof/>
              <w:lang w:val="en-CA" w:eastAsia="en-CA"/>
            </w:rPr>
          </w:pPr>
          <w:ins w:id="211" w:author="Bhagwan Virdi" w:date="2017-04-11T15:32:00Z">
            <w:del w:id="212" w:author="prabh" w:date="2017-04-14T01:38:00Z">
              <w:r w:rsidRPr="00572080" w:rsidDel="00572080">
                <w:rPr>
                  <w:rStyle w:val="Hyperlink"/>
                  <w:noProof/>
                  <w:rPrChange w:id="213" w:author="prabh" w:date="2017-04-14T01:38:00Z">
                    <w:rPr>
                      <w:rStyle w:val="Hyperlink"/>
                      <w:noProof/>
                    </w:rPr>
                  </w:rPrChange>
                </w:rPr>
                <w:delText>List of all the items completed</w:delText>
              </w:r>
              <w:r w:rsidDel="00572080">
                <w:rPr>
                  <w:noProof/>
                  <w:webHidden/>
                </w:rPr>
                <w:tab/>
                <w:delText>3</w:delText>
              </w:r>
            </w:del>
          </w:ins>
        </w:p>
        <w:p w14:paraId="3DE55081" w14:textId="78D0DD93" w:rsidR="00197962" w:rsidDel="00572080" w:rsidRDefault="00197962">
          <w:pPr>
            <w:pStyle w:val="TOC2"/>
            <w:tabs>
              <w:tab w:val="right" w:leader="dot" w:pos="9350"/>
            </w:tabs>
            <w:rPr>
              <w:ins w:id="214" w:author="Bhagwan Virdi" w:date="2017-04-11T15:32:00Z"/>
              <w:del w:id="215" w:author="prabh" w:date="2017-04-14T01:38:00Z"/>
              <w:rFonts w:eastAsiaTheme="minorEastAsia"/>
              <w:noProof/>
              <w:lang w:val="en-CA" w:eastAsia="en-CA"/>
            </w:rPr>
          </w:pPr>
          <w:ins w:id="216" w:author="Bhagwan Virdi" w:date="2017-04-11T15:32:00Z">
            <w:del w:id="217" w:author="prabh" w:date="2017-04-14T01:38:00Z">
              <w:r w:rsidRPr="00572080" w:rsidDel="00572080">
                <w:rPr>
                  <w:rStyle w:val="Hyperlink"/>
                  <w:noProof/>
                  <w:rPrChange w:id="218" w:author="prabh" w:date="2017-04-14T01:38:00Z">
                    <w:rPr>
                      <w:rStyle w:val="Hyperlink"/>
                      <w:noProof/>
                    </w:rPr>
                  </w:rPrChange>
                </w:rPr>
                <w:delText>User Registration</w:delText>
              </w:r>
              <w:r w:rsidDel="00572080">
                <w:rPr>
                  <w:noProof/>
                  <w:webHidden/>
                </w:rPr>
                <w:tab/>
                <w:delText>3</w:delText>
              </w:r>
            </w:del>
          </w:ins>
        </w:p>
        <w:p w14:paraId="214E3DA8" w14:textId="29436E5F" w:rsidR="00197962" w:rsidDel="00572080" w:rsidRDefault="00197962">
          <w:pPr>
            <w:pStyle w:val="TOC2"/>
            <w:tabs>
              <w:tab w:val="right" w:leader="dot" w:pos="9350"/>
            </w:tabs>
            <w:rPr>
              <w:ins w:id="219" w:author="Bhagwan Virdi" w:date="2017-04-11T15:32:00Z"/>
              <w:del w:id="220" w:author="prabh" w:date="2017-04-14T01:38:00Z"/>
              <w:rFonts w:eastAsiaTheme="minorEastAsia"/>
              <w:noProof/>
              <w:lang w:val="en-CA" w:eastAsia="en-CA"/>
            </w:rPr>
          </w:pPr>
          <w:ins w:id="221" w:author="Bhagwan Virdi" w:date="2017-04-11T15:32:00Z">
            <w:del w:id="222" w:author="prabh" w:date="2017-04-14T01:38:00Z">
              <w:r w:rsidRPr="00572080" w:rsidDel="00572080">
                <w:rPr>
                  <w:rStyle w:val="Hyperlink"/>
                  <w:noProof/>
                  <w:rPrChange w:id="223" w:author="prabh" w:date="2017-04-14T01:38:00Z">
                    <w:rPr>
                      <w:rStyle w:val="Hyperlink"/>
                      <w:noProof/>
                    </w:rPr>
                  </w:rPrChange>
                </w:rPr>
                <w:delText>User authentication</w:delText>
              </w:r>
              <w:r w:rsidDel="00572080">
                <w:rPr>
                  <w:noProof/>
                  <w:webHidden/>
                </w:rPr>
                <w:tab/>
                <w:delText>3</w:delText>
              </w:r>
            </w:del>
          </w:ins>
        </w:p>
        <w:p w14:paraId="51A012DF" w14:textId="41E6CB88" w:rsidR="00197962" w:rsidDel="00572080" w:rsidRDefault="00197962">
          <w:pPr>
            <w:pStyle w:val="TOC2"/>
            <w:tabs>
              <w:tab w:val="right" w:leader="dot" w:pos="9350"/>
            </w:tabs>
            <w:rPr>
              <w:ins w:id="224" w:author="Bhagwan Virdi" w:date="2017-04-11T15:32:00Z"/>
              <w:del w:id="225" w:author="prabh" w:date="2017-04-14T01:38:00Z"/>
              <w:rFonts w:eastAsiaTheme="minorEastAsia"/>
              <w:noProof/>
              <w:lang w:val="en-CA" w:eastAsia="en-CA"/>
            </w:rPr>
          </w:pPr>
          <w:ins w:id="226" w:author="Bhagwan Virdi" w:date="2017-04-11T15:32:00Z">
            <w:del w:id="227" w:author="prabh" w:date="2017-04-14T01:38:00Z">
              <w:r w:rsidRPr="00572080" w:rsidDel="00572080">
                <w:rPr>
                  <w:rStyle w:val="Hyperlink"/>
                  <w:noProof/>
                  <w:rPrChange w:id="228" w:author="prabh" w:date="2017-04-14T01:38:00Z">
                    <w:rPr>
                      <w:rStyle w:val="Hyperlink"/>
                      <w:noProof/>
                    </w:rPr>
                  </w:rPrChange>
                </w:rPr>
                <w:delText>Server side functions</w:delText>
              </w:r>
              <w:r w:rsidDel="00572080">
                <w:rPr>
                  <w:noProof/>
                  <w:webHidden/>
                </w:rPr>
                <w:tab/>
                <w:delText>4</w:delText>
              </w:r>
            </w:del>
          </w:ins>
        </w:p>
        <w:p w14:paraId="0500E1BD" w14:textId="24EC7E43" w:rsidR="00197962" w:rsidDel="00572080" w:rsidRDefault="00197962">
          <w:pPr>
            <w:pStyle w:val="TOC2"/>
            <w:tabs>
              <w:tab w:val="right" w:leader="dot" w:pos="9350"/>
            </w:tabs>
            <w:rPr>
              <w:ins w:id="229" w:author="Bhagwan Virdi" w:date="2017-04-11T15:32:00Z"/>
              <w:del w:id="230" w:author="prabh" w:date="2017-04-14T01:38:00Z"/>
              <w:rFonts w:eastAsiaTheme="minorEastAsia"/>
              <w:noProof/>
              <w:lang w:val="en-CA" w:eastAsia="en-CA"/>
            </w:rPr>
          </w:pPr>
          <w:ins w:id="231" w:author="Bhagwan Virdi" w:date="2017-04-11T15:32:00Z">
            <w:del w:id="232" w:author="prabh" w:date="2017-04-14T01:38:00Z">
              <w:r w:rsidRPr="00572080" w:rsidDel="00572080">
                <w:rPr>
                  <w:rStyle w:val="Hyperlink"/>
                  <w:noProof/>
                  <w:rPrChange w:id="233" w:author="prabh" w:date="2017-04-14T01:38:00Z">
                    <w:rPr>
                      <w:rStyle w:val="Hyperlink"/>
                      <w:noProof/>
                    </w:rPr>
                  </w:rPrChange>
                </w:rPr>
                <w:delText>Additional work/Changes</w:delText>
              </w:r>
              <w:r w:rsidDel="00572080">
                <w:rPr>
                  <w:noProof/>
                  <w:webHidden/>
                </w:rPr>
                <w:tab/>
                <w:delText>4</w:delText>
              </w:r>
            </w:del>
          </w:ins>
        </w:p>
        <w:p w14:paraId="0DE0B248" w14:textId="7F3FD68A" w:rsidR="00197962" w:rsidDel="00572080" w:rsidRDefault="00197962">
          <w:pPr>
            <w:pStyle w:val="TOC1"/>
            <w:tabs>
              <w:tab w:val="right" w:leader="dot" w:pos="9350"/>
            </w:tabs>
            <w:rPr>
              <w:ins w:id="234" w:author="Bhagwan Virdi" w:date="2017-04-11T15:32:00Z"/>
              <w:del w:id="235" w:author="prabh" w:date="2017-04-14T01:38:00Z"/>
              <w:rFonts w:eastAsiaTheme="minorEastAsia"/>
              <w:noProof/>
              <w:lang w:val="en-CA" w:eastAsia="en-CA"/>
            </w:rPr>
          </w:pPr>
          <w:ins w:id="236" w:author="Bhagwan Virdi" w:date="2017-04-11T15:32:00Z">
            <w:del w:id="237" w:author="prabh" w:date="2017-04-14T01:38:00Z">
              <w:r w:rsidRPr="00572080" w:rsidDel="00572080">
                <w:rPr>
                  <w:rStyle w:val="Hyperlink"/>
                  <w:noProof/>
                  <w:rPrChange w:id="238" w:author="prabh" w:date="2017-04-14T01:38:00Z">
                    <w:rPr>
                      <w:rStyle w:val="Hyperlink"/>
                      <w:noProof/>
                    </w:rPr>
                  </w:rPrChange>
                </w:rPr>
                <w:delText>Appendix 4</w:delText>
              </w:r>
              <w:r w:rsidDel="00572080">
                <w:rPr>
                  <w:noProof/>
                  <w:webHidden/>
                </w:rPr>
                <w:tab/>
                <w:delText>6</w:delText>
              </w:r>
            </w:del>
          </w:ins>
        </w:p>
        <w:p w14:paraId="0024247D" w14:textId="75A7212B" w:rsidR="00197962" w:rsidDel="00572080" w:rsidRDefault="00197962">
          <w:pPr>
            <w:pStyle w:val="TOC1"/>
            <w:tabs>
              <w:tab w:val="right" w:leader="dot" w:pos="9350"/>
            </w:tabs>
            <w:rPr>
              <w:ins w:id="239" w:author="Bhagwan Virdi" w:date="2017-04-11T15:32:00Z"/>
              <w:del w:id="240" w:author="prabh" w:date="2017-04-14T01:38:00Z"/>
              <w:rFonts w:eastAsiaTheme="minorEastAsia"/>
              <w:noProof/>
              <w:lang w:val="en-CA" w:eastAsia="en-CA"/>
            </w:rPr>
          </w:pPr>
          <w:ins w:id="241" w:author="Bhagwan Virdi" w:date="2017-04-11T15:32:00Z">
            <w:del w:id="242" w:author="prabh" w:date="2017-04-14T01:38:00Z">
              <w:r w:rsidRPr="00572080" w:rsidDel="00572080">
                <w:rPr>
                  <w:rStyle w:val="Hyperlink"/>
                  <w:noProof/>
                  <w:rPrChange w:id="243" w:author="prabh" w:date="2017-04-14T01:38:00Z">
                    <w:rPr>
                      <w:rStyle w:val="Hyperlink"/>
                      <w:noProof/>
                    </w:rPr>
                  </w:rPrChange>
                </w:rPr>
                <w:delText>Milestone 4: Deployed JavaScript-enabled site – validated, tested</w:delText>
              </w:r>
              <w:r w:rsidDel="00572080">
                <w:rPr>
                  <w:noProof/>
                  <w:webHidden/>
                </w:rPr>
                <w:tab/>
                <w:delText>6</w:delText>
              </w:r>
            </w:del>
          </w:ins>
        </w:p>
        <w:p w14:paraId="059888F5" w14:textId="207998B3" w:rsidR="00197962" w:rsidDel="00572080" w:rsidRDefault="00197962">
          <w:pPr>
            <w:pStyle w:val="TOC2"/>
            <w:tabs>
              <w:tab w:val="right" w:leader="dot" w:pos="9350"/>
            </w:tabs>
            <w:rPr>
              <w:ins w:id="244" w:author="Bhagwan Virdi" w:date="2017-04-11T15:32:00Z"/>
              <w:del w:id="245" w:author="prabh" w:date="2017-04-14T01:38:00Z"/>
              <w:rFonts w:eastAsiaTheme="minorEastAsia"/>
              <w:noProof/>
              <w:lang w:val="en-CA" w:eastAsia="en-CA"/>
            </w:rPr>
          </w:pPr>
          <w:ins w:id="246" w:author="Bhagwan Virdi" w:date="2017-04-11T15:32:00Z">
            <w:del w:id="247" w:author="prabh" w:date="2017-04-14T01:38:00Z">
              <w:r w:rsidRPr="00572080" w:rsidDel="00572080">
                <w:rPr>
                  <w:rStyle w:val="Hyperlink"/>
                  <w:noProof/>
                  <w:rPrChange w:id="248" w:author="prabh" w:date="2017-04-14T01:38:00Z">
                    <w:rPr>
                      <w:rStyle w:val="Hyperlink"/>
                      <w:noProof/>
                    </w:rPr>
                  </w:rPrChange>
                </w:rPr>
                <w:delText>URL of the website</w:delText>
              </w:r>
              <w:r w:rsidDel="00572080">
                <w:rPr>
                  <w:noProof/>
                  <w:webHidden/>
                </w:rPr>
                <w:tab/>
                <w:delText>6</w:delText>
              </w:r>
            </w:del>
          </w:ins>
        </w:p>
        <w:p w14:paraId="47CAE5AA" w14:textId="29443B2A" w:rsidR="00197962" w:rsidDel="00572080" w:rsidRDefault="00197962">
          <w:pPr>
            <w:pStyle w:val="TOC2"/>
            <w:tabs>
              <w:tab w:val="right" w:leader="dot" w:pos="9350"/>
            </w:tabs>
            <w:rPr>
              <w:ins w:id="249" w:author="Bhagwan Virdi" w:date="2017-04-11T15:32:00Z"/>
              <w:del w:id="250" w:author="prabh" w:date="2017-04-14T01:38:00Z"/>
              <w:rFonts w:eastAsiaTheme="minorEastAsia"/>
              <w:noProof/>
              <w:lang w:val="en-CA" w:eastAsia="en-CA"/>
            </w:rPr>
          </w:pPr>
          <w:ins w:id="251" w:author="Bhagwan Virdi" w:date="2017-04-11T15:32:00Z">
            <w:del w:id="252" w:author="prabh" w:date="2017-04-14T01:38:00Z">
              <w:r w:rsidRPr="00572080" w:rsidDel="00572080">
                <w:rPr>
                  <w:rStyle w:val="Hyperlink"/>
                  <w:noProof/>
                  <w:rPrChange w:id="253" w:author="prabh" w:date="2017-04-14T01:38:00Z">
                    <w:rPr>
                      <w:rStyle w:val="Hyperlink"/>
                      <w:noProof/>
                    </w:rPr>
                  </w:rPrChange>
                </w:rPr>
                <w:delText>http://students.bcitdev.com/A00980505/G2/index.html</w:delText>
              </w:r>
              <w:r w:rsidDel="00572080">
                <w:rPr>
                  <w:noProof/>
                  <w:webHidden/>
                </w:rPr>
                <w:tab/>
                <w:delText>6</w:delText>
              </w:r>
            </w:del>
          </w:ins>
        </w:p>
        <w:p w14:paraId="4DD9779F" w14:textId="0A822198" w:rsidR="00197962" w:rsidDel="00572080" w:rsidRDefault="00197962">
          <w:pPr>
            <w:pStyle w:val="TOC2"/>
            <w:tabs>
              <w:tab w:val="right" w:leader="dot" w:pos="9350"/>
            </w:tabs>
            <w:rPr>
              <w:ins w:id="254" w:author="Bhagwan Virdi" w:date="2017-04-11T15:32:00Z"/>
              <w:del w:id="255" w:author="prabh" w:date="2017-04-14T01:38:00Z"/>
              <w:rFonts w:eastAsiaTheme="minorEastAsia"/>
              <w:noProof/>
              <w:lang w:val="en-CA" w:eastAsia="en-CA"/>
            </w:rPr>
          </w:pPr>
          <w:ins w:id="256" w:author="Bhagwan Virdi" w:date="2017-04-11T15:32:00Z">
            <w:del w:id="257" w:author="prabh" w:date="2017-04-14T01:38:00Z">
              <w:r w:rsidRPr="00572080" w:rsidDel="00572080">
                <w:rPr>
                  <w:rStyle w:val="Hyperlink"/>
                  <w:noProof/>
                  <w:rPrChange w:id="258" w:author="prabh" w:date="2017-04-14T01:38:00Z">
                    <w:rPr>
                      <w:rStyle w:val="Hyperlink"/>
                      <w:noProof/>
                    </w:rPr>
                  </w:rPrChange>
                </w:rPr>
                <w:delText>List of all the items completed</w:delText>
              </w:r>
              <w:r w:rsidDel="00572080">
                <w:rPr>
                  <w:noProof/>
                  <w:webHidden/>
                </w:rPr>
                <w:tab/>
                <w:delText>6</w:delText>
              </w:r>
            </w:del>
          </w:ins>
        </w:p>
        <w:p w14:paraId="2ACEDFB0" w14:textId="334FF90F" w:rsidR="00197962" w:rsidDel="00572080" w:rsidRDefault="00197962">
          <w:pPr>
            <w:pStyle w:val="TOC2"/>
            <w:tabs>
              <w:tab w:val="right" w:leader="dot" w:pos="9350"/>
            </w:tabs>
            <w:rPr>
              <w:ins w:id="259" w:author="Bhagwan Virdi" w:date="2017-04-11T15:32:00Z"/>
              <w:del w:id="260" w:author="prabh" w:date="2017-04-14T01:38:00Z"/>
              <w:rFonts w:eastAsiaTheme="minorEastAsia"/>
              <w:noProof/>
              <w:lang w:val="en-CA" w:eastAsia="en-CA"/>
            </w:rPr>
          </w:pPr>
          <w:ins w:id="261" w:author="Bhagwan Virdi" w:date="2017-04-11T15:32:00Z">
            <w:del w:id="262" w:author="prabh" w:date="2017-04-14T01:38:00Z">
              <w:r w:rsidRPr="00572080" w:rsidDel="00572080">
                <w:rPr>
                  <w:rStyle w:val="Hyperlink"/>
                  <w:noProof/>
                  <w:rPrChange w:id="263" w:author="prabh" w:date="2017-04-14T01:38:00Z">
                    <w:rPr>
                      <w:rStyle w:val="Hyperlink"/>
                      <w:noProof/>
                    </w:rPr>
                  </w:rPrChange>
                </w:rPr>
                <w:delText>Defining validation requirements</w:delText>
              </w:r>
              <w:r w:rsidDel="00572080">
                <w:rPr>
                  <w:noProof/>
                  <w:webHidden/>
                </w:rPr>
                <w:tab/>
                <w:delText>6</w:delText>
              </w:r>
            </w:del>
          </w:ins>
        </w:p>
        <w:p w14:paraId="5D681D01" w14:textId="7506E7D8" w:rsidR="00197962" w:rsidDel="00572080" w:rsidRDefault="00197962">
          <w:pPr>
            <w:pStyle w:val="TOC2"/>
            <w:tabs>
              <w:tab w:val="right" w:leader="dot" w:pos="9350"/>
            </w:tabs>
            <w:rPr>
              <w:ins w:id="264" w:author="Bhagwan Virdi" w:date="2017-04-11T15:32:00Z"/>
              <w:del w:id="265" w:author="prabh" w:date="2017-04-14T01:38:00Z"/>
              <w:rFonts w:eastAsiaTheme="minorEastAsia"/>
              <w:noProof/>
              <w:lang w:val="en-CA" w:eastAsia="en-CA"/>
            </w:rPr>
          </w:pPr>
          <w:ins w:id="266" w:author="Bhagwan Virdi" w:date="2017-04-11T15:32:00Z">
            <w:del w:id="267" w:author="prabh" w:date="2017-04-14T01:38:00Z">
              <w:r w:rsidRPr="00572080" w:rsidDel="00572080">
                <w:rPr>
                  <w:rStyle w:val="Hyperlink"/>
                  <w:noProof/>
                  <w:rPrChange w:id="268" w:author="prabh" w:date="2017-04-14T01:38:00Z">
                    <w:rPr>
                      <w:rStyle w:val="Hyperlink"/>
                      <w:noProof/>
                    </w:rPr>
                  </w:rPrChange>
                </w:rPr>
                <w:delText>Implementing validation requirements</w:delText>
              </w:r>
              <w:r w:rsidDel="00572080">
                <w:rPr>
                  <w:noProof/>
                  <w:webHidden/>
                </w:rPr>
                <w:tab/>
                <w:delText>7</w:delText>
              </w:r>
            </w:del>
          </w:ins>
        </w:p>
        <w:p w14:paraId="7E2DA6CC" w14:textId="63AC1D97" w:rsidR="00197962" w:rsidDel="00572080" w:rsidRDefault="00197962">
          <w:pPr>
            <w:pStyle w:val="TOC2"/>
            <w:tabs>
              <w:tab w:val="right" w:leader="dot" w:pos="9350"/>
            </w:tabs>
            <w:rPr>
              <w:ins w:id="269" w:author="Bhagwan Virdi" w:date="2017-04-11T15:32:00Z"/>
              <w:del w:id="270" w:author="prabh" w:date="2017-04-14T01:38:00Z"/>
              <w:rFonts w:eastAsiaTheme="minorEastAsia"/>
              <w:noProof/>
              <w:lang w:val="en-CA" w:eastAsia="en-CA"/>
            </w:rPr>
          </w:pPr>
          <w:ins w:id="271" w:author="Bhagwan Virdi" w:date="2017-04-11T15:32:00Z">
            <w:del w:id="272" w:author="prabh" w:date="2017-04-14T01:38:00Z">
              <w:r w:rsidRPr="00572080" w:rsidDel="00572080">
                <w:rPr>
                  <w:rStyle w:val="Hyperlink"/>
                  <w:noProof/>
                  <w:rPrChange w:id="273" w:author="prabh" w:date="2017-04-14T01:38:00Z">
                    <w:rPr>
                      <w:rStyle w:val="Hyperlink"/>
                      <w:noProof/>
                    </w:rPr>
                  </w:rPrChange>
                </w:rPr>
                <w:delText>Testing form</w:delText>
              </w:r>
              <w:r w:rsidDel="00572080">
                <w:rPr>
                  <w:noProof/>
                  <w:webHidden/>
                </w:rPr>
                <w:tab/>
                <w:delText>7</w:delText>
              </w:r>
            </w:del>
          </w:ins>
        </w:p>
        <w:p w14:paraId="3864CE7B" w14:textId="3536C625" w:rsidR="00197962" w:rsidDel="00572080" w:rsidRDefault="00197962">
          <w:pPr>
            <w:pStyle w:val="TOC2"/>
            <w:tabs>
              <w:tab w:val="right" w:leader="dot" w:pos="9350"/>
            </w:tabs>
            <w:rPr>
              <w:ins w:id="274" w:author="Bhagwan Virdi" w:date="2017-04-11T15:32:00Z"/>
              <w:del w:id="275" w:author="prabh" w:date="2017-04-14T01:38:00Z"/>
              <w:rFonts w:eastAsiaTheme="minorEastAsia"/>
              <w:noProof/>
              <w:lang w:val="en-CA" w:eastAsia="en-CA"/>
            </w:rPr>
          </w:pPr>
          <w:ins w:id="276" w:author="Bhagwan Virdi" w:date="2017-04-11T15:32:00Z">
            <w:del w:id="277" w:author="prabh" w:date="2017-04-14T01:38:00Z">
              <w:r w:rsidRPr="00572080" w:rsidDel="00572080">
                <w:rPr>
                  <w:rStyle w:val="Hyperlink"/>
                  <w:noProof/>
                  <w:rPrChange w:id="278" w:author="prabh" w:date="2017-04-14T01:38:00Z">
                    <w:rPr>
                      <w:rStyle w:val="Hyperlink"/>
                      <w:noProof/>
                    </w:rPr>
                  </w:rPrChange>
                </w:rPr>
                <w:delText>JavaScript or jQuery third party widget</w:delText>
              </w:r>
              <w:r w:rsidDel="00572080">
                <w:rPr>
                  <w:noProof/>
                  <w:webHidden/>
                </w:rPr>
                <w:tab/>
                <w:delText>7</w:delText>
              </w:r>
            </w:del>
          </w:ins>
        </w:p>
        <w:p w14:paraId="0E520D98" w14:textId="24448DF3" w:rsidR="00197962" w:rsidDel="00572080" w:rsidRDefault="00197962">
          <w:pPr>
            <w:pStyle w:val="TOC2"/>
            <w:tabs>
              <w:tab w:val="right" w:leader="dot" w:pos="9350"/>
            </w:tabs>
            <w:rPr>
              <w:ins w:id="279" w:author="Bhagwan Virdi" w:date="2017-04-11T15:32:00Z"/>
              <w:del w:id="280" w:author="prabh" w:date="2017-04-14T01:38:00Z"/>
              <w:rFonts w:eastAsiaTheme="minorEastAsia"/>
              <w:noProof/>
              <w:lang w:val="en-CA" w:eastAsia="en-CA"/>
            </w:rPr>
          </w:pPr>
          <w:ins w:id="281" w:author="Bhagwan Virdi" w:date="2017-04-11T15:32:00Z">
            <w:del w:id="282" w:author="prabh" w:date="2017-04-14T01:38:00Z">
              <w:r w:rsidRPr="00572080" w:rsidDel="00572080">
                <w:rPr>
                  <w:rStyle w:val="Hyperlink"/>
                  <w:noProof/>
                  <w:rPrChange w:id="283" w:author="prabh" w:date="2017-04-14T01:38:00Z">
                    <w:rPr>
                      <w:rStyle w:val="Hyperlink"/>
                      <w:noProof/>
                    </w:rPr>
                  </w:rPrChange>
                </w:rPr>
                <w:delText>Testing with JavaScript disabled</w:delText>
              </w:r>
              <w:r w:rsidDel="00572080">
                <w:rPr>
                  <w:noProof/>
                  <w:webHidden/>
                </w:rPr>
                <w:tab/>
                <w:delText>7</w:delText>
              </w:r>
            </w:del>
          </w:ins>
        </w:p>
        <w:p w14:paraId="7CE02993" w14:textId="40B34963" w:rsidR="00197962" w:rsidDel="00572080" w:rsidRDefault="00197962">
          <w:pPr>
            <w:pStyle w:val="TOC2"/>
            <w:tabs>
              <w:tab w:val="right" w:leader="dot" w:pos="9350"/>
            </w:tabs>
            <w:rPr>
              <w:ins w:id="284" w:author="Bhagwan Virdi" w:date="2017-04-11T15:32:00Z"/>
              <w:del w:id="285" w:author="prabh" w:date="2017-04-14T01:38:00Z"/>
              <w:rFonts w:eastAsiaTheme="minorEastAsia"/>
              <w:noProof/>
              <w:lang w:val="en-CA" w:eastAsia="en-CA"/>
            </w:rPr>
          </w:pPr>
          <w:ins w:id="286" w:author="Bhagwan Virdi" w:date="2017-04-11T15:32:00Z">
            <w:del w:id="287" w:author="prabh" w:date="2017-04-14T01:38:00Z">
              <w:r w:rsidRPr="00572080" w:rsidDel="00572080">
                <w:rPr>
                  <w:rStyle w:val="Hyperlink"/>
                  <w:noProof/>
                  <w:rPrChange w:id="288" w:author="prabh" w:date="2017-04-14T01:38:00Z">
                    <w:rPr>
                      <w:rStyle w:val="Hyperlink"/>
                      <w:noProof/>
                    </w:rPr>
                  </w:rPrChange>
                </w:rPr>
                <w:delText>Publish site and test</w:delText>
              </w:r>
              <w:r w:rsidDel="00572080">
                <w:rPr>
                  <w:noProof/>
                  <w:webHidden/>
                </w:rPr>
                <w:tab/>
                <w:delText>7</w:delText>
              </w:r>
            </w:del>
          </w:ins>
        </w:p>
        <w:p w14:paraId="3EA7F6CC" w14:textId="6051CBFC" w:rsidR="00197962" w:rsidDel="00572080" w:rsidRDefault="00197962">
          <w:pPr>
            <w:pStyle w:val="TOC2"/>
            <w:tabs>
              <w:tab w:val="right" w:leader="dot" w:pos="9350"/>
            </w:tabs>
            <w:rPr>
              <w:ins w:id="289" w:author="Bhagwan Virdi" w:date="2017-04-11T15:32:00Z"/>
              <w:del w:id="290" w:author="prabh" w:date="2017-04-14T01:38:00Z"/>
              <w:rFonts w:eastAsiaTheme="minorEastAsia"/>
              <w:noProof/>
              <w:lang w:val="en-CA" w:eastAsia="en-CA"/>
            </w:rPr>
          </w:pPr>
          <w:ins w:id="291" w:author="Bhagwan Virdi" w:date="2017-04-11T15:32:00Z">
            <w:del w:id="292" w:author="prabh" w:date="2017-04-14T01:38:00Z">
              <w:r w:rsidRPr="00572080" w:rsidDel="00572080">
                <w:rPr>
                  <w:rStyle w:val="Hyperlink"/>
                  <w:noProof/>
                  <w:rPrChange w:id="293" w:author="prabh" w:date="2017-04-14T01:38:00Z">
                    <w:rPr>
                      <w:rStyle w:val="Hyperlink"/>
                      <w:noProof/>
                    </w:rPr>
                  </w:rPrChange>
                </w:rPr>
                <w:delText>Additional work/Changes</w:delText>
              </w:r>
              <w:r w:rsidDel="00572080">
                <w:rPr>
                  <w:noProof/>
                  <w:webHidden/>
                </w:rPr>
                <w:tab/>
                <w:delText>7</w:delText>
              </w:r>
            </w:del>
          </w:ins>
        </w:p>
        <w:p w14:paraId="4CB3B677" w14:textId="0F31847C" w:rsidR="00197962" w:rsidDel="00572080" w:rsidRDefault="00197962">
          <w:pPr>
            <w:pStyle w:val="TOC1"/>
            <w:tabs>
              <w:tab w:val="right" w:leader="dot" w:pos="9350"/>
            </w:tabs>
            <w:rPr>
              <w:ins w:id="294" w:author="Bhagwan Virdi" w:date="2017-04-11T15:32:00Z"/>
              <w:del w:id="295" w:author="prabh" w:date="2017-04-14T01:38:00Z"/>
              <w:rFonts w:eastAsiaTheme="minorEastAsia"/>
              <w:noProof/>
              <w:lang w:val="en-CA" w:eastAsia="en-CA"/>
            </w:rPr>
          </w:pPr>
          <w:ins w:id="296" w:author="Bhagwan Virdi" w:date="2017-04-11T15:32:00Z">
            <w:del w:id="297" w:author="prabh" w:date="2017-04-14T01:38:00Z">
              <w:r w:rsidRPr="00572080" w:rsidDel="00572080">
                <w:rPr>
                  <w:rStyle w:val="Hyperlink"/>
                  <w:noProof/>
                  <w:rPrChange w:id="298" w:author="prabh" w:date="2017-04-14T01:38:00Z">
                    <w:rPr>
                      <w:rStyle w:val="Hyperlink"/>
                      <w:noProof/>
                    </w:rPr>
                  </w:rPrChange>
                </w:rPr>
                <w:delText>Appendix 3</w:delText>
              </w:r>
              <w:r w:rsidDel="00572080">
                <w:rPr>
                  <w:noProof/>
                  <w:webHidden/>
                </w:rPr>
                <w:tab/>
                <w:delText>8</w:delText>
              </w:r>
            </w:del>
          </w:ins>
        </w:p>
        <w:p w14:paraId="256BE293" w14:textId="47B5E128" w:rsidR="00197962" w:rsidDel="00572080" w:rsidRDefault="00197962">
          <w:pPr>
            <w:pStyle w:val="TOC1"/>
            <w:tabs>
              <w:tab w:val="right" w:leader="dot" w:pos="9350"/>
            </w:tabs>
            <w:rPr>
              <w:ins w:id="299" w:author="Bhagwan Virdi" w:date="2017-04-11T15:32:00Z"/>
              <w:del w:id="300" w:author="prabh" w:date="2017-04-14T01:38:00Z"/>
              <w:rFonts w:eastAsiaTheme="minorEastAsia"/>
              <w:noProof/>
              <w:lang w:val="en-CA" w:eastAsia="en-CA"/>
            </w:rPr>
          </w:pPr>
          <w:ins w:id="301" w:author="Bhagwan Virdi" w:date="2017-04-11T15:32:00Z">
            <w:del w:id="302" w:author="prabh" w:date="2017-04-14T01:38:00Z">
              <w:r w:rsidRPr="00572080" w:rsidDel="00572080">
                <w:rPr>
                  <w:rStyle w:val="Hyperlink"/>
                  <w:noProof/>
                  <w:rPrChange w:id="303" w:author="prabh" w:date="2017-04-14T01:38:00Z">
                    <w:rPr>
                      <w:rStyle w:val="Hyperlink"/>
                      <w:noProof/>
                    </w:rPr>
                  </w:rPrChange>
                </w:rPr>
                <w:delText>Milestone 3: Skeleton site with layout, tables and forms</w:delText>
              </w:r>
              <w:r w:rsidDel="00572080">
                <w:rPr>
                  <w:noProof/>
                  <w:webHidden/>
                </w:rPr>
                <w:tab/>
                <w:delText>8</w:delText>
              </w:r>
            </w:del>
          </w:ins>
        </w:p>
        <w:p w14:paraId="36DFF818" w14:textId="02F5441E" w:rsidR="00197962" w:rsidDel="00572080" w:rsidRDefault="00197962">
          <w:pPr>
            <w:pStyle w:val="TOC2"/>
            <w:tabs>
              <w:tab w:val="right" w:leader="dot" w:pos="9350"/>
            </w:tabs>
            <w:rPr>
              <w:ins w:id="304" w:author="Bhagwan Virdi" w:date="2017-04-11T15:32:00Z"/>
              <w:del w:id="305" w:author="prabh" w:date="2017-04-14T01:38:00Z"/>
              <w:rFonts w:eastAsiaTheme="minorEastAsia"/>
              <w:noProof/>
              <w:lang w:val="en-CA" w:eastAsia="en-CA"/>
            </w:rPr>
          </w:pPr>
          <w:ins w:id="306" w:author="Bhagwan Virdi" w:date="2017-04-11T15:32:00Z">
            <w:del w:id="307" w:author="prabh" w:date="2017-04-14T01:38:00Z">
              <w:r w:rsidRPr="00572080" w:rsidDel="00572080">
                <w:rPr>
                  <w:rStyle w:val="Hyperlink"/>
                  <w:noProof/>
                  <w:rPrChange w:id="308" w:author="prabh" w:date="2017-04-14T01:38:00Z">
                    <w:rPr>
                      <w:rStyle w:val="Hyperlink"/>
                      <w:noProof/>
                    </w:rPr>
                  </w:rPrChange>
                </w:rPr>
                <w:delText>URL of the prototype website</w:delText>
              </w:r>
              <w:r w:rsidDel="00572080">
                <w:rPr>
                  <w:noProof/>
                  <w:webHidden/>
                </w:rPr>
                <w:tab/>
                <w:delText>8</w:delText>
              </w:r>
            </w:del>
          </w:ins>
        </w:p>
        <w:p w14:paraId="493D90A0" w14:textId="49EB88AB" w:rsidR="00197962" w:rsidDel="00572080" w:rsidRDefault="00197962">
          <w:pPr>
            <w:pStyle w:val="TOC2"/>
            <w:tabs>
              <w:tab w:val="right" w:leader="dot" w:pos="9350"/>
            </w:tabs>
            <w:rPr>
              <w:ins w:id="309" w:author="Bhagwan Virdi" w:date="2017-04-11T15:32:00Z"/>
              <w:del w:id="310" w:author="prabh" w:date="2017-04-14T01:38:00Z"/>
              <w:rFonts w:eastAsiaTheme="minorEastAsia"/>
              <w:noProof/>
              <w:lang w:val="en-CA" w:eastAsia="en-CA"/>
            </w:rPr>
          </w:pPr>
          <w:ins w:id="311" w:author="Bhagwan Virdi" w:date="2017-04-11T15:32:00Z">
            <w:del w:id="312" w:author="prabh" w:date="2017-04-14T01:38:00Z">
              <w:r w:rsidRPr="00572080" w:rsidDel="00572080">
                <w:rPr>
                  <w:rStyle w:val="Hyperlink"/>
                  <w:noProof/>
                  <w:rPrChange w:id="313" w:author="prabh" w:date="2017-04-14T01:38:00Z">
                    <w:rPr>
                      <w:rStyle w:val="Hyperlink"/>
                      <w:noProof/>
                    </w:rPr>
                  </w:rPrChange>
                </w:rPr>
                <w:delText>http://students.bcitdev.com/A00980505/G2/index.html</w:delText>
              </w:r>
              <w:r w:rsidDel="00572080">
                <w:rPr>
                  <w:noProof/>
                  <w:webHidden/>
                </w:rPr>
                <w:tab/>
                <w:delText>8</w:delText>
              </w:r>
            </w:del>
          </w:ins>
        </w:p>
        <w:p w14:paraId="59E23725" w14:textId="43E4B7FC" w:rsidR="00197962" w:rsidDel="00572080" w:rsidRDefault="00197962">
          <w:pPr>
            <w:pStyle w:val="TOC2"/>
            <w:tabs>
              <w:tab w:val="right" w:leader="dot" w:pos="9350"/>
            </w:tabs>
            <w:rPr>
              <w:ins w:id="314" w:author="Bhagwan Virdi" w:date="2017-04-11T15:32:00Z"/>
              <w:del w:id="315" w:author="prabh" w:date="2017-04-14T01:38:00Z"/>
              <w:rFonts w:eastAsiaTheme="minorEastAsia"/>
              <w:noProof/>
              <w:lang w:val="en-CA" w:eastAsia="en-CA"/>
            </w:rPr>
          </w:pPr>
          <w:ins w:id="316" w:author="Bhagwan Virdi" w:date="2017-04-11T15:32:00Z">
            <w:del w:id="317" w:author="prabh" w:date="2017-04-14T01:38:00Z">
              <w:r w:rsidRPr="00572080" w:rsidDel="00572080">
                <w:rPr>
                  <w:rStyle w:val="Hyperlink"/>
                  <w:noProof/>
                  <w:rPrChange w:id="318" w:author="prabh" w:date="2017-04-14T01:38:00Z">
                    <w:rPr>
                      <w:rStyle w:val="Hyperlink"/>
                      <w:noProof/>
                    </w:rPr>
                  </w:rPrChange>
                </w:rPr>
                <w:delText>List of all the items completed</w:delText>
              </w:r>
              <w:r w:rsidDel="00572080">
                <w:rPr>
                  <w:noProof/>
                  <w:webHidden/>
                </w:rPr>
                <w:tab/>
                <w:delText>8</w:delText>
              </w:r>
            </w:del>
          </w:ins>
        </w:p>
        <w:p w14:paraId="566A6B4B" w14:textId="41A0CB01" w:rsidR="00197962" w:rsidDel="00572080" w:rsidRDefault="00197962">
          <w:pPr>
            <w:pStyle w:val="TOC2"/>
            <w:tabs>
              <w:tab w:val="right" w:leader="dot" w:pos="9350"/>
            </w:tabs>
            <w:rPr>
              <w:ins w:id="319" w:author="Bhagwan Virdi" w:date="2017-04-11T15:32:00Z"/>
              <w:del w:id="320" w:author="prabh" w:date="2017-04-14T01:38:00Z"/>
              <w:rFonts w:eastAsiaTheme="minorEastAsia"/>
              <w:noProof/>
              <w:lang w:val="en-CA" w:eastAsia="en-CA"/>
            </w:rPr>
          </w:pPr>
          <w:ins w:id="321" w:author="Bhagwan Virdi" w:date="2017-04-11T15:32:00Z">
            <w:del w:id="322" w:author="prabh" w:date="2017-04-14T01:38:00Z">
              <w:r w:rsidRPr="00572080" w:rsidDel="00572080">
                <w:rPr>
                  <w:rStyle w:val="Hyperlink"/>
                  <w:noProof/>
                  <w:rPrChange w:id="323" w:author="prabh" w:date="2017-04-14T01:38:00Z">
                    <w:rPr>
                      <w:rStyle w:val="Hyperlink"/>
                      <w:noProof/>
                    </w:rPr>
                  </w:rPrChange>
                </w:rPr>
                <w:delText>Additional work/Issues/Changes</w:delText>
              </w:r>
              <w:r w:rsidDel="00572080">
                <w:rPr>
                  <w:noProof/>
                  <w:webHidden/>
                </w:rPr>
                <w:tab/>
                <w:delText>8</w:delText>
              </w:r>
            </w:del>
          </w:ins>
        </w:p>
        <w:p w14:paraId="4BA308D1" w14:textId="16A90ACA" w:rsidR="00197962" w:rsidDel="00572080" w:rsidRDefault="00197962">
          <w:pPr>
            <w:pStyle w:val="TOC2"/>
            <w:tabs>
              <w:tab w:val="right" w:leader="dot" w:pos="9350"/>
            </w:tabs>
            <w:rPr>
              <w:ins w:id="324" w:author="Bhagwan Virdi" w:date="2017-04-11T15:32:00Z"/>
              <w:del w:id="325" w:author="prabh" w:date="2017-04-14T01:38:00Z"/>
              <w:rFonts w:eastAsiaTheme="minorEastAsia"/>
              <w:noProof/>
              <w:lang w:val="en-CA" w:eastAsia="en-CA"/>
            </w:rPr>
          </w:pPr>
          <w:ins w:id="326" w:author="Bhagwan Virdi" w:date="2017-04-11T15:32:00Z">
            <w:del w:id="327" w:author="prabh" w:date="2017-04-14T01:38:00Z">
              <w:r w:rsidRPr="00572080" w:rsidDel="00572080">
                <w:rPr>
                  <w:rStyle w:val="Hyperlink"/>
                  <w:noProof/>
                  <w:rPrChange w:id="328" w:author="prabh" w:date="2017-04-14T01:38:00Z">
                    <w:rPr>
                      <w:rStyle w:val="Hyperlink"/>
                      <w:noProof/>
                    </w:rPr>
                  </w:rPrChange>
                </w:rPr>
                <w:delText>Documentation of Work</w:delText>
              </w:r>
              <w:r w:rsidDel="00572080">
                <w:rPr>
                  <w:noProof/>
                  <w:webHidden/>
                </w:rPr>
                <w:tab/>
                <w:delText>8</w:delText>
              </w:r>
            </w:del>
          </w:ins>
        </w:p>
        <w:p w14:paraId="48961B55" w14:textId="32C179BD" w:rsidR="00197962" w:rsidDel="00572080" w:rsidRDefault="00197962">
          <w:pPr>
            <w:pStyle w:val="TOC2"/>
            <w:tabs>
              <w:tab w:val="right" w:leader="dot" w:pos="9350"/>
            </w:tabs>
            <w:rPr>
              <w:ins w:id="329" w:author="Bhagwan Virdi" w:date="2017-04-11T15:32:00Z"/>
              <w:del w:id="330" w:author="prabh" w:date="2017-04-14T01:38:00Z"/>
              <w:rFonts w:eastAsiaTheme="minorEastAsia"/>
              <w:noProof/>
              <w:lang w:val="en-CA" w:eastAsia="en-CA"/>
            </w:rPr>
          </w:pPr>
          <w:ins w:id="331" w:author="Bhagwan Virdi" w:date="2017-04-11T15:32:00Z">
            <w:del w:id="332" w:author="prabh" w:date="2017-04-14T01:38:00Z">
              <w:r w:rsidRPr="00572080" w:rsidDel="00572080">
                <w:rPr>
                  <w:rStyle w:val="Hyperlink"/>
                  <w:noProof/>
                  <w:rPrChange w:id="333" w:author="prabh" w:date="2017-04-14T01:38:00Z">
                    <w:rPr>
                      <w:rStyle w:val="Hyperlink"/>
                      <w:noProof/>
                    </w:rPr>
                  </w:rPrChange>
                </w:rPr>
                <w:delText>A/B Testing</w:delText>
              </w:r>
              <w:r w:rsidDel="00572080">
                <w:rPr>
                  <w:noProof/>
                  <w:webHidden/>
                </w:rPr>
                <w:tab/>
                <w:delText>10</w:delText>
              </w:r>
            </w:del>
          </w:ins>
        </w:p>
        <w:p w14:paraId="41A36AD0" w14:textId="24EA55C0" w:rsidR="00197962" w:rsidDel="00572080" w:rsidRDefault="00197962">
          <w:pPr>
            <w:pStyle w:val="TOC3"/>
            <w:tabs>
              <w:tab w:val="right" w:leader="dot" w:pos="9350"/>
            </w:tabs>
            <w:rPr>
              <w:ins w:id="334" w:author="Bhagwan Virdi" w:date="2017-04-11T15:32:00Z"/>
              <w:del w:id="335" w:author="prabh" w:date="2017-04-14T01:38:00Z"/>
              <w:rFonts w:eastAsiaTheme="minorEastAsia"/>
              <w:noProof/>
              <w:lang w:val="en-CA" w:eastAsia="en-CA"/>
            </w:rPr>
          </w:pPr>
          <w:ins w:id="336" w:author="Bhagwan Virdi" w:date="2017-04-11T15:32:00Z">
            <w:del w:id="337" w:author="prabh" w:date="2017-04-14T01:38:00Z">
              <w:r w:rsidRPr="00572080" w:rsidDel="00572080">
                <w:rPr>
                  <w:rStyle w:val="Hyperlink"/>
                  <w:noProof/>
                  <w:rPrChange w:id="338" w:author="prabh" w:date="2017-04-14T01:38:00Z">
                    <w:rPr>
                      <w:rStyle w:val="Hyperlink"/>
                      <w:noProof/>
                    </w:rPr>
                  </w:rPrChange>
                </w:rPr>
                <w:delText>Test 1</w:delText>
              </w:r>
              <w:r w:rsidDel="00572080">
                <w:rPr>
                  <w:noProof/>
                  <w:webHidden/>
                </w:rPr>
                <w:tab/>
                <w:delText>10</w:delText>
              </w:r>
            </w:del>
          </w:ins>
        </w:p>
        <w:p w14:paraId="35458CB9" w14:textId="39073AC8" w:rsidR="00197962" w:rsidDel="00572080" w:rsidRDefault="00197962">
          <w:pPr>
            <w:pStyle w:val="TOC3"/>
            <w:tabs>
              <w:tab w:val="right" w:leader="dot" w:pos="9350"/>
            </w:tabs>
            <w:rPr>
              <w:ins w:id="339" w:author="Bhagwan Virdi" w:date="2017-04-11T15:32:00Z"/>
              <w:del w:id="340" w:author="prabh" w:date="2017-04-14T01:38:00Z"/>
              <w:rFonts w:eastAsiaTheme="minorEastAsia"/>
              <w:noProof/>
              <w:lang w:val="en-CA" w:eastAsia="en-CA"/>
            </w:rPr>
          </w:pPr>
          <w:ins w:id="341" w:author="Bhagwan Virdi" w:date="2017-04-11T15:32:00Z">
            <w:del w:id="342" w:author="prabh" w:date="2017-04-14T01:38:00Z">
              <w:r w:rsidRPr="00572080" w:rsidDel="00572080">
                <w:rPr>
                  <w:rStyle w:val="Hyperlink"/>
                  <w:noProof/>
                  <w:rPrChange w:id="343" w:author="prabh" w:date="2017-04-14T01:38:00Z">
                    <w:rPr>
                      <w:rStyle w:val="Hyperlink"/>
                      <w:noProof/>
                    </w:rPr>
                  </w:rPrChange>
                </w:rPr>
                <w:delText>Test 2</w:delText>
              </w:r>
              <w:r w:rsidDel="00572080">
                <w:rPr>
                  <w:noProof/>
                  <w:webHidden/>
                </w:rPr>
                <w:tab/>
                <w:delText>11</w:delText>
              </w:r>
            </w:del>
          </w:ins>
        </w:p>
        <w:p w14:paraId="483462E8" w14:textId="43E3D8EA" w:rsidR="00197962" w:rsidDel="00572080" w:rsidRDefault="00197962">
          <w:pPr>
            <w:pStyle w:val="TOC1"/>
            <w:tabs>
              <w:tab w:val="right" w:leader="dot" w:pos="9350"/>
            </w:tabs>
            <w:rPr>
              <w:ins w:id="344" w:author="Bhagwan Virdi" w:date="2017-04-11T15:32:00Z"/>
              <w:del w:id="345" w:author="prabh" w:date="2017-04-14T01:38:00Z"/>
              <w:rFonts w:eastAsiaTheme="minorEastAsia"/>
              <w:noProof/>
              <w:lang w:val="en-CA" w:eastAsia="en-CA"/>
            </w:rPr>
          </w:pPr>
          <w:ins w:id="346" w:author="Bhagwan Virdi" w:date="2017-04-11T15:32:00Z">
            <w:del w:id="347" w:author="prabh" w:date="2017-04-14T01:38:00Z">
              <w:r w:rsidRPr="00572080" w:rsidDel="00572080">
                <w:rPr>
                  <w:rStyle w:val="Hyperlink"/>
                  <w:noProof/>
                  <w:rPrChange w:id="348" w:author="prabh" w:date="2017-04-14T01:38:00Z">
                    <w:rPr>
                      <w:rStyle w:val="Hyperlink"/>
                      <w:noProof/>
                    </w:rPr>
                  </w:rPrChange>
                </w:rPr>
                <w:delText>Appendix 2</w:delText>
              </w:r>
              <w:r w:rsidDel="00572080">
                <w:rPr>
                  <w:noProof/>
                  <w:webHidden/>
                </w:rPr>
                <w:tab/>
                <w:delText>13</w:delText>
              </w:r>
            </w:del>
          </w:ins>
        </w:p>
        <w:p w14:paraId="1CC345FC" w14:textId="764BE96F" w:rsidR="00197962" w:rsidDel="00572080" w:rsidRDefault="00197962">
          <w:pPr>
            <w:pStyle w:val="TOC2"/>
            <w:tabs>
              <w:tab w:val="right" w:leader="dot" w:pos="9350"/>
            </w:tabs>
            <w:rPr>
              <w:ins w:id="349" w:author="Bhagwan Virdi" w:date="2017-04-11T15:32:00Z"/>
              <w:del w:id="350" w:author="prabh" w:date="2017-04-14T01:38:00Z"/>
              <w:rFonts w:eastAsiaTheme="minorEastAsia"/>
              <w:noProof/>
              <w:lang w:val="en-CA" w:eastAsia="en-CA"/>
            </w:rPr>
          </w:pPr>
          <w:ins w:id="351" w:author="Bhagwan Virdi" w:date="2017-04-11T15:32:00Z">
            <w:del w:id="352" w:author="prabh" w:date="2017-04-14T01:38:00Z">
              <w:r w:rsidRPr="00572080" w:rsidDel="00572080">
                <w:rPr>
                  <w:rStyle w:val="Hyperlink"/>
                  <w:noProof/>
                  <w:rPrChange w:id="353" w:author="prabh" w:date="2017-04-14T01:38:00Z">
                    <w:rPr>
                      <w:rStyle w:val="Hyperlink"/>
                      <w:noProof/>
                    </w:rPr>
                  </w:rPrChange>
                </w:rPr>
                <w:delText>Milestone 2: Site Map and Page Design</w:delText>
              </w:r>
              <w:r w:rsidDel="00572080">
                <w:rPr>
                  <w:noProof/>
                  <w:webHidden/>
                </w:rPr>
                <w:tab/>
                <w:delText>13</w:delText>
              </w:r>
            </w:del>
          </w:ins>
        </w:p>
        <w:p w14:paraId="0A609703" w14:textId="22B5BEFA" w:rsidR="00197962" w:rsidDel="00572080" w:rsidRDefault="00197962">
          <w:pPr>
            <w:pStyle w:val="TOC2"/>
            <w:tabs>
              <w:tab w:val="right" w:leader="dot" w:pos="9350"/>
            </w:tabs>
            <w:rPr>
              <w:ins w:id="354" w:author="Bhagwan Virdi" w:date="2017-04-11T15:32:00Z"/>
              <w:del w:id="355" w:author="prabh" w:date="2017-04-14T01:38:00Z"/>
              <w:rFonts w:eastAsiaTheme="minorEastAsia"/>
              <w:noProof/>
              <w:lang w:val="en-CA" w:eastAsia="en-CA"/>
            </w:rPr>
          </w:pPr>
          <w:ins w:id="356" w:author="Bhagwan Virdi" w:date="2017-04-11T15:32:00Z">
            <w:del w:id="357" w:author="prabh" w:date="2017-04-14T01:38:00Z">
              <w:r w:rsidRPr="00572080" w:rsidDel="00572080">
                <w:rPr>
                  <w:rStyle w:val="Hyperlink"/>
                  <w:noProof/>
                  <w:rPrChange w:id="358" w:author="prabh" w:date="2017-04-14T01:38:00Z">
                    <w:rPr>
                      <w:rStyle w:val="Hyperlink"/>
                      <w:noProof/>
                    </w:rPr>
                  </w:rPrChange>
                </w:rPr>
                <w:delText>Sitemap</w:delText>
              </w:r>
              <w:r w:rsidDel="00572080">
                <w:rPr>
                  <w:noProof/>
                  <w:webHidden/>
                </w:rPr>
                <w:tab/>
                <w:delText>13</w:delText>
              </w:r>
            </w:del>
          </w:ins>
        </w:p>
        <w:p w14:paraId="368E05FD" w14:textId="27D33862" w:rsidR="00197962" w:rsidDel="00572080" w:rsidRDefault="00197962">
          <w:pPr>
            <w:pStyle w:val="TOC1"/>
            <w:tabs>
              <w:tab w:val="right" w:leader="dot" w:pos="9350"/>
            </w:tabs>
            <w:rPr>
              <w:ins w:id="359" w:author="Bhagwan Virdi" w:date="2017-04-11T15:32:00Z"/>
              <w:del w:id="360" w:author="prabh" w:date="2017-04-14T01:38:00Z"/>
              <w:rFonts w:eastAsiaTheme="minorEastAsia"/>
              <w:noProof/>
              <w:lang w:val="en-CA" w:eastAsia="en-CA"/>
            </w:rPr>
          </w:pPr>
          <w:ins w:id="361" w:author="Bhagwan Virdi" w:date="2017-04-11T15:32:00Z">
            <w:del w:id="362" w:author="prabh" w:date="2017-04-14T01:38:00Z">
              <w:r w:rsidDel="00572080">
                <w:rPr>
                  <w:noProof/>
                  <w:webHidden/>
                </w:rPr>
                <w:tab/>
                <w:delText>13</w:delText>
              </w:r>
            </w:del>
          </w:ins>
        </w:p>
        <w:p w14:paraId="018881B9" w14:textId="68686006" w:rsidR="00197962" w:rsidDel="00572080" w:rsidRDefault="00197962">
          <w:pPr>
            <w:pStyle w:val="TOC3"/>
            <w:tabs>
              <w:tab w:val="right" w:leader="dot" w:pos="9350"/>
            </w:tabs>
            <w:rPr>
              <w:ins w:id="363" w:author="Bhagwan Virdi" w:date="2017-04-11T15:32:00Z"/>
              <w:del w:id="364" w:author="prabh" w:date="2017-04-14T01:38:00Z"/>
              <w:rFonts w:eastAsiaTheme="minorEastAsia"/>
              <w:noProof/>
              <w:lang w:val="en-CA" w:eastAsia="en-CA"/>
            </w:rPr>
          </w:pPr>
          <w:ins w:id="365" w:author="Bhagwan Virdi" w:date="2017-04-11T15:32:00Z">
            <w:del w:id="366" w:author="prabh" w:date="2017-04-14T01:38:00Z">
              <w:r w:rsidRPr="00572080" w:rsidDel="00572080">
                <w:rPr>
                  <w:rStyle w:val="Hyperlink"/>
                  <w:noProof/>
                  <w:rPrChange w:id="367" w:author="prabh" w:date="2017-04-14T01:38:00Z">
                    <w:rPr>
                      <w:rStyle w:val="Hyperlink"/>
                      <w:noProof/>
                    </w:rPr>
                  </w:rPrChange>
                </w:rPr>
                <w:delText>Site map explained</w:delText>
              </w:r>
              <w:r w:rsidDel="00572080">
                <w:rPr>
                  <w:noProof/>
                  <w:webHidden/>
                </w:rPr>
                <w:tab/>
                <w:delText>13</w:delText>
              </w:r>
            </w:del>
          </w:ins>
        </w:p>
        <w:p w14:paraId="6CE53C45" w14:textId="71A58091" w:rsidR="00197962" w:rsidDel="00572080" w:rsidRDefault="00197962">
          <w:pPr>
            <w:pStyle w:val="TOC2"/>
            <w:tabs>
              <w:tab w:val="right" w:leader="dot" w:pos="9350"/>
            </w:tabs>
            <w:rPr>
              <w:ins w:id="368" w:author="Bhagwan Virdi" w:date="2017-04-11T15:32:00Z"/>
              <w:del w:id="369" w:author="prabh" w:date="2017-04-14T01:38:00Z"/>
              <w:rFonts w:eastAsiaTheme="minorEastAsia"/>
              <w:noProof/>
              <w:lang w:val="en-CA" w:eastAsia="en-CA"/>
            </w:rPr>
          </w:pPr>
          <w:ins w:id="370" w:author="Bhagwan Virdi" w:date="2017-04-11T15:32:00Z">
            <w:del w:id="371" w:author="prabh" w:date="2017-04-14T01:38:00Z">
              <w:r w:rsidRPr="00572080" w:rsidDel="00572080">
                <w:rPr>
                  <w:rStyle w:val="Hyperlink"/>
                  <w:noProof/>
                  <w:rPrChange w:id="372" w:author="prabh" w:date="2017-04-14T01:38:00Z">
                    <w:rPr>
                      <w:rStyle w:val="Hyperlink"/>
                      <w:noProof/>
                    </w:rPr>
                  </w:rPrChange>
                </w:rPr>
                <w:delText>Wireframe Page Layouts</w:delText>
              </w:r>
              <w:r w:rsidDel="00572080">
                <w:rPr>
                  <w:noProof/>
                  <w:webHidden/>
                </w:rPr>
                <w:tab/>
                <w:delText>15</w:delText>
              </w:r>
            </w:del>
          </w:ins>
        </w:p>
        <w:p w14:paraId="31460766" w14:textId="0278338D" w:rsidR="00197962" w:rsidDel="00572080" w:rsidRDefault="00197962">
          <w:pPr>
            <w:pStyle w:val="TOC2"/>
            <w:tabs>
              <w:tab w:val="right" w:leader="dot" w:pos="9350"/>
            </w:tabs>
            <w:rPr>
              <w:ins w:id="373" w:author="Bhagwan Virdi" w:date="2017-04-11T15:32:00Z"/>
              <w:del w:id="374" w:author="prabh" w:date="2017-04-14T01:38:00Z"/>
              <w:rFonts w:eastAsiaTheme="minorEastAsia"/>
              <w:noProof/>
              <w:lang w:val="en-CA" w:eastAsia="en-CA"/>
            </w:rPr>
          </w:pPr>
          <w:ins w:id="375" w:author="Bhagwan Virdi" w:date="2017-04-11T15:32:00Z">
            <w:del w:id="376" w:author="prabh" w:date="2017-04-14T01:38:00Z">
              <w:r w:rsidRPr="00572080" w:rsidDel="00572080">
                <w:rPr>
                  <w:rStyle w:val="Hyperlink"/>
                  <w:noProof/>
                  <w:rPrChange w:id="377" w:author="prabh" w:date="2017-04-14T01:38:00Z">
                    <w:rPr>
                      <w:rStyle w:val="Hyperlink"/>
                      <w:noProof/>
                    </w:rPr>
                  </w:rPrChange>
                </w:rPr>
                <w:delText>Print Layouts</w:delText>
              </w:r>
              <w:r w:rsidDel="00572080">
                <w:rPr>
                  <w:noProof/>
                  <w:webHidden/>
                </w:rPr>
                <w:tab/>
                <w:delText>17</w:delText>
              </w:r>
            </w:del>
          </w:ins>
        </w:p>
        <w:p w14:paraId="66969B76" w14:textId="3D19825B" w:rsidR="00197962" w:rsidDel="00572080" w:rsidRDefault="00197962">
          <w:pPr>
            <w:pStyle w:val="TOC1"/>
            <w:tabs>
              <w:tab w:val="right" w:leader="dot" w:pos="9350"/>
            </w:tabs>
            <w:rPr>
              <w:ins w:id="378" w:author="Bhagwan Virdi" w:date="2017-04-11T15:32:00Z"/>
              <w:del w:id="379" w:author="prabh" w:date="2017-04-14T01:38:00Z"/>
              <w:rFonts w:eastAsiaTheme="minorEastAsia"/>
              <w:noProof/>
              <w:lang w:val="en-CA" w:eastAsia="en-CA"/>
            </w:rPr>
          </w:pPr>
          <w:ins w:id="380" w:author="Bhagwan Virdi" w:date="2017-04-11T15:32:00Z">
            <w:del w:id="381" w:author="prabh" w:date="2017-04-14T01:38:00Z">
              <w:r w:rsidRPr="00572080" w:rsidDel="00572080">
                <w:rPr>
                  <w:rStyle w:val="Hyperlink"/>
                  <w:noProof/>
                  <w:rPrChange w:id="382" w:author="prabh" w:date="2017-04-14T01:38:00Z">
                    <w:rPr>
                      <w:rStyle w:val="Hyperlink"/>
                      <w:noProof/>
                    </w:rPr>
                  </w:rPrChange>
                </w:rPr>
                <w:delText>Appendix 1</w:delText>
              </w:r>
              <w:r w:rsidDel="00572080">
                <w:rPr>
                  <w:noProof/>
                  <w:webHidden/>
                </w:rPr>
                <w:tab/>
                <w:delText>19</w:delText>
              </w:r>
            </w:del>
          </w:ins>
        </w:p>
        <w:p w14:paraId="3AD6DBAE" w14:textId="7443E608" w:rsidR="00197962" w:rsidDel="00572080" w:rsidRDefault="00197962">
          <w:pPr>
            <w:pStyle w:val="TOC2"/>
            <w:tabs>
              <w:tab w:val="right" w:leader="dot" w:pos="9350"/>
            </w:tabs>
            <w:rPr>
              <w:ins w:id="383" w:author="Bhagwan Virdi" w:date="2017-04-11T15:32:00Z"/>
              <w:del w:id="384" w:author="prabh" w:date="2017-04-14T01:38:00Z"/>
              <w:rFonts w:eastAsiaTheme="minorEastAsia"/>
              <w:noProof/>
              <w:lang w:val="en-CA" w:eastAsia="en-CA"/>
            </w:rPr>
          </w:pPr>
          <w:ins w:id="385" w:author="Bhagwan Virdi" w:date="2017-04-11T15:32:00Z">
            <w:del w:id="386" w:author="prabh" w:date="2017-04-14T01:38:00Z">
              <w:r w:rsidRPr="00572080" w:rsidDel="00572080">
                <w:rPr>
                  <w:rStyle w:val="Hyperlink"/>
                  <w:noProof/>
                  <w:rPrChange w:id="387" w:author="prabh" w:date="2017-04-14T01:38:00Z">
                    <w:rPr>
                      <w:rStyle w:val="Hyperlink"/>
                      <w:noProof/>
                    </w:rPr>
                  </w:rPrChange>
                </w:rPr>
                <w:delText>Introduction</w:delText>
              </w:r>
              <w:r w:rsidDel="00572080">
                <w:rPr>
                  <w:noProof/>
                  <w:webHidden/>
                </w:rPr>
                <w:tab/>
                <w:delText>19</w:delText>
              </w:r>
            </w:del>
          </w:ins>
        </w:p>
        <w:p w14:paraId="5FB66592" w14:textId="20389495" w:rsidR="00197962" w:rsidDel="00572080" w:rsidRDefault="00197962">
          <w:pPr>
            <w:pStyle w:val="TOC2"/>
            <w:tabs>
              <w:tab w:val="right" w:leader="dot" w:pos="9350"/>
            </w:tabs>
            <w:rPr>
              <w:ins w:id="388" w:author="Bhagwan Virdi" w:date="2017-04-11T15:32:00Z"/>
              <w:del w:id="389" w:author="prabh" w:date="2017-04-14T01:38:00Z"/>
              <w:rFonts w:eastAsiaTheme="minorEastAsia"/>
              <w:noProof/>
              <w:lang w:val="en-CA" w:eastAsia="en-CA"/>
            </w:rPr>
          </w:pPr>
          <w:ins w:id="390" w:author="Bhagwan Virdi" w:date="2017-04-11T15:32:00Z">
            <w:del w:id="391" w:author="prabh" w:date="2017-04-14T01:38:00Z">
              <w:r w:rsidRPr="00572080" w:rsidDel="00572080">
                <w:rPr>
                  <w:rStyle w:val="Hyperlink"/>
                  <w:noProof/>
                  <w:rPrChange w:id="392" w:author="prabh" w:date="2017-04-14T01:38:00Z">
                    <w:rPr>
                      <w:rStyle w:val="Hyperlink"/>
                      <w:noProof/>
                    </w:rPr>
                  </w:rPrChange>
                </w:rPr>
                <w:delText>About the website</w:delText>
              </w:r>
              <w:r w:rsidDel="00572080">
                <w:rPr>
                  <w:noProof/>
                  <w:webHidden/>
                </w:rPr>
                <w:tab/>
                <w:delText>19</w:delText>
              </w:r>
            </w:del>
          </w:ins>
        </w:p>
        <w:p w14:paraId="73637730" w14:textId="1B2B170B" w:rsidR="00197962" w:rsidDel="00572080" w:rsidRDefault="00197962">
          <w:pPr>
            <w:pStyle w:val="TOC2"/>
            <w:tabs>
              <w:tab w:val="right" w:leader="dot" w:pos="9350"/>
            </w:tabs>
            <w:rPr>
              <w:ins w:id="393" w:author="Bhagwan Virdi" w:date="2017-04-11T15:32:00Z"/>
              <w:del w:id="394" w:author="prabh" w:date="2017-04-14T01:38:00Z"/>
              <w:rFonts w:eastAsiaTheme="minorEastAsia"/>
              <w:noProof/>
              <w:lang w:val="en-CA" w:eastAsia="en-CA"/>
            </w:rPr>
          </w:pPr>
          <w:ins w:id="395" w:author="Bhagwan Virdi" w:date="2017-04-11T15:32:00Z">
            <w:del w:id="396" w:author="prabh" w:date="2017-04-14T01:38:00Z">
              <w:r w:rsidRPr="00572080" w:rsidDel="00572080">
                <w:rPr>
                  <w:rStyle w:val="Hyperlink"/>
                  <w:noProof/>
                  <w:rPrChange w:id="397" w:author="prabh" w:date="2017-04-14T01:38:00Z">
                    <w:rPr>
                      <w:rStyle w:val="Hyperlink"/>
                      <w:noProof/>
                    </w:rPr>
                  </w:rPrChange>
                </w:rPr>
                <w:delText>Functional Requirements</w:delText>
              </w:r>
              <w:r w:rsidDel="00572080">
                <w:rPr>
                  <w:noProof/>
                  <w:webHidden/>
                </w:rPr>
                <w:tab/>
                <w:delText>19</w:delText>
              </w:r>
            </w:del>
          </w:ins>
        </w:p>
        <w:p w14:paraId="49E074E2" w14:textId="0A1CF4D9" w:rsidR="00197962" w:rsidDel="00572080" w:rsidRDefault="00197962">
          <w:pPr>
            <w:pStyle w:val="TOC2"/>
            <w:tabs>
              <w:tab w:val="right" w:leader="dot" w:pos="9350"/>
            </w:tabs>
            <w:rPr>
              <w:ins w:id="398" w:author="Bhagwan Virdi" w:date="2017-04-11T15:32:00Z"/>
              <w:del w:id="399" w:author="prabh" w:date="2017-04-14T01:38:00Z"/>
              <w:rFonts w:eastAsiaTheme="minorEastAsia"/>
              <w:noProof/>
              <w:lang w:val="en-CA" w:eastAsia="en-CA"/>
            </w:rPr>
          </w:pPr>
          <w:ins w:id="400" w:author="Bhagwan Virdi" w:date="2017-04-11T15:32:00Z">
            <w:del w:id="401" w:author="prabh" w:date="2017-04-14T01:38:00Z">
              <w:r w:rsidRPr="00572080" w:rsidDel="00572080">
                <w:rPr>
                  <w:rStyle w:val="Hyperlink"/>
                  <w:noProof/>
                  <w:rPrChange w:id="402" w:author="prabh" w:date="2017-04-14T01:38:00Z">
                    <w:rPr>
                      <w:rStyle w:val="Hyperlink"/>
                      <w:noProof/>
                    </w:rPr>
                  </w:rPrChange>
                </w:rPr>
                <w:delText>Work Plan</w:delText>
              </w:r>
              <w:r w:rsidDel="00572080">
                <w:rPr>
                  <w:noProof/>
                  <w:webHidden/>
                </w:rPr>
                <w:tab/>
                <w:delText>20</w:delText>
              </w:r>
            </w:del>
          </w:ins>
        </w:p>
        <w:p w14:paraId="46CDAEA7" w14:textId="1A985C2D" w:rsidR="00D81006" w:rsidDel="00572080" w:rsidRDefault="00D81006">
          <w:pPr>
            <w:pStyle w:val="TOC1"/>
            <w:tabs>
              <w:tab w:val="right" w:leader="dot" w:pos="9350"/>
            </w:tabs>
            <w:rPr>
              <w:ins w:id="403" w:author="Prabhvir Saran [2]" w:date="2017-03-24T00:50:00Z"/>
              <w:del w:id="404" w:author="prabh" w:date="2017-04-14T01:38:00Z"/>
              <w:rFonts w:eastAsiaTheme="minorEastAsia"/>
              <w:noProof/>
              <w:lang w:val="en-CA" w:eastAsia="en-CA"/>
            </w:rPr>
          </w:pPr>
          <w:ins w:id="405" w:author="Prabhvir Saran [2]" w:date="2017-03-24T00:50:00Z">
            <w:del w:id="406" w:author="prabh" w:date="2017-04-14T01:38:00Z">
              <w:r w:rsidRPr="00B718EC" w:rsidDel="00572080">
                <w:rPr>
                  <w:rStyle w:val="Hyperlink"/>
                  <w:noProof/>
                </w:rPr>
                <w:delText>Milestone 4: Deployed JavaScript-enabled site – validated, tested</w:delText>
              </w:r>
              <w:r w:rsidDel="00572080">
                <w:rPr>
                  <w:noProof/>
                  <w:webHidden/>
                </w:rPr>
                <w:tab/>
              </w:r>
            </w:del>
          </w:ins>
          <w:ins w:id="407" w:author="Prabhvir Saran [2]" w:date="2017-03-24T01:09:00Z">
            <w:del w:id="408" w:author="prabh" w:date="2017-04-14T01:38:00Z">
              <w:r w:rsidR="00DA548F" w:rsidDel="00572080">
                <w:rPr>
                  <w:noProof/>
                  <w:webHidden/>
                </w:rPr>
                <w:delText>3</w:delText>
              </w:r>
            </w:del>
          </w:ins>
        </w:p>
        <w:p w14:paraId="5BB20905" w14:textId="625DFB17" w:rsidR="00D81006" w:rsidDel="00572080" w:rsidRDefault="00D81006">
          <w:pPr>
            <w:pStyle w:val="TOC2"/>
            <w:tabs>
              <w:tab w:val="right" w:leader="dot" w:pos="9350"/>
            </w:tabs>
            <w:rPr>
              <w:ins w:id="409" w:author="Prabhvir Saran [2]" w:date="2017-03-24T00:50:00Z"/>
              <w:del w:id="410" w:author="prabh" w:date="2017-04-14T01:38:00Z"/>
              <w:rFonts w:eastAsiaTheme="minorEastAsia"/>
              <w:noProof/>
              <w:lang w:val="en-CA" w:eastAsia="en-CA"/>
            </w:rPr>
          </w:pPr>
          <w:ins w:id="411" w:author="Prabhvir Saran [2]" w:date="2017-03-24T00:50:00Z">
            <w:del w:id="412" w:author="prabh" w:date="2017-04-14T01:38:00Z">
              <w:r w:rsidRPr="00B718EC" w:rsidDel="00572080">
                <w:rPr>
                  <w:rStyle w:val="Hyperlink"/>
                  <w:noProof/>
                </w:rPr>
                <w:delText>URL of the website</w:delText>
              </w:r>
              <w:r w:rsidDel="00572080">
                <w:rPr>
                  <w:noProof/>
                  <w:webHidden/>
                </w:rPr>
                <w:tab/>
              </w:r>
            </w:del>
          </w:ins>
          <w:ins w:id="413" w:author="Prabhvir Saran [2]" w:date="2017-03-24T01:09:00Z">
            <w:del w:id="414" w:author="prabh" w:date="2017-04-14T01:38:00Z">
              <w:r w:rsidR="00DA548F" w:rsidDel="00572080">
                <w:rPr>
                  <w:noProof/>
                  <w:webHidden/>
                </w:rPr>
                <w:delText>3</w:delText>
              </w:r>
            </w:del>
          </w:ins>
        </w:p>
        <w:p w14:paraId="5810E22D" w14:textId="7D251E83" w:rsidR="00D81006" w:rsidDel="00572080" w:rsidRDefault="00D81006">
          <w:pPr>
            <w:pStyle w:val="TOC2"/>
            <w:tabs>
              <w:tab w:val="right" w:leader="dot" w:pos="9350"/>
            </w:tabs>
            <w:rPr>
              <w:ins w:id="415" w:author="Prabhvir Saran [2]" w:date="2017-03-24T00:50:00Z"/>
              <w:del w:id="416" w:author="prabh" w:date="2017-04-14T01:38:00Z"/>
              <w:rFonts w:eastAsiaTheme="minorEastAsia"/>
              <w:noProof/>
              <w:lang w:val="en-CA" w:eastAsia="en-CA"/>
            </w:rPr>
          </w:pPr>
          <w:ins w:id="417" w:author="Prabhvir Saran [2]" w:date="2017-03-24T00:50:00Z">
            <w:del w:id="418" w:author="prabh" w:date="2017-04-14T01:38:00Z">
              <w:r w:rsidRPr="00B718EC" w:rsidDel="00572080">
                <w:rPr>
                  <w:rStyle w:val="Hyperlink"/>
                  <w:noProof/>
                </w:rPr>
                <w:delText>List of all the items completed</w:delText>
              </w:r>
              <w:r w:rsidDel="00572080">
                <w:rPr>
                  <w:noProof/>
                  <w:webHidden/>
                </w:rPr>
                <w:tab/>
              </w:r>
            </w:del>
          </w:ins>
          <w:ins w:id="419" w:author="Prabhvir Saran [2]" w:date="2017-03-24T01:09:00Z">
            <w:del w:id="420" w:author="prabh" w:date="2017-04-14T01:38:00Z">
              <w:r w:rsidR="00DA548F" w:rsidDel="00572080">
                <w:rPr>
                  <w:noProof/>
                  <w:webHidden/>
                </w:rPr>
                <w:delText>3</w:delText>
              </w:r>
            </w:del>
          </w:ins>
        </w:p>
        <w:p w14:paraId="1AC1BEA1" w14:textId="2FA1452D" w:rsidR="00D81006" w:rsidDel="00572080" w:rsidRDefault="00D81006">
          <w:pPr>
            <w:pStyle w:val="TOC2"/>
            <w:tabs>
              <w:tab w:val="right" w:leader="dot" w:pos="9350"/>
            </w:tabs>
            <w:rPr>
              <w:ins w:id="421" w:author="Prabhvir Saran [2]" w:date="2017-03-24T00:50:00Z"/>
              <w:del w:id="422" w:author="prabh" w:date="2017-04-14T01:38:00Z"/>
              <w:rFonts w:eastAsiaTheme="minorEastAsia"/>
              <w:noProof/>
              <w:lang w:val="en-CA" w:eastAsia="en-CA"/>
            </w:rPr>
          </w:pPr>
          <w:ins w:id="423" w:author="Prabhvir Saran [2]" w:date="2017-03-24T00:50:00Z">
            <w:del w:id="424" w:author="prabh" w:date="2017-04-14T01:38:00Z">
              <w:r w:rsidRPr="00B718EC" w:rsidDel="00572080">
                <w:rPr>
                  <w:rStyle w:val="Hyperlink"/>
                  <w:noProof/>
                </w:rPr>
                <w:delText>Defining validation requirements</w:delText>
              </w:r>
              <w:r w:rsidDel="00572080">
                <w:rPr>
                  <w:noProof/>
                  <w:webHidden/>
                </w:rPr>
                <w:tab/>
              </w:r>
            </w:del>
          </w:ins>
          <w:ins w:id="425" w:author="Prabhvir Saran [2]" w:date="2017-03-24T01:09:00Z">
            <w:del w:id="426" w:author="prabh" w:date="2017-04-14T01:38:00Z">
              <w:r w:rsidR="00DA548F" w:rsidDel="00572080">
                <w:rPr>
                  <w:noProof/>
                  <w:webHidden/>
                </w:rPr>
                <w:delText>3</w:delText>
              </w:r>
            </w:del>
          </w:ins>
        </w:p>
        <w:p w14:paraId="15BAD7A5" w14:textId="3C481484" w:rsidR="00D81006" w:rsidDel="00572080" w:rsidRDefault="00D81006">
          <w:pPr>
            <w:pStyle w:val="TOC2"/>
            <w:tabs>
              <w:tab w:val="right" w:leader="dot" w:pos="9350"/>
            </w:tabs>
            <w:rPr>
              <w:ins w:id="427" w:author="Prabhvir Saran [2]" w:date="2017-03-24T00:50:00Z"/>
              <w:del w:id="428" w:author="prabh" w:date="2017-04-14T01:38:00Z"/>
              <w:rFonts w:eastAsiaTheme="minorEastAsia"/>
              <w:noProof/>
              <w:lang w:val="en-CA" w:eastAsia="en-CA"/>
            </w:rPr>
          </w:pPr>
          <w:ins w:id="429" w:author="Prabhvir Saran [2]" w:date="2017-03-24T00:50:00Z">
            <w:del w:id="430" w:author="prabh" w:date="2017-04-14T01:38:00Z">
              <w:r w:rsidRPr="00B718EC" w:rsidDel="00572080">
                <w:rPr>
                  <w:rStyle w:val="Hyperlink"/>
                  <w:noProof/>
                </w:rPr>
                <w:delText>Implementing validation requirements</w:delText>
              </w:r>
              <w:r w:rsidDel="00572080">
                <w:rPr>
                  <w:noProof/>
                  <w:webHidden/>
                </w:rPr>
                <w:tab/>
              </w:r>
            </w:del>
          </w:ins>
          <w:ins w:id="431" w:author="Prabhvir Saran [2]" w:date="2017-03-24T01:09:00Z">
            <w:del w:id="432" w:author="prabh" w:date="2017-04-14T01:38:00Z">
              <w:r w:rsidR="00DA548F" w:rsidDel="00572080">
                <w:rPr>
                  <w:noProof/>
                  <w:webHidden/>
                </w:rPr>
                <w:delText>4</w:delText>
              </w:r>
            </w:del>
          </w:ins>
        </w:p>
        <w:p w14:paraId="3BEF8E69" w14:textId="225D32FC" w:rsidR="00D81006" w:rsidDel="00572080" w:rsidRDefault="00D81006">
          <w:pPr>
            <w:pStyle w:val="TOC2"/>
            <w:tabs>
              <w:tab w:val="right" w:leader="dot" w:pos="9350"/>
            </w:tabs>
            <w:rPr>
              <w:ins w:id="433" w:author="Prabhvir Saran [2]" w:date="2017-03-24T00:50:00Z"/>
              <w:del w:id="434" w:author="prabh" w:date="2017-04-14T01:38:00Z"/>
              <w:rFonts w:eastAsiaTheme="minorEastAsia"/>
              <w:noProof/>
              <w:lang w:val="en-CA" w:eastAsia="en-CA"/>
            </w:rPr>
          </w:pPr>
          <w:ins w:id="435" w:author="Prabhvir Saran [2]" w:date="2017-03-24T00:50:00Z">
            <w:del w:id="436" w:author="prabh" w:date="2017-04-14T01:38:00Z">
              <w:r w:rsidRPr="00B718EC" w:rsidDel="00572080">
                <w:rPr>
                  <w:rStyle w:val="Hyperlink"/>
                  <w:noProof/>
                </w:rPr>
                <w:delText>Testing form</w:delText>
              </w:r>
              <w:r w:rsidDel="00572080">
                <w:rPr>
                  <w:noProof/>
                  <w:webHidden/>
                </w:rPr>
                <w:tab/>
              </w:r>
            </w:del>
          </w:ins>
          <w:ins w:id="437" w:author="Prabhvir Saran [2]" w:date="2017-03-24T01:09:00Z">
            <w:del w:id="438" w:author="prabh" w:date="2017-04-14T01:38:00Z">
              <w:r w:rsidR="00DA548F" w:rsidDel="00572080">
                <w:rPr>
                  <w:noProof/>
                  <w:webHidden/>
                </w:rPr>
                <w:delText>4</w:delText>
              </w:r>
            </w:del>
          </w:ins>
        </w:p>
        <w:p w14:paraId="70373832" w14:textId="1F2DCC22" w:rsidR="00D81006" w:rsidDel="00572080" w:rsidRDefault="00D81006">
          <w:pPr>
            <w:pStyle w:val="TOC2"/>
            <w:tabs>
              <w:tab w:val="right" w:leader="dot" w:pos="9350"/>
            </w:tabs>
            <w:rPr>
              <w:ins w:id="439" w:author="Prabhvir Saran [2]" w:date="2017-03-24T00:50:00Z"/>
              <w:del w:id="440" w:author="prabh" w:date="2017-04-14T01:38:00Z"/>
              <w:rFonts w:eastAsiaTheme="minorEastAsia"/>
              <w:noProof/>
              <w:lang w:val="en-CA" w:eastAsia="en-CA"/>
            </w:rPr>
          </w:pPr>
          <w:ins w:id="441" w:author="Prabhvir Saran [2]" w:date="2017-03-24T00:50:00Z">
            <w:del w:id="442" w:author="prabh" w:date="2017-04-14T01:38:00Z">
              <w:r w:rsidRPr="00B718EC" w:rsidDel="00572080">
                <w:rPr>
                  <w:rStyle w:val="Hyperlink"/>
                  <w:noProof/>
                </w:rPr>
                <w:delText>JavaScript or jQuery third party widget</w:delText>
              </w:r>
              <w:r w:rsidDel="00572080">
                <w:rPr>
                  <w:noProof/>
                  <w:webHidden/>
                </w:rPr>
                <w:tab/>
              </w:r>
            </w:del>
          </w:ins>
          <w:ins w:id="443" w:author="Prabhvir Saran [2]" w:date="2017-03-24T01:09:00Z">
            <w:del w:id="444" w:author="prabh" w:date="2017-04-14T01:38:00Z">
              <w:r w:rsidR="00DA548F" w:rsidDel="00572080">
                <w:rPr>
                  <w:noProof/>
                  <w:webHidden/>
                </w:rPr>
                <w:delText>4</w:delText>
              </w:r>
            </w:del>
          </w:ins>
        </w:p>
        <w:p w14:paraId="1173BF24" w14:textId="4B490A9B" w:rsidR="00D81006" w:rsidDel="00572080" w:rsidRDefault="00D81006">
          <w:pPr>
            <w:pStyle w:val="TOC2"/>
            <w:tabs>
              <w:tab w:val="right" w:leader="dot" w:pos="9350"/>
            </w:tabs>
            <w:rPr>
              <w:ins w:id="445" w:author="Prabhvir Saran [2]" w:date="2017-03-24T00:50:00Z"/>
              <w:del w:id="446" w:author="prabh" w:date="2017-04-14T01:38:00Z"/>
              <w:rFonts w:eastAsiaTheme="minorEastAsia"/>
              <w:noProof/>
              <w:lang w:val="en-CA" w:eastAsia="en-CA"/>
            </w:rPr>
          </w:pPr>
          <w:ins w:id="447" w:author="Prabhvir Saran [2]" w:date="2017-03-24T00:50:00Z">
            <w:del w:id="448" w:author="prabh" w:date="2017-04-14T01:38:00Z">
              <w:r w:rsidRPr="00B718EC" w:rsidDel="00572080">
                <w:rPr>
                  <w:rStyle w:val="Hyperlink"/>
                  <w:noProof/>
                </w:rPr>
                <w:delText>Testing with JavaScript disabled</w:delText>
              </w:r>
              <w:r w:rsidDel="00572080">
                <w:rPr>
                  <w:noProof/>
                  <w:webHidden/>
                </w:rPr>
                <w:tab/>
              </w:r>
            </w:del>
          </w:ins>
          <w:ins w:id="449" w:author="Prabhvir Saran [2]" w:date="2017-03-24T01:09:00Z">
            <w:del w:id="450" w:author="prabh" w:date="2017-04-14T01:38:00Z">
              <w:r w:rsidR="00DA548F" w:rsidDel="00572080">
                <w:rPr>
                  <w:noProof/>
                  <w:webHidden/>
                </w:rPr>
                <w:delText>4</w:delText>
              </w:r>
            </w:del>
          </w:ins>
        </w:p>
        <w:p w14:paraId="20788DFD" w14:textId="06169B1E" w:rsidR="00D81006" w:rsidDel="00572080" w:rsidRDefault="00D81006">
          <w:pPr>
            <w:pStyle w:val="TOC2"/>
            <w:tabs>
              <w:tab w:val="right" w:leader="dot" w:pos="9350"/>
            </w:tabs>
            <w:rPr>
              <w:ins w:id="451" w:author="Prabhvir Saran [2]" w:date="2017-03-24T00:50:00Z"/>
              <w:del w:id="452" w:author="prabh" w:date="2017-04-14T01:38:00Z"/>
              <w:rFonts w:eastAsiaTheme="minorEastAsia"/>
              <w:noProof/>
              <w:lang w:val="en-CA" w:eastAsia="en-CA"/>
            </w:rPr>
          </w:pPr>
          <w:ins w:id="453" w:author="Prabhvir Saran [2]" w:date="2017-03-24T00:50:00Z">
            <w:del w:id="454" w:author="prabh" w:date="2017-04-14T01:38:00Z">
              <w:r w:rsidRPr="00B718EC" w:rsidDel="00572080">
                <w:rPr>
                  <w:rStyle w:val="Hyperlink"/>
                  <w:noProof/>
                </w:rPr>
                <w:delText>Publish site and test</w:delText>
              </w:r>
              <w:r w:rsidDel="00572080">
                <w:rPr>
                  <w:noProof/>
                  <w:webHidden/>
                </w:rPr>
                <w:tab/>
              </w:r>
            </w:del>
          </w:ins>
          <w:ins w:id="455" w:author="Prabhvir Saran [2]" w:date="2017-03-24T01:09:00Z">
            <w:del w:id="456" w:author="prabh" w:date="2017-04-14T01:38:00Z">
              <w:r w:rsidR="00DA548F" w:rsidDel="00572080">
                <w:rPr>
                  <w:noProof/>
                  <w:webHidden/>
                </w:rPr>
                <w:delText>4</w:delText>
              </w:r>
            </w:del>
          </w:ins>
        </w:p>
        <w:p w14:paraId="4BEBE871" w14:textId="790C318F" w:rsidR="00D81006" w:rsidDel="00572080" w:rsidRDefault="00D81006">
          <w:pPr>
            <w:pStyle w:val="TOC2"/>
            <w:tabs>
              <w:tab w:val="right" w:leader="dot" w:pos="9350"/>
            </w:tabs>
            <w:rPr>
              <w:ins w:id="457" w:author="Prabhvir Saran [2]" w:date="2017-03-24T00:50:00Z"/>
              <w:del w:id="458" w:author="prabh" w:date="2017-04-14T01:38:00Z"/>
              <w:rFonts w:eastAsiaTheme="minorEastAsia"/>
              <w:noProof/>
              <w:lang w:val="en-CA" w:eastAsia="en-CA"/>
            </w:rPr>
          </w:pPr>
          <w:ins w:id="459" w:author="Prabhvir Saran [2]" w:date="2017-03-24T00:50:00Z">
            <w:del w:id="460" w:author="prabh" w:date="2017-04-14T01:38:00Z">
              <w:r w:rsidRPr="00B718EC" w:rsidDel="00572080">
                <w:rPr>
                  <w:rStyle w:val="Hyperlink"/>
                  <w:noProof/>
                </w:rPr>
                <w:delText>Additional work/Changes</w:delText>
              </w:r>
              <w:r w:rsidDel="00572080">
                <w:rPr>
                  <w:noProof/>
                  <w:webHidden/>
                </w:rPr>
                <w:tab/>
              </w:r>
            </w:del>
          </w:ins>
          <w:ins w:id="461" w:author="Prabhvir Saran [2]" w:date="2017-03-24T01:09:00Z">
            <w:del w:id="462" w:author="prabh" w:date="2017-04-14T01:38:00Z">
              <w:r w:rsidR="00DA548F" w:rsidDel="00572080">
                <w:rPr>
                  <w:noProof/>
                  <w:webHidden/>
                </w:rPr>
                <w:delText>4</w:delText>
              </w:r>
            </w:del>
          </w:ins>
        </w:p>
        <w:p w14:paraId="34412678" w14:textId="7AD5378C" w:rsidR="00D81006" w:rsidDel="00572080" w:rsidRDefault="00D81006">
          <w:pPr>
            <w:pStyle w:val="TOC1"/>
            <w:tabs>
              <w:tab w:val="right" w:leader="dot" w:pos="9350"/>
            </w:tabs>
            <w:rPr>
              <w:ins w:id="463" w:author="Prabhvir Saran [2]" w:date="2017-03-24T00:50:00Z"/>
              <w:del w:id="464" w:author="prabh" w:date="2017-04-14T01:38:00Z"/>
              <w:rFonts w:eastAsiaTheme="minorEastAsia"/>
              <w:noProof/>
              <w:lang w:val="en-CA" w:eastAsia="en-CA"/>
            </w:rPr>
          </w:pPr>
          <w:ins w:id="465" w:author="Prabhvir Saran [2]" w:date="2017-03-24T00:50:00Z">
            <w:del w:id="466" w:author="prabh" w:date="2017-04-14T01:38:00Z">
              <w:r w:rsidRPr="00B718EC" w:rsidDel="00572080">
                <w:rPr>
                  <w:rStyle w:val="Hyperlink"/>
                  <w:noProof/>
                </w:rPr>
                <w:delText>Appendix 3</w:delText>
              </w:r>
              <w:r w:rsidDel="00572080">
                <w:rPr>
                  <w:noProof/>
                  <w:webHidden/>
                </w:rPr>
                <w:tab/>
              </w:r>
            </w:del>
          </w:ins>
          <w:ins w:id="467" w:author="Prabhvir Saran [2]" w:date="2017-03-24T01:09:00Z">
            <w:del w:id="468" w:author="prabh" w:date="2017-04-14T01:38:00Z">
              <w:r w:rsidR="00DA548F" w:rsidDel="00572080">
                <w:rPr>
                  <w:noProof/>
                  <w:webHidden/>
                </w:rPr>
                <w:delText>5</w:delText>
              </w:r>
            </w:del>
          </w:ins>
        </w:p>
        <w:p w14:paraId="426DA741" w14:textId="74FC036C" w:rsidR="00D81006" w:rsidDel="00572080" w:rsidRDefault="00D81006">
          <w:pPr>
            <w:pStyle w:val="TOC1"/>
            <w:tabs>
              <w:tab w:val="right" w:leader="dot" w:pos="9350"/>
            </w:tabs>
            <w:rPr>
              <w:ins w:id="469" w:author="Prabhvir Saran [2]" w:date="2017-03-24T00:50:00Z"/>
              <w:del w:id="470" w:author="prabh" w:date="2017-04-14T01:38:00Z"/>
              <w:rFonts w:eastAsiaTheme="minorEastAsia"/>
              <w:noProof/>
              <w:lang w:val="en-CA" w:eastAsia="en-CA"/>
            </w:rPr>
          </w:pPr>
          <w:ins w:id="471" w:author="Prabhvir Saran [2]" w:date="2017-03-24T00:50:00Z">
            <w:del w:id="472" w:author="prabh" w:date="2017-04-14T01:38:00Z">
              <w:r w:rsidRPr="00B718EC" w:rsidDel="00572080">
                <w:rPr>
                  <w:rStyle w:val="Hyperlink"/>
                  <w:noProof/>
                </w:rPr>
                <w:delText>Milestone 3: Skeleton site with layout, tables and forms</w:delText>
              </w:r>
              <w:r w:rsidDel="00572080">
                <w:rPr>
                  <w:noProof/>
                  <w:webHidden/>
                </w:rPr>
                <w:tab/>
              </w:r>
            </w:del>
          </w:ins>
          <w:ins w:id="473" w:author="Prabhvir Saran [2]" w:date="2017-03-24T01:09:00Z">
            <w:del w:id="474" w:author="prabh" w:date="2017-04-14T01:38:00Z">
              <w:r w:rsidR="00DA548F" w:rsidDel="00572080">
                <w:rPr>
                  <w:noProof/>
                  <w:webHidden/>
                </w:rPr>
                <w:delText>5</w:delText>
              </w:r>
            </w:del>
          </w:ins>
        </w:p>
        <w:p w14:paraId="03B64468" w14:textId="31C7575B" w:rsidR="00D81006" w:rsidDel="00572080" w:rsidRDefault="00D81006">
          <w:pPr>
            <w:pStyle w:val="TOC2"/>
            <w:tabs>
              <w:tab w:val="right" w:leader="dot" w:pos="9350"/>
            </w:tabs>
            <w:rPr>
              <w:ins w:id="475" w:author="Prabhvir Saran [2]" w:date="2017-03-24T00:50:00Z"/>
              <w:del w:id="476" w:author="prabh" w:date="2017-04-14T01:38:00Z"/>
              <w:rFonts w:eastAsiaTheme="minorEastAsia"/>
              <w:noProof/>
              <w:lang w:val="en-CA" w:eastAsia="en-CA"/>
            </w:rPr>
          </w:pPr>
          <w:ins w:id="477" w:author="Prabhvir Saran [2]" w:date="2017-03-24T00:50:00Z">
            <w:del w:id="478" w:author="prabh" w:date="2017-04-14T01:38:00Z">
              <w:r w:rsidRPr="00B718EC" w:rsidDel="00572080">
                <w:rPr>
                  <w:rStyle w:val="Hyperlink"/>
                  <w:noProof/>
                </w:rPr>
                <w:delText>URL of the prototype website</w:delText>
              </w:r>
              <w:r w:rsidDel="00572080">
                <w:rPr>
                  <w:noProof/>
                  <w:webHidden/>
                </w:rPr>
                <w:tab/>
              </w:r>
            </w:del>
          </w:ins>
          <w:ins w:id="479" w:author="Prabhvir Saran [2]" w:date="2017-03-24T01:09:00Z">
            <w:del w:id="480" w:author="prabh" w:date="2017-04-14T01:38:00Z">
              <w:r w:rsidR="00DA548F" w:rsidDel="00572080">
                <w:rPr>
                  <w:noProof/>
                  <w:webHidden/>
                </w:rPr>
                <w:delText>5</w:delText>
              </w:r>
            </w:del>
          </w:ins>
        </w:p>
        <w:p w14:paraId="026AEA74" w14:textId="51F87A33" w:rsidR="00D81006" w:rsidDel="00572080" w:rsidRDefault="00D81006">
          <w:pPr>
            <w:pStyle w:val="TOC2"/>
            <w:tabs>
              <w:tab w:val="right" w:leader="dot" w:pos="9350"/>
            </w:tabs>
            <w:rPr>
              <w:ins w:id="481" w:author="Prabhvir Saran [2]" w:date="2017-03-24T00:50:00Z"/>
              <w:del w:id="482" w:author="prabh" w:date="2017-04-14T01:38:00Z"/>
              <w:rFonts w:eastAsiaTheme="minorEastAsia"/>
              <w:noProof/>
              <w:lang w:val="en-CA" w:eastAsia="en-CA"/>
            </w:rPr>
          </w:pPr>
          <w:ins w:id="483" w:author="Prabhvir Saran [2]" w:date="2017-03-24T00:50:00Z">
            <w:del w:id="484" w:author="prabh" w:date="2017-04-14T01:38:00Z">
              <w:r w:rsidRPr="00B718EC" w:rsidDel="00572080">
                <w:rPr>
                  <w:rStyle w:val="Hyperlink"/>
                  <w:noProof/>
                </w:rPr>
                <w:delText>http://students.bcitdev.com/A00980505/G2/index.html</w:delText>
              </w:r>
              <w:r w:rsidDel="00572080">
                <w:rPr>
                  <w:noProof/>
                  <w:webHidden/>
                </w:rPr>
                <w:tab/>
              </w:r>
            </w:del>
          </w:ins>
          <w:ins w:id="485" w:author="Prabhvir Saran [2]" w:date="2017-03-24T01:09:00Z">
            <w:del w:id="486" w:author="prabh" w:date="2017-04-14T01:38:00Z">
              <w:r w:rsidR="00DA548F" w:rsidDel="00572080">
                <w:rPr>
                  <w:noProof/>
                  <w:webHidden/>
                </w:rPr>
                <w:delText>5</w:delText>
              </w:r>
            </w:del>
          </w:ins>
        </w:p>
        <w:p w14:paraId="5AB11F1C" w14:textId="712A60AA" w:rsidR="00D81006" w:rsidDel="00572080" w:rsidRDefault="00D81006">
          <w:pPr>
            <w:pStyle w:val="TOC2"/>
            <w:tabs>
              <w:tab w:val="right" w:leader="dot" w:pos="9350"/>
            </w:tabs>
            <w:rPr>
              <w:ins w:id="487" w:author="Prabhvir Saran [2]" w:date="2017-03-24T00:50:00Z"/>
              <w:del w:id="488" w:author="prabh" w:date="2017-04-14T01:38:00Z"/>
              <w:rFonts w:eastAsiaTheme="minorEastAsia"/>
              <w:noProof/>
              <w:lang w:val="en-CA" w:eastAsia="en-CA"/>
            </w:rPr>
          </w:pPr>
          <w:ins w:id="489" w:author="Prabhvir Saran [2]" w:date="2017-03-24T00:50:00Z">
            <w:del w:id="490" w:author="prabh" w:date="2017-04-14T01:38:00Z">
              <w:r w:rsidRPr="00B718EC" w:rsidDel="00572080">
                <w:rPr>
                  <w:rStyle w:val="Hyperlink"/>
                  <w:noProof/>
                </w:rPr>
                <w:delText>List of all the items completed</w:delText>
              </w:r>
              <w:r w:rsidDel="00572080">
                <w:rPr>
                  <w:noProof/>
                  <w:webHidden/>
                </w:rPr>
                <w:tab/>
              </w:r>
            </w:del>
          </w:ins>
          <w:ins w:id="491" w:author="Prabhvir Saran [2]" w:date="2017-03-24T01:09:00Z">
            <w:del w:id="492" w:author="prabh" w:date="2017-04-14T01:38:00Z">
              <w:r w:rsidR="00DA548F" w:rsidDel="00572080">
                <w:rPr>
                  <w:noProof/>
                  <w:webHidden/>
                </w:rPr>
                <w:delText>5</w:delText>
              </w:r>
            </w:del>
          </w:ins>
        </w:p>
        <w:p w14:paraId="58034D24" w14:textId="1E2B9CC1" w:rsidR="00D81006" w:rsidDel="00572080" w:rsidRDefault="00D81006">
          <w:pPr>
            <w:pStyle w:val="TOC2"/>
            <w:tabs>
              <w:tab w:val="right" w:leader="dot" w:pos="9350"/>
            </w:tabs>
            <w:rPr>
              <w:ins w:id="493" w:author="Prabhvir Saran [2]" w:date="2017-03-24T00:50:00Z"/>
              <w:del w:id="494" w:author="prabh" w:date="2017-04-14T01:38:00Z"/>
              <w:rFonts w:eastAsiaTheme="minorEastAsia"/>
              <w:noProof/>
              <w:lang w:val="en-CA" w:eastAsia="en-CA"/>
            </w:rPr>
          </w:pPr>
          <w:ins w:id="495" w:author="Prabhvir Saran [2]" w:date="2017-03-24T00:50:00Z">
            <w:del w:id="496" w:author="prabh" w:date="2017-04-14T01:38:00Z">
              <w:r w:rsidRPr="00B718EC" w:rsidDel="00572080">
                <w:rPr>
                  <w:rStyle w:val="Hyperlink"/>
                  <w:noProof/>
                </w:rPr>
                <w:delText>Additional work/Issues/Changes</w:delText>
              </w:r>
              <w:r w:rsidDel="00572080">
                <w:rPr>
                  <w:noProof/>
                  <w:webHidden/>
                </w:rPr>
                <w:tab/>
              </w:r>
            </w:del>
          </w:ins>
          <w:ins w:id="497" w:author="Prabhvir Saran [2]" w:date="2017-03-24T01:09:00Z">
            <w:del w:id="498" w:author="prabh" w:date="2017-04-14T01:38:00Z">
              <w:r w:rsidR="00DA548F" w:rsidDel="00572080">
                <w:rPr>
                  <w:noProof/>
                  <w:webHidden/>
                </w:rPr>
                <w:delText>5</w:delText>
              </w:r>
            </w:del>
          </w:ins>
        </w:p>
        <w:p w14:paraId="11B33200" w14:textId="016C027B" w:rsidR="00D81006" w:rsidDel="00572080" w:rsidRDefault="00D81006">
          <w:pPr>
            <w:pStyle w:val="TOC2"/>
            <w:tabs>
              <w:tab w:val="right" w:leader="dot" w:pos="9350"/>
            </w:tabs>
            <w:rPr>
              <w:ins w:id="499" w:author="Prabhvir Saran [2]" w:date="2017-03-24T00:50:00Z"/>
              <w:del w:id="500" w:author="prabh" w:date="2017-04-14T01:38:00Z"/>
              <w:rFonts w:eastAsiaTheme="minorEastAsia"/>
              <w:noProof/>
              <w:lang w:val="en-CA" w:eastAsia="en-CA"/>
            </w:rPr>
          </w:pPr>
          <w:ins w:id="501" w:author="Prabhvir Saran [2]" w:date="2017-03-24T00:50:00Z">
            <w:del w:id="502" w:author="prabh" w:date="2017-04-14T01:38:00Z">
              <w:r w:rsidRPr="00B718EC" w:rsidDel="00572080">
                <w:rPr>
                  <w:rStyle w:val="Hyperlink"/>
                  <w:noProof/>
                </w:rPr>
                <w:delText>Documentation of Work</w:delText>
              </w:r>
              <w:r w:rsidDel="00572080">
                <w:rPr>
                  <w:noProof/>
                  <w:webHidden/>
                </w:rPr>
                <w:tab/>
              </w:r>
            </w:del>
          </w:ins>
          <w:ins w:id="503" w:author="Prabhvir Saran [2]" w:date="2017-03-24T01:09:00Z">
            <w:del w:id="504" w:author="prabh" w:date="2017-04-14T01:38:00Z">
              <w:r w:rsidR="00DA548F" w:rsidDel="00572080">
                <w:rPr>
                  <w:noProof/>
                  <w:webHidden/>
                </w:rPr>
                <w:delText>5</w:delText>
              </w:r>
            </w:del>
          </w:ins>
        </w:p>
        <w:p w14:paraId="2291EE43" w14:textId="59F24CC2" w:rsidR="00D81006" w:rsidDel="00572080" w:rsidRDefault="00D81006">
          <w:pPr>
            <w:pStyle w:val="TOC2"/>
            <w:tabs>
              <w:tab w:val="right" w:leader="dot" w:pos="9350"/>
            </w:tabs>
            <w:rPr>
              <w:ins w:id="505" w:author="Prabhvir Saran [2]" w:date="2017-03-24T00:50:00Z"/>
              <w:del w:id="506" w:author="prabh" w:date="2017-04-14T01:38:00Z"/>
              <w:rFonts w:eastAsiaTheme="minorEastAsia"/>
              <w:noProof/>
              <w:lang w:val="en-CA" w:eastAsia="en-CA"/>
            </w:rPr>
          </w:pPr>
          <w:ins w:id="507" w:author="Prabhvir Saran [2]" w:date="2017-03-24T00:50:00Z">
            <w:del w:id="508" w:author="prabh" w:date="2017-04-14T01:38:00Z">
              <w:r w:rsidRPr="00B718EC" w:rsidDel="00572080">
                <w:rPr>
                  <w:rStyle w:val="Hyperlink"/>
                  <w:noProof/>
                </w:rPr>
                <w:delText>A/B Testing</w:delText>
              </w:r>
              <w:r w:rsidDel="00572080">
                <w:rPr>
                  <w:noProof/>
                  <w:webHidden/>
                </w:rPr>
                <w:tab/>
              </w:r>
            </w:del>
          </w:ins>
          <w:ins w:id="509" w:author="Prabhvir Saran [2]" w:date="2017-03-24T01:09:00Z">
            <w:del w:id="510" w:author="prabh" w:date="2017-04-14T01:38:00Z">
              <w:r w:rsidR="00DA548F" w:rsidDel="00572080">
                <w:rPr>
                  <w:noProof/>
                  <w:webHidden/>
                </w:rPr>
                <w:delText>7</w:delText>
              </w:r>
            </w:del>
          </w:ins>
        </w:p>
        <w:p w14:paraId="536E4606" w14:textId="7A7B4F00" w:rsidR="00D81006" w:rsidDel="00572080" w:rsidRDefault="00D81006">
          <w:pPr>
            <w:pStyle w:val="TOC3"/>
            <w:tabs>
              <w:tab w:val="right" w:leader="dot" w:pos="9350"/>
            </w:tabs>
            <w:rPr>
              <w:ins w:id="511" w:author="Prabhvir Saran [2]" w:date="2017-03-24T00:50:00Z"/>
              <w:del w:id="512" w:author="prabh" w:date="2017-04-14T01:38:00Z"/>
              <w:rFonts w:eastAsiaTheme="minorEastAsia"/>
              <w:noProof/>
              <w:lang w:val="en-CA" w:eastAsia="en-CA"/>
            </w:rPr>
          </w:pPr>
          <w:ins w:id="513" w:author="Prabhvir Saran [2]" w:date="2017-03-24T00:50:00Z">
            <w:del w:id="514" w:author="prabh" w:date="2017-04-14T01:38:00Z">
              <w:r w:rsidRPr="00B718EC" w:rsidDel="00572080">
                <w:rPr>
                  <w:rStyle w:val="Hyperlink"/>
                  <w:noProof/>
                </w:rPr>
                <w:delText>Test 1</w:delText>
              </w:r>
              <w:r w:rsidDel="00572080">
                <w:rPr>
                  <w:noProof/>
                  <w:webHidden/>
                </w:rPr>
                <w:tab/>
              </w:r>
            </w:del>
          </w:ins>
          <w:ins w:id="515" w:author="Prabhvir Saran [2]" w:date="2017-03-24T01:09:00Z">
            <w:del w:id="516" w:author="prabh" w:date="2017-04-14T01:38:00Z">
              <w:r w:rsidR="00DA548F" w:rsidDel="00572080">
                <w:rPr>
                  <w:noProof/>
                  <w:webHidden/>
                </w:rPr>
                <w:delText>7</w:delText>
              </w:r>
            </w:del>
          </w:ins>
        </w:p>
        <w:p w14:paraId="48812B2C" w14:textId="27056314" w:rsidR="00D81006" w:rsidDel="00572080" w:rsidRDefault="00D81006">
          <w:pPr>
            <w:pStyle w:val="TOC3"/>
            <w:tabs>
              <w:tab w:val="right" w:leader="dot" w:pos="9350"/>
            </w:tabs>
            <w:rPr>
              <w:ins w:id="517" w:author="Prabhvir Saran [2]" w:date="2017-03-24T00:50:00Z"/>
              <w:del w:id="518" w:author="prabh" w:date="2017-04-14T01:38:00Z"/>
              <w:rFonts w:eastAsiaTheme="minorEastAsia"/>
              <w:noProof/>
              <w:lang w:val="en-CA" w:eastAsia="en-CA"/>
            </w:rPr>
          </w:pPr>
          <w:ins w:id="519" w:author="Prabhvir Saran [2]" w:date="2017-03-24T00:50:00Z">
            <w:del w:id="520" w:author="prabh" w:date="2017-04-14T01:38:00Z">
              <w:r w:rsidRPr="00B718EC" w:rsidDel="00572080">
                <w:rPr>
                  <w:rStyle w:val="Hyperlink"/>
                  <w:noProof/>
                </w:rPr>
                <w:delText>Test 2</w:delText>
              </w:r>
              <w:r w:rsidDel="00572080">
                <w:rPr>
                  <w:noProof/>
                  <w:webHidden/>
                </w:rPr>
                <w:tab/>
              </w:r>
            </w:del>
          </w:ins>
          <w:ins w:id="521" w:author="Prabhvir Saran [2]" w:date="2017-03-24T01:09:00Z">
            <w:del w:id="522" w:author="prabh" w:date="2017-04-14T01:38:00Z">
              <w:r w:rsidR="00DA548F" w:rsidDel="00572080">
                <w:rPr>
                  <w:noProof/>
                  <w:webHidden/>
                </w:rPr>
                <w:delText>8</w:delText>
              </w:r>
            </w:del>
          </w:ins>
        </w:p>
        <w:p w14:paraId="1E620C68" w14:textId="1A0C7CEF" w:rsidR="00D81006" w:rsidDel="00572080" w:rsidRDefault="00D81006">
          <w:pPr>
            <w:pStyle w:val="TOC1"/>
            <w:tabs>
              <w:tab w:val="right" w:leader="dot" w:pos="9350"/>
            </w:tabs>
            <w:rPr>
              <w:ins w:id="523" w:author="Prabhvir Saran [2]" w:date="2017-03-24T00:50:00Z"/>
              <w:del w:id="524" w:author="prabh" w:date="2017-04-14T01:38:00Z"/>
              <w:rFonts w:eastAsiaTheme="minorEastAsia"/>
              <w:noProof/>
              <w:lang w:val="en-CA" w:eastAsia="en-CA"/>
            </w:rPr>
          </w:pPr>
          <w:ins w:id="525" w:author="Prabhvir Saran [2]" w:date="2017-03-24T00:50:00Z">
            <w:del w:id="526" w:author="prabh" w:date="2017-04-14T01:38:00Z">
              <w:r w:rsidRPr="00B718EC" w:rsidDel="00572080">
                <w:rPr>
                  <w:rStyle w:val="Hyperlink"/>
                  <w:noProof/>
                </w:rPr>
                <w:delText>Appendix 2</w:delText>
              </w:r>
              <w:r w:rsidDel="00572080">
                <w:rPr>
                  <w:noProof/>
                  <w:webHidden/>
                </w:rPr>
                <w:tab/>
              </w:r>
            </w:del>
          </w:ins>
          <w:ins w:id="527" w:author="Prabhvir Saran [2]" w:date="2017-03-24T01:09:00Z">
            <w:del w:id="528" w:author="prabh" w:date="2017-04-14T01:38:00Z">
              <w:r w:rsidR="00DA548F" w:rsidDel="00572080">
                <w:rPr>
                  <w:noProof/>
                  <w:webHidden/>
                </w:rPr>
                <w:delText>10</w:delText>
              </w:r>
            </w:del>
          </w:ins>
        </w:p>
        <w:p w14:paraId="3282A7F5" w14:textId="63E3B148" w:rsidR="00D81006" w:rsidDel="00572080" w:rsidRDefault="00D81006">
          <w:pPr>
            <w:pStyle w:val="TOC2"/>
            <w:tabs>
              <w:tab w:val="right" w:leader="dot" w:pos="9350"/>
            </w:tabs>
            <w:rPr>
              <w:ins w:id="529" w:author="Prabhvir Saran [2]" w:date="2017-03-24T00:50:00Z"/>
              <w:del w:id="530" w:author="prabh" w:date="2017-04-14T01:38:00Z"/>
              <w:rFonts w:eastAsiaTheme="minorEastAsia"/>
              <w:noProof/>
              <w:lang w:val="en-CA" w:eastAsia="en-CA"/>
            </w:rPr>
          </w:pPr>
          <w:ins w:id="531" w:author="Prabhvir Saran [2]" w:date="2017-03-24T00:50:00Z">
            <w:del w:id="532" w:author="prabh" w:date="2017-04-14T01:38:00Z">
              <w:r w:rsidRPr="00B718EC" w:rsidDel="00572080">
                <w:rPr>
                  <w:rStyle w:val="Hyperlink"/>
                  <w:noProof/>
                </w:rPr>
                <w:delText>Milestone 2: Site Map and Page Design</w:delText>
              </w:r>
              <w:r w:rsidDel="00572080">
                <w:rPr>
                  <w:noProof/>
                  <w:webHidden/>
                </w:rPr>
                <w:tab/>
              </w:r>
            </w:del>
          </w:ins>
          <w:ins w:id="533" w:author="Prabhvir Saran [2]" w:date="2017-03-24T01:09:00Z">
            <w:del w:id="534" w:author="prabh" w:date="2017-04-14T01:38:00Z">
              <w:r w:rsidR="00DA548F" w:rsidDel="00572080">
                <w:rPr>
                  <w:noProof/>
                  <w:webHidden/>
                </w:rPr>
                <w:delText>10</w:delText>
              </w:r>
            </w:del>
          </w:ins>
        </w:p>
        <w:p w14:paraId="597221FE" w14:textId="43126853" w:rsidR="00D81006" w:rsidDel="00572080" w:rsidRDefault="00D81006">
          <w:pPr>
            <w:pStyle w:val="TOC2"/>
            <w:tabs>
              <w:tab w:val="right" w:leader="dot" w:pos="9350"/>
            </w:tabs>
            <w:rPr>
              <w:ins w:id="535" w:author="Prabhvir Saran [2]" w:date="2017-03-24T00:50:00Z"/>
              <w:del w:id="536" w:author="prabh" w:date="2017-04-14T01:38:00Z"/>
              <w:rFonts w:eastAsiaTheme="minorEastAsia"/>
              <w:noProof/>
              <w:lang w:val="en-CA" w:eastAsia="en-CA"/>
            </w:rPr>
          </w:pPr>
          <w:ins w:id="537" w:author="Prabhvir Saran [2]" w:date="2017-03-24T00:50:00Z">
            <w:del w:id="538" w:author="prabh" w:date="2017-04-14T01:38:00Z">
              <w:r w:rsidRPr="00B718EC" w:rsidDel="00572080">
                <w:rPr>
                  <w:rStyle w:val="Hyperlink"/>
                  <w:noProof/>
                </w:rPr>
                <w:delText>Sitemap</w:delText>
              </w:r>
              <w:r w:rsidDel="00572080">
                <w:rPr>
                  <w:noProof/>
                  <w:webHidden/>
                </w:rPr>
                <w:tab/>
              </w:r>
            </w:del>
          </w:ins>
          <w:ins w:id="539" w:author="Prabhvir Saran [2]" w:date="2017-03-24T01:09:00Z">
            <w:del w:id="540" w:author="prabh" w:date="2017-04-14T01:38:00Z">
              <w:r w:rsidR="00DA548F" w:rsidDel="00572080">
                <w:rPr>
                  <w:noProof/>
                  <w:webHidden/>
                </w:rPr>
                <w:delText>10</w:delText>
              </w:r>
            </w:del>
          </w:ins>
        </w:p>
        <w:p w14:paraId="27F74D31" w14:textId="4009949B" w:rsidR="00D81006" w:rsidDel="00572080" w:rsidRDefault="00D81006">
          <w:pPr>
            <w:pStyle w:val="TOC3"/>
            <w:tabs>
              <w:tab w:val="right" w:leader="dot" w:pos="9350"/>
            </w:tabs>
            <w:rPr>
              <w:ins w:id="541" w:author="Prabhvir Saran [2]" w:date="2017-03-24T00:50:00Z"/>
              <w:del w:id="542" w:author="prabh" w:date="2017-04-14T01:38:00Z"/>
              <w:rFonts w:eastAsiaTheme="minorEastAsia"/>
              <w:noProof/>
              <w:lang w:val="en-CA" w:eastAsia="en-CA"/>
            </w:rPr>
          </w:pPr>
          <w:ins w:id="543" w:author="Prabhvir Saran [2]" w:date="2017-03-24T00:50:00Z">
            <w:del w:id="544" w:author="prabh" w:date="2017-04-14T01:38:00Z">
              <w:r w:rsidRPr="00B718EC" w:rsidDel="00572080">
                <w:rPr>
                  <w:rStyle w:val="Hyperlink"/>
                  <w:noProof/>
                </w:rPr>
                <w:delText>Site map explained</w:delText>
              </w:r>
              <w:r w:rsidDel="00572080">
                <w:rPr>
                  <w:noProof/>
                  <w:webHidden/>
                </w:rPr>
                <w:tab/>
              </w:r>
            </w:del>
          </w:ins>
          <w:ins w:id="545" w:author="Prabhvir Saran [2]" w:date="2017-03-24T01:09:00Z">
            <w:del w:id="546" w:author="prabh" w:date="2017-04-14T01:38:00Z">
              <w:r w:rsidR="00DA548F" w:rsidDel="00572080">
                <w:rPr>
                  <w:noProof/>
                  <w:webHidden/>
                </w:rPr>
                <w:delText>10</w:delText>
              </w:r>
            </w:del>
          </w:ins>
        </w:p>
        <w:p w14:paraId="555910DD" w14:textId="2E500FA5" w:rsidR="00D81006" w:rsidDel="00572080" w:rsidRDefault="00D81006">
          <w:pPr>
            <w:pStyle w:val="TOC2"/>
            <w:tabs>
              <w:tab w:val="right" w:leader="dot" w:pos="9350"/>
            </w:tabs>
            <w:rPr>
              <w:ins w:id="547" w:author="Prabhvir Saran [2]" w:date="2017-03-24T00:50:00Z"/>
              <w:del w:id="548" w:author="prabh" w:date="2017-04-14T01:38:00Z"/>
              <w:rFonts w:eastAsiaTheme="minorEastAsia"/>
              <w:noProof/>
              <w:lang w:val="en-CA" w:eastAsia="en-CA"/>
            </w:rPr>
          </w:pPr>
          <w:ins w:id="549" w:author="Prabhvir Saran [2]" w:date="2017-03-24T00:50:00Z">
            <w:del w:id="550" w:author="prabh" w:date="2017-04-14T01:38:00Z">
              <w:r w:rsidRPr="00B718EC" w:rsidDel="00572080">
                <w:rPr>
                  <w:rStyle w:val="Hyperlink"/>
                  <w:noProof/>
                </w:rPr>
                <w:delText>Wireframe Page Layouts</w:delText>
              </w:r>
              <w:r w:rsidDel="00572080">
                <w:rPr>
                  <w:noProof/>
                  <w:webHidden/>
                </w:rPr>
                <w:tab/>
              </w:r>
            </w:del>
          </w:ins>
          <w:ins w:id="551" w:author="Prabhvir Saran [2]" w:date="2017-03-24T01:09:00Z">
            <w:del w:id="552" w:author="prabh" w:date="2017-04-14T01:38:00Z">
              <w:r w:rsidR="00DA548F" w:rsidDel="00572080">
                <w:rPr>
                  <w:noProof/>
                  <w:webHidden/>
                </w:rPr>
                <w:delText>12</w:delText>
              </w:r>
            </w:del>
          </w:ins>
        </w:p>
        <w:p w14:paraId="54E8D3BD" w14:textId="4CA5AB70" w:rsidR="00D81006" w:rsidDel="00572080" w:rsidRDefault="00D81006">
          <w:pPr>
            <w:pStyle w:val="TOC2"/>
            <w:tabs>
              <w:tab w:val="right" w:leader="dot" w:pos="9350"/>
            </w:tabs>
            <w:rPr>
              <w:ins w:id="553" w:author="Prabhvir Saran [2]" w:date="2017-03-24T00:50:00Z"/>
              <w:del w:id="554" w:author="prabh" w:date="2017-04-14T01:38:00Z"/>
              <w:rFonts w:eastAsiaTheme="minorEastAsia"/>
              <w:noProof/>
              <w:lang w:val="en-CA" w:eastAsia="en-CA"/>
            </w:rPr>
          </w:pPr>
          <w:ins w:id="555" w:author="Prabhvir Saran [2]" w:date="2017-03-24T00:50:00Z">
            <w:del w:id="556" w:author="prabh" w:date="2017-04-14T01:38:00Z">
              <w:r w:rsidRPr="00B718EC" w:rsidDel="00572080">
                <w:rPr>
                  <w:rStyle w:val="Hyperlink"/>
                  <w:noProof/>
                </w:rPr>
                <w:delText>Print Layouts</w:delText>
              </w:r>
              <w:r w:rsidDel="00572080">
                <w:rPr>
                  <w:noProof/>
                  <w:webHidden/>
                </w:rPr>
                <w:tab/>
              </w:r>
            </w:del>
          </w:ins>
          <w:ins w:id="557" w:author="Prabhvir Saran [2]" w:date="2017-03-24T01:09:00Z">
            <w:del w:id="558" w:author="prabh" w:date="2017-04-14T01:38:00Z">
              <w:r w:rsidR="00DA548F" w:rsidDel="00572080">
                <w:rPr>
                  <w:noProof/>
                  <w:webHidden/>
                </w:rPr>
                <w:delText>14</w:delText>
              </w:r>
            </w:del>
          </w:ins>
        </w:p>
        <w:p w14:paraId="030FD141" w14:textId="5C89E2D7" w:rsidR="00D81006" w:rsidDel="00572080" w:rsidRDefault="00D81006">
          <w:pPr>
            <w:pStyle w:val="TOC1"/>
            <w:tabs>
              <w:tab w:val="right" w:leader="dot" w:pos="9350"/>
            </w:tabs>
            <w:rPr>
              <w:ins w:id="559" w:author="Prabhvir Saran [2]" w:date="2017-03-24T00:50:00Z"/>
              <w:del w:id="560" w:author="prabh" w:date="2017-04-14T01:38:00Z"/>
              <w:rFonts w:eastAsiaTheme="minorEastAsia"/>
              <w:noProof/>
              <w:lang w:val="en-CA" w:eastAsia="en-CA"/>
            </w:rPr>
          </w:pPr>
          <w:ins w:id="561" w:author="Prabhvir Saran [2]" w:date="2017-03-24T00:50:00Z">
            <w:del w:id="562" w:author="prabh" w:date="2017-04-14T01:38:00Z">
              <w:r w:rsidRPr="00B718EC" w:rsidDel="00572080">
                <w:rPr>
                  <w:rStyle w:val="Hyperlink"/>
                  <w:noProof/>
                </w:rPr>
                <w:delText>Appendix 1</w:delText>
              </w:r>
              <w:r w:rsidDel="00572080">
                <w:rPr>
                  <w:noProof/>
                  <w:webHidden/>
                </w:rPr>
                <w:tab/>
              </w:r>
            </w:del>
          </w:ins>
          <w:ins w:id="563" w:author="Prabhvir Saran [2]" w:date="2017-03-24T01:09:00Z">
            <w:del w:id="564" w:author="prabh" w:date="2017-04-14T01:38:00Z">
              <w:r w:rsidR="00DA548F" w:rsidDel="00572080">
                <w:rPr>
                  <w:noProof/>
                  <w:webHidden/>
                </w:rPr>
                <w:delText>16</w:delText>
              </w:r>
            </w:del>
          </w:ins>
        </w:p>
        <w:p w14:paraId="10DB6B0E" w14:textId="306C9BFB" w:rsidR="00D81006" w:rsidDel="00572080" w:rsidRDefault="00D81006">
          <w:pPr>
            <w:pStyle w:val="TOC2"/>
            <w:tabs>
              <w:tab w:val="right" w:leader="dot" w:pos="9350"/>
            </w:tabs>
            <w:rPr>
              <w:ins w:id="565" w:author="Prabhvir Saran [2]" w:date="2017-03-24T00:50:00Z"/>
              <w:del w:id="566" w:author="prabh" w:date="2017-04-14T01:38:00Z"/>
              <w:rFonts w:eastAsiaTheme="minorEastAsia"/>
              <w:noProof/>
              <w:lang w:val="en-CA" w:eastAsia="en-CA"/>
            </w:rPr>
          </w:pPr>
          <w:ins w:id="567" w:author="Prabhvir Saran [2]" w:date="2017-03-24T00:50:00Z">
            <w:del w:id="568" w:author="prabh" w:date="2017-04-14T01:38:00Z">
              <w:r w:rsidRPr="00B718EC" w:rsidDel="00572080">
                <w:rPr>
                  <w:rStyle w:val="Hyperlink"/>
                  <w:noProof/>
                </w:rPr>
                <w:delText>Introduction</w:delText>
              </w:r>
              <w:r w:rsidDel="00572080">
                <w:rPr>
                  <w:noProof/>
                  <w:webHidden/>
                </w:rPr>
                <w:tab/>
              </w:r>
            </w:del>
          </w:ins>
          <w:ins w:id="569" w:author="Prabhvir Saran [2]" w:date="2017-03-24T01:09:00Z">
            <w:del w:id="570" w:author="prabh" w:date="2017-04-14T01:38:00Z">
              <w:r w:rsidR="00DA548F" w:rsidDel="00572080">
                <w:rPr>
                  <w:noProof/>
                  <w:webHidden/>
                </w:rPr>
                <w:delText>16</w:delText>
              </w:r>
            </w:del>
          </w:ins>
        </w:p>
        <w:p w14:paraId="4CA6B3A8" w14:textId="70671040" w:rsidR="00D81006" w:rsidDel="00572080" w:rsidRDefault="00D81006">
          <w:pPr>
            <w:pStyle w:val="TOC2"/>
            <w:tabs>
              <w:tab w:val="right" w:leader="dot" w:pos="9350"/>
            </w:tabs>
            <w:rPr>
              <w:ins w:id="571" w:author="Prabhvir Saran [2]" w:date="2017-03-24T00:50:00Z"/>
              <w:del w:id="572" w:author="prabh" w:date="2017-04-14T01:38:00Z"/>
              <w:rFonts w:eastAsiaTheme="minorEastAsia"/>
              <w:noProof/>
              <w:lang w:val="en-CA" w:eastAsia="en-CA"/>
            </w:rPr>
          </w:pPr>
          <w:ins w:id="573" w:author="Prabhvir Saran [2]" w:date="2017-03-24T00:50:00Z">
            <w:del w:id="574" w:author="prabh" w:date="2017-04-14T01:38:00Z">
              <w:r w:rsidRPr="00B718EC" w:rsidDel="00572080">
                <w:rPr>
                  <w:rStyle w:val="Hyperlink"/>
                  <w:noProof/>
                </w:rPr>
                <w:delText>About the website</w:delText>
              </w:r>
              <w:r w:rsidDel="00572080">
                <w:rPr>
                  <w:noProof/>
                  <w:webHidden/>
                </w:rPr>
                <w:tab/>
              </w:r>
            </w:del>
          </w:ins>
          <w:ins w:id="575" w:author="Prabhvir Saran [2]" w:date="2017-03-24T01:09:00Z">
            <w:del w:id="576" w:author="prabh" w:date="2017-04-14T01:38:00Z">
              <w:r w:rsidR="00DA548F" w:rsidDel="00572080">
                <w:rPr>
                  <w:noProof/>
                  <w:webHidden/>
                </w:rPr>
                <w:delText>16</w:delText>
              </w:r>
            </w:del>
          </w:ins>
        </w:p>
        <w:p w14:paraId="32470E05" w14:textId="56A8822E" w:rsidR="00D81006" w:rsidDel="00572080" w:rsidRDefault="00D81006">
          <w:pPr>
            <w:pStyle w:val="TOC2"/>
            <w:tabs>
              <w:tab w:val="right" w:leader="dot" w:pos="9350"/>
            </w:tabs>
            <w:rPr>
              <w:ins w:id="577" w:author="Prabhvir Saran [2]" w:date="2017-03-24T00:50:00Z"/>
              <w:del w:id="578" w:author="prabh" w:date="2017-04-14T01:38:00Z"/>
              <w:rFonts w:eastAsiaTheme="minorEastAsia"/>
              <w:noProof/>
              <w:lang w:val="en-CA" w:eastAsia="en-CA"/>
            </w:rPr>
          </w:pPr>
          <w:ins w:id="579" w:author="Prabhvir Saran [2]" w:date="2017-03-24T00:50:00Z">
            <w:del w:id="580" w:author="prabh" w:date="2017-04-14T01:38:00Z">
              <w:r w:rsidRPr="00B718EC" w:rsidDel="00572080">
                <w:rPr>
                  <w:rStyle w:val="Hyperlink"/>
                  <w:noProof/>
                </w:rPr>
                <w:delText>Functional Requirements</w:delText>
              </w:r>
              <w:r w:rsidDel="00572080">
                <w:rPr>
                  <w:noProof/>
                  <w:webHidden/>
                </w:rPr>
                <w:tab/>
              </w:r>
            </w:del>
          </w:ins>
          <w:ins w:id="581" w:author="Prabhvir Saran [2]" w:date="2017-03-24T01:09:00Z">
            <w:del w:id="582" w:author="prabh" w:date="2017-04-14T01:38:00Z">
              <w:r w:rsidR="00DA548F" w:rsidDel="00572080">
                <w:rPr>
                  <w:noProof/>
                  <w:webHidden/>
                </w:rPr>
                <w:delText>16</w:delText>
              </w:r>
            </w:del>
          </w:ins>
        </w:p>
        <w:p w14:paraId="6AF1B56C" w14:textId="49ECF288" w:rsidR="00D81006" w:rsidDel="00572080" w:rsidRDefault="00D81006">
          <w:pPr>
            <w:pStyle w:val="TOC2"/>
            <w:tabs>
              <w:tab w:val="right" w:leader="dot" w:pos="9350"/>
            </w:tabs>
            <w:rPr>
              <w:ins w:id="583" w:author="Prabhvir Saran [2]" w:date="2017-03-24T00:50:00Z"/>
              <w:del w:id="584" w:author="prabh" w:date="2017-04-14T01:38:00Z"/>
              <w:rFonts w:eastAsiaTheme="minorEastAsia"/>
              <w:noProof/>
              <w:lang w:val="en-CA" w:eastAsia="en-CA"/>
            </w:rPr>
          </w:pPr>
          <w:ins w:id="585" w:author="Prabhvir Saran [2]" w:date="2017-03-24T00:50:00Z">
            <w:del w:id="586" w:author="prabh" w:date="2017-04-14T01:38:00Z">
              <w:r w:rsidRPr="00B718EC" w:rsidDel="00572080">
                <w:rPr>
                  <w:rStyle w:val="Hyperlink"/>
                  <w:noProof/>
                </w:rPr>
                <w:delText>Work Plan</w:delText>
              </w:r>
              <w:r w:rsidDel="00572080">
                <w:rPr>
                  <w:noProof/>
                  <w:webHidden/>
                </w:rPr>
                <w:tab/>
              </w:r>
            </w:del>
          </w:ins>
          <w:ins w:id="587" w:author="Prabhvir Saran [2]" w:date="2017-03-24T01:09:00Z">
            <w:del w:id="588" w:author="prabh" w:date="2017-04-14T01:38:00Z">
              <w:r w:rsidR="00DA548F" w:rsidDel="00572080">
                <w:rPr>
                  <w:noProof/>
                  <w:webHidden/>
                </w:rPr>
                <w:delText>17</w:delText>
              </w:r>
            </w:del>
          </w:ins>
        </w:p>
        <w:p w14:paraId="15FE0687" w14:textId="6FAA2B2E" w:rsidR="00A6287F" w:rsidDel="00572080" w:rsidRDefault="00A6287F">
          <w:pPr>
            <w:pStyle w:val="TOC1"/>
            <w:tabs>
              <w:tab w:val="right" w:leader="dot" w:pos="9350"/>
            </w:tabs>
            <w:rPr>
              <w:ins w:id="589" w:author="Prabhvir Saran" w:date="2017-02-17T03:57:00Z"/>
              <w:del w:id="590" w:author="prabh" w:date="2017-04-14T01:38:00Z"/>
              <w:rFonts w:eastAsiaTheme="minorEastAsia"/>
              <w:noProof/>
            </w:rPr>
          </w:pPr>
          <w:ins w:id="591" w:author="Prabhvir Saran" w:date="2017-02-17T03:57:00Z">
            <w:del w:id="592" w:author="prabh" w:date="2017-04-14T01:38:00Z">
              <w:r w:rsidRPr="00F91D8D" w:rsidDel="00572080">
                <w:rPr>
                  <w:rStyle w:val="Hyperlink"/>
                  <w:noProof/>
                </w:rPr>
                <w:delText>Milestone 3: Skeleton site with layout, tables and forms</w:delText>
              </w:r>
              <w:r w:rsidDel="00572080">
                <w:rPr>
                  <w:noProof/>
                  <w:webHidden/>
                </w:rPr>
                <w:tab/>
                <w:delText>2</w:delText>
              </w:r>
            </w:del>
          </w:ins>
        </w:p>
        <w:p w14:paraId="4D4D2057" w14:textId="4408172F" w:rsidR="00A6287F" w:rsidDel="00572080" w:rsidRDefault="00A6287F">
          <w:pPr>
            <w:pStyle w:val="TOC2"/>
            <w:tabs>
              <w:tab w:val="right" w:leader="dot" w:pos="9350"/>
            </w:tabs>
            <w:rPr>
              <w:ins w:id="593" w:author="Prabhvir Saran" w:date="2017-02-17T03:57:00Z"/>
              <w:del w:id="594" w:author="prabh" w:date="2017-04-14T01:38:00Z"/>
              <w:rFonts w:eastAsiaTheme="minorEastAsia"/>
              <w:noProof/>
            </w:rPr>
          </w:pPr>
          <w:ins w:id="595" w:author="Prabhvir Saran" w:date="2017-02-17T03:57:00Z">
            <w:del w:id="596" w:author="prabh" w:date="2017-04-14T01:38:00Z">
              <w:r w:rsidRPr="00F91D8D" w:rsidDel="00572080">
                <w:rPr>
                  <w:rStyle w:val="Hyperlink"/>
                  <w:noProof/>
                </w:rPr>
                <w:delText>Url of the prototype website</w:delText>
              </w:r>
              <w:r w:rsidDel="00572080">
                <w:rPr>
                  <w:noProof/>
                  <w:webHidden/>
                </w:rPr>
                <w:tab/>
                <w:delText>2</w:delText>
              </w:r>
            </w:del>
          </w:ins>
        </w:p>
        <w:p w14:paraId="4DB03AB9" w14:textId="6960E846" w:rsidR="00A6287F" w:rsidDel="00572080" w:rsidRDefault="00A6287F">
          <w:pPr>
            <w:pStyle w:val="TOC2"/>
            <w:tabs>
              <w:tab w:val="right" w:leader="dot" w:pos="9350"/>
            </w:tabs>
            <w:rPr>
              <w:ins w:id="597" w:author="Prabhvir Saran" w:date="2017-02-17T03:57:00Z"/>
              <w:del w:id="598" w:author="prabh" w:date="2017-04-14T01:38:00Z"/>
              <w:rFonts w:eastAsiaTheme="minorEastAsia"/>
              <w:noProof/>
            </w:rPr>
          </w:pPr>
          <w:ins w:id="599" w:author="Prabhvir Saran" w:date="2017-02-17T03:57:00Z">
            <w:del w:id="600" w:author="prabh" w:date="2017-04-14T01:38:00Z">
              <w:r w:rsidRPr="00F91D8D" w:rsidDel="00572080">
                <w:rPr>
                  <w:rStyle w:val="Hyperlink"/>
                  <w:noProof/>
                </w:rPr>
                <w:delText>List of all the items completed</w:delText>
              </w:r>
              <w:r w:rsidDel="00572080">
                <w:rPr>
                  <w:noProof/>
                  <w:webHidden/>
                </w:rPr>
                <w:tab/>
                <w:delText>2</w:delText>
              </w:r>
            </w:del>
          </w:ins>
        </w:p>
        <w:p w14:paraId="7CC9AC89" w14:textId="2A2A7BF6" w:rsidR="00A6287F" w:rsidDel="00572080" w:rsidRDefault="00A6287F">
          <w:pPr>
            <w:pStyle w:val="TOC2"/>
            <w:tabs>
              <w:tab w:val="right" w:leader="dot" w:pos="9350"/>
            </w:tabs>
            <w:rPr>
              <w:ins w:id="601" w:author="Prabhvir Saran" w:date="2017-02-17T03:57:00Z"/>
              <w:del w:id="602" w:author="prabh" w:date="2017-04-14T01:38:00Z"/>
              <w:rFonts w:eastAsiaTheme="minorEastAsia"/>
              <w:noProof/>
            </w:rPr>
          </w:pPr>
          <w:ins w:id="603" w:author="Prabhvir Saran" w:date="2017-02-17T03:57:00Z">
            <w:del w:id="604" w:author="prabh" w:date="2017-04-14T01:38:00Z">
              <w:r w:rsidRPr="00F91D8D" w:rsidDel="00572080">
                <w:rPr>
                  <w:rStyle w:val="Hyperlink"/>
                  <w:noProof/>
                </w:rPr>
                <w:delText>Additional work/Issues/Changes</w:delText>
              </w:r>
              <w:r w:rsidDel="00572080">
                <w:rPr>
                  <w:noProof/>
                  <w:webHidden/>
                </w:rPr>
                <w:tab/>
                <w:delText>2</w:delText>
              </w:r>
            </w:del>
          </w:ins>
        </w:p>
        <w:p w14:paraId="5FED0219" w14:textId="28522A96" w:rsidR="00A6287F" w:rsidDel="00572080" w:rsidRDefault="00A6287F">
          <w:pPr>
            <w:pStyle w:val="TOC2"/>
            <w:tabs>
              <w:tab w:val="right" w:leader="dot" w:pos="9350"/>
            </w:tabs>
            <w:rPr>
              <w:ins w:id="605" w:author="Prabhvir Saran" w:date="2017-02-17T03:57:00Z"/>
              <w:del w:id="606" w:author="prabh" w:date="2017-04-14T01:38:00Z"/>
              <w:rFonts w:eastAsiaTheme="minorEastAsia"/>
              <w:noProof/>
            </w:rPr>
          </w:pPr>
          <w:ins w:id="607" w:author="Prabhvir Saran" w:date="2017-02-17T03:57:00Z">
            <w:del w:id="608" w:author="prabh" w:date="2017-04-14T01:38:00Z">
              <w:r w:rsidRPr="00F91D8D" w:rsidDel="00572080">
                <w:rPr>
                  <w:rStyle w:val="Hyperlink"/>
                  <w:noProof/>
                </w:rPr>
                <w:delText>Documentation of Work</w:delText>
              </w:r>
              <w:r w:rsidDel="00572080">
                <w:rPr>
                  <w:noProof/>
                  <w:webHidden/>
                </w:rPr>
                <w:tab/>
                <w:delText>2</w:delText>
              </w:r>
            </w:del>
          </w:ins>
        </w:p>
        <w:p w14:paraId="22765C84" w14:textId="757ED61F" w:rsidR="00A6287F" w:rsidDel="00572080" w:rsidRDefault="00A6287F">
          <w:pPr>
            <w:pStyle w:val="TOC2"/>
            <w:tabs>
              <w:tab w:val="right" w:leader="dot" w:pos="9350"/>
            </w:tabs>
            <w:rPr>
              <w:ins w:id="609" w:author="Prabhvir Saran" w:date="2017-02-17T03:57:00Z"/>
              <w:del w:id="610" w:author="prabh" w:date="2017-04-14T01:38:00Z"/>
              <w:rFonts w:eastAsiaTheme="minorEastAsia"/>
              <w:noProof/>
            </w:rPr>
          </w:pPr>
          <w:ins w:id="611" w:author="Prabhvir Saran" w:date="2017-02-17T03:57:00Z">
            <w:del w:id="612" w:author="prabh" w:date="2017-04-14T01:38:00Z">
              <w:r w:rsidRPr="00F91D8D" w:rsidDel="00572080">
                <w:rPr>
                  <w:rStyle w:val="Hyperlink"/>
                  <w:noProof/>
                </w:rPr>
                <w:delText>A/B Testing</w:delText>
              </w:r>
              <w:r w:rsidDel="00572080">
                <w:rPr>
                  <w:noProof/>
                  <w:webHidden/>
                </w:rPr>
                <w:tab/>
                <w:delText>4</w:delText>
              </w:r>
            </w:del>
          </w:ins>
        </w:p>
        <w:p w14:paraId="31C7E8DB" w14:textId="6D5E562D" w:rsidR="00A6287F" w:rsidDel="00572080" w:rsidRDefault="00A6287F">
          <w:pPr>
            <w:pStyle w:val="TOC3"/>
            <w:tabs>
              <w:tab w:val="right" w:leader="dot" w:pos="9350"/>
            </w:tabs>
            <w:rPr>
              <w:ins w:id="613" w:author="Prabhvir Saran" w:date="2017-02-17T03:57:00Z"/>
              <w:del w:id="614" w:author="prabh" w:date="2017-04-14T01:38:00Z"/>
              <w:rFonts w:eastAsiaTheme="minorEastAsia"/>
              <w:noProof/>
            </w:rPr>
          </w:pPr>
          <w:ins w:id="615" w:author="Prabhvir Saran" w:date="2017-02-17T03:57:00Z">
            <w:del w:id="616" w:author="prabh" w:date="2017-04-14T01:38:00Z">
              <w:r w:rsidRPr="00F91D8D" w:rsidDel="00572080">
                <w:rPr>
                  <w:rStyle w:val="Hyperlink"/>
                  <w:noProof/>
                </w:rPr>
                <w:delText>Test 1</w:delText>
              </w:r>
              <w:r w:rsidDel="00572080">
                <w:rPr>
                  <w:noProof/>
                  <w:webHidden/>
                </w:rPr>
                <w:tab/>
                <w:delText>4</w:delText>
              </w:r>
            </w:del>
          </w:ins>
        </w:p>
        <w:p w14:paraId="5D3CD62D" w14:textId="3738D491" w:rsidR="00A6287F" w:rsidDel="00572080" w:rsidRDefault="00A6287F">
          <w:pPr>
            <w:pStyle w:val="TOC3"/>
            <w:tabs>
              <w:tab w:val="right" w:leader="dot" w:pos="9350"/>
            </w:tabs>
            <w:rPr>
              <w:ins w:id="617" w:author="Prabhvir Saran" w:date="2017-02-17T03:57:00Z"/>
              <w:del w:id="618" w:author="prabh" w:date="2017-04-14T01:38:00Z"/>
              <w:rFonts w:eastAsiaTheme="minorEastAsia"/>
              <w:noProof/>
            </w:rPr>
          </w:pPr>
          <w:ins w:id="619" w:author="Prabhvir Saran" w:date="2017-02-17T03:57:00Z">
            <w:del w:id="620" w:author="prabh" w:date="2017-04-14T01:38:00Z">
              <w:r w:rsidRPr="00F91D8D" w:rsidDel="00572080">
                <w:rPr>
                  <w:rStyle w:val="Hyperlink"/>
                  <w:noProof/>
                </w:rPr>
                <w:delText>Test 2</w:delText>
              </w:r>
              <w:r w:rsidDel="00572080">
                <w:rPr>
                  <w:noProof/>
                  <w:webHidden/>
                </w:rPr>
                <w:tab/>
                <w:delText>5</w:delText>
              </w:r>
            </w:del>
          </w:ins>
        </w:p>
        <w:p w14:paraId="01F1542B" w14:textId="1C100EAC" w:rsidR="00A6287F" w:rsidDel="00572080" w:rsidRDefault="00A6287F">
          <w:pPr>
            <w:pStyle w:val="TOC1"/>
            <w:tabs>
              <w:tab w:val="right" w:leader="dot" w:pos="9350"/>
            </w:tabs>
            <w:rPr>
              <w:ins w:id="621" w:author="Prabhvir Saran" w:date="2017-02-17T03:57:00Z"/>
              <w:del w:id="622" w:author="prabh" w:date="2017-04-14T01:38:00Z"/>
              <w:rFonts w:eastAsiaTheme="minorEastAsia"/>
              <w:noProof/>
            </w:rPr>
          </w:pPr>
          <w:ins w:id="623" w:author="Prabhvir Saran" w:date="2017-02-17T03:57:00Z">
            <w:del w:id="624" w:author="prabh" w:date="2017-04-14T01:38:00Z">
              <w:r w:rsidRPr="00F91D8D" w:rsidDel="00572080">
                <w:rPr>
                  <w:rStyle w:val="Hyperlink"/>
                  <w:noProof/>
                </w:rPr>
                <w:delText>Appendix 2</w:delText>
              </w:r>
              <w:r w:rsidDel="00572080">
                <w:rPr>
                  <w:noProof/>
                  <w:webHidden/>
                </w:rPr>
                <w:tab/>
                <w:delText>7</w:delText>
              </w:r>
            </w:del>
          </w:ins>
        </w:p>
        <w:p w14:paraId="2236A49A" w14:textId="4159B9FF" w:rsidR="00A6287F" w:rsidDel="00572080" w:rsidRDefault="00A6287F">
          <w:pPr>
            <w:pStyle w:val="TOC2"/>
            <w:tabs>
              <w:tab w:val="right" w:leader="dot" w:pos="9350"/>
            </w:tabs>
            <w:rPr>
              <w:ins w:id="625" w:author="Prabhvir Saran" w:date="2017-02-17T03:57:00Z"/>
              <w:del w:id="626" w:author="prabh" w:date="2017-04-14T01:38:00Z"/>
              <w:rFonts w:eastAsiaTheme="minorEastAsia"/>
              <w:noProof/>
            </w:rPr>
          </w:pPr>
          <w:ins w:id="627" w:author="Prabhvir Saran" w:date="2017-02-17T03:57:00Z">
            <w:del w:id="628" w:author="prabh" w:date="2017-04-14T01:38:00Z">
              <w:r w:rsidRPr="00F91D8D" w:rsidDel="00572080">
                <w:rPr>
                  <w:rStyle w:val="Hyperlink"/>
                  <w:noProof/>
                </w:rPr>
                <w:delText>Milestone 2: Site Map and Page Design</w:delText>
              </w:r>
              <w:r w:rsidDel="00572080">
                <w:rPr>
                  <w:noProof/>
                  <w:webHidden/>
                </w:rPr>
                <w:tab/>
                <w:delText>7</w:delText>
              </w:r>
            </w:del>
          </w:ins>
        </w:p>
        <w:p w14:paraId="25557D85" w14:textId="73DD95CA" w:rsidR="00A6287F" w:rsidDel="00572080" w:rsidRDefault="00A6287F">
          <w:pPr>
            <w:pStyle w:val="TOC2"/>
            <w:tabs>
              <w:tab w:val="right" w:leader="dot" w:pos="9350"/>
            </w:tabs>
            <w:rPr>
              <w:ins w:id="629" w:author="Prabhvir Saran" w:date="2017-02-17T03:57:00Z"/>
              <w:del w:id="630" w:author="prabh" w:date="2017-04-14T01:38:00Z"/>
              <w:rFonts w:eastAsiaTheme="minorEastAsia"/>
              <w:noProof/>
            </w:rPr>
          </w:pPr>
          <w:ins w:id="631" w:author="Prabhvir Saran" w:date="2017-02-17T03:57:00Z">
            <w:del w:id="632" w:author="prabh" w:date="2017-04-14T01:38:00Z">
              <w:r w:rsidRPr="00F91D8D" w:rsidDel="00572080">
                <w:rPr>
                  <w:rStyle w:val="Hyperlink"/>
                  <w:noProof/>
                </w:rPr>
                <w:delText>Sitemap</w:delText>
              </w:r>
              <w:r w:rsidDel="00572080">
                <w:rPr>
                  <w:noProof/>
                  <w:webHidden/>
                </w:rPr>
                <w:tab/>
                <w:delText>7</w:delText>
              </w:r>
            </w:del>
          </w:ins>
        </w:p>
        <w:p w14:paraId="7E84BD37" w14:textId="5D1571C0" w:rsidR="00A6287F" w:rsidDel="00572080" w:rsidRDefault="00A6287F">
          <w:pPr>
            <w:pStyle w:val="TOC3"/>
            <w:tabs>
              <w:tab w:val="right" w:leader="dot" w:pos="9350"/>
            </w:tabs>
            <w:rPr>
              <w:ins w:id="633" w:author="Prabhvir Saran" w:date="2017-02-17T03:57:00Z"/>
              <w:del w:id="634" w:author="prabh" w:date="2017-04-14T01:38:00Z"/>
              <w:rFonts w:eastAsiaTheme="minorEastAsia"/>
              <w:noProof/>
            </w:rPr>
          </w:pPr>
          <w:ins w:id="635" w:author="Prabhvir Saran" w:date="2017-02-17T03:57:00Z">
            <w:del w:id="636" w:author="prabh" w:date="2017-04-14T01:38:00Z">
              <w:r w:rsidRPr="00F91D8D" w:rsidDel="00572080">
                <w:rPr>
                  <w:rStyle w:val="Hyperlink"/>
                  <w:noProof/>
                </w:rPr>
                <w:delText>Site map explained</w:delText>
              </w:r>
              <w:r w:rsidDel="00572080">
                <w:rPr>
                  <w:noProof/>
                  <w:webHidden/>
                </w:rPr>
                <w:tab/>
                <w:delText>7</w:delText>
              </w:r>
            </w:del>
          </w:ins>
        </w:p>
        <w:p w14:paraId="455BED67" w14:textId="4BB81266" w:rsidR="00A6287F" w:rsidDel="00572080" w:rsidRDefault="00A6287F">
          <w:pPr>
            <w:pStyle w:val="TOC2"/>
            <w:tabs>
              <w:tab w:val="right" w:leader="dot" w:pos="9350"/>
            </w:tabs>
            <w:rPr>
              <w:ins w:id="637" w:author="Prabhvir Saran" w:date="2017-02-17T03:57:00Z"/>
              <w:del w:id="638" w:author="prabh" w:date="2017-04-14T01:38:00Z"/>
              <w:rFonts w:eastAsiaTheme="minorEastAsia"/>
              <w:noProof/>
            </w:rPr>
          </w:pPr>
          <w:ins w:id="639" w:author="Prabhvir Saran" w:date="2017-02-17T03:57:00Z">
            <w:del w:id="640" w:author="prabh" w:date="2017-04-14T01:38:00Z">
              <w:r w:rsidRPr="00F91D8D" w:rsidDel="00572080">
                <w:rPr>
                  <w:rStyle w:val="Hyperlink"/>
                  <w:noProof/>
                </w:rPr>
                <w:delText>Wireframe Page Layouts</w:delText>
              </w:r>
              <w:r w:rsidDel="00572080">
                <w:rPr>
                  <w:noProof/>
                  <w:webHidden/>
                </w:rPr>
                <w:tab/>
                <w:delText>9</w:delText>
              </w:r>
            </w:del>
          </w:ins>
        </w:p>
        <w:p w14:paraId="72AF5D29" w14:textId="709B4DF9" w:rsidR="00A6287F" w:rsidDel="00572080" w:rsidRDefault="00A6287F">
          <w:pPr>
            <w:pStyle w:val="TOC2"/>
            <w:tabs>
              <w:tab w:val="right" w:leader="dot" w:pos="9350"/>
            </w:tabs>
            <w:rPr>
              <w:ins w:id="641" w:author="Prabhvir Saran" w:date="2017-02-17T03:57:00Z"/>
              <w:del w:id="642" w:author="prabh" w:date="2017-04-14T01:38:00Z"/>
              <w:rFonts w:eastAsiaTheme="minorEastAsia"/>
              <w:noProof/>
            </w:rPr>
          </w:pPr>
          <w:ins w:id="643" w:author="Prabhvir Saran" w:date="2017-02-17T03:57:00Z">
            <w:del w:id="644" w:author="prabh" w:date="2017-04-14T01:38:00Z">
              <w:r w:rsidRPr="00F91D8D" w:rsidDel="00572080">
                <w:rPr>
                  <w:rStyle w:val="Hyperlink"/>
                  <w:noProof/>
                </w:rPr>
                <w:delText>Print Layouts</w:delText>
              </w:r>
              <w:r w:rsidDel="00572080">
                <w:rPr>
                  <w:noProof/>
                  <w:webHidden/>
                </w:rPr>
                <w:tab/>
                <w:delText>11</w:delText>
              </w:r>
            </w:del>
          </w:ins>
        </w:p>
        <w:p w14:paraId="4C95D871" w14:textId="4EA2A37D" w:rsidR="00A6287F" w:rsidDel="00572080" w:rsidRDefault="00A6287F">
          <w:pPr>
            <w:pStyle w:val="TOC1"/>
            <w:tabs>
              <w:tab w:val="right" w:leader="dot" w:pos="9350"/>
            </w:tabs>
            <w:rPr>
              <w:ins w:id="645" w:author="Prabhvir Saran" w:date="2017-02-17T03:57:00Z"/>
              <w:del w:id="646" w:author="prabh" w:date="2017-04-14T01:38:00Z"/>
              <w:rFonts w:eastAsiaTheme="minorEastAsia"/>
              <w:noProof/>
            </w:rPr>
          </w:pPr>
          <w:ins w:id="647" w:author="Prabhvir Saran" w:date="2017-02-17T03:57:00Z">
            <w:del w:id="648" w:author="prabh" w:date="2017-04-14T01:38:00Z">
              <w:r w:rsidRPr="00F91D8D" w:rsidDel="00572080">
                <w:rPr>
                  <w:rStyle w:val="Hyperlink"/>
                  <w:noProof/>
                </w:rPr>
                <w:delText>Appendix 1</w:delText>
              </w:r>
              <w:r w:rsidDel="00572080">
                <w:rPr>
                  <w:noProof/>
                  <w:webHidden/>
                </w:rPr>
                <w:tab/>
                <w:delText>13</w:delText>
              </w:r>
            </w:del>
          </w:ins>
        </w:p>
        <w:p w14:paraId="2B9D4C48" w14:textId="62928A0C" w:rsidR="00A6287F" w:rsidDel="00572080" w:rsidRDefault="00A6287F">
          <w:pPr>
            <w:pStyle w:val="TOC2"/>
            <w:tabs>
              <w:tab w:val="right" w:leader="dot" w:pos="9350"/>
            </w:tabs>
            <w:rPr>
              <w:ins w:id="649" w:author="Prabhvir Saran" w:date="2017-02-17T03:57:00Z"/>
              <w:del w:id="650" w:author="prabh" w:date="2017-04-14T01:38:00Z"/>
              <w:rFonts w:eastAsiaTheme="minorEastAsia"/>
              <w:noProof/>
            </w:rPr>
          </w:pPr>
          <w:ins w:id="651" w:author="Prabhvir Saran" w:date="2017-02-17T03:57:00Z">
            <w:del w:id="652" w:author="prabh" w:date="2017-04-14T01:38:00Z">
              <w:r w:rsidRPr="00F91D8D" w:rsidDel="00572080">
                <w:rPr>
                  <w:rStyle w:val="Hyperlink"/>
                  <w:noProof/>
                </w:rPr>
                <w:delText>Introduction</w:delText>
              </w:r>
              <w:r w:rsidDel="00572080">
                <w:rPr>
                  <w:noProof/>
                  <w:webHidden/>
                </w:rPr>
                <w:tab/>
                <w:delText>13</w:delText>
              </w:r>
            </w:del>
          </w:ins>
        </w:p>
        <w:p w14:paraId="4C8428D8" w14:textId="105E81AE" w:rsidR="00A6287F" w:rsidDel="00572080" w:rsidRDefault="00A6287F">
          <w:pPr>
            <w:pStyle w:val="TOC2"/>
            <w:tabs>
              <w:tab w:val="right" w:leader="dot" w:pos="9350"/>
            </w:tabs>
            <w:rPr>
              <w:ins w:id="653" w:author="Prabhvir Saran" w:date="2017-02-17T03:57:00Z"/>
              <w:del w:id="654" w:author="prabh" w:date="2017-04-14T01:38:00Z"/>
              <w:rFonts w:eastAsiaTheme="minorEastAsia"/>
              <w:noProof/>
            </w:rPr>
          </w:pPr>
          <w:ins w:id="655" w:author="Prabhvir Saran" w:date="2017-02-17T03:57:00Z">
            <w:del w:id="656" w:author="prabh" w:date="2017-04-14T01:38:00Z">
              <w:r w:rsidRPr="00F91D8D" w:rsidDel="00572080">
                <w:rPr>
                  <w:rStyle w:val="Hyperlink"/>
                  <w:noProof/>
                </w:rPr>
                <w:delText>About the website</w:delText>
              </w:r>
              <w:r w:rsidDel="00572080">
                <w:rPr>
                  <w:noProof/>
                  <w:webHidden/>
                </w:rPr>
                <w:tab/>
                <w:delText>13</w:delText>
              </w:r>
            </w:del>
          </w:ins>
        </w:p>
        <w:p w14:paraId="051FB346" w14:textId="55496775" w:rsidR="00A6287F" w:rsidDel="00572080" w:rsidRDefault="00A6287F">
          <w:pPr>
            <w:pStyle w:val="TOC2"/>
            <w:tabs>
              <w:tab w:val="right" w:leader="dot" w:pos="9350"/>
            </w:tabs>
            <w:rPr>
              <w:ins w:id="657" w:author="Prabhvir Saran" w:date="2017-02-17T03:57:00Z"/>
              <w:del w:id="658" w:author="prabh" w:date="2017-04-14T01:38:00Z"/>
              <w:rFonts w:eastAsiaTheme="minorEastAsia"/>
              <w:noProof/>
            </w:rPr>
          </w:pPr>
          <w:ins w:id="659" w:author="Prabhvir Saran" w:date="2017-02-17T03:57:00Z">
            <w:del w:id="660" w:author="prabh" w:date="2017-04-14T01:38:00Z">
              <w:r w:rsidRPr="00F91D8D" w:rsidDel="00572080">
                <w:rPr>
                  <w:rStyle w:val="Hyperlink"/>
                  <w:noProof/>
                </w:rPr>
                <w:delText>Functional Requirements</w:delText>
              </w:r>
              <w:r w:rsidDel="00572080">
                <w:rPr>
                  <w:noProof/>
                  <w:webHidden/>
                </w:rPr>
                <w:tab/>
                <w:delText>13</w:delText>
              </w:r>
            </w:del>
          </w:ins>
        </w:p>
        <w:p w14:paraId="2C2D3EE0" w14:textId="3373D7A3" w:rsidR="00A6287F" w:rsidDel="00572080" w:rsidRDefault="00A6287F">
          <w:pPr>
            <w:pStyle w:val="TOC2"/>
            <w:tabs>
              <w:tab w:val="right" w:leader="dot" w:pos="9350"/>
            </w:tabs>
            <w:rPr>
              <w:ins w:id="661" w:author="Prabhvir Saran" w:date="2017-02-17T03:57:00Z"/>
              <w:del w:id="662" w:author="prabh" w:date="2017-04-14T01:38:00Z"/>
              <w:rFonts w:eastAsiaTheme="minorEastAsia"/>
              <w:noProof/>
            </w:rPr>
          </w:pPr>
          <w:ins w:id="663" w:author="Prabhvir Saran" w:date="2017-02-17T03:57:00Z">
            <w:del w:id="664" w:author="prabh" w:date="2017-04-14T01:38:00Z">
              <w:r w:rsidRPr="00F91D8D" w:rsidDel="00572080">
                <w:rPr>
                  <w:rStyle w:val="Hyperlink"/>
                  <w:noProof/>
                </w:rPr>
                <w:delText>Work Plan</w:delText>
              </w:r>
              <w:r w:rsidDel="00572080">
                <w:rPr>
                  <w:noProof/>
                  <w:webHidden/>
                </w:rPr>
                <w:tab/>
                <w:delText>14</w:delText>
              </w:r>
            </w:del>
          </w:ins>
        </w:p>
        <w:p w14:paraId="2CA4D823" w14:textId="0137D0F1" w:rsidR="00F911EF" w:rsidDel="00572080" w:rsidRDefault="00F911EF">
          <w:pPr>
            <w:pStyle w:val="TOC1"/>
            <w:tabs>
              <w:tab w:val="right" w:leader="dot" w:pos="9350"/>
            </w:tabs>
            <w:rPr>
              <w:del w:id="665" w:author="prabh" w:date="2017-04-14T01:38:00Z"/>
              <w:rFonts w:eastAsiaTheme="minorEastAsia"/>
              <w:noProof/>
            </w:rPr>
          </w:pPr>
          <w:del w:id="666" w:author="prabh" w:date="2017-04-14T01:38:00Z">
            <w:r w:rsidRPr="00477C6C" w:rsidDel="00572080">
              <w:rPr>
                <w:noProof/>
                <w:rPrChange w:id="667" w:author="Prabhvir Saran" w:date="2017-02-02T23:02:00Z">
                  <w:rPr>
                    <w:rStyle w:val="Hyperlink"/>
                    <w:noProof/>
                  </w:rPr>
                </w:rPrChange>
              </w:rPr>
              <w:delText>Milestone 2: Site Map and Page Design</w:delText>
            </w:r>
            <w:r w:rsidDel="00572080">
              <w:rPr>
                <w:noProof/>
                <w:webHidden/>
              </w:rPr>
              <w:tab/>
              <w:delText>1</w:delText>
            </w:r>
          </w:del>
        </w:p>
        <w:p w14:paraId="4B04738F" w14:textId="3A8F8E93" w:rsidR="00F911EF" w:rsidDel="00572080" w:rsidRDefault="00F911EF">
          <w:pPr>
            <w:pStyle w:val="TOC2"/>
            <w:tabs>
              <w:tab w:val="right" w:leader="dot" w:pos="9350"/>
            </w:tabs>
            <w:rPr>
              <w:del w:id="668" w:author="prabh" w:date="2017-04-14T01:38:00Z"/>
              <w:rFonts w:eastAsiaTheme="minorEastAsia"/>
              <w:noProof/>
            </w:rPr>
          </w:pPr>
          <w:del w:id="669" w:author="prabh" w:date="2017-04-14T01:38:00Z">
            <w:r w:rsidRPr="00477C6C" w:rsidDel="00572080">
              <w:rPr>
                <w:noProof/>
                <w:rPrChange w:id="670" w:author="Prabhvir Saran" w:date="2017-02-02T23:02:00Z">
                  <w:rPr>
                    <w:rStyle w:val="Hyperlink"/>
                    <w:noProof/>
                  </w:rPr>
                </w:rPrChange>
              </w:rPr>
              <w:delText xml:space="preserve">HEMA Sitemap </w:delText>
            </w:r>
            <w:r w:rsidDel="00572080">
              <w:rPr>
                <w:noProof/>
                <w:webHidden/>
              </w:rPr>
              <w:tab/>
              <w:delText>2</w:delText>
            </w:r>
          </w:del>
        </w:p>
        <w:p w14:paraId="04D21250" w14:textId="6F12F515" w:rsidR="00F911EF" w:rsidDel="00572080" w:rsidRDefault="00F911EF">
          <w:pPr>
            <w:pStyle w:val="TOC3"/>
            <w:tabs>
              <w:tab w:val="right" w:leader="dot" w:pos="9350"/>
            </w:tabs>
            <w:rPr>
              <w:del w:id="671" w:author="prabh" w:date="2017-04-14T01:38:00Z"/>
              <w:rFonts w:eastAsiaTheme="minorEastAsia"/>
              <w:noProof/>
            </w:rPr>
          </w:pPr>
          <w:del w:id="672" w:author="prabh" w:date="2017-04-14T01:38:00Z">
            <w:r w:rsidRPr="00477C6C" w:rsidDel="00572080">
              <w:rPr>
                <w:noProof/>
                <w:rPrChange w:id="673" w:author="Prabhvir Saran" w:date="2017-02-02T23:02:00Z">
                  <w:rPr>
                    <w:rStyle w:val="Hyperlink"/>
                    <w:noProof/>
                  </w:rPr>
                </w:rPrChange>
              </w:rPr>
              <w:delText>Home</w:delText>
            </w:r>
            <w:r w:rsidDel="00572080">
              <w:rPr>
                <w:noProof/>
                <w:webHidden/>
              </w:rPr>
              <w:tab/>
              <w:delText>2</w:delText>
            </w:r>
          </w:del>
        </w:p>
        <w:p w14:paraId="0A1546FB" w14:textId="1A1A939C" w:rsidR="00F911EF" w:rsidDel="00572080" w:rsidRDefault="00F911EF">
          <w:pPr>
            <w:pStyle w:val="TOC3"/>
            <w:tabs>
              <w:tab w:val="right" w:leader="dot" w:pos="9350"/>
            </w:tabs>
            <w:rPr>
              <w:del w:id="674" w:author="prabh" w:date="2017-04-14T01:38:00Z"/>
              <w:rFonts w:eastAsiaTheme="minorEastAsia"/>
              <w:noProof/>
            </w:rPr>
          </w:pPr>
          <w:del w:id="675" w:author="prabh" w:date="2017-04-14T01:38:00Z">
            <w:r w:rsidRPr="00477C6C" w:rsidDel="00572080">
              <w:rPr>
                <w:noProof/>
                <w:rPrChange w:id="676" w:author="Prabhvir Saran" w:date="2017-02-02T23:02:00Z">
                  <w:rPr>
                    <w:rStyle w:val="Hyperlink"/>
                    <w:noProof/>
                  </w:rPr>
                </w:rPrChange>
              </w:rPr>
              <w:delText>Page Layout</w:delText>
            </w:r>
            <w:r w:rsidDel="00572080">
              <w:rPr>
                <w:noProof/>
                <w:webHidden/>
              </w:rPr>
              <w:tab/>
              <w:delText>2</w:delText>
            </w:r>
          </w:del>
        </w:p>
        <w:p w14:paraId="6D50BC56" w14:textId="26B37C6C" w:rsidR="00F911EF" w:rsidDel="00572080" w:rsidRDefault="00F911EF">
          <w:pPr>
            <w:pStyle w:val="TOC3"/>
            <w:tabs>
              <w:tab w:val="right" w:leader="dot" w:pos="9350"/>
            </w:tabs>
            <w:rPr>
              <w:del w:id="677" w:author="prabh" w:date="2017-04-14T01:38:00Z"/>
              <w:rStyle w:val="Hyperlink"/>
              <w:noProof/>
            </w:rPr>
          </w:pPr>
          <w:del w:id="678" w:author="prabh" w:date="2017-04-14T01:38:00Z">
            <w:r w:rsidRPr="00477C6C" w:rsidDel="00572080">
              <w:rPr>
                <w:noProof/>
                <w:rPrChange w:id="679" w:author="Prabhvir Saran" w:date="2017-02-02T23:02:00Z">
                  <w:rPr>
                    <w:rStyle w:val="Hyperlink"/>
                    <w:noProof/>
                  </w:rPr>
                </w:rPrChange>
              </w:rPr>
              <w:delText>Color Scheme</w:delText>
            </w:r>
            <w:r w:rsidDel="00572080">
              <w:rPr>
                <w:noProof/>
                <w:webHidden/>
              </w:rPr>
              <w:tab/>
              <w:delText>5</w:delText>
            </w:r>
          </w:del>
        </w:p>
        <w:p w14:paraId="21F646CF" w14:textId="77777777" w:rsidR="009774A5" w:rsidRPr="009774A5" w:rsidDel="00572080" w:rsidRDefault="009774A5" w:rsidP="009774A5">
          <w:pPr>
            <w:rPr>
              <w:del w:id="680" w:author="prabh" w:date="2017-04-14T01:38:00Z"/>
              <w:noProof/>
            </w:rPr>
          </w:pPr>
        </w:p>
        <w:p w14:paraId="4D560F13" w14:textId="0A50A9E6" w:rsidR="00F911EF" w:rsidDel="00572080" w:rsidRDefault="00F911EF">
          <w:pPr>
            <w:pStyle w:val="TOC1"/>
            <w:tabs>
              <w:tab w:val="right" w:leader="dot" w:pos="9350"/>
            </w:tabs>
            <w:rPr>
              <w:del w:id="681" w:author="prabh" w:date="2017-04-14T01:38:00Z"/>
              <w:rFonts w:eastAsiaTheme="minorEastAsia"/>
              <w:noProof/>
            </w:rPr>
          </w:pPr>
          <w:del w:id="682" w:author="prabh" w:date="2017-04-14T01:38:00Z">
            <w:r w:rsidRPr="00477C6C" w:rsidDel="00572080">
              <w:rPr>
                <w:noProof/>
                <w:rPrChange w:id="683" w:author="Prabhvir Saran" w:date="2017-02-02T23:02:00Z">
                  <w:rPr>
                    <w:rStyle w:val="Hyperlink"/>
                    <w:noProof/>
                  </w:rPr>
                </w:rPrChange>
              </w:rPr>
              <w:delText>Appendix 1</w:delText>
            </w:r>
            <w:r w:rsidDel="00572080">
              <w:rPr>
                <w:noProof/>
                <w:webHidden/>
              </w:rPr>
              <w:tab/>
              <w:delText>6</w:delText>
            </w:r>
          </w:del>
        </w:p>
        <w:p w14:paraId="798D3207" w14:textId="07158778" w:rsidR="00F911EF" w:rsidDel="00572080" w:rsidRDefault="00F911EF">
          <w:pPr>
            <w:pStyle w:val="TOC2"/>
            <w:tabs>
              <w:tab w:val="right" w:leader="dot" w:pos="9350"/>
            </w:tabs>
            <w:rPr>
              <w:del w:id="684" w:author="prabh" w:date="2017-04-14T01:38:00Z"/>
              <w:rFonts w:eastAsiaTheme="minorEastAsia"/>
              <w:noProof/>
            </w:rPr>
          </w:pPr>
          <w:del w:id="685" w:author="prabh" w:date="2017-04-14T01:38:00Z">
            <w:r w:rsidRPr="00477C6C" w:rsidDel="00572080">
              <w:rPr>
                <w:noProof/>
                <w:rPrChange w:id="686" w:author="Prabhvir Saran" w:date="2017-02-02T23:02:00Z">
                  <w:rPr>
                    <w:rStyle w:val="Hyperlink"/>
                    <w:noProof/>
                  </w:rPr>
                </w:rPrChange>
              </w:rPr>
              <w:delText>Introduction</w:delText>
            </w:r>
            <w:r w:rsidDel="00572080">
              <w:rPr>
                <w:noProof/>
                <w:webHidden/>
              </w:rPr>
              <w:tab/>
              <w:delText>6</w:delText>
            </w:r>
          </w:del>
        </w:p>
        <w:p w14:paraId="38C5267D" w14:textId="2B11732E" w:rsidR="00F911EF" w:rsidDel="00572080" w:rsidRDefault="00F911EF">
          <w:pPr>
            <w:pStyle w:val="TOC2"/>
            <w:tabs>
              <w:tab w:val="right" w:leader="dot" w:pos="9350"/>
            </w:tabs>
            <w:rPr>
              <w:del w:id="687" w:author="prabh" w:date="2017-04-14T01:38:00Z"/>
              <w:rFonts w:eastAsiaTheme="minorEastAsia"/>
              <w:noProof/>
            </w:rPr>
          </w:pPr>
          <w:del w:id="688" w:author="prabh" w:date="2017-04-14T01:38:00Z">
            <w:r w:rsidRPr="00477C6C" w:rsidDel="00572080">
              <w:rPr>
                <w:noProof/>
                <w:rPrChange w:id="689" w:author="Prabhvir Saran" w:date="2017-02-02T23:02:00Z">
                  <w:rPr>
                    <w:rStyle w:val="Hyperlink"/>
                    <w:noProof/>
                  </w:rPr>
                </w:rPrChange>
              </w:rPr>
              <w:delText>About the website</w:delText>
            </w:r>
            <w:r w:rsidDel="00572080">
              <w:rPr>
                <w:noProof/>
                <w:webHidden/>
              </w:rPr>
              <w:tab/>
              <w:delText>6</w:delText>
            </w:r>
          </w:del>
        </w:p>
        <w:p w14:paraId="7E624B45" w14:textId="2C21DBB9" w:rsidR="00F911EF" w:rsidDel="00572080" w:rsidRDefault="00F911EF">
          <w:pPr>
            <w:pStyle w:val="TOC2"/>
            <w:tabs>
              <w:tab w:val="right" w:leader="dot" w:pos="9350"/>
            </w:tabs>
            <w:rPr>
              <w:del w:id="690" w:author="prabh" w:date="2017-04-14T01:38:00Z"/>
              <w:rFonts w:eastAsiaTheme="minorEastAsia"/>
              <w:noProof/>
            </w:rPr>
          </w:pPr>
          <w:del w:id="691" w:author="prabh" w:date="2017-04-14T01:38:00Z">
            <w:r w:rsidRPr="00477C6C" w:rsidDel="00572080">
              <w:rPr>
                <w:noProof/>
                <w:rPrChange w:id="692" w:author="Prabhvir Saran" w:date="2017-02-02T23:02:00Z">
                  <w:rPr>
                    <w:rStyle w:val="Hyperlink"/>
                    <w:noProof/>
                  </w:rPr>
                </w:rPrChange>
              </w:rPr>
              <w:delText>Functional Requirements</w:delText>
            </w:r>
            <w:r w:rsidDel="00572080">
              <w:rPr>
                <w:noProof/>
                <w:webHidden/>
              </w:rPr>
              <w:tab/>
              <w:delText>6</w:delText>
            </w:r>
          </w:del>
        </w:p>
        <w:p w14:paraId="1BEE894F" w14:textId="63B7FE65" w:rsidR="00F911EF" w:rsidDel="00572080" w:rsidRDefault="00F911EF">
          <w:pPr>
            <w:pStyle w:val="TOC2"/>
            <w:tabs>
              <w:tab w:val="right" w:leader="dot" w:pos="9350"/>
            </w:tabs>
            <w:rPr>
              <w:del w:id="693" w:author="prabh" w:date="2017-04-14T01:38:00Z"/>
              <w:rFonts w:eastAsiaTheme="minorEastAsia"/>
              <w:noProof/>
            </w:rPr>
          </w:pPr>
          <w:del w:id="694" w:author="prabh" w:date="2017-04-14T01:38:00Z">
            <w:r w:rsidRPr="00477C6C" w:rsidDel="00572080">
              <w:rPr>
                <w:noProof/>
                <w:rPrChange w:id="695" w:author="Prabhvir Saran" w:date="2017-02-02T23:02:00Z">
                  <w:rPr>
                    <w:rStyle w:val="Hyperlink"/>
                    <w:noProof/>
                  </w:rPr>
                </w:rPrChange>
              </w:rPr>
              <w:delText>Work Plan</w:delText>
            </w:r>
            <w:r w:rsidDel="00572080">
              <w:rPr>
                <w:noProof/>
                <w:webHidden/>
              </w:rPr>
              <w:tab/>
              <w:delText>7</w:delText>
            </w:r>
          </w:del>
        </w:p>
        <w:p w14:paraId="64ED3D0B" w14:textId="591FBB7F" w:rsidR="00EC6476" w:rsidRDefault="00EC6476">
          <w:pPr>
            <w:rPr>
              <w:ins w:id="696" w:author="Prabhvir Saran" w:date="2017-02-02T16:03:00Z"/>
            </w:rPr>
          </w:pPr>
          <w:ins w:id="697" w:author="Prabhvir Saran" w:date="2017-02-02T16:03:00Z">
            <w:r>
              <w:rPr>
                <w:b/>
                <w:bCs/>
                <w:noProof/>
              </w:rPr>
              <w:fldChar w:fldCharType="end"/>
            </w:r>
          </w:ins>
        </w:p>
        <w:customXmlInsRangeStart w:id="698" w:author="Prabhvir Saran" w:date="2017-02-02T16:03:00Z"/>
      </w:sdtContent>
    </w:sdt>
    <w:customXmlInsRangeEnd w:id="698"/>
    <w:p w14:paraId="5AF45BAF" w14:textId="77777777" w:rsidR="00BE19B9" w:rsidRDefault="00BE19B9" w:rsidP="00F91D8D">
      <w:pPr>
        <w:pStyle w:val="Heading1"/>
        <w:jc w:val="center"/>
        <w:rPr>
          <w:ins w:id="699" w:author="Prabhvir Saran [2]" w:date="2017-03-23T22:13:00Z"/>
          <w:b/>
          <w:sz w:val="36"/>
          <w:u w:val="single"/>
        </w:rPr>
      </w:pPr>
    </w:p>
    <w:p w14:paraId="7E4A2A39" w14:textId="77777777" w:rsidR="00BE19B9" w:rsidRDefault="00BE19B9" w:rsidP="00F91D8D">
      <w:pPr>
        <w:pStyle w:val="Heading1"/>
        <w:jc w:val="center"/>
        <w:rPr>
          <w:ins w:id="700" w:author="Prabhvir Saran [2]" w:date="2017-03-23T22:13:00Z"/>
          <w:b/>
          <w:sz w:val="36"/>
          <w:u w:val="single"/>
        </w:rPr>
      </w:pPr>
    </w:p>
    <w:p w14:paraId="6473D01D" w14:textId="77777777" w:rsidR="00BE19B9" w:rsidRDefault="00BE19B9" w:rsidP="00F91D8D">
      <w:pPr>
        <w:pStyle w:val="Heading1"/>
        <w:jc w:val="center"/>
        <w:rPr>
          <w:ins w:id="701" w:author="Prabhvir Saran [2]" w:date="2017-03-23T22:13:00Z"/>
          <w:b/>
          <w:sz w:val="36"/>
          <w:u w:val="single"/>
        </w:rPr>
      </w:pPr>
    </w:p>
    <w:p w14:paraId="0EF99AE5" w14:textId="77777777" w:rsidR="00BE19B9" w:rsidRDefault="00BE19B9" w:rsidP="00F91D8D">
      <w:pPr>
        <w:pStyle w:val="Heading1"/>
        <w:jc w:val="center"/>
        <w:rPr>
          <w:ins w:id="702" w:author="Prabhvir Saran [2]" w:date="2017-03-23T22:13:00Z"/>
          <w:b/>
          <w:sz w:val="36"/>
          <w:u w:val="single"/>
        </w:rPr>
      </w:pPr>
    </w:p>
    <w:p w14:paraId="628AA64B" w14:textId="77777777" w:rsidR="00BE19B9" w:rsidRDefault="00BE19B9" w:rsidP="00F91D8D">
      <w:pPr>
        <w:pStyle w:val="Heading1"/>
        <w:jc w:val="center"/>
        <w:rPr>
          <w:ins w:id="703" w:author="Prabhvir Saran [2]" w:date="2017-03-23T22:13:00Z"/>
          <w:b/>
          <w:sz w:val="36"/>
          <w:u w:val="single"/>
        </w:rPr>
      </w:pPr>
    </w:p>
    <w:p w14:paraId="1F8D21A9" w14:textId="77777777" w:rsidR="00BE19B9" w:rsidRDefault="00BE19B9" w:rsidP="00F91D8D">
      <w:pPr>
        <w:pStyle w:val="Heading1"/>
        <w:jc w:val="center"/>
        <w:rPr>
          <w:ins w:id="704" w:author="Prabhvir Saran [2]" w:date="2017-03-23T22:13:00Z"/>
          <w:b/>
          <w:sz w:val="36"/>
          <w:u w:val="single"/>
        </w:rPr>
      </w:pPr>
    </w:p>
    <w:p w14:paraId="368F2B56" w14:textId="77777777" w:rsidR="00BE19B9" w:rsidRDefault="00BE19B9" w:rsidP="00F91D8D">
      <w:pPr>
        <w:pStyle w:val="Heading1"/>
        <w:jc w:val="center"/>
        <w:rPr>
          <w:ins w:id="705" w:author="Prabhvir Saran [2]" w:date="2017-03-23T22:13:00Z"/>
          <w:b/>
          <w:sz w:val="36"/>
          <w:u w:val="single"/>
        </w:rPr>
      </w:pPr>
    </w:p>
    <w:p w14:paraId="60974638" w14:textId="77777777" w:rsidR="00BE19B9" w:rsidRDefault="00BE19B9" w:rsidP="00F91D8D">
      <w:pPr>
        <w:pStyle w:val="Heading1"/>
        <w:jc w:val="center"/>
        <w:rPr>
          <w:ins w:id="706" w:author="Prabhvir Saran [2]" w:date="2017-03-23T22:13:00Z"/>
          <w:b/>
          <w:sz w:val="36"/>
          <w:u w:val="single"/>
        </w:rPr>
      </w:pPr>
    </w:p>
    <w:p w14:paraId="5867D943" w14:textId="797191F6" w:rsidR="00BE19B9" w:rsidDel="0051798E" w:rsidRDefault="00BE19B9">
      <w:pPr>
        <w:pStyle w:val="Heading1"/>
        <w:rPr>
          <w:del w:id="707" w:author="Bhagwan Virdi" w:date="2017-04-05T15:55:00Z"/>
          <w:b/>
          <w:sz w:val="36"/>
          <w:u w:val="single"/>
        </w:rPr>
        <w:pPrChange w:id="708" w:author="Bhagwan Virdi" w:date="2017-04-05T15:53:00Z">
          <w:pPr>
            <w:pStyle w:val="Heading1"/>
            <w:jc w:val="center"/>
          </w:pPr>
        </w:pPrChange>
      </w:pPr>
    </w:p>
    <w:p w14:paraId="14F976DE" w14:textId="4151D6B9" w:rsidR="0051798E" w:rsidRDefault="0051798E">
      <w:pPr>
        <w:rPr>
          <w:ins w:id="709" w:author="Bhagwan Virdi" w:date="2017-04-05T15:55:00Z"/>
        </w:rPr>
        <w:pPrChange w:id="710" w:author="Bhagwan Virdi" w:date="2017-04-05T15:55:00Z">
          <w:pPr>
            <w:pStyle w:val="Heading1"/>
            <w:jc w:val="center"/>
          </w:pPr>
        </w:pPrChange>
      </w:pPr>
    </w:p>
    <w:p w14:paraId="7BA75A42" w14:textId="5E3E9B1F" w:rsidR="0051798E" w:rsidRDefault="0051798E">
      <w:pPr>
        <w:rPr>
          <w:ins w:id="711" w:author="Bhagwan Virdi" w:date="2017-04-05T15:55:00Z"/>
        </w:rPr>
        <w:pPrChange w:id="712" w:author="Bhagwan Virdi" w:date="2017-04-05T15:55:00Z">
          <w:pPr>
            <w:pStyle w:val="Heading1"/>
            <w:jc w:val="center"/>
          </w:pPr>
        </w:pPrChange>
      </w:pPr>
    </w:p>
    <w:p w14:paraId="22D1EBED" w14:textId="77777777" w:rsidR="0051798E" w:rsidRPr="0051798E" w:rsidRDefault="0051798E">
      <w:pPr>
        <w:rPr>
          <w:ins w:id="713" w:author="Bhagwan Virdi" w:date="2017-04-05T15:55:00Z"/>
          <w:rPrChange w:id="714" w:author="Bhagwan Virdi" w:date="2017-04-05T15:55:00Z">
            <w:rPr>
              <w:ins w:id="715" w:author="Bhagwan Virdi" w:date="2017-04-05T15:55:00Z"/>
              <w:b/>
              <w:sz w:val="36"/>
              <w:u w:val="single"/>
            </w:rPr>
          </w:rPrChange>
        </w:rPr>
        <w:pPrChange w:id="716" w:author="Bhagwan Virdi" w:date="2017-04-05T15:55:00Z">
          <w:pPr>
            <w:pStyle w:val="Heading1"/>
            <w:jc w:val="center"/>
          </w:pPr>
        </w:pPrChange>
      </w:pPr>
    </w:p>
    <w:p w14:paraId="56620FB5" w14:textId="5BBDC020" w:rsidR="00BE19B9" w:rsidDel="001E5810" w:rsidRDefault="00BE19B9">
      <w:pPr>
        <w:pStyle w:val="Heading1"/>
        <w:jc w:val="center"/>
        <w:rPr>
          <w:del w:id="717" w:author="Bhagwan Virdi" w:date="2017-04-05T15:55:00Z"/>
          <w:b/>
          <w:sz w:val="36"/>
          <w:u w:val="single"/>
        </w:rPr>
      </w:pPr>
    </w:p>
    <w:p w14:paraId="198060AC" w14:textId="77777777" w:rsidR="001E5810" w:rsidRPr="001E5810" w:rsidRDefault="001E5810">
      <w:pPr>
        <w:rPr>
          <w:ins w:id="718" w:author="Bhagwan Virdi" w:date="2017-04-05T15:56:00Z"/>
          <w:rPrChange w:id="719" w:author="Bhagwan Virdi" w:date="2017-04-05T15:56:00Z">
            <w:rPr>
              <w:ins w:id="720" w:author="Bhagwan Virdi" w:date="2017-04-05T15:56:00Z"/>
              <w:b/>
              <w:sz w:val="36"/>
              <w:u w:val="single"/>
            </w:rPr>
          </w:rPrChange>
        </w:rPr>
        <w:pPrChange w:id="721" w:author="Bhagwan Virdi" w:date="2017-04-05T15:56:00Z">
          <w:pPr>
            <w:pStyle w:val="Heading1"/>
            <w:jc w:val="center"/>
          </w:pPr>
        </w:pPrChange>
      </w:pPr>
    </w:p>
    <w:p w14:paraId="50AFD4E4" w14:textId="2F3B8B90" w:rsidR="00BE19B9" w:rsidDel="009F0E13" w:rsidRDefault="00BE19B9">
      <w:pPr>
        <w:pStyle w:val="Heading1"/>
        <w:jc w:val="center"/>
        <w:rPr>
          <w:del w:id="722" w:author="Bhagwan Virdi" w:date="2017-04-05T15:53:00Z"/>
          <w:b/>
          <w:sz w:val="36"/>
          <w:u w:val="single"/>
        </w:rPr>
      </w:pPr>
    </w:p>
    <w:p w14:paraId="1A65EB2B" w14:textId="77777777" w:rsidR="009F0E13" w:rsidRPr="009F0E13" w:rsidRDefault="009F0E13" w:rsidP="009F0E13">
      <w:pPr>
        <w:rPr>
          <w:ins w:id="723" w:author="prabh" w:date="2017-04-14T01:38:00Z"/>
          <w:rPrChange w:id="724" w:author="prabh" w:date="2017-04-14T01:38:00Z">
            <w:rPr>
              <w:ins w:id="725" w:author="prabh" w:date="2017-04-14T01:38:00Z"/>
              <w:b/>
              <w:sz w:val="36"/>
              <w:u w:val="single"/>
            </w:rPr>
          </w:rPrChange>
        </w:rPr>
        <w:pPrChange w:id="726" w:author="prabh" w:date="2017-04-14T01:38:00Z">
          <w:pPr>
            <w:pStyle w:val="Heading1"/>
            <w:jc w:val="center"/>
          </w:pPr>
        </w:pPrChange>
      </w:pPr>
    </w:p>
    <w:p w14:paraId="4B531A92" w14:textId="77777777" w:rsidR="00BE19B9" w:rsidDel="0051798E" w:rsidRDefault="00BE19B9">
      <w:pPr>
        <w:pStyle w:val="Heading1"/>
        <w:jc w:val="center"/>
        <w:rPr>
          <w:ins w:id="727" w:author="Prabhvir Saran [2]" w:date="2017-03-23T22:13:00Z"/>
          <w:del w:id="728" w:author="Bhagwan Virdi" w:date="2017-04-05T15:53:00Z"/>
          <w:b/>
          <w:sz w:val="36"/>
          <w:u w:val="single"/>
        </w:rPr>
      </w:pPr>
    </w:p>
    <w:p w14:paraId="1912157F" w14:textId="541F8918" w:rsidR="00BE19B9" w:rsidDel="0051798E" w:rsidRDefault="00BE19B9">
      <w:pPr>
        <w:jc w:val="center"/>
        <w:rPr>
          <w:del w:id="729" w:author="Bhagwan Virdi" w:date="2017-04-05T15:53:00Z"/>
          <w:b/>
          <w:sz w:val="36"/>
          <w:u w:val="single"/>
        </w:rPr>
        <w:pPrChange w:id="730" w:author="Bhagwan Virdi" w:date="2017-04-05T15:55:00Z">
          <w:pPr>
            <w:pStyle w:val="Heading1"/>
            <w:jc w:val="center"/>
          </w:pPr>
        </w:pPrChange>
      </w:pPr>
    </w:p>
    <w:p w14:paraId="58DB3037" w14:textId="60421913" w:rsidR="00BE19B9" w:rsidDel="00C6374D" w:rsidRDefault="00BE19B9">
      <w:pPr>
        <w:jc w:val="center"/>
        <w:rPr>
          <w:ins w:id="731" w:author="Prabhvir Saran [2]" w:date="2017-03-23T22:14:00Z"/>
          <w:del w:id="732" w:author="Bhagwan Virdi" w:date="2017-04-05T15:51:00Z"/>
          <w:b/>
          <w:sz w:val="36"/>
          <w:u w:val="single"/>
        </w:rPr>
        <w:pPrChange w:id="733" w:author="Bhagwan Virdi" w:date="2017-04-05T15:55:00Z">
          <w:pPr>
            <w:pStyle w:val="Heading1"/>
            <w:jc w:val="center"/>
          </w:pPr>
        </w:pPrChange>
      </w:pPr>
    </w:p>
    <w:p w14:paraId="36C8BA2A" w14:textId="77777777" w:rsidR="004E3F3A" w:rsidDel="00C6374D" w:rsidRDefault="004E3F3A">
      <w:pPr>
        <w:jc w:val="center"/>
        <w:rPr>
          <w:ins w:id="734" w:author="Prabhvir Saran [2]" w:date="2017-03-23T22:13:00Z"/>
          <w:del w:id="735" w:author="Bhagwan Virdi" w:date="2017-04-05T15:51:00Z"/>
          <w:b/>
          <w:sz w:val="36"/>
          <w:u w:val="single"/>
        </w:rPr>
        <w:pPrChange w:id="736" w:author="Bhagwan Virdi" w:date="2017-04-05T15:55:00Z">
          <w:pPr>
            <w:pStyle w:val="Heading1"/>
            <w:jc w:val="center"/>
          </w:pPr>
        </w:pPrChange>
      </w:pPr>
    </w:p>
    <w:p w14:paraId="653AF0ED" w14:textId="7677A13A" w:rsidR="00BE19B9" w:rsidDel="00C6374D" w:rsidRDefault="00BE19B9">
      <w:pPr>
        <w:pStyle w:val="Heading1"/>
        <w:jc w:val="center"/>
        <w:rPr>
          <w:del w:id="737" w:author="Bhagwan Virdi" w:date="2017-04-05T15:51:00Z"/>
          <w:rFonts w:asciiTheme="minorHAnsi" w:eastAsiaTheme="minorHAnsi" w:hAnsiTheme="minorHAnsi" w:cstheme="minorBidi"/>
          <w:color w:val="auto"/>
          <w:sz w:val="22"/>
          <w:szCs w:val="22"/>
        </w:rPr>
      </w:pPr>
    </w:p>
    <w:p w14:paraId="76160D72" w14:textId="569D5C8A" w:rsidR="00B718EC" w:rsidRDefault="00B718EC">
      <w:pPr>
        <w:pStyle w:val="Heading1"/>
        <w:jc w:val="center"/>
        <w:rPr>
          <w:ins w:id="738" w:author="Bhagwan Virdi" w:date="2017-04-05T15:54:00Z"/>
          <w:b/>
          <w:sz w:val="36"/>
          <w:u w:val="single"/>
        </w:rPr>
      </w:pPr>
      <w:bookmarkStart w:id="739" w:name="_Toc479897273"/>
      <w:ins w:id="740" w:author="Bhagwan Virdi" w:date="2017-04-05T14:52:00Z">
        <w:r>
          <w:rPr>
            <w:b/>
            <w:sz w:val="36"/>
            <w:u w:val="single"/>
          </w:rPr>
          <w:t>Milestone 5</w:t>
        </w:r>
        <w:r w:rsidRPr="00A22D7F">
          <w:rPr>
            <w:b/>
            <w:sz w:val="36"/>
            <w:u w:val="single"/>
          </w:rPr>
          <w:t xml:space="preserve">: </w:t>
        </w:r>
      </w:ins>
      <w:ins w:id="741" w:author="Bhagwan Virdi" w:date="2017-04-05T14:53:00Z">
        <w:r>
          <w:rPr>
            <w:b/>
            <w:sz w:val="36"/>
            <w:u w:val="single"/>
          </w:rPr>
          <w:t>Server Side Programming</w:t>
        </w:r>
      </w:ins>
      <w:bookmarkEnd w:id="739"/>
    </w:p>
    <w:p w14:paraId="6DF40A99" w14:textId="44409C45" w:rsidR="0051798E" w:rsidRDefault="0051798E">
      <w:pPr>
        <w:rPr>
          <w:ins w:id="742" w:author="Bhagwan Virdi" w:date="2017-04-05T15:54:00Z"/>
        </w:rPr>
        <w:pPrChange w:id="743" w:author="Bhagwan Virdi" w:date="2017-04-05T15:54:00Z">
          <w:pPr>
            <w:pStyle w:val="Heading1"/>
            <w:jc w:val="center"/>
          </w:pPr>
        </w:pPrChange>
      </w:pPr>
    </w:p>
    <w:p w14:paraId="113B069D" w14:textId="77777777" w:rsidR="0051798E" w:rsidRPr="00FF76DD" w:rsidRDefault="0051798E" w:rsidP="00EC554A">
      <w:pPr>
        <w:pStyle w:val="Heading2"/>
        <w:rPr>
          <w:ins w:id="744" w:author="Bhagwan Virdi" w:date="2017-04-05T15:54:00Z"/>
        </w:rPr>
        <w:pPrChange w:id="745" w:author="prabh" w:date="2017-04-14T01:39:00Z">
          <w:pPr>
            <w:pStyle w:val="Heading2"/>
            <w:spacing w:after="240"/>
          </w:pPr>
        </w:pPrChange>
      </w:pPr>
      <w:bookmarkStart w:id="746" w:name="_Toc479897274"/>
      <w:ins w:id="747" w:author="Bhagwan Virdi" w:date="2017-04-05T15:54:00Z">
        <w:r>
          <w:t>URL of the website</w:t>
        </w:r>
        <w:bookmarkEnd w:id="746"/>
      </w:ins>
    </w:p>
    <w:p w14:paraId="6BDC4492" w14:textId="2A07E8D6" w:rsidR="0051798E" w:rsidDel="00897856" w:rsidRDefault="008F1378" w:rsidP="00EC554A">
      <w:pPr>
        <w:pStyle w:val="Heading2"/>
        <w:rPr>
          <w:del w:id="748" w:author="prabh" w:date="2017-04-14T01:05:00Z"/>
        </w:rPr>
        <w:pPrChange w:id="749" w:author="prabh" w:date="2017-04-14T01:39:00Z">
          <w:pPr/>
        </w:pPrChange>
      </w:pPr>
      <w:ins w:id="750" w:author="Bhagwan Virdi" w:date="2017-04-11T15:19: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ins>
      <w:ins w:id="751" w:author="Bhagwan Virdi" w:date="2017-04-05T15:54:00Z">
        <w:r w:rsidRPr="008F1378">
          <w:rPr>
            <w:color w:val="auto"/>
            <w:rPrChange w:id="752" w:author="Bhagwan Virdi" w:date="2017-04-11T15:19:00Z">
              <w:rPr>
                <w:rStyle w:val="Hyperlink"/>
              </w:rPr>
            </w:rPrChange>
          </w:rPr>
          <w:instrText>http://students.bcitdev.com/A00980505/G2/index.</w:instrText>
        </w:r>
        <w:r>
          <w:rPr>
            <w:rFonts w:asciiTheme="minorHAnsi" w:eastAsiaTheme="minorHAnsi" w:hAnsiTheme="minorHAnsi" w:cstheme="minorBidi"/>
            <w:color w:val="auto"/>
            <w:sz w:val="22"/>
            <w:szCs w:val="22"/>
          </w:rPr>
          <w:instrText>php</w:instrText>
        </w:r>
      </w:ins>
      <w:ins w:id="753" w:author="Bhagwan Virdi" w:date="2017-04-11T15:19:00Z">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754" w:name="_Toc479897275"/>
      <w:r w:rsidRPr="00F22FF1">
        <w:rPr>
          <w:rStyle w:val="Hyperlink"/>
          <w:rFonts w:asciiTheme="minorHAnsi" w:eastAsiaTheme="minorHAnsi" w:hAnsiTheme="minorHAnsi" w:cstheme="minorBidi"/>
          <w:sz w:val="22"/>
          <w:szCs w:val="22"/>
        </w:rPr>
        <w:t>http://students.bcitdev.com/A00980505/G2/index.php</w:t>
      </w:r>
      <w:bookmarkEnd w:id="754"/>
      <w:ins w:id="755" w:author="Bhagwan Virdi" w:date="2017-04-11T15:19:00Z">
        <w:r>
          <w:rPr>
            <w:rFonts w:asciiTheme="minorHAnsi" w:eastAsiaTheme="minorHAnsi" w:hAnsiTheme="minorHAnsi" w:cstheme="minorBidi"/>
            <w:color w:val="auto"/>
            <w:sz w:val="22"/>
            <w:szCs w:val="22"/>
          </w:rPr>
          <w:fldChar w:fldCharType="end"/>
        </w:r>
      </w:ins>
      <w:ins w:id="756" w:author="Bhagwan Virdi" w:date="2017-04-05T15:54:00Z">
        <w:r>
          <w:rPr>
            <w:rFonts w:asciiTheme="minorHAnsi" w:eastAsiaTheme="minorHAnsi" w:hAnsiTheme="minorHAnsi" w:cstheme="minorBidi"/>
            <w:color w:val="auto"/>
            <w:sz w:val="22"/>
            <w:szCs w:val="22"/>
          </w:rPr>
          <w:t xml:space="preserve"> </w:t>
        </w:r>
      </w:ins>
    </w:p>
    <w:p w14:paraId="474E6FCC" w14:textId="657AEF15" w:rsidR="008F1378" w:rsidRDefault="008F1378" w:rsidP="00EC554A">
      <w:pPr>
        <w:pStyle w:val="Heading2"/>
        <w:rPr>
          <w:ins w:id="757" w:author="prabh" w:date="2017-04-14T01:18:00Z"/>
          <w:rFonts w:asciiTheme="minorHAnsi" w:eastAsiaTheme="minorHAnsi" w:hAnsiTheme="minorHAnsi" w:cstheme="minorBidi"/>
          <w:color w:val="auto"/>
          <w:sz w:val="22"/>
          <w:szCs w:val="22"/>
        </w:rPr>
        <w:pPrChange w:id="758" w:author="prabh" w:date="2017-04-14T01:39:00Z">
          <w:pPr/>
        </w:pPrChange>
      </w:pPr>
    </w:p>
    <w:p w14:paraId="3832E81F" w14:textId="77777777" w:rsidR="00D86468" w:rsidRPr="00D86468" w:rsidRDefault="00D86468" w:rsidP="00D86468">
      <w:pPr>
        <w:rPr>
          <w:ins w:id="759" w:author="Bhagwan Virdi" w:date="2017-04-05T15:54:00Z"/>
          <w:rPrChange w:id="760" w:author="prabh" w:date="2017-04-14T01:18:00Z">
            <w:rPr>
              <w:ins w:id="761" w:author="Bhagwan Virdi" w:date="2017-04-05T15:54:00Z"/>
            </w:rPr>
          </w:rPrChange>
        </w:rPr>
        <w:pPrChange w:id="762" w:author="prabh" w:date="2017-04-14T01:18:00Z">
          <w:pPr/>
        </w:pPrChange>
      </w:pPr>
    </w:p>
    <w:p w14:paraId="7C3F8A99" w14:textId="77777777" w:rsidR="0051798E" w:rsidRDefault="0051798E" w:rsidP="0051798E">
      <w:pPr>
        <w:pStyle w:val="Heading2"/>
        <w:rPr>
          <w:ins w:id="763" w:author="Bhagwan Virdi" w:date="2017-04-05T15:54:00Z"/>
        </w:rPr>
      </w:pPr>
      <w:bookmarkStart w:id="764" w:name="_Toc479897276"/>
      <w:ins w:id="765" w:author="Bhagwan Virdi" w:date="2017-04-05T15:54:00Z">
        <w:r>
          <w:t>List of all the items completed</w:t>
        </w:r>
        <w:bookmarkEnd w:id="764"/>
        <w:r>
          <w:t xml:space="preserve"> </w:t>
        </w:r>
      </w:ins>
    </w:p>
    <w:p w14:paraId="453E769C" w14:textId="39222F5E" w:rsidR="001D692D" w:rsidRDefault="0059234D" w:rsidP="00D442C2">
      <w:pPr>
        <w:pStyle w:val="ListParagraph"/>
        <w:numPr>
          <w:ilvl w:val="0"/>
          <w:numId w:val="18"/>
        </w:numPr>
        <w:rPr>
          <w:ins w:id="766" w:author="prabh" w:date="2017-04-14T00:38:00Z"/>
        </w:rPr>
        <w:pPrChange w:id="767" w:author="Bhagwan Virdi" w:date="2017-04-05T15:28:00Z">
          <w:pPr>
            <w:pStyle w:val="Heading1"/>
            <w:jc w:val="center"/>
          </w:pPr>
        </w:pPrChange>
      </w:pPr>
      <w:ins w:id="768" w:author="Bhagwan Virdi" w:date="2017-04-11T15:04:00Z">
        <w:del w:id="769" w:author="prabh" w:date="2017-04-14T00:38:00Z">
          <w:r w:rsidDel="00315233">
            <w:delText>Added php to enable user to login in</w:delText>
          </w:r>
        </w:del>
      </w:ins>
      <w:ins w:id="770" w:author="prabh" w:date="2017-04-14T00:38:00Z">
        <w:r w:rsidR="00315233">
          <w:t xml:space="preserve">The provided </w:t>
        </w:r>
      </w:ins>
      <w:ins w:id="771" w:author="prabh" w:date="2017-04-14T00:40:00Z">
        <w:r w:rsidR="00315233">
          <w:t>PHP</w:t>
        </w:r>
      </w:ins>
      <w:ins w:id="772" w:author="prabh" w:date="2017-04-14T00:38:00Z">
        <w:r w:rsidR="00315233">
          <w:t xml:space="preserve"> script was </w:t>
        </w:r>
      </w:ins>
      <w:ins w:id="773" w:author="prabh" w:date="2017-04-14T01:41:00Z">
        <w:r w:rsidR="00D442C2" w:rsidRPr="00D442C2">
          <w:t xml:space="preserve">integrated </w:t>
        </w:r>
      </w:ins>
      <w:ins w:id="774" w:author="prabh" w:date="2017-04-14T00:38:00Z">
        <w:r w:rsidR="00315233">
          <w:t>with the website</w:t>
        </w:r>
      </w:ins>
    </w:p>
    <w:p w14:paraId="6800E5C8" w14:textId="7702497F" w:rsidR="00315233" w:rsidRDefault="00315233">
      <w:pPr>
        <w:pStyle w:val="ListParagraph"/>
        <w:numPr>
          <w:ilvl w:val="0"/>
          <w:numId w:val="18"/>
        </w:numPr>
        <w:rPr>
          <w:ins w:id="775" w:author="prabh" w:date="2017-04-14T00:38:00Z"/>
        </w:rPr>
        <w:pPrChange w:id="776" w:author="Bhagwan Virdi" w:date="2017-04-05T15:28:00Z">
          <w:pPr>
            <w:pStyle w:val="Heading1"/>
            <w:jc w:val="center"/>
          </w:pPr>
        </w:pPrChange>
      </w:pPr>
      <w:ins w:id="777" w:author="prabh" w:date="2017-04-14T00:38:00Z">
        <w:r>
          <w:t xml:space="preserve">Users </w:t>
        </w:r>
      </w:ins>
      <w:ins w:id="778" w:author="prabh" w:date="2017-04-14T00:40:00Z">
        <w:r>
          <w:t>can</w:t>
        </w:r>
      </w:ins>
      <w:ins w:id="779" w:author="prabh" w:date="2017-04-14T00:38:00Z">
        <w:r>
          <w:t xml:space="preserve"> register</w:t>
        </w:r>
      </w:ins>
      <w:ins w:id="780" w:author="prabh" w:date="2017-04-14T01:05:00Z">
        <w:r w:rsidR="00A91FE5">
          <w:t xml:space="preserve"> themselves</w:t>
        </w:r>
      </w:ins>
      <w:ins w:id="781" w:author="prabh" w:date="2017-04-14T00:38:00Z">
        <w:r>
          <w:t xml:space="preserve"> on the website</w:t>
        </w:r>
      </w:ins>
    </w:p>
    <w:p w14:paraId="5FE987E3" w14:textId="27C65462" w:rsidR="00315233" w:rsidRDefault="00315233">
      <w:pPr>
        <w:pStyle w:val="ListParagraph"/>
        <w:numPr>
          <w:ilvl w:val="0"/>
          <w:numId w:val="18"/>
        </w:numPr>
        <w:rPr>
          <w:ins w:id="782" w:author="prabh" w:date="2017-04-14T00:39:00Z"/>
        </w:rPr>
        <w:pPrChange w:id="783" w:author="Bhagwan Virdi" w:date="2017-04-05T15:28:00Z">
          <w:pPr>
            <w:pStyle w:val="Heading1"/>
            <w:jc w:val="center"/>
          </w:pPr>
        </w:pPrChange>
      </w:pPr>
      <w:ins w:id="784" w:author="prabh" w:date="2017-04-14T00:39:00Z">
        <w:r>
          <w:t>A registered user can login / logout</w:t>
        </w:r>
      </w:ins>
      <w:ins w:id="785" w:author="prabh" w:date="2017-04-14T01:13:00Z">
        <w:r w:rsidR="00AB579A">
          <w:t xml:space="preserve"> from the website</w:t>
        </w:r>
      </w:ins>
    </w:p>
    <w:p w14:paraId="7ECED0C4" w14:textId="3D9E08D5" w:rsidR="00315233" w:rsidDel="00315233" w:rsidRDefault="00315233" w:rsidP="00315233">
      <w:pPr>
        <w:pStyle w:val="ListParagraph"/>
        <w:numPr>
          <w:ilvl w:val="0"/>
          <w:numId w:val="18"/>
        </w:numPr>
        <w:rPr>
          <w:del w:id="786" w:author="prabh" w:date="2017-04-14T00:40:00Z"/>
        </w:rPr>
        <w:pPrChange w:id="787" w:author="prabh" w:date="2017-04-14T00:40:00Z">
          <w:pPr>
            <w:pStyle w:val="Heading1"/>
            <w:jc w:val="center"/>
          </w:pPr>
        </w:pPrChange>
      </w:pPr>
      <w:ins w:id="788" w:author="prabh" w:date="2017-04-14T00:39:00Z">
        <w:r>
          <w:t xml:space="preserve">Once logged in, the </w:t>
        </w:r>
      </w:ins>
      <w:ins w:id="789" w:author="prabh" w:date="2017-04-14T00:40:00Z">
        <w:r>
          <w:t>user</w:t>
        </w:r>
      </w:ins>
      <w:ins w:id="790" w:author="prabh" w:date="2017-04-14T01:34:00Z">
        <w:r w:rsidR="00AE60F4">
          <w:t>’</w:t>
        </w:r>
      </w:ins>
      <w:ins w:id="791" w:author="prabh" w:date="2017-04-14T00:40:00Z">
        <w:r w:rsidR="00AE60F4">
          <w:t>s</w:t>
        </w:r>
      </w:ins>
      <w:ins w:id="792" w:author="prabh" w:date="2017-04-14T00:39:00Z">
        <w:r>
          <w:t xml:space="preserve"> name is display</w:t>
        </w:r>
      </w:ins>
      <w:ins w:id="793" w:author="prabh" w:date="2017-04-14T01:06:00Z">
        <w:r w:rsidR="00070639">
          <w:t>ed</w:t>
        </w:r>
      </w:ins>
      <w:ins w:id="794" w:author="prabh" w:date="2017-04-14T00:39:00Z">
        <w:r>
          <w:t xml:space="preserve"> on the website</w:t>
        </w:r>
      </w:ins>
    </w:p>
    <w:p w14:paraId="44325F4F" w14:textId="77777777" w:rsidR="00315233" w:rsidRDefault="00315233">
      <w:pPr>
        <w:pStyle w:val="ListParagraph"/>
        <w:numPr>
          <w:ilvl w:val="0"/>
          <w:numId w:val="18"/>
        </w:numPr>
        <w:rPr>
          <w:ins w:id="795" w:author="prabh" w:date="2017-04-14T00:40:00Z"/>
        </w:rPr>
        <w:pPrChange w:id="796" w:author="Bhagwan Virdi" w:date="2017-04-05T15:28:00Z">
          <w:pPr>
            <w:pStyle w:val="Heading1"/>
            <w:jc w:val="center"/>
          </w:pPr>
        </w:pPrChange>
      </w:pPr>
    </w:p>
    <w:p w14:paraId="568FC6EE" w14:textId="1EA8F1E7" w:rsidR="00897856" w:rsidRDefault="00315233" w:rsidP="00315233">
      <w:pPr>
        <w:pStyle w:val="ListParagraph"/>
        <w:numPr>
          <w:ilvl w:val="0"/>
          <w:numId w:val="18"/>
        </w:numPr>
        <w:rPr>
          <w:ins w:id="797" w:author="prabh" w:date="2017-04-14T01:17:00Z"/>
        </w:rPr>
        <w:pPrChange w:id="798" w:author="prabh" w:date="2017-04-14T00:40:00Z">
          <w:pPr>
            <w:pStyle w:val="Heading1"/>
            <w:jc w:val="center"/>
          </w:pPr>
        </w:pPrChange>
      </w:pPr>
      <w:ins w:id="799" w:author="prabh" w:date="2017-04-14T00:40:00Z">
        <w:r>
          <w:t xml:space="preserve">Forum was added to </w:t>
        </w:r>
      </w:ins>
      <w:ins w:id="800" w:author="prabh" w:date="2017-04-14T00:58:00Z">
        <w:r w:rsidR="00915B73">
          <w:t>About u</w:t>
        </w:r>
        <w:r w:rsidR="00AD1F27">
          <w:t>s</w:t>
        </w:r>
      </w:ins>
      <w:ins w:id="801" w:author="prabh" w:date="2017-04-14T00:40:00Z">
        <w:r>
          <w:t xml:space="preserve"> page for users to post / view </w:t>
        </w:r>
      </w:ins>
      <w:ins w:id="802" w:author="prabh" w:date="2017-04-14T00:41:00Z">
        <w:r>
          <w:t>comments</w:t>
        </w:r>
      </w:ins>
    </w:p>
    <w:p w14:paraId="17147B34" w14:textId="4138A01E" w:rsidR="0059234D" w:rsidDel="00315233" w:rsidRDefault="0059234D" w:rsidP="00D86468">
      <w:pPr>
        <w:pStyle w:val="ListParagraph"/>
        <w:numPr>
          <w:ilvl w:val="0"/>
          <w:numId w:val="18"/>
        </w:numPr>
        <w:rPr>
          <w:ins w:id="803" w:author="Bhagwan Virdi" w:date="2017-04-11T15:06:00Z"/>
          <w:del w:id="804" w:author="prabh" w:date="2017-04-14T00:40:00Z"/>
        </w:rPr>
        <w:pPrChange w:id="805" w:author="prabh" w:date="2017-04-14T01:18:00Z">
          <w:pPr>
            <w:pStyle w:val="Heading1"/>
            <w:jc w:val="center"/>
          </w:pPr>
        </w:pPrChange>
      </w:pPr>
      <w:ins w:id="806" w:author="Bhagwan Virdi" w:date="2017-04-11T15:05:00Z">
        <w:del w:id="807" w:author="prabh" w:date="2017-04-14T00:40:00Z">
          <w:r w:rsidDel="00315233">
            <w:delText xml:space="preserve">Changed about us page to show </w:delText>
          </w:r>
        </w:del>
      </w:ins>
      <w:ins w:id="808" w:author="Bhagwan Virdi" w:date="2017-04-11T15:06:00Z">
        <w:del w:id="809" w:author="prabh" w:date="2017-04-14T00:40:00Z">
          <w:r w:rsidDel="00315233">
            <w:delText>MySQL database</w:delText>
          </w:r>
        </w:del>
      </w:ins>
    </w:p>
    <w:p w14:paraId="51BC3DEE" w14:textId="29FA3929" w:rsidR="0059234D" w:rsidDel="00315233" w:rsidRDefault="0059234D" w:rsidP="00897856">
      <w:pPr>
        <w:pStyle w:val="ListParagraph"/>
        <w:rPr>
          <w:ins w:id="810" w:author="prabh [2]" w:date="2017-04-13T16:47:00Z"/>
          <w:del w:id="811" w:author="prabh" w:date="2017-04-14T00:40:00Z"/>
        </w:rPr>
        <w:pPrChange w:id="812" w:author="prabh" w:date="2017-04-14T01:05:00Z">
          <w:pPr>
            <w:pStyle w:val="Heading1"/>
            <w:jc w:val="center"/>
          </w:pPr>
        </w:pPrChange>
      </w:pPr>
      <w:ins w:id="813" w:author="Bhagwan Virdi" w:date="2017-04-11T15:06:00Z">
        <w:del w:id="814" w:author="prabh" w:date="2017-04-14T00:40:00Z">
          <w:r w:rsidDel="00315233">
            <w:delText>Website now display name of the name that is logged in</w:delText>
          </w:r>
        </w:del>
      </w:ins>
    </w:p>
    <w:p w14:paraId="232E242C" w14:textId="388DA541" w:rsidR="00833878" w:rsidRDefault="00833878" w:rsidP="00897856">
      <w:pPr>
        <w:pStyle w:val="ListParagraph"/>
        <w:rPr>
          <w:ins w:id="815" w:author="Bhagwan Virdi" w:date="2017-04-11T15:09:00Z"/>
        </w:rPr>
        <w:pPrChange w:id="816" w:author="prabh" w:date="2017-04-14T01:05:00Z">
          <w:pPr>
            <w:pStyle w:val="Heading1"/>
            <w:jc w:val="center"/>
          </w:pPr>
        </w:pPrChange>
      </w:pPr>
    </w:p>
    <w:p w14:paraId="4818730B" w14:textId="4E089497" w:rsidR="00B718EC" w:rsidRDefault="00B718EC" w:rsidP="00B718EC">
      <w:pPr>
        <w:pStyle w:val="Heading2"/>
        <w:rPr>
          <w:ins w:id="817" w:author="Bhagwan Virdi" w:date="2017-04-05T14:58:00Z"/>
        </w:rPr>
      </w:pPr>
      <w:bookmarkStart w:id="818" w:name="_Toc479897277"/>
      <w:ins w:id="819" w:author="Bhagwan Virdi" w:date="2017-04-05T14:57:00Z">
        <w:r>
          <w:t>User Registration</w:t>
        </w:r>
        <w:bookmarkEnd w:id="818"/>
        <w:r>
          <w:t xml:space="preserve"> </w:t>
        </w:r>
      </w:ins>
    </w:p>
    <w:p w14:paraId="54E8E8C6" w14:textId="2C58D09B" w:rsidR="00E50883" w:rsidRDefault="00B718EC">
      <w:pPr>
        <w:rPr>
          <w:ins w:id="820" w:author="Bhagwan Virdi" w:date="2017-04-11T15:20:00Z"/>
        </w:rPr>
        <w:pPrChange w:id="821" w:author="Bhagwan Virdi" w:date="2017-04-05T15:28:00Z">
          <w:pPr>
            <w:pStyle w:val="Default"/>
          </w:pPr>
        </w:pPrChange>
      </w:pPr>
      <w:ins w:id="822" w:author="Bhagwan Virdi" w:date="2017-04-05T15:01:00Z">
        <w:r>
          <w:tab/>
        </w:r>
      </w:ins>
      <w:ins w:id="823" w:author="Bhagwan Virdi" w:date="2017-04-05T15:05:00Z">
        <w:del w:id="824" w:author="prabh" w:date="2017-04-14T00:46:00Z">
          <w:r w:rsidR="004D5572" w:rsidDel="00B1433C">
            <w:delText>The user</w:delText>
          </w:r>
        </w:del>
      </w:ins>
      <w:ins w:id="825" w:author="prabh" w:date="2017-04-14T00:46:00Z">
        <w:r w:rsidR="00B1433C">
          <w:t>Users</w:t>
        </w:r>
      </w:ins>
      <w:ins w:id="826" w:author="Bhagwan Virdi" w:date="2017-04-05T15:05:00Z">
        <w:r w:rsidR="004D5572">
          <w:t xml:space="preserve"> </w:t>
        </w:r>
      </w:ins>
      <w:ins w:id="827" w:author="prabh" w:date="2017-04-14T01:06:00Z">
        <w:r w:rsidR="00FF69BF">
          <w:t>are now able to sign up and login with their user</w:t>
        </w:r>
      </w:ins>
      <w:ins w:id="828" w:author="prabh" w:date="2017-04-14T01:13:00Z">
        <w:r w:rsidR="00E8758F">
          <w:t>name</w:t>
        </w:r>
      </w:ins>
      <w:ins w:id="829" w:author="prabh" w:date="2017-04-14T01:06:00Z">
        <w:r w:rsidR="00FF69BF">
          <w:t xml:space="preserve"> and password</w:t>
        </w:r>
      </w:ins>
      <w:ins w:id="830" w:author="prabh" w:date="2017-04-14T01:12:00Z">
        <w:r w:rsidR="000259E9">
          <w:t xml:space="preserve"> on the </w:t>
        </w:r>
        <w:r w:rsidR="000259E9">
          <w:t xml:space="preserve">Login/signup </w:t>
        </w:r>
        <w:r w:rsidR="000259E9">
          <w:t>page</w:t>
        </w:r>
      </w:ins>
      <w:ins w:id="831" w:author="Bhagwan Virdi" w:date="2017-04-05T15:05:00Z">
        <w:del w:id="832" w:author="prabh" w:date="2017-04-14T01:06:00Z">
          <w:r w:rsidR="004D5572" w:rsidDel="00FF69BF">
            <w:delText xml:space="preserve">can login or sign up using </w:delText>
          </w:r>
        </w:del>
      </w:ins>
      <w:ins w:id="833" w:author="Bhagwan Virdi" w:date="2017-04-05T15:11:00Z">
        <w:del w:id="834" w:author="prabh" w:date="2017-04-14T01:06:00Z">
          <w:r w:rsidR="004D5572" w:rsidDel="00FF69BF">
            <w:delText>their</w:delText>
          </w:r>
        </w:del>
      </w:ins>
      <w:ins w:id="835" w:author="Bhagwan Virdi" w:date="2017-04-05T15:05:00Z">
        <w:del w:id="836" w:author="prabh" w:date="2017-04-14T01:06:00Z">
          <w:r w:rsidR="008F1378" w:rsidDel="00FF69BF">
            <w:delText xml:space="preserve"> us</w:delText>
          </w:r>
        </w:del>
      </w:ins>
      <w:ins w:id="837" w:author="Bhagwan Virdi" w:date="2017-04-11T15:15:00Z">
        <w:del w:id="838" w:author="prabh" w:date="2017-04-14T01:06:00Z">
          <w:r w:rsidR="008F1378" w:rsidDel="00FF69BF">
            <w:delText>ername</w:delText>
          </w:r>
        </w:del>
      </w:ins>
      <w:ins w:id="839" w:author="Bhagwan Virdi" w:date="2017-04-05T15:05:00Z">
        <w:del w:id="840" w:author="prabh" w:date="2017-04-14T01:06:00Z">
          <w:r w:rsidR="004D5572" w:rsidDel="00FF69BF">
            <w:delText xml:space="preserve"> and password</w:delText>
          </w:r>
        </w:del>
      </w:ins>
      <w:ins w:id="841" w:author="Bhagwan Virdi" w:date="2017-04-05T15:26:00Z">
        <w:r w:rsidR="001D692D">
          <w:t xml:space="preserve">. </w:t>
        </w:r>
      </w:ins>
      <w:ins w:id="842" w:author="prabh" w:date="2017-04-14T01:14:00Z">
        <w:r w:rsidR="008D2054">
          <w:t xml:space="preserve">If the user tries to </w:t>
        </w:r>
      </w:ins>
      <w:ins w:id="843" w:author="prabh" w:date="2017-04-14T01:15:00Z">
        <w:r w:rsidR="008D2054">
          <w:t>sign up</w:t>
        </w:r>
      </w:ins>
      <w:ins w:id="844" w:author="prabh" w:date="2017-04-14T01:14:00Z">
        <w:r w:rsidR="008D2054">
          <w:t xml:space="preserve"> with </w:t>
        </w:r>
      </w:ins>
      <w:ins w:id="845" w:author="prabh" w:date="2017-04-14T01:15:00Z">
        <w:r w:rsidR="008D2054">
          <w:t>an</w:t>
        </w:r>
      </w:ins>
      <w:ins w:id="846" w:author="prabh" w:date="2017-04-14T01:14:00Z">
        <w:r w:rsidR="008D2054">
          <w:t xml:space="preserve"> already in use username or if the user is trying to login with an invalid username, a warning message will </w:t>
        </w:r>
      </w:ins>
      <w:ins w:id="847" w:author="prabh" w:date="2017-04-14T01:19:00Z">
        <w:r w:rsidR="006A1771">
          <w:t>be displayed</w:t>
        </w:r>
      </w:ins>
      <w:ins w:id="848" w:author="prabh" w:date="2017-04-14T01:14:00Z">
        <w:r w:rsidR="008D2054">
          <w:t xml:space="preserve"> </w:t>
        </w:r>
      </w:ins>
      <w:ins w:id="849" w:author="prabh" w:date="2017-04-14T01:15:00Z">
        <w:r w:rsidR="008D2054">
          <w:t xml:space="preserve">underneath </w:t>
        </w:r>
      </w:ins>
      <w:ins w:id="850" w:author="prabh" w:date="2017-04-14T01:14:00Z">
        <w:r w:rsidR="008D2054">
          <w:t xml:space="preserve">the forums. </w:t>
        </w:r>
      </w:ins>
      <w:ins w:id="851" w:author="prabh" w:date="2017-04-14T01:07:00Z">
        <w:r w:rsidR="00AA1DC8">
          <w:t xml:space="preserve">Both forms are still being validated on the client side with JavaScript. </w:t>
        </w:r>
      </w:ins>
      <w:ins w:id="852" w:author="Bhagwan Virdi" w:date="2017-04-05T15:26:00Z">
        <w:del w:id="853" w:author="prabh" w:date="2017-04-14T01:07:00Z">
          <w:r w:rsidR="001D692D" w:rsidDel="00AA1DC8">
            <w:delText>The login form</w:delText>
          </w:r>
        </w:del>
      </w:ins>
      <w:ins w:id="854" w:author="Bhagwan Virdi" w:date="2017-04-11T15:16:00Z">
        <w:del w:id="855" w:author="prabh" w:date="2017-04-14T01:07:00Z">
          <w:r w:rsidR="008F1378" w:rsidDel="00AA1DC8">
            <w:delText xml:space="preserve"> doesn’t ask for the email any more. Instead it asks for a username.</w:delText>
          </w:r>
        </w:del>
      </w:ins>
      <w:ins w:id="856" w:author="Bhagwan Virdi" w:date="2017-04-05T15:26:00Z">
        <w:del w:id="857" w:author="prabh" w:date="2017-04-14T01:07:00Z">
          <w:r w:rsidR="001D692D" w:rsidDel="00AA1DC8">
            <w:delText xml:space="preserve"> </w:delText>
          </w:r>
        </w:del>
      </w:ins>
      <w:ins w:id="858" w:author="Bhagwan Virdi" w:date="2017-04-11T15:17:00Z">
        <w:del w:id="859" w:author="prabh" w:date="2017-04-14T01:07:00Z">
          <w:r w:rsidR="00E50883" w:rsidDel="00AA1DC8">
            <w:delText>T</w:delText>
          </w:r>
        </w:del>
      </w:ins>
      <w:ins w:id="860" w:author="Bhagwan Virdi" w:date="2017-04-11T15:21:00Z">
        <w:del w:id="861" w:author="prabh" w:date="2017-04-14T01:07:00Z">
          <w:r w:rsidR="00E50883" w:rsidDel="00AA1DC8">
            <w:delText>he form</w:delText>
          </w:r>
        </w:del>
      </w:ins>
      <w:ins w:id="862" w:author="Bhagwan Virdi" w:date="2017-04-11T15:17:00Z">
        <w:del w:id="863" w:author="prabh" w:date="2017-04-14T01:07:00Z">
          <w:r w:rsidR="008F1378" w:rsidDel="00AA1DC8">
            <w:delText xml:space="preserve"> also asks the user for their </w:delText>
          </w:r>
        </w:del>
      </w:ins>
      <w:ins w:id="864" w:author="Bhagwan Virdi" w:date="2017-04-11T15:18:00Z">
        <w:del w:id="865" w:author="prabh" w:date="2017-04-14T01:07:00Z">
          <w:r w:rsidR="008F1378" w:rsidDel="00AA1DC8">
            <w:delText xml:space="preserve">first and last </w:delText>
          </w:r>
        </w:del>
      </w:ins>
      <w:ins w:id="866" w:author="Bhagwan Virdi" w:date="2017-04-11T15:17:00Z">
        <w:del w:id="867" w:author="prabh" w:date="2017-04-14T01:07:00Z">
          <w:r w:rsidR="008F1378" w:rsidDel="00AA1DC8">
            <w:delText>name</w:delText>
          </w:r>
        </w:del>
      </w:ins>
      <w:ins w:id="868" w:author="Bhagwan Virdi" w:date="2017-04-11T15:18:00Z">
        <w:del w:id="869" w:author="prabh" w:date="2017-04-14T01:07:00Z">
          <w:r w:rsidR="008F1378" w:rsidDel="00AA1DC8">
            <w:delText xml:space="preserve">, and </w:delText>
          </w:r>
        </w:del>
      </w:ins>
      <w:ins w:id="870" w:author="Bhagwan Virdi" w:date="2017-04-11T15:21:00Z">
        <w:del w:id="871" w:author="prabh" w:date="2017-04-14T01:07:00Z">
          <w:r w:rsidR="00E50883" w:rsidDel="00AA1DC8">
            <w:delText>their</w:delText>
          </w:r>
        </w:del>
      </w:ins>
      <w:ins w:id="872" w:author="Bhagwan Virdi" w:date="2017-04-11T15:18:00Z">
        <w:del w:id="873" w:author="prabh" w:date="2017-04-14T01:07:00Z">
          <w:r w:rsidR="008F1378" w:rsidDel="00AA1DC8">
            <w:delText xml:space="preserve"> password along with confir</w:delText>
          </w:r>
          <w:r w:rsidR="00324368" w:rsidDel="00AA1DC8">
            <w:delText xml:space="preserve">mation of their </w:delText>
          </w:r>
        </w:del>
      </w:ins>
      <w:ins w:id="874" w:author="Bhagwan Virdi" w:date="2017-04-11T15:19:00Z">
        <w:del w:id="875" w:author="prabh" w:date="2017-04-14T01:07:00Z">
          <w:r w:rsidR="00756B3E" w:rsidDel="00AA1DC8">
            <w:delText>password</w:delText>
          </w:r>
        </w:del>
      </w:ins>
      <w:ins w:id="876" w:author="Bhagwan Virdi" w:date="2017-04-11T15:18:00Z">
        <w:del w:id="877" w:author="prabh" w:date="2017-04-14T01:07:00Z">
          <w:r w:rsidR="008F1378" w:rsidDel="00AA1DC8">
            <w:delText>.</w:delText>
          </w:r>
        </w:del>
      </w:ins>
    </w:p>
    <w:p w14:paraId="2E78C7C2" w14:textId="20931F78" w:rsidR="00425EE1" w:rsidRPr="00197962" w:rsidRDefault="00197962">
      <w:pPr>
        <w:rPr>
          <w:ins w:id="878" w:author="Bhagwan Virdi" w:date="2017-04-05T14:58:00Z"/>
          <w:noProof/>
          <w:lang w:eastAsia="en-CA"/>
          <w:rPrChange w:id="879" w:author="Bhagwan Virdi" w:date="2017-04-11T15:33:00Z">
            <w:rPr>
              <w:ins w:id="880" w:author="Bhagwan Virdi" w:date="2017-04-05T14:58:00Z"/>
            </w:rPr>
          </w:rPrChange>
        </w:rPr>
        <w:pPrChange w:id="881" w:author="Bhagwan Virdi" w:date="2017-04-05T15:28:00Z">
          <w:pPr>
            <w:pStyle w:val="Default"/>
          </w:pPr>
        </w:pPrChange>
      </w:pPr>
      <w:r>
        <w:rPr>
          <w:noProof/>
        </w:rPr>
        <mc:AlternateContent>
          <mc:Choice Requires="wpg">
            <w:drawing>
              <wp:inline distT="0" distB="0" distL="0" distR="0" wp14:anchorId="7235C7E8" wp14:editId="02698515">
                <wp:extent cx="4892722" cy="2558955"/>
                <wp:effectExtent l="0" t="0" r="3175" b="0"/>
                <wp:docPr id="544" name="Group 544"/>
                <wp:cNvGraphicFramePr/>
                <a:graphic xmlns:a="http://schemas.openxmlformats.org/drawingml/2006/main">
                  <a:graphicData uri="http://schemas.microsoft.com/office/word/2010/wordprocessingGroup">
                    <wpg:wgp>
                      <wpg:cNvGrpSpPr/>
                      <wpg:grpSpPr>
                        <a:xfrm>
                          <a:off x="0" y="0"/>
                          <a:ext cx="4892722" cy="2558955"/>
                          <a:chOff x="0" y="0"/>
                          <a:chExt cx="5486400" cy="2914650"/>
                        </a:xfrm>
                      </wpg:grpSpPr>
                      <pic:pic xmlns:pic="http://schemas.openxmlformats.org/drawingml/2006/picture">
                        <pic:nvPicPr>
                          <pic:cNvPr id="536" name="Picture 536" descr="C:\Users\bhagw\AppData\Local\Microsoft\Windows\INetCache\Content.Word\2017-04-11.png"/>
                          <pic:cNvPicPr>
                            <a:picLocks noChangeAspect="1"/>
                          </pic:cNvPicPr>
                        </pic:nvPicPr>
                        <pic:blipFill rotWithShape="1">
                          <a:blip r:embed="rId9" cstate="print">
                            <a:extLst>
                              <a:ext uri="{28A0092B-C50C-407E-A947-70E740481C1C}">
                                <a14:useLocalDpi xmlns:a14="http://schemas.microsoft.com/office/drawing/2010/main" val="0"/>
                              </a:ext>
                            </a:extLst>
                          </a:blip>
                          <a:srcRect l="3208" t="9126" r="4386" b="13308"/>
                          <a:stretch/>
                        </pic:blipFill>
                        <pic:spPr bwMode="auto">
                          <a:xfrm>
                            <a:off x="0" y="0"/>
                            <a:ext cx="5486400" cy="2590800"/>
                          </a:xfrm>
                          <a:prstGeom prst="rect">
                            <a:avLst/>
                          </a:prstGeom>
                          <a:noFill/>
                          <a:ln>
                            <a:noFill/>
                          </a:ln>
                          <a:extLst>
                            <a:ext uri="{53640926-AAD7-44D8-BBD7-CCE9431645EC}">
                              <a14:shadowObscured xmlns:a14="http://schemas.microsoft.com/office/drawing/2010/main"/>
                            </a:ext>
                          </a:extLst>
                        </pic:spPr>
                      </pic:pic>
                      <wps:wsp>
                        <wps:cNvPr id="543" name="Text Box 543"/>
                        <wps:cNvSpPr txBox="1"/>
                        <wps:spPr>
                          <a:xfrm>
                            <a:off x="0" y="2647950"/>
                            <a:ext cx="5486400" cy="266700"/>
                          </a:xfrm>
                          <a:prstGeom prst="rect">
                            <a:avLst/>
                          </a:prstGeom>
                          <a:solidFill>
                            <a:prstClr val="white"/>
                          </a:solidFill>
                          <a:ln>
                            <a:noFill/>
                          </a:ln>
                        </wps:spPr>
                        <wps:txbx>
                          <w:txbxContent>
                            <w:p w14:paraId="61718AED" w14:textId="2AF6D7C9" w:rsidR="00D04120" w:rsidRPr="00791F0D" w:rsidRDefault="00D04120">
                              <w:pPr>
                                <w:pStyle w:val="Caption"/>
                                <w:rPr>
                                  <w:noProof/>
                                </w:rPr>
                                <w:pPrChange w:id="882" w:author="Bhagwan Virdi" w:date="2017-04-11T15:33:00Z">
                                  <w:pPr/>
                                </w:pPrChange>
                              </w:pPr>
                              <w:ins w:id="883" w:author="Bhagwan Virdi" w:date="2017-04-11T15:33:00Z">
                                <w:r>
                                  <w:t xml:space="preserve">Login/Signup </w:t>
                                </w:r>
                                <w:del w:id="884" w:author="prabh" w:date="2017-04-14T01:04:00Z">
                                  <w:r w:rsidDel="00B86E4C">
                                    <w:delText xml:space="preserve">with the form  </w:delText>
                                  </w:r>
                                  <w:r w:rsidDel="00B86E4C">
                                    <w:fldChar w:fldCharType="begin"/>
                                  </w:r>
                                  <w:r w:rsidDel="00B86E4C">
                                    <w:delInstrText xml:space="preserve"> SEQ Login/Signup_with_the_form_ \* ARABIC </w:delInstrText>
                                  </w:r>
                                </w:del>
                              </w:ins>
                              <w:del w:id="885" w:author="prabh" w:date="2017-04-14T01:04:00Z">
                                <w:r w:rsidDel="00B86E4C">
                                  <w:fldChar w:fldCharType="separate"/>
                                </w:r>
                              </w:del>
                              <w:ins w:id="886" w:author="Bhagwan Virdi" w:date="2017-04-11T15:33:00Z">
                                <w:del w:id="887" w:author="prabh" w:date="2017-04-14T01:04:00Z">
                                  <w:r w:rsidDel="00B86E4C">
                                    <w:rPr>
                                      <w:noProof/>
                                    </w:rPr>
                                    <w:delText>1</w:delText>
                                  </w:r>
                                  <w:r w:rsidDel="00B86E4C">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235C7E8" id="Group 544" o:spid="_x0000_s1030" style="width:385.25pt;height:201.5pt;mso-position-horizontal-relative:char;mso-position-vertical-relative:line" coordsize="54864,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6" o:spid="_x0000_s1031" type="#_x0000_t75" style="position:absolute;width:54864;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">
                  <v:imagedata r:id="rId10" o:title="2017-04-11" croptop="5981f" cropbottom="8722f" cropleft="2102f" cropright="2874f"/>
                  <v:path arrowok="t"/>
                </v:shape>
                <v:shape id="Text Box 543" o:spid="_x0000_s1032" type="#_x0000_t202" style="position:absolute;top:26479;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" stroked="f">
                  <v:textbox inset="0,0,0,0">
                    <w:txbxContent>
                      <w:p w14:paraId="61718AED" w14:textId="2AF6D7C9" w:rsidR="00D04120" w:rsidRPr="00791F0D" w:rsidRDefault="00D04120">
                        <w:pPr>
                          <w:pStyle w:val="Caption"/>
                          <w:rPr>
                            <w:noProof/>
                          </w:rPr>
                          <w:pPrChange w:id="888" w:author="Bhagwan Virdi" w:date="2017-04-11T15:33:00Z">
                            <w:pPr/>
                          </w:pPrChange>
                        </w:pPr>
                        <w:ins w:id="889" w:author="Bhagwan Virdi" w:date="2017-04-11T15:33:00Z">
                          <w:r>
                            <w:t xml:space="preserve">Login/Signup </w:t>
                          </w:r>
                          <w:del w:id="890" w:author="prabh" w:date="2017-04-14T01:04:00Z">
                            <w:r w:rsidDel="00B86E4C">
                              <w:delText xml:space="preserve">with the form  </w:delText>
                            </w:r>
                            <w:r w:rsidDel="00B86E4C">
                              <w:fldChar w:fldCharType="begin"/>
                            </w:r>
                            <w:r w:rsidDel="00B86E4C">
                              <w:delInstrText xml:space="preserve"> SEQ Login/Signup_with_the_form_ \* ARABIC </w:delInstrText>
                            </w:r>
                          </w:del>
                        </w:ins>
                        <w:del w:id="891" w:author="prabh" w:date="2017-04-14T01:04:00Z">
                          <w:r w:rsidDel="00B86E4C">
                            <w:fldChar w:fldCharType="separate"/>
                          </w:r>
                        </w:del>
                        <w:ins w:id="892" w:author="Bhagwan Virdi" w:date="2017-04-11T15:33:00Z">
                          <w:del w:id="893" w:author="prabh" w:date="2017-04-14T01:04:00Z">
                            <w:r w:rsidDel="00B86E4C">
                              <w:rPr>
                                <w:noProof/>
                              </w:rPr>
                              <w:delText>1</w:delText>
                            </w:r>
                            <w:r w:rsidDel="00B86E4C">
                              <w:fldChar w:fldCharType="end"/>
                            </w:r>
                          </w:del>
                        </w:ins>
                      </w:p>
                    </w:txbxContent>
                  </v:textbox>
                </v:shape>
                <w10:anchorlock/>
              </v:group>
            </w:pict>
          </mc:Fallback>
        </mc:AlternateContent>
      </w:r>
    </w:p>
    <w:p w14:paraId="228090AE" w14:textId="7474762A" w:rsidR="00B718EC" w:rsidRDefault="00B718EC">
      <w:pPr>
        <w:pStyle w:val="Heading2"/>
        <w:rPr>
          <w:ins w:id="894" w:author="Bhagwan Virdi" w:date="2017-04-05T15:11:00Z"/>
        </w:rPr>
        <w:pPrChange w:id="895" w:author="Bhagwan Virdi" w:date="2017-04-05T15:00:00Z">
          <w:pPr>
            <w:pStyle w:val="Default"/>
          </w:pPr>
        </w:pPrChange>
      </w:pPr>
      <w:bookmarkStart w:id="896" w:name="_Toc479897278"/>
      <w:ins w:id="897" w:author="Bhagwan Virdi" w:date="2017-04-05T14:58:00Z">
        <w:r w:rsidRPr="00B718EC">
          <w:rPr>
            <w:rPrChange w:id="898" w:author="Bhagwan Virdi" w:date="2017-04-05T14:59:00Z">
              <w:rPr/>
            </w:rPrChange>
          </w:rPr>
          <w:t>User authentication</w:t>
        </w:r>
        <w:bookmarkEnd w:id="896"/>
        <w:r w:rsidRPr="00B718EC">
          <w:rPr>
            <w:rPrChange w:id="899" w:author="Bhagwan Virdi" w:date="2017-04-05T14:59:00Z">
              <w:rPr/>
            </w:rPrChange>
          </w:rPr>
          <w:t xml:space="preserve"> </w:t>
        </w:r>
      </w:ins>
    </w:p>
    <w:p w14:paraId="2F10FE6E" w14:textId="6AE838B4" w:rsidR="004D5572" w:rsidRDefault="004D5572">
      <w:pPr>
        <w:rPr>
          <w:ins w:id="900" w:author="Bhagwan Virdi" w:date="2017-04-05T15:31:00Z"/>
        </w:rPr>
        <w:pPrChange w:id="901" w:author="Bhagwan Virdi" w:date="2017-04-05T15:11:00Z">
          <w:pPr>
            <w:pStyle w:val="Default"/>
          </w:pPr>
        </w:pPrChange>
      </w:pPr>
      <w:ins w:id="902" w:author="Bhagwan Virdi" w:date="2017-04-05T15:12:00Z">
        <w:r>
          <w:tab/>
        </w:r>
      </w:ins>
      <w:ins w:id="903" w:author="Bhagwan Virdi" w:date="2017-04-11T15:01:00Z">
        <w:r w:rsidR="0059234D">
          <w:t>After the user has logged in</w:t>
        </w:r>
      </w:ins>
      <w:ins w:id="904" w:author="prabh" w:date="2017-04-14T01:08:00Z">
        <w:r w:rsidR="00651F97">
          <w:t>,</w:t>
        </w:r>
      </w:ins>
      <w:ins w:id="905" w:author="Bhagwan Virdi" w:date="2017-04-11T15:01:00Z">
        <w:r w:rsidR="0059234D">
          <w:t xml:space="preserve"> the </w:t>
        </w:r>
      </w:ins>
      <w:ins w:id="906" w:author="Bhagwan Virdi" w:date="2017-04-11T15:02:00Z">
        <w:r w:rsidR="0059234D">
          <w:t xml:space="preserve">Login/Sign Up button will change to the Logout button. </w:t>
        </w:r>
      </w:ins>
      <w:ins w:id="907" w:author="Bhagwan Virdi" w:date="2017-04-05T15:12:00Z">
        <w:r>
          <w:t>To show that the user has log</w:t>
        </w:r>
        <w:r w:rsidR="00800474">
          <w:t xml:space="preserve">ged on, </w:t>
        </w:r>
      </w:ins>
      <w:ins w:id="908" w:author="Bhagwan Virdi" w:date="2017-04-11T15:00:00Z">
        <w:r w:rsidR="0059234D">
          <w:t xml:space="preserve">their name will be displayed beside </w:t>
        </w:r>
      </w:ins>
      <w:ins w:id="909" w:author="Bhagwan Virdi" w:date="2017-04-05T15:12:00Z">
        <w:r w:rsidR="0059234D">
          <w:t>the Logout</w:t>
        </w:r>
      </w:ins>
      <w:ins w:id="910" w:author="Bhagwan Virdi" w:date="2017-04-05T15:22:00Z">
        <w:r w:rsidR="001D692D">
          <w:t xml:space="preserve">. </w:t>
        </w:r>
      </w:ins>
      <w:ins w:id="911" w:author="Bhagwan Virdi" w:date="2017-04-05T15:30:00Z">
        <w:r w:rsidR="001D692D">
          <w:t>To logout</w:t>
        </w:r>
      </w:ins>
      <w:ins w:id="912" w:author="Bhagwan Virdi" w:date="2017-04-05T15:31:00Z">
        <w:r w:rsidR="001D692D">
          <w:t>,</w:t>
        </w:r>
      </w:ins>
      <w:ins w:id="913" w:author="Bhagwan Virdi" w:date="2017-04-05T15:30:00Z">
        <w:r w:rsidR="001D692D">
          <w:t xml:space="preserve"> the user will simply </w:t>
        </w:r>
      </w:ins>
      <w:ins w:id="914" w:author="Bhagwan Virdi" w:date="2017-04-11T15:03:00Z">
        <w:r w:rsidR="0059234D">
          <w:t>click the</w:t>
        </w:r>
      </w:ins>
      <w:ins w:id="915" w:author="Bhagwan Virdi" w:date="2017-04-05T15:30:00Z">
        <w:r w:rsidR="001D692D">
          <w:t xml:space="preserve"> </w:t>
        </w:r>
      </w:ins>
      <w:ins w:id="916" w:author="Bhagwan Virdi" w:date="2017-04-11T15:03:00Z">
        <w:r w:rsidR="0059234D">
          <w:t xml:space="preserve">Logout </w:t>
        </w:r>
      </w:ins>
      <w:ins w:id="917" w:author="Bhagwan Virdi" w:date="2017-04-05T15:30:00Z">
        <w:r w:rsidR="0059234D">
          <w:t>button</w:t>
        </w:r>
      </w:ins>
      <w:ins w:id="918" w:author="prabh" w:date="2017-04-14T01:28:00Z">
        <w:r w:rsidR="002907BB">
          <w:t xml:space="preserve"> and will be redirected back to the home page. </w:t>
        </w:r>
      </w:ins>
      <w:ins w:id="919" w:author="Bhagwan Virdi" w:date="2017-04-05T15:30:00Z">
        <w:del w:id="920" w:author="prabh" w:date="2017-04-14T01:28:00Z">
          <w:r w:rsidR="001D692D" w:rsidDel="002907BB">
            <w:delText>.</w:delText>
          </w:r>
        </w:del>
      </w:ins>
    </w:p>
    <w:p w14:paraId="0D0C596E" w14:textId="69D4315F" w:rsidR="001D692D" w:rsidRPr="008F1378" w:rsidRDefault="00D537E4">
      <w:pPr>
        <w:rPr>
          <w:ins w:id="921" w:author="Bhagwan Virdi" w:date="2017-04-05T15:36:00Z"/>
          <w:b/>
          <w:rPrChange w:id="922" w:author="Bhagwan Virdi" w:date="2017-04-11T15:13:00Z">
            <w:rPr>
              <w:ins w:id="923" w:author="Bhagwan Virdi" w:date="2017-04-05T15:36:00Z"/>
            </w:rPr>
          </w:rPrChange>
        </w:rPr>
        <w:pPrChange w:id="924" w:author="Bhagwan Virdi" w:date="2017-04-05T15:11:00Z">
          <w:pPr>
            <w:pStyle w:val="Default"/>
          </w:pPr>
        </w:pPrChange>
      </w:pPr>
      <w:ins w:id="925" w:author="Bhagwan Virdi" w:date="2017-04-11T15:15:00Z">
        <w:r>
          <w:rPr>
            <w:noProof/>
          </w:rPr>
          <mc:AlternateContent>
            <mc:Choice Requires="wpg">
              <w:drawing>
                <wp:anchor distT="0" distB="0" distL="114300" distR="114300" simplePos="0" relativeHeight="251758592" behindDoc="0" locked="0" layoutInCell="1" allowOverlap="1" wp14:anchorId="50939A35" wp14:editId="0B714646">
                  <wp:simplePos x="0" y="0"/>
                  <wp:positionH relativeFrom="margin">
                    <wp:posOffset>1889921</wp:posOffset>
                  </wp:positionH>
                  <wp:positionV relativeFrom="paragraph">
                    <wp:posOffset>5715</wp:posOffset>
                  </wp:positionV>
                  <wp:extent cx="2122170" cy="770890"/>
                  <wp:effectExtent l="0" t="0" r="0" b="0"/>
                  <wp:wrapSquare wrapText="bothSides"/>
                  <wp:docPr id="533" name="Group 533"/>
                  <wp:cNvGraphicFramePr/>
                  <a:graphic xmlns:a="http://schemas.openxmlformats.org/drawingml/2006/main">
                    <a:graphicData uri="http://schemas.microsoft.com/office/word/2010/wordprocessingGroup">
                      <wpg:wgp>
                        <wpg:cNvGrpSpPr/>
                        <wpg:grpSpPr>
                          <a:xfrm>
                            <a:off x="0" y="0"/>
                            <a:ext cx="2122170" cy="770890"/>
                            <a:chOff x="0" y="0"/>
                            <a:chExt cx="2476500" cy="889000"/>
                          </a:xfrm>
                        </wpg:grpSpPr>
                        <pic:pic xmlns:pic="http://schemas.openxmlformats.org/drawingml/2006/picture">
                          <pic:nvPicPr>
                            <pic:cNvPr id="534" name="Picture 534"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35" name="Text Box 535"/>
                          <wps:cNvSpPr txBox="1"/>
                          <wps:spPr>
                            <a:xfrm>
                              <a:off x="0" y="622300"/>
                              <a:ext cx="2476500" cy="266700"/>
                            </a:xfrm>
                            <a:prstGeom prst="rect">
                              <a:avLst/>
                            </a:prstGeom>
                            <a:solidFill>
                              <a:prstClr val="white"/>
                            </a:solidFill>
                            <a:ln>
                              <a:noFill/>
                            </a:ln>
                          </wps:spPr>
                          <wps:txbx>
                            <w:txbxContent>
                              <w:p w14:paraId="6BE71F59" w14:textId="41606F55" w:rsidR="00D04120" w:rsidRPr="002A3983" w:rsidRDefault="00D04120" w:rsidP="008F1378">
                                <w:pPr>
                                  <w:pStyle w:val="Caption"/>
                                  <w:rPr>
                                    <w:noProof/>
                                  </w:rPr>
                                </w:pPr>
                                <w:r>
                                  <w:t xml:space="preserve">After Registration </w:t>
                                </w:r>
                                <w:del w:id="926" w:author="prabh" w:date="2017-04-14T01:04:00Z">
                                  <w:r w:rsidDel="00B86E4C">
                                    <w:fldChar w:fldCharType="begin"/>
                                  </w:r>
                                  <w:r w:rsidDel="00B86E4C">
                                    <w:delInstrText xml:space="preserve"> SEQ After_Registration \* ARABIC </w:delInstrText>
                                  </w:r>
                                  <w:r w:rsidDel="00B86E4C">
                                    <w:fldChar w:fldCharType="separate"/>
                                  </w:r>
                                  <w:r w:rsidDel="00B86E4C">
                                    <w:rPr>
                                      <w:noProof/>
                                    </w:rPr>
                                    <w:delText>1</w:delText>
                                  </w:r>
                                  <w:r w:rsidDel="00B86E4C">
                                    <w:rPr>
                                      <w:noProof/>
                                    </w:rPr>
                                    <w:fldChar w:fldCharType="end"/>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939A35" id="Group 533" o:spid="_x0000_s1033" style="position:absolute;margin-left:148.8pt;margin-top:.45pt;width:167.1pt;height:60.7pt;z-index:251758592;mso-position-horizontal-relative:margin;mso-position-vertical-relative:text"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">
                  <v:shape id="Picture 534" o:spid="_x0000_s1034"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">
                    <v:imagedata r:id="rId12" o:title="Screen Clipping"/>
                    <v:path arrowok="t"/>
                  </v:shape>
                  <v:shape id="Text Box 535" o:spid="_x0000_s1035"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" stroked="f">
                    <v:textbox inset="0,0,0,0">
                      <w:txbxContent>
                        <w:p w14:paraId="6BE71F59" w14:textId="41606F55" w:rsidR="00D04120" w:rsidRPr="002A3983" w:rsidRDefault="00D04120" w:rsidP="008F1378">
                          <w:pPr>
                            <w:pStyle w:val="Caption"/>
                            <w:rPr>
                              <w:noProof/>
                            </w:rPr>
                          </w:pPr>
                          <w:r>
                            <w:t xml:space="preserve">After Registration </w:t>
                          </w:r>
                          <w:del w:id="927" w:author="prabh" w:date="2017-04-14T01:04:00Z">
                            <w:r w:rsidDel="00B86E4C">
                              <w:fldChar w:fldCharType="begin"/>
                            </w:r>
                            <w:r w:rsidDel="00B86E4C">
                              <w:delInstrText xml:space="preserve"> SEQ After_Registration \* ARABIC </w:delInstrText>
                            </w:r>
                            <w:r w:rsidDel="00B86E4C">
                              <w:fldChar w:fldCharType="separate"/>
                            </w:r>
                            <w:r w:rsidDel="00B86E4C">
                              <w:rPr>
                                <w:noProof/>
                              </w:rPr>
                              <w:delText>1</w:delText>
                            </w:r>
                            <w:r w:rsidDel="00B86E4C">
                              <w:rPr>
                                <w:noProof/>
                              </w:rPr>
                              <w:fldChar w:fldCharType="end"/>
                            </w:r>
                          </w:del>
                        </w:p>
                      </w:txbxContent>
                    </v:textbox>
                  </v:shape>
                  <w10:wrap type="square" anchorx="margin"/>
                </v:group>
              </w:pict>
            </mc:Fallback>
          </mc:AlternateContent>
        </w:r>
      </w:ins>
      <w:r w:rsidR="001F35C9">
        <w:rPr>
          <w:noProof/>
        </w:rPr>
        <mc:AlternateContent>
          <mc:Choice Requires="wpg">
            <w:drawing>
              <wp:anchor distT="0" distB="0" distL="114300" distR="114300" simplePos="0" relativeHeight="251757568" behindDoc="0" locked="0" layoutInCell="1" allowOverlap="1" wp14:anchorId="67F19C86" wp14:editId="48869C4F">
                <wp:simplePos x="0" y="0"/>
                <wp:positionH relativeFrom="margin">
                  <wp:posOffset>54174</wp:posOffset>
                </wp:positionH>
                <wp:positionV relativeFrom="paragraph">
                  <wp:posOffset>6350</wp:posOffset>
                </wp:positionV>
                <wp:extent cx="1282700" cy="716280"/>
                <wp:effectExtent l="0" t="0" r="0" b="7620"/>
                <wp:wrapSquare wrapText="bothSides"/>
                <wp:docPr id="515" name="Group 515"/>
                <wp:cNvGraphicFramePr/>
                <a:graphic xmlns:a="http://schemas.openxmlformats.org/drawingml/2006/main">
                  <a:graphicData uri="http://schemas.microsoft.com/office/word/2010/wordprocessingGroup">
                    <wpg:wgp>
                      <wpg:cNvGrpSpPr/>
                      <wpg:grpSpPr>
                        <a:xfrm>
                          <a:off x="0" y="0"/>
                          <a:ext cx="1282700" cy="716280"/>
                          <a:chOff x="0" y="0"/>
                          <a:chExt cx="1517650" cy="885825"/>
                        </a:xfrm>
                      </wpg:grpSpPr>
                      <pic:pic xmlns:pic="http://schemas.openxmlformats.org/drawingml/2006/picture">
                        <pic:nvPicPr>
                          <pic:cNvPr id="484" name="Picture 484" descr="Screen Clipp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17650" cy="615950"/>
                          </a:xfrm>
                          <a:prstGeom prst="rect">
                            <a:avLst/>
                          </a:prstGeom>
                        </pic:spPr>
                      </pic:pic>
                      <wps:wsp>
                        <wps:cNvPr id="494" name="Text Box 494"/>
                        <wps:cNvSpPr txBox="1"/>
                        <wps:spPr>
                          <a:xfrm>
                            <a:off x="0" y="619125"/>
                            <a:ext cx="1517650" cy="266700"/>
                          </a:xfrm>
                          <a:prstGeom prst="rect">
                            <a:avLst/>
                          </a:prstGeom>
                          <a:solidFill>
                            <a:prstClr val="white"/>
                          </a:solidFill>
                          <a:ln>
                            <a:noFill/>
                          </a:ln>
                        </wps:spPr>
                        <wps:txbx>
                          <w:txbxContent>
                            <w:p w14:paraId="04887C3E" w14:textId="51A4D7A8" w:rsidR="00D04120" w:rsidRPr="00A7485C" w:rsidRDefault="00D04120">
                              <w:pPr>
                                <w:pStyle w:val="Caption"/>
                                <w:rPr>
                                  <w:noProof/>
                                  <w:rPrChange w:id="928" w:author="prabh" w:date="2017-04-14T00:36:00Z">
                                    <w:rPr>
                                      <w:noProof/>
                                    </w:rPr>
                                  </w:rPrChange>
                                </w:rPr>
                                <w:pPrChange w:id="929" w:author="Bhagwan Virdi" w:date="2017-04-05T15:34:00Z">
                                  <w:pPr/>
                                </w:pPrChange>
                              </w:pPr>
                              <w:ins w:id="930" w:author="Bhagwan Virdi" w:date="2017-04-05T15:34:00Z">
                                <w:r w:rsidRPr="00A7485C">
                                  <w:rPr>
                                    <w:rPrChange w:id="931" w:author="prabh" w:date="2017-04-14T00:36:00Z">
                                      <w:rPr>
                                        <w:i/>
                                        <w:iCs/>
                                      </w:rPr>
                                    </w:rPrChange>
                                  </w:rPr>
                                  <w:t xml:space="preserve">Before Registration </w:t>
                                </w:r>
                                <w:del w:id="932" w:author="prabh" w:date="2017-04-14T01:04:00Z">
                                  <w:r w:rsidRPr="00A7485C" w:rsidDel="00B86E4C">
                                    <w:rPr>
                                      <w:rPrChange w:id="933" w:author="prabh" w:date="2017-04-14T00:36:00Z">
                                        <w:rPr>
                                          <w:i/>
                                          <w:iCs/>
                                        </w:rPr>
                                      </w:rPrChange>
                                    </w:rPr>
                                    <w:fldChar w:fldCharType="begin"/>
                                  </w:r>
                                  <w:r w:rsidRPr="00A7485C" w:rsidDel="00B86E4C">
                                    <w:rPr>
                                      <w:rPrChange w:id="934" w:author="prabh" w:date="2017-04-14T00:36:00Z">
                                        <w:rPr>
                                          <w:i/>
                                          <w:iCs/>
                                        </w:rPr>
                                      </w:rPrChange>
                                    </w:rPr>
                                    <w:delInstrText xml:space="preserve"> SEQ Before_Registration \* ARABIC </w:delInstrText>
                                  </w:r>
                                </w:del>
                              </w:ins>
                              <w:del w:id="935" w:author="prabh" w:date="2017-04-14T01:04:00Z">
                                <w:r w:rsidRPr="00A7485C" w:rsidDel="00B86E4C">
                                  <w:rPr>
                                    <w:rPrChange w:id="936" w:author="prabh" w:date="2017-04-14T00:36:00Z">
                                      <w:rPr>
                                        <w:i/>
                                        <w:iCs/>
                                      </w:rPr>
                                    </w:rPrChange>
                                  </w:rPr>
                                  <w:fldChar w:fldCharType="separate"/>
                                </w:r>
                              </w:del>
                              <w:ins w:id="937" w:author="Bhagwan Virdi" w:date="2017-04-05T15:34:00Z">
                                <w:del w:id="938" w:author="prabh" w:date="2017-04-14T01:04:00Z">
                                  <w:r w:rsidRPr="00A7485C" w:rsidDel="00B86E4C">
                                    <w:rPr>
                                      <w:noProof/>
                                      <w:rPrChange w:id="939" w:author="prabh" w:date="2017-04-14T00:36:00Z">
                                        <w:rPr>
                                          <w:i/>
                                          <w:iCs/>
                                          <w:noProof/>
                                        </w:rPr>
                                      </w:rPrChange>
                                    </w:rPr>
                                    <w:delText>1</w:delText>
                                  </w:r>
                                  <w:r w:rsidRPr="00A7485C" w:rsidDel="00B86E4C">
                                    <w:rPr>
                                      <w:rPrChange w:id="940" w:author="prabh" w:date="2017-04-14T00:36:00Z">
                                        <w:rPr>
                                          <w:i/>
                                          <w:iCs/>
                                        </w:rPr>
                                      </w:rPrChange>
                                    </w:rPr>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F19C86" id="Group 515" o:spid="_x0000_s1036" style="position:absolute;margin-left:4.25pt;margin-top:.5pt;width:101pt;height:56.4pt;z-index:251757568;mso-position-horizontal-relative:margin;mso-position-vertical-relative:text" coordsize="15176,885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">
                <v:shape id="Picture 484" o:spid="_x0000_s1037" type="#_x0000_t75" alt="Screen Clipping" style="position:absolute;width:15176;height:6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">
                  <v:imagedata r:id="rId14" o:title="Screen Clipping"/>
                  <v:path arrowok="t"/>
                </v:shape>
                <v:shape id="Text Box 494" o:spid="_x0000_s1038" type="#_x0000_t202" style="position:absolute;top:6191;width:151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" stroked="f">
                  <v:textbox inset="0,0,0,0">
                    <w:txbxContent>
                      <w:p w14:paraId="04887C3E" w14:textId="51A4D7A8" w:rsidR="00D04120" w:rsidRPr="00A7485C" w:rsidRDefault="00D04120">
                        <w:pPr>
                          <w:pStyle w:val="Caption"/>
                          <w:rPr>
                            <w:noProof/>
                            <w:rPrChange w:id="941" w:author="prabh" w:date="2017-04-14T00:36:00Z">
                              <w:rPr>
                                <w:noProof/>
                              </w:rPr>
                            </w:rPrChange>
                          </w:rPr>
                          <w:pPrChange w:id="942" w:author="Bhagwan Virdi" w:date="2017-04-05T15:34:00Z">
                            <w:pPr/>
                          </w:pPrChange>
                        </w:pPr>
                        <w:ins w:id="943" w:author="Bhagwan Virdi" w:date="2017-04-05T15:34:00Z">
                          <w:r w:rsidRPr="00A7485C">
                            <w:rPr>
                              <w:rPrChange w:id="944" w:author="prabh" w:date="2017-04-14T00:36:00Z">
                                <w:rPr>
                                  <w:i/>
                                  <w:iCs/>
                                </w:rPr>
                              </w:rPrChange>
                            </w:rPr>
                            <w:t xml:space="preserve">Before Registration </w:t>
                          </w:r>
                          <w:del w:id="945" w:author="prabh" w:date="2017-04-14T01:04:00Z">
                            <w:r w:rsidRPr="00A7485C" w:rsidDel="00B86E4C">
                              <w:rPr>
                                <w:rPrChange w:id="946" w:author="prabh" w:date="2017-04-14T00:36:00Z">
                                  <w:rPr>
                                    <w:i/>
                                    <w:iCs/>
                                  </w:rPr>
                                </w:rPrChange>
                              </w:rPr>
                              <w:fldChar w:fldCharType="begin"/>
                            </w:r>
                            <w:r w:rsidRPr="00A7485C" w:rsidDel="00B86E4C">
                              <w:rPr>
                                <w:rPrChange w:id="947" w:author="prabh" w:date="2017-04-14T00:36:00Z">
                                  <w:rPr>
                                    <w:i/>
                                    <w:iCs/>
                                  </w:rPr>
                                </w:rPrChange>
                              </w:rPr>
                              <w:delInstrText xml:space="preserve"> SEQ Before_Registration \* ARABIC </w:delInstrText>
                            </w:r>
                          </w:del>
                        </w:ins>
                        <w:del w:id="948" w:author="prabh" w:date="2017-04-14T01:04:00Z">
                          <w:r w:rsidRPr="00A7485C" w:rsidDel="00B86E4C">
                            <w:rPr>
                              <w:rPrChange w:id="949" w:author="prabh" w:date="2017-04-14T00:36:00Z">
                                <w:rPr>
                                  <w:i/>
                                  <w:iCs/>
                                </w:rPr>
                              </w:rPrChange>
                            </w:rPr>
                            <w:fldChar w:fldCharType="separate"/>
                          </w:r>
                        </w:del>
                        <w:ins w:id="950" w:author="Bhagwan Virdi" w:date="2017-04-05T15:34:00Z">
                          <w:del w:id="951" w:author="prabh" w:date="2017-04-14T01:04:00Z">
                            <w:r w:rsidRPr="00A7485C" w:rsidDel="00B86E4C">
                              <w:rPr>
                                <w:noProof/>
                                <w:rPrChange w:id="952" w:author="prabh" w:date="2017-04-14T00:36:00Z">
                                  <w:rPr>
                                    <w:i/>
                                    <w:iCs/>
                                    <w:noProof/>
                                  </w:rPr>
                                </w:rPrChange>
                              </w:rPr>
                              <w:delText>1</w:delText>
                            </w:r>
                            <w:r w:rsidRPr="00A7485C" w:rsidDel="00B86E4C">
                              <w:rPr>
                                <w:rPrChange w:id="953" w:author="prabh" w:date="2017-04-14T00:36:00Z">
                                  <w:rPr>
                                    <w:i/>
                                    <w:iCs/>
                                  </w:rPr>
                                </w:rPrChange>
                              </w:rPr>
                              <w:fldChar w:fldCharType="end"/>
                            </w:r>
                          </w:del>
                        </w:ins>
                      </w:p>
                    </w:txbxContent>
                  </v:textbox>
                </v:shape>
                <w10:wrap type="square" anchorx="margin"/>
              </v:group>
            </w:pict>
          </mc:Fallback>
        </mc:AlternateContent>
      </w:r>
      <w:del w:id="954" w:author="Bhagwan Virdi" w:date="2017-04-11T15:15:00Z">
        <w:r w:rsidR="008F1378" w:rsidDel="008F1378">
          <w:rPr>
            <w:noProof/>
          </w:rPr>
          <mc:AlternateContent>
            <mc:Choice Requires="wpg">
              <w:drawing>
                <wp:inline distT="0" distB="0" distL="0" distR="0" wp14:anchorId="1030EB28" wp14:editId="4537002A">
                  <wp:extent cx="2476500" cy="889000"/>
                  <wp:effectExtent l="0" t="0" r="0" b="6350"/>
                  <wp:docPr id="526" name="Group 526"/>
                  <wp:cNvGraphicFramePr/>
                  <a:graphic xmlns:a="http://schemas.openxmlformats.org/drawingml/2006/main">
                    <a:graphicData uri="http://schemas.microsoft.com/office/word/2010/wordprocessingGroup">
                      <wpg:wgp>
                        <wpg:cNvGrpSpPr/>
                        <wpg:grpSpPr>
                          <a:xfrm>
                            <a:off x="0" y="0"/>
                            <a:ext cx="2476500" cy="889000"/>
                            <a:chOff x="0" y="0"/>
                            <a:chExt cx="2476500" cy="889000"/>
                          </a:xfrm>
                        </wpg:grpSpPr>
                        <pic:pic xmlns:pic="http://schemas.openxmlformats.org/drawingml/2006/picture">
                          <pic:nvPicPr>
                            <pic:cNvPr id="518" name="Picture 518"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19" name="Text Box 519"/>
                          <wps:cNvSpPr txBox="1"/>
                          <wps:spPr>
                            <a:xfrm>
                              <a:off x="0" y="622300"/>
                              <a:ext cx="2476500" cy="266700"/>
                            </a:xfrm>
                            <a:prstGeom prst="rect">
                              <a:avLst/>
                            </a:prstGeom>
                            <a:solidFill>
                              <a:prstClr val="white"/>
                            </a:solidFill>
                            <a:ln>
                              <a:noFill/>
                            </a:ln>
                          </wps:spPr>
                          <wps:txbx>
                            <w:txbxContent>
                              <w:p w14:paraId="780EED1D" w14:textId="7B06E8A6" w:rsidR="00D04120" w:rsidRPr="002A3983" w:rsidRDefault="00D04120">
                                <w:pPr>
                                  <w:pStyle w:val="Caption"/>
                                  <w:rPr>
                                    <w:noProof/>
                                  </w:rPr>
                                  <w:pPrChange w:id="955" w:author="Bhagwan Virdi" w:date="2017-04-11T15:14:00Z">
                                    <w:pPr/>
                                  </w:pPrChange>
                                </w:pPr>
                                <w:ins w:id="956" w:author="Bhagwan Virdi" w:date="2017-04-11T15:14:00Z">
                                  <w:r>
                                    <w:t xml:space="preserve">After Registration </w:t>
                                  </w:r>
                                  <w:r>
                                    <w:fldChar w:fldCharType="begin"/>
                                  </w:r>
                                  <w:r>
                                    <w:instrText xml:space="preserve"> SEQ After_Registration \* ARABIC </w:instrText>
                                  </w:r>
                                </w:ins>
                                <w:r>
                                  <w:fldChar w:fldCharType="separate"/>
                                </w:r>
                                <w:ins w:id="957" w:author="Bhagwan Virdi" w:date="2017-04-11T15:14: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30EB28" id="Group 526" o:spid="_x0000_s1039" style="width:195pt;height:70pt;mso-position-horizontal-relative:char;mso-position-vertical-relative:line"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">
                  <v:shape id="Picture 518" o:spid="_x0000_s1040"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">
                    <v:imagedata r:id="rId12" o:title="Screen Clipping"/>
                    <v:path arrowok="t"/>
                  </v:shape>
                  <v:shape id="Text Box 519" o:spid="_x0000_s1041"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" stroked="f">
                    <v:textbox style="mso-fit-shape-to-text:t" inset="0,0,0,0">
                      <w:txbxContent>
                        <w:p w14:paraId="780EED1D" w14:textId="7B06E8A6" w:rsidR="00D04120" w:rsidRPr="002A3983" w:rsidRDefault="00D04120">
                          <w:pPr>
                            <w:pStyle w:val="Caption"/>
                            <w:rPr>
                              <w:noProof/>
                            </w:rPr>
                            <w:pPrChange w:id="958" w:author="Bhagwan Virdi" w:date="2017-04-11T15:14:00Z">
                              <w:pPr/>
                            </w:pPrChange>
                          </w:pPr>
                          <w:ins w:id="959" w:author="Bhagwan Virdi" w:date="2017-04-11T15:14:00Z">
                            <w:r>
                              <w:t xml:space="preserve">After Registration </w:t>
                            </w:r>
                            <w:r>
                              <w:fldChar w:fldCharType="begin"/>
                            </w:r>
                            <w:r>
                              <w:instrText xml:space="preserve"> SEQ After_Registration \* ARABIC </w:instrText>
                            </w:r>
                          </w:ins>
                          <w:r>
                            <w:fldChar w:fldCharType="separate"/>
                          </w:r>
                          <w:ins w:id="960" w:author="Bhagwan Virdi" w:date="2017-04-11T15:14:00Z">
                            <w:r>
                              <w:rPr>
                                <w:noProof/>
                              </w:rPr>
                              <w:t>1</w:t>
                            </w:r>
                            <w:r>
                              <w:fldChar w:fldCharType="end"/>
                            </w:r>
                          </w:ins>
                        </w:p>
                      </w:txbxContent>
                    </v:textbox>
                  </v:shape>
                  <w10:anchorlock/>
                </v:group>
              </w:pict>
            </mc:Fallback>
          </mc:AlternateContent>
        </w:r>
      </w:del>
      <w:ins w:id="961" w:author="Bhagwan Virdi" w:date="2017-04-05T15:35:00Z">
        <w:r w:rsidR="000606D1">
          <w:t xml:space="preserve">  </w:t>
        </w:r>
      </w:ins>
      <w:ins w:id="962" w:author="Bhagwan Virdi" w:date="2017-04-11T15:15:00Z">
        <w:r w:rsidR="008F1378">
          <w:rPr>
            <w:i/>
            <w:iCs/>
            <w:color w:val="44546A" w:themeColor="text2"/>
            <w:sz w:val="18"/>
            <w:szCs w:val="18"/>
          </w:rPr>
          <w:t xml:space="preserve">                        </w:t>
        </w:r>
      </w:ins>
    </w:p>
    <w:p w14:paraId="4EFCA398" w14:textId="782D351A" w:rsidR="00D73BF8" w:rsidDel="00427BBB" w:rsidRDefault="00D73BF8">
      <w:pPr>
        <w:pStyle w:val="Heading2"/>
        <w:rPr>
          <w:del w:id="963" w:author="prabh" w:date="2017-04-14T01:19:00Z"/>
        </w:rPr>
        <w:pPrChange w:id="964" w:author="Bhagwan Virdi" w:date="2017-04-05T15:00:00Z">
          <w:pPr>
            <w:pStyle w:val="Default"/>
          </w:pPr>
        </w:pPrChange>
      </w:pPr>
    </w:p>
    <w:p w14:paraId="795B1D5A" w14:textId="77777777" w:rsidR="00427BBB" w:rsidRPr="00427BBB" w:rsidRDefault="00427BBB" w:rsidP="00427BBB">
      <w:pPr>
        <w:rPr>
          <w:ins w:id="965" w:author="prabh" w:date="2017-04-14T01:40:00Z"/>
          <w:rPrChange w:id="966" w:author="prabh" w:date="2017-04-14T01:40:00Z">
            <w:rPr>
              <w:ins w:id="967" w:author="prabh" w:date="2017-04-14T01:40:00Z"/>
            </w:rPr>
          </w:rPrChange>
        </w:rPr>
        <w:pPrChange w:id="968" w:author="prabh" w:date="2017-04-14T01:40:00Z">
          <w:pPr>
            <w:pStyle w:val="Default"/>
          </w:pPr>
        </w:pPrChange>
      </w:pPr>
    </w:p>
    <w:p w14:paraId="393B181C" w14:textId="649F2CCC" w:rsidR="00B718EC" w:rsidRDefault="00B718EC">
      <w:pPr>
        <w:pStyle w:val="Heading2"/>
        <w:rPr>
          <w:ins w:id="969" w:author="Bhagwan Virdi" w:date="2017-04-05T15:45:00Z"/>
        </w:rPr>
        <w:pPrChange w:id="970" w:author="Bhagwan Virdi" w:date="2017-04-05T15:00:00Z">
          <w:pPr>
            <w:pStyle w:val="Default"/>
          </w:pPr>
        </w:pPrChange>
      </w:pPr>
      <w:bookmarkStart w:id="971" w:name="_Toc479897279"/>
      <w:ins w:id="972" w:author="Bhagwan Virdi" w:date="2017-04-05T14:58:00Z">
        <w:r w:rsidRPr="00B718EC">
          <w:rPr>
            <w:rPrChange w:id="973" w:author="Bhagwan Virdi" w:date="2017-04-05T14:59:00Z">
              <w:rPr/>
            </w:rPrChange>
          </w:rPr>
          <w:lastRenderedPageBreak/>
          <w:t>Server side functions</w:t>
        </w:r>
        <w:bookmarkEnd w:id="971"/>
        <w:r w:rsidRPr="00B718EC">
          <w:rPr>
            <w:rPrChange w:id="974" w:author="Bhagwan Virdi" w:date="2017-04-05T14:59:00Z">
              <w:rPr/>
            </w:rPrChange>
          </w:rPr>
          <w:t xml:space="preserve"> </w:t>
        </w:r>
      </w:ins>
    </w:p>
    <w:p w14:paraId="0909DB7D" w14:textId="725B291C" w:rsidR="00897856" w:rsidRDefault="00425EE1">
      <w:pPr>
        <w:rPr>
          <w:ins w:id="975" w:author="prabh" w:date="2017-04-14T01:05:00Z"/>
        </w:rPr>
        <w:pPrChange w:id="976" w:author="Bhagwan Virdi" w:date="2017-04-05T15:01:00Z">
          <w:pPr>
            <w:pStyle w:val="Default"/>
          </w:pPr>
        </w:pPrChange>
      </w:pPr>
      <w:ins w:id="977" w:author="Bhagwan Virdi" w:date="2017-04-05T15:45:00Z">
        <w:r>
          <w:tab/>
        </w:r>
      </w:ins>
      <w:ins w:id="978" w:author="prabh" w:date="2017-04-14T00:46:00Z">
        <w:r w:rsidR="00B82A09">
          <w:t xml:space="preserve">A </w:t>
        </w:r>
      </w:ins>
      <w:ins w:id="979" w:author="prabh" w:date="2017-04-14T00:57:00Z">
        <w:r w:rsidR="00B82A09">
          <w:t xml:space="preserve">user </w:t>
        </w:r>
      </w:ins>
      <w:ins w:id="980" w:author="prabh" w:date="2017-04-14T00:46:00Z">
        <w:r w:rsidR="00B82A09">
          <w:t xml:space="preserve">forum was added to the </w:t>
        </w:r>
      </w:ins>
      <w:ins w:id="981" w:author="prabh" w:date="2017-04-14T00:58:00Z">
        <w:r w:rsidR="00550B78">
          <w:t>A</w:t>
        </w:r>
        <w:r w:rsidR="00915B73">
          <w:t>bout u</w:t>
        </w:r>
        <w:r w:rsidR="00550B78">
          <w:t>s</w:t>
        </w:r>
      </w:ins>
      <w:ins w:id="982" w:author="prabh" w:date="2017-04-14T00:46:00Z">
        <w:r w:rsidR="00B82A09">
          <w:t xml:space="preserve"> page </w:t>
        </w:r>
      </w:ins>
      <w:ins w:id="983" w:author="prabh" w:date="2017-04-14T00:58:00Z">
        <w:r w:rsidR="00550B78">
          <w:t>alongside</w:t>
        </w:r>
      </w:ins>
      <w:ins w:id="984" w:author="prabh" w:date="2017-04-14T00:46:00Z">
        <w:r w:rsidR="00B82A09">
          <w:t xml:space="preserve"> the </w:t>
        </w:r>
      </w:ins>
      <w:ins w:id="985" w:author="prabh" w:date="2017-04-14T00:56:00Z">
        <w:r w:rsidR="00B82A09">
          <w:t>contact us form. The contact us form is for users who wish to get in touch with us</w:t>
        </w:r>
      </w:ins>
      <w:ins w:id="986" w:author="prabh" w:date="2017-04-14T01:34:00Z">
        <w:r w:rsidR="000F2E1A">
          <w:t xml:space="preserve"> </w:t>
        </w:r>
      </w:ins>
      <w:ins w:id="987" w:author="prabh" w:date="2017-04-14T01:35:00Z">
        <w:r w:rsidR="000F2E1A">
          <w:t>regarding</w:t>
        </w:r>
      </w:ins>
      <w:ins w:id="988" w:author="prabh" w:date="2017-04-14T01:34:00Z">
        <w:r w:rsidR="000F2E1A">
          <w:t xml:space="preserve"> any comments about the website</w:t>
        </w:r>
      </w:ins>
      <w:ins w:id="989" w:author="prabh" w:date="2017-04-14T00:56:00Z">
        <w:r w:rsidR="00B82A09">
          <w:t xml:space="preserve">. </w:t>
        </w:r>
      </w:ins>
      <w:ins w:id="990" w:author="prabh" w:date="2017-04-14T00:57:00Z">
        <w:r w:rsidR="00B82A09">
          <w:t>The user</w:t>
        </w:r>
        <w:r w:rsidR="00550B78">
          <w:t xml:space="preserve"> form is for anyone who wished to discuss </w:t>
        </w:r>
      </w:ins>
      <w:ins w:id="991" w:author="prabh" w:date="2017-04-14T00:58:00Z">
        <w:r w:rsidR="00550B78">
          <w:t>Hema</w:t>
        </w:r>
      </w:ins>
      <w:ins w:id="992" w:author="prabh" w:date="2017-04-14T00:57:00Z">
        <w:r w:rsidR="00550B78">
          <w:t xml:space="preserve"> with others. </w:t>
        </w:r>
      </w:ins>
      <w:ins w:id="993" w:author="prabh" w:date="2017-04-14T00:46:00Z">
        <w:r w:rsidR="00B82A09">
          <w:t xml:space="preserve">User </w:t>
        </w:r>
      </w:ins>
      <w:ins w:id="994" w:author="prabh" w:date="2017-04-14T00:58:00Z">
        <w:r w:rsidR="00550B78">
          <w:t xml:space="preserve">do </w:t>
        </w:r>
      </w:ins>
      <w:ins w:id="995" w:author="prabh" w:date="2017-04-14T00:46:00Z">
        <w:r w:rsidR="00B82A09">
          <w:t xml:space="preserve">need to be logged </w:t>
        </w:r>
      </w:ins>
      <w:ins w:id="996" w:author="prabh" w:date="2017-04-14T00:58:00Z">
        <w:r w:rsidR="00550B78">
          <w:t>to</w:t>
        </w:r>
      </w:ins>
      <w:ins w:id="997" w:author="prabh" w:date="2017-04-14T00:46:00Z">
        <w:r w:rsidR="00B82A09">
          <w:t xml:space="preserve"> view or post any comments. </w:t>
        </w:r>
      </w:ins>
    </w:p>
    <w:p w14:paraId="26AF4297" w14:textId="64CF8ABA" w:rsidR="001E5810" w:rsidRPr="0059234D" w:rsidRDefault="009C151C">
      <w:pPr>
        <w:rPr>
          <w:ins w:id="998" w:author="Bhagwan Virdi" w:date="2017-04-05T15:49:00Z"/>
          <w:rPrChange w:id="999" w:author="Bhagwan Virdi" w:date="2017-04-11T15:07:00Z">
            <w:rPr>
              <w:ins w:id="1000" w:author="Bhagwan Virdi" w:date="2017-04-05T15:49:00Z"/>
            </w:rPr>
          </w:rPrChange>
        </w:rPr>
        <w:pPrChange w:id="1001" w:author="Bhagwan Virdi" w:date="2017-04-05T15:01:00Z">
          <w:pPr>
            <w:pStyle w:val="Default"/>
          </w:pPr>
        </w:pPrChange>
      </w:pPr>
      <w:ins w:id="1002" w:author="Bhagwan Virdi" w:date="2017-04-05T15:48:00Z">
        <w:del w:id="1003" w:author="prabh" w:date="2017-04-14T00:58:00Z">
          <w:r w:rsidDel="00550B78">
            <w:delText xml:space="preserve">Once the user </w:delText>
          </w:r>
        </w:del>
      </w:ins>
      <w:ins w:id="1004" w:author="Bhagwan Virdi" w:date="2017-04-05T15:49:00Z">
        <w:del w:id="1005" w:author="prabh" w:date="2017-04-14T00:58:00Z">
          <w:r w:rsidDel="00550B78">
            <w:delText>has</w:delText>
          </w:r>
        </w:del>
      </w:ins>
      <w:ins w:id="1006" w:author="Bhagwan Virdi" w:date="2017-04-05T15:48:00Z">
        <w:del w:id="1007" w:author="prabh" w:date="2017-04-14T00:58:00Z">
          <w:r w:rsidDel="00550B78">
            <w:delText xml:space="preserve"> logged in </w:delText>
          </w:r>
        </w:del>
      </w:ins>
      <w:ins w:id="1008" w:author="Bhagwan Virdi" w:date="2017-04-05T15:47:00Z">
        <w:del w:id="1009" w:author="prabh" w:date="2017-04-14T00:58:00Z">
          <w:r w:rsidDel="00550B78">
            <w:delText>t</w:delText>
          </w:r>
          <w:r w:rsidR="00843D79" w:rsidDel="00550B78">
            <w:delText xml:space="preserve">hey can create </w:delText>
          </w:r>
          <w:r w:rsidDel="00550B78">
            <w:delText xml:space="preserve">a new topic in the form and comment on other </w:delText>
          </w:r>
        </w:del>
      </w:ins>
      <w:ins w:id="1010" w:author="Bhagwan Virdi" w:date="2017-04-05T15:48:00Z">
        <w:del w:id="1011" w:author="prabh" w:date="2017-04-14T00:58:00Z">
          <w:r w:rsidDel="00550B78">
            <w:delText>people’s</w:delText>
          </w:r>
        </w:del>
      </w:ins>
      <w:ins w:id="1012" w:author="Bhagwan Virdi" w:date="2017-04-05T15:47:00Z">
        <w:del w:id="1013" w:author="prabh" w:date="2017-04-14T00:58:00Z">
          <w:r w:rsidDel="00550B78">
            <w:delText xml:space="preserve"> topic</w:delText>
          </w:r>
        </w:del>
      </w:ins>
      <w:ins w:id="1014" w:author="Bhagwan Virdi" w:date="2017-04-05T15:48:00Z">
        <w:del w:id="1015" w:author="prabh" w:date="2017-04-14T00:58:00Z">
          <w:r w:rsidDel="00550B78">
            <w:delText>s.</w:delText>
          </w:r>
        </w:del>
      </w:ins>
      <w:ins w:id="1016" w:author="Bhagwan Virdi" w:date="2017-04-05T15:47:00Z">
        <w:del w:id="1017" w:author="prabh" w:date="2017-04-14T00:58:00Z">
          <w:r w:rsidDel="00550B78">
            <w:delText xml:space="preserve"> </w:delText>
          </w:r>
        </w:del>
      </w:ins>
    </w:p>
    <w:p w14:paraId="54B7588D" w14:textId="585086A5" w:rsidR="00B718EC" w:rsidRDefault="001E5810">
      <w:pPr>
        <w:pStyle w:val="Heading2"/>
        <w:rPr>
          <w:ins w:id="1018" w:author="Bhagwan Virdi" w:date="2017-04-05T15:56:00Z"/>
        </w:rPr>
        <w:pPrChange w:id="1019" w:author="Bhagwan Virdi" w:date="2017-04-05T15:00:00Z">
          <w:pPr>
            <w:pStyle w:val="Default"/>
          </w:pPr>
        </w:pPrChange>
      </w:pPr>
      <w:bookmarkStart w:id="1020" w:name="_Toc479897280"/>
      <w:ins w:id="1021" w:author="Bhagwan Virdi" w:date="2017-04-05T15:55:00Z">
        <w:r>
          <w:t>Additional work</w:t>
        </w:r>
        <w:r w:rsidRPr="00FF76DD">
          <w:t>/Changes</w:t>
        </w:r>
      </w:ins>
      <w:bookmarkEnd w:id="1020"/>
    </w:p>
    <w:p w14:paraId="244A4468" w14:textId="124EDAF2" w:rsidR="001E5810" w:rsidRPr="001E5810" w:rsidRDefault="001E5810">
      <w:pPr>
        <w:rPr>
          <w:ins w:id="1022" w:author="Bhagwan Virdi" w:date="2017-04-05T14:59:00Z"/>
          <w:rPrChange w:id="1023" w:author="Bhagwan Virdi" w:date="2017-04-05T15:56:00Z">
            <w:rPr>
              <w:ins w:id="1024" w:author="Bhagwan Virdi" w:date="2017-04-05T14:59:00Z"/>
            </w:rPr>
          </w:rPrChange>
        </w:rPr>
        <w:pPrChange w:id="1025" w:author="Bhagwan Virdi" w:date="2017-04-05T15:56:00Z">
          <w:pPr>
            <w:pStyle w:val="Default"/>
          </w:pPr>
        </w:pPrChange>
      </w:pPr>
      <w:ins w:id="1026" w:author="Bhagwan Virdi" w:date="2017-04-05T15:56:00Z">
        <w:r>
          <w:tab/>
        </w:r>
      </w:ins>
      <w:ins w:id="1027" w:author="prabh" w:date="2017-04-14T01:29:00Z">
        <w:r w:rsidR="002C12AC">
          <w:t xml:space="preserve">The email </w:t>
        </w:r>
      </w:ins>
      <w:ins w:id="1028" w:author="prabh" w:date="2017-04-14T01:32:00Z">
        <w:r w:rsidR="003804E5">
          <w:t xml:space="preserve">input </w:t>
        </w:r>
      </w:ins>
      <w:ins w:id="1029" w:author="prabh" w:date="2017-04-14T01:31:00Z">
        <w:r w:rsidR="006B1206">
          <w:t xml:space="preserve">field </w:t>
        </w:r>
      </w:ins>
      <w:ins w:id="1030" w:author="prabh" w:date="2017-04-14T01:29:00Z">
        <w:r w:rsidR="002C12AC">
          <w:t xml:space="preserve">on the register </w:t>
        </w:r>
      </w:ins>
      <w:ins w:id="1031" w:author="prabh" w:date="2017-04-14T01:30:00Z">
        <w:r w:rsidR="006B1206">
          <w:t>form</w:t>
        </w:r>
      </w:ins>
      <w:ins w:id="1032" w:author="prabh" w:date="2017-04-14T01:29:00Z">
        <w:r w:rsidR="002C12AC">
          <w:t xml:space="preserve"> was replaced with login (username), fir</w:t>
        </w:r>
        <w:r w:rsidR="006B1206">
          <w:t xml:space="preserve">st name and last name. </w:t>
        </w:r>
      </w:ins>
      <w:ins w:id="1033" w:author="prabh" w:date="2017-04-14T01:40:00Z">
        <w:r w:rsidR="00C62259">
          <w:t>Also,</w:t>
        </w:r>
      </w:ins>
      <w:ins w:id="1034" w:author="prabh" w:date="2017-04-14T01:29:00Z">
        <w:r w:rsidR="006B1206">
          <w:t xml:space="preserve"> the</w:t>
        </w:r>
      </w:ins>
      <w:ins w:id="1035" w:author="prabh" w:date="2017-04-14T01:32:00Z">
        <w:r w:rsidR="003804E5">
          <w:t xml:space="preserve"> email input field on the login form was replaced with login.</w:t>
        </w:r>
      </w:ins>
      <w:ins w:id="1036" w:author="prabh" w:date="2017-04-14T01:29:00Z">
        <w:r w:rsidR="006B1206">
          <w:t xml:space="preserve"> </w:t>
        </w:r>
      </w:ins>
      <w:bookmarkStart w:id="1037" w:name="_GoBack"/>
      <w:bookmarkEnd w:id="1037"/>
      <w:ins w:id="1038" w:author="prabh" w:date="2017-04-14T00:44:00Z">
        <w:r w:rsidR="00A82ADE">
          <w:t xml:space="preserve">This </w:t>
        </w:r>
      </w:ins>
      <w:ins w:id="1039" w:author="prabh" w:date="2017-04-14T00:45:00Z">
        <w:r w:rsidR="00A82ADE">
          <w:t>change was necessary to</w:t>
        </w:r>
      </w:ins>
      <w:ins w:id="1040" w:author="prabh" w:date="2017-04-14T01:37:00Z">
        <w:r w:rsidR="00017763" w:rsidRPr="00017763">
          <w:t xml:space="preserve"> </w:t>
        </w:r>
        <w:r w:rsidR="00017763">
          <w:t>properly</w:t>
        </w:r>
      </w:ins>
      <w:ins w:id="1041" w:author="prabh" w:date="2017-04-14T00:45:00Z">
        <w:r w:rsidR="00A82ADE">
          <w:t xml:space="preserve"> integrate</w:t>
        </w:r>
        <w:r w:rsidR="00320719">
          <w:t xml:space="preserve"> the provided PHP </w:t>
        </w:r>
      </w:ins>
      <w:ins w:id="1042" w:author="prabh" w:date="2017-04-14T01:37:00Z">
        <w:r w:rsidR="009B3633">
          <w:t xml:space="preserve">script </w:t>
        </w:r>
      </w:ins>
      <w:ins w:id="1043" w:author="prabh" w:date="2017-04-14T00:45:00Z">
        <w:r w:rsidR="00A82ADE">
          <w:t xml:space="preserve">with the website. </w:t>
        </w:r>
      </w:ins>
      <w:ins w:id="1044" w:author="prabh" w:date="2017-04-14T00:59:00Z">
        <w:r w:rsidR="006419CA">
          <w:t>All the pages need</w:t>
        </w:r>
      </w:ins>
      <w:ins w:id="1045" w:author="prabh" w:date="2017-04-14T01:00:00Z">
        <w:r w:rsidR="006419CA">
          <w:t>ed</w:t>
        </w:r>
      </w:ins>
      <w:ins w:id="1046" w:author="prabh" w:date="2017-04-14T00:59:00Z">
        <w:r w:rsidR="006419CA">
          <w:t xml:space="preserve"> </w:t>
        </w:r>
      </w:ins>
      <w:ins w:id="1047" w:author="prabh" w:date="2017-04-14T01:00:00Z">
        <w:r w:rsidR="00EA3704">
          <w:t>to be</w:t>
        </w:r>
      </w:ins>
      <w:ins w:id="1048" w:author="prabh" w:date="2017-04-14T00:59:00Z">
        <w:r w:rsidR="006419CA">
          <w:t xml:space="preserve"> </w:t>
        </w:r>
      </w:ins>
      <w:ins w:id="1049" w:author="prabh" w:date="2017-04-14T01:00:00Z">
        <w:r w:rsidR="006419CA">
          <w:t>changed</w:t>
        </w:r>
      </w:ins>
      <w:ins w:id="1050" w:author="prabh" w:date="2017-04-14T00:59:00Z">
        <w:r w:rsidR="006419CA">
          <w:t xml:space="preserve"> </w:t>
        </w:r>
      </w:ins>
      <w:ins w:id="1051" w:author="prabh" w:date="2017-04-14T01:00:00Z">
        <w:r w:rsidR="00470AC3">
          <w:t>from</w:t>
        </w:r>
      </w:ins>
      <w:ins w:id="1052" w:author="prabh" w:date="2017-04-14T00:59:00Z">
        <w:r w:rsidR="006419CA">
          <w:t xml:space="preserve"> </w:t>
        </w:r>
      </w:ins>
      <w:ins w:id="1053" w:author="prabh" w:date="2017-04-14T01:01:00Z">
        <w:r w:rsidR="00B466CC">
          <w:t>html</w:t>
        </w:r>
      </w:ins>
      <w:ins w:id="1054" w:author="prabh" w:date="2017-04-14T00:59:00Z">
        <w:r w:rsidR="006419CA">
          <w:t xml:space="preserve"> </w:t>
        </w:r>
      </w:ins>
      <w:ins w:id="1055" w:author="prabh" w:date="2017-04-14T01:37:00Z">
        <w:r w:rsidR="00DF3C03">
          <w:t xml:space="preserve">file type </w:t>
        </w:r>
      </w:ins>
      <w:ins w:id="1056" w:author="prabh" w:date="2017-04-14T01:01:00Z">
        <w:r w:rsidR="008D1308">
          <w:t>to</w:t>
        </w:r>
      </w:ins>
      <w:ins w:id="1057" w:author="prabh" w:date="2017-04-14T00:59:00Z">
        <w:r w:rsidR="006419CA">
          <w:t xml:space="preserve"> </w:t>
        </w:r>
      </w:ins>
      <w:ins w:id="1058" w:author="prabh" w:date="2017-04-14T01:01:00Z">
        <w:r w:rsidR="00B466CC">
          <w:t>PHP</w:t>
        </w:r>
      </w:ins>
      <w:ins w:id="1059" w:author="prabh" w:date="2017-04-14T00:59:00Z">
        <w:r w:rsidR="006419CA">
          <w:t xml:space="preserve"> </w:t>
        </w:r>
      </w:ins>
      <w:ins w:id="1060" w:author="prabh" w:date="2017-04-14T01:40:00Z">
        <w:r w:rsidR="00C62259">
          <w:t>for</w:t>
        </w:r>
      </w:ins>
      <w:ins w:id="1061" w:author="prabh" w:date="2017-04-14T00:59:00Z">
        <w:r w:rsidR="006419CA">
          <w:t xml:space="preserve"> </w:t>
        </w:r>
      </w:ins>
      <w:ins w:id="1062" w:author="prabh" w:date="2017-04-14T01:37:00Z">
        <w:r w:rsidR="00DF3403">
          <w:t xml:space="preserve">the </w:t>
        </w:r>
      </w:ins>
      <w:ins w:id="1063" w:author="prabh" w:date="2017-04-14T01:00:00Z">
        <w:r w:rsidR="006419CA">
          <w:t>PHP</w:t>
        </w:r>
      </w:ins>
      <w:ins w:id="1064" w:author="prabh" w:date="2017-04-14T00:59:00Z">
        <w:r w:rsidR="006419CA">
          <w:t xml:space="preserve"> code to function properly. </w:t>
        </w:r>
      </w:ins>
      <w:ins w:id="1065" w:author="Bhagwan Virdi" w:date="2017-04-05T15:56:00Z">
        <w:del w:id="1066" w:author="prabh" w:date="2017-04-14T00:43:00Z">
          <w:r w:rsidDel="00D04120">
            <w:delText>The form no</w:delText>
          </w:r>
        </w:del>
      </w:ins>
      <w:ins w:id="1067" w:author="Bhagwan Virdi" w:date="2017-04-05T16:01:00Z">
        <w:del w:id="1068" w:author="prabh" w:date="2017-04-14T00:43:00Z">
          <w:r w:rsidR="003127CE" w:rsidDel="00D04120">
            <w:delText>w</w:delText>
          </w:r>
        </w:del>
      </w:ins>
      <w:ins w:id="1069" w:author="Bhagwan Virdi" w:date="2017-04-05T15:56:00Z">
        <w:del w:id="1070" w:author="prabh" w:date="2017-04-14T00:43:00Z">
          <w:r w:rsidDel="00D04120">
            <w:delText xml:space="preserve"> asks the user for their name and </w:delText>
          </w:r>
        </w:del>
      </w:ins>
      <w:ins w:id="1071" w:author="Bhagwan Virdi" w:date="2017-04-05T15:57:00Z">
        <w:del w:id="1072" w:author="prabh" w:date="2017-04-14T00:43:00Z">
          <w:r w:rsidDel="00D04120">
            <w:delText>confirmation</w:delText>
          </w:r>
        </w:del>
      </w:ins>
      <w:ins w:id="1073" w:author="Bhagwan Virdi" w:date="2017-04-05T15:56:00Z">
        <w:del w:id="1074" w:author="prabh" w:date="2017-04-14T00:43:00Z">
          <w:r w:rsidDel="00D04120">
            <w:delText xml:space="preserve"> </w:delText>
          </w:r>
        </w:del>
      </w:ins>
      <w:ins w:id="1075" w:author="Bhagwan Virdi" w:date="2017-04-05T15:57:00Z">
        <w:del w:id="1076" w:author="prabh" w:date="2017-04-14T00:43:00Z">
          <w:r w:rsidDel="00D04120">
            <w:delText>of the email along with the confirmation of their password.</w:delText>
          </w:r>
        </w:del>
      </w:ins>
      <w:ins w:id="1077" w:author="Bhagwan Virdi" w:date="2017-04-05T15:58:00Z">
        <w:del w:id="1078" w:author="prabh" w:date="2017-04-14T00:43:00Z">
          <w:r w:rsidDel="00D04120">
            <w:delText xml:space="preserve"> We replaced the com</w:delText>
          </w:r>
        </w:del>
      </w:ins>
      <w:ins w:id="1079" w:author="Bhagwan Virdi" w:date="2017-04-05T15:59:00Z">
        <w:del w:id="1080" w:author="prabh" w:date="2017-04-14T00:43:00Z">
          <w:r w:rsidDel="00D04120">
            <w:delText xml:space="preserve">ments in the about us page with </w:delText>
          </w:r>
        </w:del>
      </w:ins>
      <w:ins w:id="1081" w:author="Bhagwan Virdi" w:date="2017-04-05T16:00:00Z">
        <w:del w:id="1082" w:author="prabh" w:date="2017-04-14T00:43:00Z">
          <w:r w:rsidDel="00D04120">
            <w:delText>access to a MySQL database with a</w:delText>
          </w:r>
          <w:r w:rsidR="003127CE" w:rsidDel="00D04120">
            <w:delText xml:space="preserve"> </w:delText>
          </w:r>
        </w:del>
      </w:ins>
      <w:ins w:id="1083" w:author="Bhagwan Virdi" w:date="2017-04-05T16:01:00Z">
        <w:del w:id="1084" w:author="prabh" w:date="2017-04-14T00:43:00Z">
          <w:r w:rsidR="003127CE" w:rsidDel="00D04120">
            <w:delText>valid email</w:delText>
          </w:r>
        </w:del>
      </w:ins>
      <w:ins w:id="1085" w:author="Bhagwan Virdi" w:date="2017-04-05T16:00:00Z">
        <w:del w:id="1086" w:author="prabh" w:date="2017-04-14T00:43:00Z">
          <w:r w:rsidDel="00D04120">
            <w:delText xml:space="preserve"> / password</w:delText>
          </w:r>
        </w:del>
      </w:ins>
      <w:ins w:id="1087" w:author="Bhagwan Virdi" w:date="2017-04-05T16:01:00Z">
        <w:del w:id="1088" w:author="prabh" w:date="2017-04-14T00:43:00Z">
          <w:r w:rsidDel="00D04120">
            <w:delText>.</w:delText>
          </w:r>
        </w:del>
      </w:ins>
    </w:p>
    <w:p w14:paraId="66711552" w14:textId="38F30D09" w:rsidR="00BE19B9" w:rsidRPr="00BE19B9" w:rsidRDefault="00BE19B9">
      <w:pPr>
        <w:rPr>
          <w:ins w:id="1089" w:author="Prabhvir Saran [2]" w:date="2017-03-23T22:13:00Z"/>
          <w:rPrChange w:id="1090" w:author="Prabhvir Saran [2]" w:date="2017-03-23T22:13:00Z">
            <w:rPr>
              <w:ins w:id="1091" w:author="Prabhvir Saran [2]" w:date="2017-03-23T22:13:00Z"/>
              <w:b/>
              <w:sz w:val="36"/>
              <w:u w:val="single"/>
            </w:rPr>
          </w:rPrChange>
        </w:rPr>
        <w:pPrChange w:id="1092" w:author="Prabhvir Saran [2]" w:date="2017-03-23T22:13:00Z">
          <w:pPr>
            <w:pStyle w:val="Heading1"/>
            <w:jc w:val="center"/>
          </w:pPr>
        </w:pPrChange>
      </w:pPr>
    </w:p>
    <w:p w14:paraId="0281FE91" w14:textId="1476075C" w:rsidR="00B718EC" w:rsidDel="006E128C" w:rsidRDefault="00B718EC">
      <w:pPr>
        <w:pStyle w:val="Heading1"/>
        <w:rPr>
          <w:del w:id="1093" w:author="prabh" w:date="2017-04-14T00:42:00Z"/>
        </w:rPr>
        <w:pPrChange w:id="1094" w:author="Bhagwan Virdi" w:date="2017-04-05T14:51:00Z">
          <w:pPr>
            <w:pStyle w:val="Heading1"/>
            <w:jc w:val="center"/>
          </w:pPr>
        </w:pPrChange>
      </w:pPr>
    </w:p>
    <w:p w14:paraId="0F0516D0" w14:textId="5148DA7D" w:rsidR="006E128C" w:rsidRDefault="006E128C" w:rsidP="006E128C">
      <w:pPr>
        <w:rPr>
          <w:ins w:id="1095" w:author="prabh" w:date="2017-04-14T00:42:00Z"/>
        </w:rPr>
        <w:pPrChange w:id="1096" w:author="prabh" w:date="2017-04-14T00:42:00Z">
          <w:pPr>
            <w:pStyle w:val="Heading1"/>
            <w:jc w:val="center"/>
          </w:pPr>
        </w:pPrChange>
      </w:pPr>
    </w:p>
    <w:p w14:paraId="72F2DEB3" w14:textId="6A566B71" w:rsidR="006E128C" w:rsidRDefault="006E128C" w:rsidP="006E128C">
      <w:pPr>
        <w:rPr>
          <w:ins w:id="1097" w:author="prabh" w:date="2017-04-14T00:42:00Z"/>
        </w:rPr>
        <w:pPrChange w:id="1098" w:author="prabh" w:date="2017-04-14T00:42:00Z">
          <w:pPr>
            <w:pStyle w:val="Heading1"/>
            <w:jc w:val="center"/>
          </w:pPr>
        </w:pPrChange>
      </w:pPr>
    </w:p>
    <w:p w14:paraId="1064B5FB" w14:textId="02A60F31" w:rsidR="006E128C" w:rsidRDefault="006E128C" w:rsidP="006E128C">
      <w:pPr>
        <w:rPr>
          <w:ins w:id="1099" w:author="prabh" w:date="2017-04-14T00:42:00Z"/>
        </w:rPr>
        <w:pPrChange w:id="1100" w:author="prabh" w:date="2017-04-14T00:42:00Z">
          <w:pPr>
            <w:pStyle w:val="Heading1"/>
            <w:jc w:val="center"/>
          </w:pPr>
        </w:pPrChange>
      </w:pPr>
    </w:p>
    <w:p w14:paraId="37A17656" w14:textId="4845892D" w:rsidR="006E128C" w:rsidRDefault="006E128C" w:rsidP="006E128C">
      <w:pPr>
        <w:rPr>
          <w:ins w:id="1101" w:author="prabh" w:date="2017-04-14T00:42:00Z"/>
        </w:rPr>
        <w:pPrChange w:id="1102" w:author="prabh" w:date="2017-04-14T00:42:00Z">
          <w:pPr>
            <w:pStyle w:val="Heading1"/>
            <w:jc w:val="center"/>
          </w:pPr>
        </w:pPrChange>
      </w:pPr>
    </w:p>
    <w:p w14:paraId="2EAC5C37" w14:textId="255A6DCB" w:rsidR="006E128C" w:rsidRDefault="006E128C" w:rsidP="006E128C">
      <w:pPr>
        <w:rPr>
          <w:ins w:id="1103" w:author="prabh" w:date="2017-04-14T00:42:00Z"/>
        </w:rPr>
        <w:pPrChange w:id="1104" w:author="prabh" w:date="2017-04-14T00:42:00Z">
          <w:pPr>
            <w:pStyle w:val="Heading1"/>
            <w:jc w:val="center"/>
          </w:pPr>
        </w:pPrChange>
      </w:pPr>
    </w:p>
    <w:p w14:paraId="1932C6FC" w14:textId="4C087AE7" w:rsidR="006E128C" w:rsidRDefault="006E128C" w:rsidP="006E128C">
      <w:pPr>
        <w:rPr>
          <w:ins w:id="1105" w:author="prabh" w:date="2017-04-14T00:42:00Z"/>
        </w:rPr>
        <w:pPrChange w:id="1106" w:author="prabh" w:date="2017-04-14T00:42:00Z">
          <w:pPr>
            <w:pStyle w:val="Heading1"/>
            <w:jc w:val="center"/>
          </w:pPr>
        </w:pPrChange>
      </w:pPr>
    </w:p>
    <w:p w14:paraId="7C5FC316" w14:textId="00CC14AA" w:rsidR="006E128C" w:rsidRDefault="006E128C" w:rsidP="006E128C">
      <w:pPr>
        <w:rPr>
          <w:ins w:id="1107" w:author="prabh" w:date="2017-04-14T00:42:00Z"/>
        </w:rPr>
        <w:pPrChange w:id="1108" w:author="prabh" w:date="2017-04-14T00:42:00Z">
          <w:pPr>
            <w:pStyle w:val="Heading1"/>
            <w:jc w:val="center"/>
          </w:pPr>
        </w:pPrChange>
      </w:pPr>
    </w:p>
    <w:p w14:paraId="30416000" w14:textId="570CBA37" w:rsidR="006E128C" w:rsidRDefault="006E128C" w:rsidP="006E128C">
      <w:pPr>
        <w:rPr>
          <w:ins w:id="1109" w:author="prabh" w:date="2017-04-14T00:42:00Z"/>
        </w:rPr>
        <w:pPrChange w:id="1110" w:author="prabh" w:date="2017-04-14T00:42:00Z">
          <w:pPr>
            <w:pStyle w:val="Heading1"/>
            <w:jc w:val="center"/>
          </w:pPr>
        </w:pPrChange>
      </w:pPr>
    </w:p>
    <w:p w14:paraId="1E50A9A2" w14:textId="17887F53" w:rsidR="006E128C" w:rsidRDefault="006E128C" w:rsidP="006E128C">
      <w:pPr>
        <w:rPr>
          <w:ins w:id="1111" w:author="prabh" w:date="2017-04-14T00:42:00Z"/>
        </w:rPr>
        <w:pPrChange w:id="1112" w:author="prabh" w:date="2017-04-14T00:42:00Z">
          <w:pPr>
            <w:pStyle w:val="Heading1"/>
            <w:jc w:val="center"/>
          </w:pPr>
        </w:pPrChange>
      </w:pPr>
    </w:p>
    <w:p w14:paraId="6A8953F7" w14:textId="31670924" w:rsidR="006E128C" w:rsidRDefault="006E128C" w:rsidP="006E128C">
      <w:pPr>
        <w:rPr>
          <w:ins w:id="1113" w:author="prabh" w:date="2017-04-14T00:42:00Z"/>
        </w:rPr>
        <w:pPrChange w:id="1114" w:author="prabh" w:date="2017-04-14T00:42:00Z">
          <w:pPr>
            <w:pStyle w:val="Heading1"/>
            <w:jc w:val="center"/>
          </w:pPr>
        </w:pPrChange>
      </w:pPr>
    </w:p>
    <w:p w14:paraId="58D67ED2" w14:textId="37CC28D7" w:rsidR="006E128C" w:rsidRDefault="006E128C" w:rsidP="006E128C">
      <w:pPr>
        <w:rPr>
          <w:ins w:id="1115" w:author="prabh" w:date="2017-04-14T00:42:00Z"/>
        </w:rPr>
        <w:pPrChange w:id="1116" w:author="prabh" w:date="2017-04-14T00:42:00Z">
          <w:pPr>
            <w:pStyle w:val="Heading1"/>
            <w:jc w:val="center"/>
          </w:pPr>
        </w:pPrChange>
      </w:pPr>
    </w:p>
    <w:p w14:paraId="2E477ED2" w14:textId="07D91968" w:rsidR="006E128C" w:rsidRDefault="006E128C" w:rsidP="006E128C">
      <w:pPr>
        <w:rPr>
          <w:ins w:id="1117" w:author="prabh" w:date="2017-04-14T00:42:00Z"/>
        </w:rPr>
        <w:pPrChange w:id="1118" w:author="prabh" w:date="2017-04-14T00:42:00Z">
          <w:pPr>
            <w:pStyle w:val="Heading1"/>
            <w:jc w:val="center"/>
          </w:pPr>
        </w:pPrChange>
      </w:pPr>
    </w:p>
    <w:p w14:paraId="2EB05977" w14:textId="3E64E3ED" w:rsidR="006E128C" w:rsidRDefault="006E128C" w:rsidP="006E128C">
      <w:pPr>
        <w:rPr>
          <w:ins w:id="1119" w:author="prabh" w:date="2017-04-14T00:42:00Z"/>
        </w:rPr>
        <w:pPrChange w:id="1120" w:author="prabh" w:date="2017-04-14T00:42:00Z">
          <w:pPr>
            <w:pStyle w:val="Heading1"/>
            <w:jc w:val="center"/>
          </w:pPr>
        </w:pPrChange>
      </w:pPr>
    </w:p>
    <w:p w14:paraId="3F88CFB1" w14:textId="7E9495E9" w:rsidR="006E128C" w:rsidRDefault="006E128C" w:rsidP="006E128C">
      <w:pPr>
        <w:rPr>
          <w:ins w:id="1121" w:author="prabh" w:date="2017-04-14T00:42:00Z"/>
        </w:rPr>
        <w:pPrChange w:id="1122" w:author="prabh" w:date="2017-04-14T00:42:00Z">
          <w:pPr>
            <w:pStyle w:val="Heading1"/>
            <w:jc w:val="center"/>
          </w:pPr>
        </w:pPrChange>
      </w:pPr>
    </w:p>
    <w:p w14:paraId="2547F8F8" w14:textId="5526F62B" w:rsidR="006E128C" w:rsidRDefault="006E128C" w:rsidP="006E128C">
      <w:pPr>
        <w:rPr>
          <w:ins w:id="1123" w:author="prabh" w:date="2017-04-14T00:42:00Z"/>
        </w:rPr>
        <w:pPrChange w:id="1124" w:author="prabh" w:date="2017-04-14T00:42:00Z">
          <w:pPr>
            <w:pStyle w:val="Heading1"/>
            <w:jc w:val="center"/>
          </w:pPr>
        </w:pPrChange>
      </w:pPr>
    </w:p>
    <w:p w14:paraId="52BEB2AD" w14:textId="78D975A1" w:rsidR="006E128C" w:rsidRDefault="006E128C" w:rsidP="006E128C">
      <w:pPr>
        <w:rPr>
          <w:ins w:id="1125" w:author="prabh" w:date="2017-04-14T00:42:00Z"/>
        </w:rPr>
        <w:pPrChange w:id="1126" w:author="prabh" w:date="2017-04-14T00:42:00Z">
          <w:pPr>
            <w:pStyle w:val="Heading1"/>
            <w:jc w:val="center"/>
          </w:pPr>
        </w:pPrChange>
      </w:pPr>
    </w:p>
    <w:p w14:paraId="49829913" w14:textId="323743D9" w:rsidR="006E128C" w:rsidRDefault="006E128C" w:rsidP="006E128C">
      <w:pPr>
        <w:rPr>
          <w:ins w:id="1127" w:author="prabh" w:date="2017-04-14T00:42:00Z"/>
        </w:rPr>
        <w:pPrChange w:id="1128" w:author="prabh" w:date="2017-04-14T00:42:00Z">
          <w:pPr>
            <w:pStyle w:val="Heading1"/>
            <w:jc w:val="center"/>
          </w:pPr>
        </w:pPrChange>
      </w:pPr>
    </w:p>
    <w:p w14:paraId="0D329C6C" w14:textId="69A7A4BD" w:rsidR="006E128C" w:rsidRDefault="006E128C" w:rsidP="006E128C">
      <w:pPr>
        <w:rPr>
          <w:ins w:id="1129" w:author="prabh" w:date="2017-04-14T00:42:00Z"/>
        </w:rPr>
        <w:pPrChange w:id="1130" w:author="prabh" w:date="2017-04-14T00:42:00Z">
          <w:pPr>
            <w:pStyle w:val="Heading1"/>
            <w:jc w:val="center"/>
          </w:pPr>
        </w:pPrChange>
      </w:pPr>
    </w:p>
    <w:p w14:paraId="5F67C7C4" w14:textId="77777777" w:rsidR="006E128C" w:rsidRPr="006E128C" w:rsidRDefault="006E128C" w:rsidP="006E128C">
      <w:pPr>
        <w:rPr>
          <w:ins w:id="1131" w:author="prabh" w:date="2017-04-14T00:42:00Z"/>
          <w:rPrChange w:id="1132" w:author="prabh" w:date="2017-04-14T00:42:00Z">
            <w:rPr>
              <w:ins w:id="1133" w:author="prabh" w:date="2017-04-14T00:42:00Z"/>
              <w:b/>
              <w:sz w:val="36"/>
              <w:u w:val="single"/>
            </w:rPr>
          </w:rPrChange>
        </w:rPr>
        <w:pPrChange w:id="1134" w:author="prabh" w:date="2017-04-14T00:42:00Z">
          <w:pPr>
            <w:pStyle w:val="Heading1"/>
            <w:jc w:val="center"/>
          </w:pPr>
        </w:pPrChange>
      </w:pPr>
    </w:p>
    <w:p w14:paraId="05179280" w14:textId="77777777" w:rsidR="00B718EC" w:rsidDel="006E128C" w:rsidRDefault="00B718EC" w:rsidP="00F91D8D">
      <w:pPr>
        <w:pStyle w:val="Heading1"/>
        <w:jc w:val="center"/>
        <w:rPr>
          <w:ins w:id="1135" w:author="Bhagwan Virdi" w:date="2017-04-05T14:51:00Z"/>
          <w:del w:id="1136" w:author="prabh" w:date="2017-04-14T00:42:00Z"/>
          <w:b/>
          <w:sz w:val="36"/>
          <w:u w:val="single"/>
        </w:rPr>
      </w:pPr>
    </w:p>
    <w:p w14:paraId="0816695D" w14:textId="77777777" w:rsidR="00B718EC" w:rsidDel="006E128C" w:rsidRDefault="00B718EC" w:rsidP="00F91D8D">
      <w:pPr>
        <w:pStyle w:val="Heading1"/>
        <w:jc w:val="center"/>
        <w:rPr>
          <w:ins w:id="1137" w:author="Bhagwan Virdi" w:date="2017-04-05T14:51:00Z"/>
          <w:del w:id="1138" w:author="prabh" w:date="2017-04-14T00:42:00Z"/>
          <w:b/>
          <w:sz w:val="36"/>
          <w:u w:val="single"/>
        </w:rPr>
      </w:pPr>
    </w:p>
    <w:p w14:paraId="23DA069A" w14:textId="77777777" w:rsidR="00B718EC" w:rsidDel="006E128C" w:rsidRDefault="00B718EC" w:rsidP="00F91D8D">
      <w:pPr>
        <w:pStyle w:val="Heading1"/>
        <w:jc w:val="center"/>
        <w:rPr>
          <w:ins w:id="1139" w:author="Bhagwan Virdi" w:date="2017-04-05T14:51:00Z"/>
          <w:del w:id="1140" w:author="prabh" w:date="2017-04-14T00:42:00Z"/>
          <w:b/>
          <w:sz w:val="36"/>
          <w:u w:val="single"/>
        </w:rPr>
      </w:pPr>
    </w:p>
    <w:p w14:paraId="5E0C38DA" w14:textId="77777777" w:rsidR="00B718EC" w:rsidDel="006E128C" w:rsidRDefault="00B718EC" w:rsidP="00F91D8D">
      <w:pPr>
        <w:pStyle w:val="Heading1"/>
        <w:jc w:val="center"/>
        <w:rPr>
          <w:ins w:id="1141" w:author="Bhagwan Virdi" w:date="2017-04-05T14:51:00Z"/>
          <w:del w:id="1142" w:author="prabh" w:date="2017-04-14T00:42:00Z"/>
          <w:b/>
          <w:sz w:val="36"/>
          <w:u w:val="single"/>
        </w:rPr>
      </w:pPr>
    </w:p>
    <w:p w14:paraId="63F754E7" w14:textId="77777777" w:rsidR="00B718EC" w:rsidDel="006E128C" w:rsidRDefault="00B718EC" w:rsidP="00F91D8D">
      <w:pPr>
        <w:pStyle w:val="Heading1"/>
        <w:jc w:val="center"/>
        <w:rPr>
          <w:ins w:id="1143" w:author="Bhagwan Virdi" w:date="2017-04-05T14:51:00Z"/>
          <w:del w:id="1144" w:author="prabh" w:date="2017-04-14T00:42:00Z"/>
          <w:b/>
          <w:sz w:val="36"/>
          <w:u w:val="single"/>
        </w:rPr>
      </w:pPr>
    </w:p>
    <w:p w14:paraId="4A77C571" w14:textId="77777777" w:rsidR="00B718EC" w:rsidDel="006E128C" w:rsidRDefault="00B718EC" w:rsidP="00F91D8D">
      <w:pPr>
        <w:pStyle w:val="Heading1"/>
        <w:jc w:val="center"/>
        <w:rPr>
          <w:ins w:id="1145" w:author="Bhagwan Virdi" w:date="2017-04-05T14:51:00Z"/>
          <w:del w:id="1146" w:author="prabh" w:date="2017-04-14T00:42:00Z"/>
          <w:b/>
          <w:sz w:val="36"/>
          <w:u w:val="single"/>
        </w:rPr>
      </w:pPr>
    </w:p>
    <w:p w14:paraId="3DE0EBE2" w14:textId="77777777" w:rsidR="00B718EC" w:rsidDel="006E128C" w:rsidRDefault="00B718EC" w:rsidP="00F91D8D">
      <w:pPr>
        <w:pStyle w:val="Heading1"/>
        <w:jc w:val="center"/>
        <w:rPr>
          <w:ins w:id="1147" w:author="Bhagwan Virdi" w:date="2017-04-05T14:51:00Z"/>
          <w:del w:id="1148" w:author="prabh" w:date="2017-04-14T00:42:00Z"/>
          <w:b/>
          <w:sz w:val="36"/>
          <w:u w:val="single"/>
        </w:rPr>
      </w:pPr>
    </w:p>
    <w:p w14:paraId="61E0F36E" w14:textId="77777777" w:rsidR="00B718EC" w:rsidDel="006E128C" w:rsidRDefault="00B718EC" w:rsidP="00F91D8D">
      <w:pPr>
        <w:pStyle w:val="Heading1"/>
        <w:jc w:val="center"/>
        <w:rPr>
          <w:ins w:id="1149" w:author="Bhagwan Virdi" w:date="2017-04-05T14:51:00Z"/>
          <w:del w:id="1150" w:author="prabh" w:date="2017-04-14T00:42:00Z"/>
          <w:b/>
          <w:sz w:val="36"/>
          <w:u w:val="single"/>
        </w:rPr>
      </w:pPr>
    </w:p>
    <w:p w14:paraId="0A51AC52" w14:textId="77777777" w:rsidR="00B718EC" w:rsidDel="006E128C" w:rsidRDefault="00B718EC" w:rsidP="00F91D8D">
      <w:pPr>
        <w:pStyle w:val="Heading1"/>
        <w:jc w:val="center"/>
        <w:rPr>
          <w:ins w:id="1151" w:author="Bhagwan Virdi" w:date="2017-04-05T14:51:00Z"/>
          <w:del w:id="1152" w:author="prabh" w:date="2017-04-14T00:42:00Z"/>
          <w:b/>
          <w:sz w:val="36"/>
          <w:u w:val="single"/>
        </w:rPr>
      </w:pPr>
    </w:p>
    <w:p w14:paraId="61D24303" w14:textId="77777777" w:rsidR="00B718EC" w:rsidDel="006E128C" w:rsidRDefault="00B718EC" w:rsidP="00F91D8D">
      <w:pPr>
        <w:pStyle w:val="Heading1"/>
        <w:jc w:val="center"/>
        <w:rPr>
          <w:ins w:id="1153" w:author="Bhagwan Virdi" w:date="2017-04-05T14:51:00Z"/>
          <w:del w:id="1154" w:author="prabh" w:date="2017-04-14T00:42:00Z"/>
          <w:b/>
          <w:sz w:val="36"/>
          <w:u w:val="single"/>
        </w:rPr>
      </w:pPr>
    </w:p>
    <w:p w14:paraId="72A087AD" w14:textId="77777777" w:rsidR="00B718EC" w:rsidDel="006E128C" w:rsidRDefault="00B718EC" w:rsidP="00F91D8D">
      <w:pPr>
        <w:pStyle w:val="Heading1"/>
        <w:jc w:val="center"/>
        <w:rPr>
          <w:ins w:id="1155" w:author="Bhagwan Virdi" w:date="2017-04-05T14:51:00Z"/>
          <w:del w:id="1156" w:author="prabh" w:date="2017-04-14T00:42:00Z"/>
          <w:b/>
          <w:sz w:val="36"/>
          <w:u w:val="single"/>
        </w:rPr>
      </w:pPr>
    </w:p>
    <w:p w14:paraId="7B7AA373" w14:textId="77777777" w:rsidR="00B718EC" w:rsidDel="006E128C" w:rsidRDefault="00B718EC" w:rsidP="00F91D8D">
      <w:pPr>
        <w:pStyle w:val="Heading1"/>
        <w:jc w:val="center"/>
        <w:rPr>
          <w:ins w:id="1157" w:author="Bhagwan Virdi" w:date="2017-04-05T14:51:00Z"/>
          <w:del w:id="1158" w:author="prabh" w:date="2017-04-14T00:42:00Z"/>
          <w:b/>
          <w:sz w:val="36"/>
          <w:u w:val="single"/>
        </w:rPr>
      </w:pPr>
    </w:p>
    <w:p w14:paraId="0C65BACC" w14:textId="77777777" w:rsidR="00B718EC" w:rsidDel="006E128C" w:rsidRDefault="00B718EC" w:rsidP="00F91D8D">
      <w:pPr>
        <w:pStyle w:val="Heading1"/>
        <w:jc w:val="center"/>
        <w:rPr>
          <w:ins w:id="1159" w:author="Bhagwan Virdi" w:date="2017-04-05T14:51:00Z"/>
          <w:del w:id="1160" w:author="prabh" w:date="2017-04-14T00:42:00Z"/>
          <w:b/>
          <w:sz w:val="36"/>
          <w:u w:val="single"/>
        </w:rPr>
      </w:pPr>
    </w:p>
    <w:p w14:paraId="05BCDF77" w14:textId="77777777" w:rsidR="00B718EC" w:rsidDel="006E128C" w:rsidRDefault="00B718EC">
      <w:pPr>
        <w:pStyle w:val="Heading1"/>
        <w:rPr>
          <w:ins w:id="1161" w:author="Bhagwan Virdi" w:date="2017-04-05T14:51:00Z"/>
          <w:del w:id="1162" w:author="prabh" w:date="2017-04-14T00:42:00Z"/>
          <w:b/>
          <w:sz w:val="36"/>
          <w:u w:val="single"/>
        </w:rPr>
        <w:pPrChange w:id="1163" w:author="Bhagwan Virdi" w:date="2017-04-05T14:52:00Z">
          <w:pPr>
            <w:pStyle w:val="Heading1"/>
            <w:jc w:val="center"/>
          </w:pPr>
        </w:pPrChange>
      </w:pPr>
    </w:p>
    <w:p w14:paraId="506BCFC7" w14:textId="77777777" w:rsidR="00B718EC" w:rsidDel="006E128C" w:rsidRDefault="00B718EC" w:rsidP="00F91D8D">
      <w:pPr>
        <w:pStyle w:val="Heading1"/>
        <w:jc w:val="center"/>
        <w:rPr>
          <w:ins w:id="1164" w:author="Bhagwan Virdi" w:date="2017-04-05T14:51:00Z"/>
          <w:del w:id="1165" w:author="prabh" w:date="2017-04-14T00:42:00Z"/>
          <w:b/>
          <w:sz w:val="36"/>
          <w:u w:val="single"/>
        </w:rPr>
      </w:pPr>
    </w:p>
    <w:p w14:paraId="7F2AEF25" w14:textId="77777777" w:rsidR="00B718EC" w:rsidDel="006E128C" w:rsidRDefault="00B718EC" w:rsidP="00F91D8D">
      <w:pPr>
        <w:pStyle w:val="Heading1"/>
        <w:jc w:val="center"/>
        <w:rPr>
          <w:ins w:id="1166" w:author="Bhagwan Virdi" w:date="2017-04-05T14:51:00Z"/>
          <w:del w:id="1167" w:author="prabh" w:date="2017-04-14T00:42:00Z"/>
          <w:b/>
          <w:sz w:val="36"/>
          <w:u w:val="single"/>
        </w:rPr>
      </w:pPr>
    </w:p>
    <w:p w14:paraId="0EAC861B" w14:textId="77777777" w:rsidR="00B718EC" w:rsidDel="006E128C" w:rsidRDefault="00B718EC" w:rsidP="00F91D8D">
      <w:pPr>
        <w:pStyle w:val="Heading1"/>
        <w:jc w:val="center"/>
        <w:rPr>
          <w:ins w:id="1168" w:author="Bhagwan Virdi" w:date="2017-04-05T14:51:00Z"/>
          <w:del w:id="1169" w:author="prabh" w:date="2017-04-14T00:42:00Z"/>
          <w:b/>
          <w:sz w:val="36"/>
          <w:u w:val="single"/>
        </w:rPr>
      </w:pPr>
    </w:p>
    <w:p w14:paraId="4D5FDEDE" w14:textId="7B51695F" w:rsidR="00B718EC" w:rsidRPr="00B718EC" w:rsidRDefault="00B718EC">
      <w:pPr>
        <w:pStyle w:val="Heading1"/>
        <w:rPr>
          <w:ins w:id="1170" w:author="Bhagwan Virdi" w:date="2017-04-05T14:51:00Z"/>
          <w:rPrChange w:id="1171" w:author="Bhagwan Virdi" w:date="2017-04-05T14:52:00Z">
            <w:rPr>
              <w:ins w:id="1172" w:author="Bhagwan Virdi" w:date="2017-04-05T14:51:00Z"/>
              <w:b/>
              <w:sz w:val="36"/>
              <w:u w:val="single"/>
            </w:rPr>
          </w:rPrChange>
        </w:rPr>
        <w:pPrChange w:id="1173" w:author="Bhagwan Virdi" w:date="2017-04-05T14:51:00Z">
          <w:pPr>
            <w:pStyle w:val="Heading1"/>
            <w:jc w:val="center"/>
          </w:pPr>
        </w:pPrChange>
      </w:pPr>
      <w:bookmarkStart w:id="1174" w:name="_Toc479897281"/>
      <w:ins w:id="1175" w:author="Bhagwan Virdi" w:date="2017-04-05T14:52:00Z">
        <w:r>
          <w:t xml:space="preserve">Appendix </w:t>
        </w:r>
        <w:r w:rsidR="00C6374D">
          <w:t>4</w:t>
        </w:r>
      </w:ins>
      <w:bookmarkEnd w:id="1174"/>
    </w:p>
    <w:p w14:paraId="2FE91B55" w14:textId="0BA17DB2" w:rsidR="00F91D8D" w:rsidRDefault="00F91D8D" w:rsidP="00F91D8D">
      <w:pPr>
        <w:pStyle w:val="Heading1"/>
        <w:jc w:val="center"/>
        <w:rPr>
          <w:ins w:id="1176" w:author="Prabhvir Saran [2]" w:date="2017-03-23T16:46:00Z"/>
          <w:b/>
          <w:sz w:val="36"/>
          <w:u w:val="single"/>
        </w:rPr>
      </w:pPr>
      <w:bookmarkStart w:id="1177" w:name="_Toc479897282"/>
      <w:ins w:id="1178" w:author="Prabhvir Saran [2]" w:date="2017-03-23T16:46:00Z">
        <w:r>
          <w:rPr>
            <w:b/>
            <w:sz w:val="36"/>
            <w:u w:val="single"/>
          </w:rPr>
          <w:t>Milestone 4</w:t>
        </w:r>
        <w:r w:rsidRPr="00A22D7F">
          <w:rPr>
            <w:b/>
            <w:sz w:val="36"/>
            <w:u w:val="single"/>
          </w:rPr>
          <w:t xml:space="preserve">: </w:t>
        </w:r>
        <w:r w:rsidRPr="001F3D88">
          <w:rPr>
            <w:b/>
            <w:sz w:val="36"/>
            <w:u w:val="single"/>
          </w:rPr>
          <w:t xml:space="preserve">Deployed </w:t>
        </w:r>
      </w:ins>
      <w:ins w:id="1179" w:author="Prabhvir Saran [2]" w:date="2017-03-23T23:58:00Z">
        <w:r w:rsidR="00D01C23" w:rsidRPr="001F3D88">
          <w:rPr>
            <w:b/>
            <w:sz w:val="36"/>
            <w:u w:val="single"/>
          </w:rPr>
          <w:t>JavaScript</w:t>
        </w:r>
      </w:ins>
      <w:ins w:id="1180" w:author="Prabhvir Saran [2]" w:date="2017-03-23T16:46:00Z">
        <w:r w:rsidRPr="001F3D88">
          <w:rPr>
            <w:b/>
            <w:sz w:val="36"/>
            <w:u w:val="single"/>
          </w:rPr>
          <w:t>-enabled site – validated, tested</w:t>
        </w:r>
        <w:bookmarkEnd w:id="1177"/>
      </w:ins>
    </w:p>
    <w:p w14:paraId="1CCA5AB5" w14:textId="77777777" w:rsidR="00F91D8D" w:rsidRDefault="00F91D8D" w:rsidP="00F91D8D">
      <w:pPr>
        <w:rPr>
          <w:ins w:id="1181" w:author="Prabhvir Saran [2]" w:date="2017-03-23T16:46:00Z"/>
        </w:rPr>
      </w:pPr>
    </w:p>
    <w:p w14:paraId="1A068887" w14:textId="5CF93995" w:rsidR="00F91D8D" w:rsidRPr="00FF76DD" w:rsidRDefault="00047999" w:rsidP="00F91D8D">
      <w:pPr>
        <w:pStyle w:val="Heading2"/>
        <w:spacing w:after="240"/>
        <w:rPr>
          <w:ins w:id="1182" w:author="Prabhvir Saran [2]" w:date="2017-03-23T16:46:00Z"/>
        </w:rPr>
      </w:pPr>
      <w:bookmarkStart w:id="1183" w:name="_Toc479897283"/>
      <w:ins w:id="1184" w:author="Prabhvir Saran [2]" w:date="2017-03-23T23:57:00Z">
        <w:r>
          <w:t>URL</w:t>
        </w:r>
      </w:ins>
      <w:ins w:id="1185" w:author="Prabhvir Saran [2]" w:date="2017-03-23T16:46:00Z">
        <w:r w:rsidR="00F91D8D">
          <w:t xml:space="preserve"> of the website</w:t>
        </w:r>
        <w:bookmarkEnd w:id="1183"/>
      </w:ins>
    </w:p>
    <w:p w14:paraId="0F3A07B8" w14:textId="71B62407" w:rsidR="00935867" w:rsidRDefault="00935867" w:rsidP="00935867">
      <w:pPr>
        <w:pStyle w:val="Heading2"/>
        <w:rPr>
          <w:ins w:id="1186" w:author="Prabhvir Saran [2]" w:date="2017-03-24T01:10:00Z"/>
          <w:rFonts w:asciiTheme="minorHAnsi" w:eastAsiaTheme="minorHAnsi" w:hAnsiTheme="minorHAnsi" w:cstheme="minorBidi"/>
          <w:color w:val="auto"/>
          <w:sz w:val="22"/>
          <w:szCs w:val="22"/>
        </w:rPr>
      </w:pPr>
      <w:ins w:id="1187" w:author="Prabhvir Saran [2]" w:date="2017-03-24T01:1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bookmarkStart w:id="1188" w:name="_Toc479897284"/>
        <w:r w:rsidRPr="0086014C">
          <w:rPr>
            <w:rStyle w:val="Hyperlink"/>
            <w:rFonts w:asciiTheme="minorHAnsi" w:eastAsiaTheme="minorHAnsi" w:hAnsiTheme="minorHAnsi" w:cstheme="minorBidi"/>
            <w:sz w:val="22"/>
            <w:szCs w:val="22"/>
          </w:rPr>
          <w:t>http://students.bcitdev.com/A00980505/G2/index.html</w:t>
        </w:r>
        <w:bookmarkEnd w:id="1188"/>
        <w:r>
          <w:rPr>
            <w:rFonts w:asciiTheme="minorHAnsi" w:eastAsiaTheme="minorHAnsi" w:hAnsiTheme="minorHAnsi" w:cstheme="minorBidi"/>
            <w:color w:val="auto"/>
            <w:sz w:val="22"/>
            <w:szCs w:val="22"/>
          </w:rPr>
          <w:fldChar w:fldCharType="end"/>
        </w:r>
      </w:ins>
    </w:p>
    <w:p w14:paraId="73910DC9" w14:textId="77777777" w:rsidR="00935867" w:rsidRPr="00935867" w:rsidRDefault="00935867">
      <w:pPr>
        <w:rPr>
          <w:ins w:id="1189" w:author="Prabhvir Saran [2]" w:date="2017-03-24T01:10:00Z"/>
        </w:rPr>
        <w:pPrChange w:id="1190" w:author="Prabhvir Saran [2]" w:date="2017-03-24T01:10:00Z">
          <w:pPr>
            <w:pStyle w:val="Heading2"/>
          </w:pPr>
        </w:pPrChange>
      </w:pPr>
    </w:p>
    <w:p w14:paraId="7A037C71" w14:textId="14A63AE9" w:rsidR="00980BFC" w:rsidRDefault="00980BFC">
      <w:pPr>
        <w:pStyle w:val="Heading2"/>
        <w:rPr>
          <w:ins w:id="1191" w:author="Prabhvir Saran [2]" w:date="2017-03-23T16:52:00Z"/>
        </w:rPr>
        <w:pPrChange w:id="1192" w:author="Prabhvir Saran [2]" w:date="2017-03-23T16:52:00Z">
          <w:pPr>
            <w:spacing w:after="240"/>
          </w:pPr>
        </w:pPrChange>
      </w:pPr>
      <w:bookmarkStart w:id="1193" w:name="_Toc479897285"/>
      <w:ins w:id="1194" w:author="Prabhvir Saran [2]" w:date="2017-03-23T16:52:00Z">
        <w:r>
          <w:t>List of all the items completed</w:t>
        </w:r>
        <w:bookmarkEnd w:id="1193"/>
        <w:r>
          <w:t xml:space="preserve"> </w:t>
        </w:r>
      </w:ins>
    </w:p>
    <w:p w14:paraId="482EBF08" w14:textId="4F976C83" w:rsidR="00980BFC" w:rsidRDefault="006B3F3B">
      <w:pPr>
        <w:pStyle w:val="ListParagraph"/>
        <w:numPr>
          <w:ilvl w:val="0"/>
          <w:numId w:val="18"/>
        </w:numPr>
        <w:rPr>
          <w:ins w:id="1195" w:author="Prabhvir Saran [2]" w:date="2017-03-24T00:42:00Z"/>
        </w:rPr>
        <w:pPrChange w:id="1196" w:author="Prabhvir Saran [2]" w:date="2017-03-23T17:00:00Z">
          <w:pPr>
            <w:spacing w:after="240"/>
          </w:pPr>
        </w:pPrChange>
      </w:pPr>
      <w:ins w:id="1197" w:author="Prabhvir Saran [2]" w:date="2017-03-23T16:53:00Z">
        <w:r>
          <w:t xml:space="preserve">Input </w:t>
        </w:r>
      </w:ins>
      <w:ins w:id="1198" w:author="Prabhvir Saran [2]" w:date="2017-03-23T16:58:00Z">
        <w:r>
          <w:t xml:space="preserve">requirements were </w:t>
        </w:r>
      </w:ins>
      <w:ins w:id="1199" w:author="Prabhvir Saran [2]" w:date="2017-03-23T16:59:00Z">
        <w:r>
          <w:t xml:space="preserve">formed for each </w:t>
        </w:r>
      </w:ins>
      <w:ins w:id="1200" w:author="Prabhvir Saran [2]" w:date="2017-03-23T17:05:00Z">
        <w:r w:rsidR="00922D5A">
          <w:t>field</w:t>
        </w:r>
      </w:ins>
      <w:ins w:id="1201" w:author="Prabhvir Saran [2]" w:date="2017-03-23T16:59:00Z">
        <w:r>
          <w:t xml:space="preserve">. </w:t>
        </w:r>
      </w:ins>
      <w:ins w:id="1202" w:author="Prabhvir Saran [2]" w:date="2017-03-23T16:53:00Z">
        <w:r>
          <w:t xml:space="preserve"> </w:t>
        </w:r>
      </w:ins>
    </w:p>
    <w:p w14:paraId="7F2ACB5B" w14:textId="08473474" w:rsidR="00BA003E" w:rsidRDefault="00BA003E">
      <w:pPr>
        <w:pStyle w:val="ListParagraph"/>
        <w:numPr>
          <w:ilvl w:val="0"/>
          <w:numId w:val="18"/>
        </w:numPr>
        <w:rPr>
          <w:ins w:id="1203" w:author="Prabhvir Saran [2]" w:date="2017-03-24T00:41:00Z"/>
        </w:rPr>
        <w:pPrChange w:id="1204" w:author="Prabhvir Saran [2]" w:date="2017-03-24T00:42:00Z">
          <w:pPr>
            <w:spacing w:after="240"/>
          </w:pPr>
        </w:pPrChange>
      </w:pPr>
      <w:ins w:id="1205" w:author="Prabhvir Saran [2]" w:date="2017-03-24T00:42:00Z">
        <w:r>
          <w:t>Tables were created for the validation requirements and testing.</w:t>
        </w:r>
      </w:ins>
    </w:p>
    <w:p w14:paraId="4B8176DD" w14:textId="69A64B16" w:rsidR="00BA003E" w:rsidRDefault="00BA003E">
      <w:pPr>
        <w:pStyle w:val="ListParagraph"/>
        <w:numPr>
          <w:ilvl w:val="0"/>
          <w:numId w:val="18"/>
        </w:numPr>
        <w:rPr>
          <w:ins w:id="1206" w:author="Prabhvir Saran [2]" w:date="2017-03-23T16:52:00Z"/>
        </w:rPr>
        <w:pPrChange w:id="1207" w:author="Prabhvir Saran [2]" w:date="2017-03-23T17:00:00Z">
          <w:pPr>
            <w:spacing w:after="240"/>
          </w:pPr>
        </w:pPrChange>
      </w:pPr>
      <w:ins w:id="1208" w:author="Prabhvir Saran [2]" w:date="2017-03-24T00:42:00Z">
        <w:r>
          <w:t>Client-side validation was implemented to all three forms.</w:t>
        </w:r>
      </w:ins>
    </w:p>
    <w:p w14:paraId="7A105BBA" w14:textId="4CD107EF" w:rsidR="006D29C2" w:rsidRDefault="006A108C">
      <w:pPr>
        <w:pStyle w:val="ListParagraph"/>
        <w:numPr>
          <w:ilvl w:val="0"/>
          <w:numId w:val="18"/>
        </w:numPr>
        <w:rPr>
          <w:ins w:id="1209" w:author="Prabhvir Saran [2]" w:date="2017-03-23T17:00:00Z"/>
        </w:rPr>
        <w:pPrChange w:id="1210" w:author="Prabhvir Saran [2]" w:date="2017-03-24T00:40:00Z">
          <w:pPr>
            <w:spacing w:after="240"/>
          </w:pPr>
        </w:pPrChange>
      </w:pPr>
      <w:ins w:id="1211" w:author="Prabhvir Saran [2]" w:date="2017-03-24T00:40:00Z">
        <w:r>
          <w:t>The forums were tested using multiple</w:t>
        </w:r>
        <w:r w:rsidR="006D29C2">
          <w:t xml:space="preserve"> classmate</w:t>
        </w:r>
        <w:r>
          <w:t>s.</w:t>
        </w:r>
      </w:ins>
    </w:p>
    <w:p w14:paraId="2AB4EFD3" w14:textId="13D66706" w:rsidR="006B3F3B" w:rsidRDefault="00DF31E2">
      <w:pPr>
        <w:pStyle w:val="ListParagraph"/>
        <w:numPr>
          <w:ilvl w:val="0"/>
          <w:numId w:val="18"/>
        </w:numPr>
        <w:rPr>
          <w:ins w:id="1212" w:author="Prabhvir Saran [2]" w:date="2017-03-23T17:01:00Z"/>
        </w:rPr>
        <w:pPrChange w:id="1213" w:author="Prabhvir Saran [2]" w:date="2017-03-23T17:00:00Z">
          <w:pPr>
            <w:spacing w:after="240"/>
          </w:pPr>
        </w:pPrChange>
      </w:pPr>
      <w:ins w:id="1214" w:author="Prabhvir Saran [2]" w:date="2017-03-23T17:28:00Z">
        <w:r>
          <w:t>Two</w:t>
        </w:r>
      </w:ins>
      <w:ins w:id="1215" w:author="Prabhvir Saran [2]" w:date="2017-03-23T17:00:00Z">
        <w:r w:rsidR="004154BF">
          <w:t xml:space="preserve"> widget</w:t>
        </w:r>
      </w:ins>
      <w:ins w:id="1216" w:author="Prabhvir Saran [2]" w:date="2017-03-23T21:11:00Z">
        <w:r>
          <w:t>s</w:t>
        </w:r>
      </w:ins>
      <w:ins w:id="1217" w:author="Prabhvir Saran [2]" w:date="2017-03-23T17:00:00Z">
        <w:r w:rsidR="004154BF">
          <w:t xml:space="preserve"> </w:t>
        </w:r>
      </w:ins>
      <w:ins w:id="1218" w:author="Prabhvir Saran [2]" w:date="2017-03-23T21:11:00Z">
        <w:r>
          <w:t>were</w:t>
        </w:r>
      </w:ins>
      <w:ins w:id="1219" w:author="Prabhvir Saran [2]" w:date="2017-03-23T17:00:00Z">
        <w:r w:rsidR="004154BF">
          <w:t xml:space="preserve"> </w:t>
        </w:r>
        <w:r w:rsidR="006B3F3B">
          <w:t xml:space="preserve">added to </w:t>
        </w:r>
      </w:ins>
      <w:ins w:id="1220" w:author="Prabhvir Saran [2]" w:date="2017-03-23T17:01:00Z">
        <w:r w:rsidR="006B3F3B">
          <w:t xml:space="preserve">the website. </w:t>
        </w:r>
      </w:ins>
    </w:p>
    <w:p w14:paraId="6FB0C536" w14:textId="430B6472" w:rsidR="006B3F3B" w:rsidRDefault="006B3F3B">
      <w:pPr>
        <w:pStyle w:val="ListParagraph"/>
        <w:numPr>
          <w:ilvl w:val="0"/>
          <w:numId w:val="18"/>
        </w:numPr>
        <w:rPr>
          <w:ins w:id="1221" w:author="Prabhvir Saran [2]" w:date="2017-03-23T17:00:00Z"/>
        </w:rPr>
        <w:pPrChange w:id="1222" w:author="Prabhvir Saran [2]" w:date="2017-03-23T17:00:00Z">
          <w:pPr>
            <w:spacing w:after="240"/>
          </w:pPr>
        </w:pPrChange>
      </w:pPr>
      <w:ins w:id="1223" w:author="Prabhvir Saran [2]" w:date="2017-03-23T17:01:00Z">
        <w:r>
          <w:t xml:space="preserve">The website was tested with </w:t>
        </w:r>
      </w:ins>
      <w:ins w:id="1224" w:author="Prabhvir Saran [2]" w:date="2017-03-23T17:04:00Z">
        <w:r>
          <w:t>JavaScript</w:t>
        </w:r>
      </w:ins>
      <w:ins w:id="1225" w:author="Prabhvir Saran [2]" w:date="2017-03-23T17:01:00Z">
        <w:r w:rsidR="006A108C">
          <w:t xml:space="preserve"> disabled.</w:t>
        </w:r>
      </w:ins>
    </w:p>
    <w:p w14:paraId="2AEBD665" w14:textId="387676F5" w:rsidR="00776164" w:rsidRPr="009000FD" w:rsidDel="009000FD" w:rsidRDefault="00F91D8D">
      <w:pPr>
        <w:pStyle w:val="Heading2"/>
        <w:rPr>
          <w:del w:id="1226" w:author="Prabhvir Saran [2]" w:date="2017-03-23T17:05:00Z"/>
          <w:rPrChange w:id="1227" w:author="Prabhvir Saran [2]" w:date="2017-03-23T17:05:00Z">
            <w:rPr>
              <w:del w:id="1228" w:author="Prabhvir Saran [2]" w:date="2017-03-23T17:05:00Z"/>
              <w:sz w:val="36"/>
            </w:rPr>
          </w:rPrChange>
        </w:rPr>
        <w:pPrChange w:id="1229" w:author="Prabhvir Saran [2]" w:date="2017-03-23T17:05:00Z">
          <w:pPr/>
        </w:pPrChange>
      </w:pPr>
      <w:bookmarkStart w:id="1230" w:name="_Toc479897286"/>
      <w:ins w:id="1231" w:author="Prabhvir Saran [2]" w:date="2017-03-23T16:46:00Z">
        <w:r>
          <w:t>Defining</w:t>
        </w:r>
        <w:r w:rsidRPr="007F45C0">
          <w:t xml:space="preserve"> validation requirements</w:t>
        </w:r>
      </w:ins>
      <w:bookmarkEnd w:id="1230"/>
    </w:p>
    <w:p w14:paraId="348C9B23" w14:textId="77777777" w:rsidR="00776164" w:rsidRDefault="00776164">
      <w:pPr>
        <w:pStyle w:val="Heading2"/>
        <w:pPrChange w:id="1232"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CF60F9">
        <w:trPr>
          <w:cnfStyle w:val="100000000000" w:firstRow="1" w:lastRow="0" w:firstColumn="0" w:lastColumn="0" w:oddVBand="0" w:evenVBand="0" w:oddHBand="0" w:evenHBand="0" w:firstRowFirstColumn="0" w:firstRowLastColumn="0" w:lastRowFirstColumn="0" w:lastRowLastColumn="0"/>
          <w:trHeight w:val="296"/>
          <w:ins w:id="1233"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1234" w:author="Prabhvir Saran [2]" w:date="2017-03-23T16:46:00Z"/>
                <w:b w:val="0"/>
                <w:bCs w:val="0"/>
                <w:rPrChange w:id="1235" w:author="Prabhvir Saran [2]" w:date="2017-03-23T21:57:00Z">
                  <w:rPr>
                    <w:ins w:id="1236" w:author="Prabhvir Saran [2]" w:date="2017-03-23T16:46:00Z"/>
                  </w:rPr>
                </w:rPrChange>
              </w:rPr>
            </w:pPr>
            <w:ins w:id="1237" w:author="Prabhvir Saran [2]" w:date="2017-03-23T16:46:00Z">
              <w:r>
                <w:t>FORM on page</w:t>
              </w:r>
            </w:ins>
            <w:ins w:id="1238" w:author="Prabhvir Saran [2]" w:date="2017-03-23T21:49:00Z">
              <w:r>
                <w:t xml:space="preserve">: </w:t>
              </w:r>
            </w:ins>
            <w:ins w:id="1239"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1240"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1241"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1242" w:author="Prabhvir Saran [2]" w:date="2017-03-23T16:46:00Z"/>
              </w:rPr>
            </w:pPr>
            <w:ins w:id="1243"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1244" w:author="Prabhvir Saran [2]" w:date="2017-03-23T16:46:00Z"/>
              </w:rPr>
            </w:pPr>
            <w:ins w:id="1245"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1246" w:author="Prabhvir Saran [2]" w:date="2017-03-23T16:46:00Z"/>
              </w:rPr>
            </w:pPr>
            <w:ins w:id="1247" w:author="Prabhvir Saran [2]" w:date="2017-03-23T16:46:00Z">
              <w:r>
                <w:t xml:space="preserve">Explanation   </w:t>
              </w:r>
            </w:ins>
          </w:p>
        </w:tc>
      </w:tr>
      <w:tr w:rsidR="00F91D8D" w14:paraId="47C9ADA4" w14:textId="77777777" w:rsidTr="00F91D8D">
        <w:trPr>
          <w:trHeight w:val="593"/>
          <w:ins w:id="1248"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1249" w:author="Prabhvir Saran [2]" w:date="2017-03-23T16:46:00Z"/>
              </w:rPr>
            </w:pPr>
            <w:ins w:id="1250" w:author="Prabhvir Saran [2]" w:date="2017-03-23T16:46:00Z">
              <w:r w:rsidRPr="00B91E60">
                <w:t>Name:</w:t>
              </w:r>
            </w:ins>
          </w:p>
        </w:tc>
        <w:tc>
          <w:tcPr>
            <w:tcW w:w="4416" w:type="dxa"/>
          </w:tcPr>
          <w:p w14:paraId="6A06D2C7" w14:textId="64F6992F" w:rsidR="00F91D8D" w:rsidRDefault="0064264C" w:rsidP="00F91D8D">
            <w:pPr>
              <w:cnfStyle w:val="000000000000" w:firstRow="0" w:lastRow="0" w:firstColumn="0" w:lastColumn="0" w:oddVBand="0" w:evenVBand="0" w:oddHBand="0" w:evenHBand="0" w:firstRowFirstColumn="0" w:firstRowLastColumn="0" w:lastRowFirstColumn="0" w:lastRowLastColumn="0"/>
              <w:rPr>
                <w:ins w:id="1251" w:author="Prabhvir Saran [2]" w:date="2017-03-23T16:46:00Z"/>
              </w:rPr>
            </w:pPr>
            <w:ins w:id="1252" w:author="Prabhvir Saran [2]" w:date="2017-03-23T22:52:00Z">
              <w:r>
                <w:t>Only upper or lower case letter</w:t>
              </w:r>
            </w:ins>
            <w:ins w:id="1253" w:author="Prabhvir Saran [2]" w:date="2017-03-24T00:43:00Z">
              <w:r w:rsidR="00484B05">
                <w:t>s</w:t>
              </w:r>
            </w:ins>
            <w:ins w:id="1254" w:author="Prabhvir Saran [2]" w:date="2017-03-23T22:52:00Z">
              <w:r>
                <w:t>, space is also allowed</w:t>
              </w:r>
            </w:ins>
          </w:p>
        </w:tc>
        <w:tc>
          <w:tcPr>
            <w:tcW w:w="3216" w:type="dxa"/>
          </w:tcPr>
          <w:p w14:paraId="22D1056B" w14:textId="60AF4360" w:rsidR="00F91D8D" w:rsidRDefault="0064264C" w:rsidP="00F91D8D">
            <w:pPr>
              <w:cnfStyle w:val="000000000000" w:firstRow="0" w:lastRow="0" w:firstColumn="0" w:lastColumn="0" w:oddVBand="0" w:evenVBand="0" w:oddHBand="0" w:evenHBand="0" w:firstRowFirstColumn="0" w:firstRowLastColumn="0" w:lastRowFirstColumn="0" w:lastRowLastColumn="0"/>
              <w:rPr>
                <w:ins w:id="1255" w:author="Prabhvir Saran [2]" w:date="2017-03-23T16:46:00Z"/>
              </w:rPr>
            </w:pPr>
            <w:ins w:id="1256" w:author="Prabhvir Saran [2]" w:date="2017-03-23T22:46:00Z">
              <w:r>
                <w:t>A normal name consists of</w:t>
              </w:r>
            </w:ins>
            <w:ins w:id="1257" w:author="Prabhvir Saran [2]" w:date="2017-03-24T00:43:00Z">
              <w:r w:rsidR="00484B05">
                <w:t xml:space="preserve"> only</w:t>
              </w:r>
            </w:ins>
            <w:ins w:id="1258" w:author="Prabhvir Saran [2]" w:date="2017-03-23T22:46:00Z">
              <w:r>
                <w:t xml:space="preserve"> </w:t>
              </w:r>
            </w:ins>
            <w:ins w:id="1259" w:author="Prabhvir Saran [2]" w:date="2017-03-23T22:53:00Z">
              <w:r w:rsidR="00341909">
                <w:t>letter</w:t>
              </w:r>
            </w:ins>
            <w:ins w:id="1260" w:author="Prabhvir Saran [2]" w:date="2017-03-24T00:43:00Z">
              <w:r w:rsidR="00484B05">
                <w:t>s</w:t>
              </w:r>
            </w:ins>
            <w:ins w:id="1261" w:author="Prabhvir Saran [2]" w:date="2017-03-23T22:53:00Z">
              <w:r w:rsidR="00341909">
                <w:t xml:space="preserve">. The space allows the user to </w:t>
              </w:r>
              <w:r w:rsidR="00310B36">
                <w:t>distinguish between first and last name</w:t>
              </w:r>
            </w:ins>
            <w:ins w:id="1262" w:author="Prabhvir Saran [2]" w:date="2017-03-24T00:47:00Z">
              <w:r w:rsidR="001F5F37">
                <w: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1263"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1264" w:author="Prabhvir Saran [2]" w:date="2017-03-23T16:46:00Z"/>
              </w:rPr>
            </w:pPr>
            <w:ins w:id="1265" w:author="Prabhvir Saran [2]" w:date="2017-03-23T16:46:00Z">
              <w:r w:rsidRPr="00B91E60">
                <w:t>Email:</w:t>
              </w:r>
            </w:ins>
          </w:p>
        </w:tc>
        <w:tc>
          <w:tcPr>
            <w:tcW w:w="4416" w:type="dxa"/>
          </w:tcPr>
          <w:p w14:paraId="5B6283A1" w14:textId="18D8C145" w:rsidR="00F91D8D" w:rsidRDefault="0046230F" w:rsidP="00F91D8D">
            <w:pPr>
              <w:cnfStyle w:val="000000100000" w:firstRow="0" w:lastRow="0" w:firstColumn="0" w:lastColumn="0" w:oddVBand="0" w:evenVBand="0" w:oddHBand="1" w:evenHBand="0" w:firstRowFirstColumn="0" w:firstRowLastColumn="0" w:lastRowFirstColumn="0" w:lastRowLastColumn="0"/>
              <w:rPr>
                <w:ins w:id="1266" w:author="Prabhvir Saran [2]" w:date="2017-03-23T16:46:00Z"/>
              </w:rPr>
            </w:pPr>
            <w:ins w:id="1267" w:author="Prabhvir Saran [2]" w:date="2017-03-23T22:27:00Z">
              <w:r>
                <w:t>Alphanumeric or</w:t>
              </w:r>
            </w:ins>
            <w:ins w:id="1268" w:author="Prabhvir Saran [2]" w:date="2017-03-23T22:29:00Z">
              <w:r>
                <w:t xml:space="preserve"> the symbols</w:t>
              </w:r>
            </w:ins>
            <w:ins w:id="1269" w:author="Prabhvir Saran [2]" w:date="2017-03-23T22:27:00Z">
              <w:r>
                <w:t xml:space="preserve"> </w:t>
              </w:r>
            </w:ins>
            <w:ins w:id="1270" w:author="Prabhvir Saran [2]" w:date="2017-03-23T22:28:00Z">
              <w:r w:rsidRPr="00B91E60">
                <w:t>!@#%^&amp;*_</w:t>
              </w:r>
              <w:r>
                <w:t xml:space="preserve"> </w:t>
              </w:r>
            </w:ins>
            <w:ins w:id="1271" w:author="Prabhvir Saran [2]" w:date="2017-03-23T22:30:00Z">
              <w:r>
                <w:t xml:space="preserve"> (followed by) </w:t>
              </w:r>
            </w:ins>
            <w:ins w:id="1272" w:author="Prabhvir Saran [2]" w:date="2017-03-23T22:28:00Z">
              <w:r>
                <w:t xml:space="preserve">@ </w:t>
              </w:r>
            </w:ins>
            <w:ins w:id="1273" w:author="Prabhvir Saran [2]" w:date="2017-03-23T22:29:00Z">
              <w:r>
                <w:t xml:space="preserve">alphanumeric </w:t>
              </w:r>
            </w:ins>
            <w:ins w:id="1274" w:author="Prabhvir Saran [2]" w:date="2017-03-23T22:30:00Z">
              <w:r>
                <w:t>(</w:t>
              </w:r>
            </w:ins>
            <w:ins w:id="1275" w:author="Prabhvir Saran [2]" w:date="2017-03-23T22:29:00Z">
              <w:r>
                <w:t>followed by</w:t>
              </w:r>
            </w:ins>
            <w:ins w:id="1276" w:author="Prabhvir Saran [2]" w:date="2017-03-23T22:30:00Z">
              <w:r>
                <w:t>)</w:t>
              </w:r>
            </w:ins>
            <w:ins w:id="1277" w:author="Prabhvir Saran [2]" w:date="2017-03-23T22:29:00Z">
              <w:r>
                <w:t xml:space="preserve"> . </w:t>
              </w:r>
            </w:ins>
            <w:ins w:id="1278" w:author="Prabhvir Saran [2]" w:date="2017-03-23T22:31:00Z">
              <w:r>
                <w:t xml:space="preserve"> alphanumeric</w:t>
              </w:r>
            </w:ins>
          </w:p>
        </w:tc>
        <w:tc>
          <w:tcPr>
            <w:tcW w:w="3216" w:type="dxa"/>
          </w:tcPr>
          <w:p w14:paraId="6D608DBA" w14:textId="25F26F94" w:rsidR="00F91D8D" w:rsidRDefault="005B788D" w:rsidP="00F91D8D">
            <w:pPr>
              <w:cnfStyle w:val="000000100000" w:firstRow="0" w:lastRow="0" w:firstColumn="0" w:lastColumn="0" w:oddVBand="0" w:evenVBand="0" w:oddHBand="1" w:evenHBand="0" w:firstRowFirstColumn="0" w:firstRowLastColumn="0" w:lastRowFirstColumn="0" w:lastRowLastColumn="0"/>
              <w:rPr>
                <w:ins w:id="1279" w:author="Prabhvir Saran [2]" w:date="2017-03-23T16:46:00Z"/>
              </w:rPr>
            </w:pPr>
            <w:ins w:id="1280" w:author="Prabhvir Saran [2]" w:date="2017-03-23T22:32:00Z">
              <w:r>
                <w:t>This is th</w:t>
              </w:r>
              <w:r w:rsidR="001F5F37">
                <w:t>e standard format for an email.</w:t>
              </w:r>
            </w:ins>
          </w:p>
        </w:tc>
      </w:tr>
      <w:tr w:rsidR="00F91D8D" w14:paraId="190044AB" w14:textId="77777777" w:rsidTr="00F91D8D">
        <w:trPr>
          <w:trHeight w:val="576"/>
          <w:ins w:id="1281"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1282" w:author="Prabhvir Saran [2]" w:date="2017-03-23T16:46:00Z"/>
              </w:rPr>
            </w:pPr>
            <w:ins w:id="1283" w:author="Prabhvir Saran [2]" w:date="2017-03-23T16:46:00Z">
              <w:r w:rsidRPr="00B91E60">
                <w:t>Comment:</w:t>
              </w:r>
            </w:ins>
          </w:p>
        </w:tc>
        <w:tc>
          <w:tcPr>
            <w:tcW w:w="4416" w:type="dxa"/>
          </w:tcPr>
          <w:p w14:paraId="048C6841" w14:textId="4CC7E578" w:rsidR="00F91D8D" w:rsidRDefault="0012395B" w:rsidP="00F91D8D">
            <w:pPr>
              <w:cnfStyle w:val="000000000000" w:firstRow="0" w:lastRow="0" w:firstColumn="0" w:lastColumn="0" w:oddVBand="0" w:evenVBand="0" w:oddHBand="0" w:evenHBand="0" w:firstRowFirstColumn="0" w:firstRowLastColumn="0" w:lastRowFirstColumn="0" w:lastRowLastColumn="0"/>
              <w:rPr>
                <w:ins w:id="1284" w:author="Prabhvir Saran [2]" w:date="2017-03-23T16:46:00Z"/>
              </w:rPr>
            </w:pPr>
            <w:ins w:id="1285" w:author="Prabhvir Saran [2]" w:date="2017-03-23T22:20:00Z">
              <w:r>
                <w:t xml:space="preserve">Only </w:t>
              </w:r>
            </w:ins>
            <w:ins w:id="1286" w:author="Prabhvir Saran [2]" w:date="2017-03-23T16:46:00Z">
              <w:r w:rsidR="00F91D8D" w:rsidRPr="00B91E60">
                <w:t>Alphanumeric and</w:t>
              </w:r>
            </w:ins>
            <w:ins w:id="1287" w:author="Prabhvir Saran [2]" w:date="2017-03-24T00:45:00Z">
              <w:r w:rsidR="00203AC7">
                <w:t xml:space="preserve"> the symbols</w:t>
              </w:r>
            </w:ins>
            <w:ins w:id="1288" w:author="Prabhvir Saran [2]" w:date="2017-03-23T16:46:00Z">
              <w:r w:rsidR="00F91D8D" w:rsidRPr="00B91E60">
                <w:t xml:space="preserve"> !@#%^&amp;*_ </w:t>
              </w:r>
            </w:ins>
            <w:ins w:id="1289" w:author="Prabhvir Saran [2]" w:date="2017-03-23T22:15:00Z">
              <w:r w:rsidR="00370AC9">
                <w:t xml:space="preserve">are </w:t>
              </w:r>
            </w:ins>
            <w:ins w:id="1290" w:author="Prabhvir Saran [2]" w:date="2017-03-23T16:46:00Z">
              <w:r w:rsidR="001F5F37">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1291" w:author="Prabhvir Saran [2]" w:date="2017-03-23T16:46:00Z"/>
              </w:rPr>
            </w:pPr>
            <w:ins w:id="1292" w:author="Prabhvir Saran [2]" w:date="2017-03-23T22:55:00Z">
              <w:r>
                <w:t xml:space="preserve">Character other then </w:t>
              </w:r>
              <w:r w:rsidRPr="00B91E60">
                <w:t>!@#%^&amp;*_</w:t>
              </w:r>
              <w:r>
                <w:t xml:space="preserve"> are not allowed so that no </w:t>
              </w:r>
            </w:ins>
            <w:ins w:id="1293" w:author="Prabhvir Saran [2]" w:date="2017-03-23T22:56:00Z">
              <w:r>
                <w:t xml:space="preserve">malicious client can send invalid data. </w:t>
              </w:r>
            </w:ins>
          </w:p>
        </w:tc>
      </w:tr>
    </w:tbl>
    <w:tbl>
      <w:tblPr>
        <w:tblStyle w:val="GridTable5Dark-Accent6"/>
        <w:tblpPr w:leftFromText="180" w:rightFromText="180" w:vertAnchor="page" w:horzAnchor="margin" w:tblpY="11565"/>
        <w:tblW w:w="9418" w:type="dxa"/>
        <w:tblLook w:val="04A0" w:firstRow="1" w:lastRow="0" w:firstColumn="1" w:lastColumn="0" w:noHBand="0" w:noVBand="1"/>
        <w:tblPrChange w:id="1294" w:author="prabh" w:date="2017-04-14T00:43:00Z">
          <w:tblPr>
            <w:tblStyle w:val="GridTable5Dark-Accent6"/>
            <w:tblpPr w:leftFromText="180" w:rightFromText="180" w:vertAnchor="page" w:horzAnchor="margin" w:tblpY="10858"/>
            <w:tblW w:w="9418" w:type="dxa"/>
            <w:tblLook w:val="04A0" w:firstRow="1" w:lastRow="0" w:firstColumn="1" w:lastColumn="0" w:noHBand="0" w:noVBand="1"/>
          </w:tblPr>
        </w:tblPrChange>
      </w:tblPr>
      <w:tblGrid>
        <w:gridCol w:w="1157"/>
        <w:gridCol w:w="5394"/>
        <w:gridCol w:w="2867"/>
        <w:tblGridChange w:id="1295">
          <w:tblGrid>
            <w:gridCol w:w="2746"/>
            <w:gridCol w:w="3482"/>
            <w:gridCol w:w="323"/>
            <w:gridCol w:w="2867"/>
          </w:tblGrid>
        </w:tblGridChange>
      </w:tblGrid>
      <w:tr w:rsidR="00CF60F9" w14:paraId="2AF086D2" w14:textId="77777777" w:rsidTr="003865F8">
        <w:trPr>
          <w:cnfStyle w:val="100000000000" w:firstRow="1" w:lastRow="0" w:firstColumn="0" w:lastColumn="0" w:oddVBand="0" w:evenVBand="0" w:oddHBand="0" w:evenHBand="0" w:firstRowFirstColumn="0" w:firstRowLastColumn="0" w:lastRowFirstColumn="0" w:lastRowLastColumn="0"/>
          <w:trHeight w:val="200"/>
          <w:ins w:id="1296" w:author="Prabhvir Saran [2]" w:date="2017-03-24T00:10:00Z"/>
          <w:trPrChange w:id="1297" w:author="prabh" w:date="2017-04-14T00:43:00Z">
            <w:trPr>
              <w:trHeight w:val="200"/>
            </w:trPr>
          </w:trPrChange>
        </w:trPr>
        <w:tc>
          <w:tcPr>
            <w:cnfStyle w:val="001000000000" w:firstRow="0" w:lastRow="0" w:firstColumn="1" w:lastColumn="0" w:oddVBand="0" w:evenVBand="0" w:oddHBand="0" w:evenHBand="0" w:firstRowFirstColumn="0" w:firstRowLastColumn="0" w:lastRowFirstColumn="0" w:lastRowLastColumn="0"/>
            <w:tcW w:w="6551" w:type="dxa"/>
            <w:gridSpan w:val="2"/>
            <w:tcPrChange w:id="1298" w:author="prabh" w:date="2017-04-14T00:43:00Z">
              <w:tcPr>
                <w:tcW w:w="6228" w:type="dxa"/>
                <w:gridSpan w:val="3"/>
              </w:tcPr>
            </w:tcPrChange>
          </w:tcPr>
          <w:p w14:paraId="0263F580" w14:textId="77777777" w:rsidR="00CF60F9" w:rsidRPr="003B5839" w:rsidRDefault="00CF60F9" w:rsidP="003865F8">
            <w:pPr>
              <w:cnfStyle w:val="101000000000" w:firstRow="1" w:lastRow="0" w:firstColumn="1" w:lastColumn="0" w:oddVBand="0" w:evenVBand="0" w:oddHBand="0" w:evenHBand="0" w:firstRowFirstColumn="0" w:firstRowLastColumn="0" w:lastRowFirstColumn="0" w:lastRowLastColumn="0"/>
              <w:rPr>
                <w:ins w:id="1299" w:author="Prabhvir Saran [2]" w:date="2017-03-24T00:10:00Z"/>
                <w:bCs w:val="0"/>
              </w:rPr>
            </w:pPr>
            <w:ins w:id="1300" w:author="Prabhvir Saran [2]" w:date="2017-03-24T00:10:00Z">
              <w:r>
                <w:t>FORM on page: Login/Signup</w:t>
              </w:r>
            </w:ins>
          </w:p>
        </w:tc>
        <w:tc>
          <w:tcPr>
            <w:tcW w:w="2867" w:type="dxa"/>
            <w:tcPrChange w:id="1301" w:author="prabh" w:date="2017-04-14T00:43:00Z">
              <w:tcPr>
                <w:tcW w:w="3190" w:type="dxa"/>
              </w:tcPr>
            </w:tcPrChange>
          </w:tcPr>
          <w:p w14:paraId="4FCDF302" w14:textId="77777777" w:rsidR="00CF60F9" w:rsidRDefault="00CF60F9" w:rsidP="003865F8">
            <w:pPr>
              <w:cnfStyle w:val="100000000000" w:firstRow="1" w:lastRow="0" w:firstColumn="0" w:lastColumn="0" w:oddVBand="0" w:evenVBand="0" w:oddHBand="0" w:evenHBand="0" w:firstRowFirstColumn="0" w:firstRowLastColumn="0" w:lastRowFirstColumn="0" w:lastRowLastColumn="0"/>
              <w:rPr>
                <w:ins w:id="1302" w:author="Prabhvir Saran [2]" w:date="2017-03-24T00:10:00Z"/>
              </w:rPr>
            </w:pPr>
          </w:p>
        </w:tc>
      </w:tr>
      <w:tr w:rsidR="00CF60F9" w14:paraId="2B92CAAE" w14:textId="77777777" w:rsidTr="003865F8">
        <w:trPr>
          <w:cnfStyle w:val="000000100000" w:firstRow="0" w:lastRow="0" w:firstColumn="0" w:lastColumn="0" w:oddVBand="0" w:evenVBand="0" w:oddHBand="1" w:evenHBand="0" w:firstRowFirstColumn="0" w:firstRowLastColumn="0" w:lastRowFirstColumn="0" w:lastRowLastColumn="0"/>
          <w:trHeight w:val="189"/>
          <w:ins w:id="1303" w:author="Prabhvir Saran [2]" w:date="2017-03-24T00:10:00Z"/>
          <w:trPrChange w:id="1304" w:author="prabh" w:date="2017-04-14T00:43:00Z">
            <w:trPr>
              <w:trHeight w:val="189"/>
            </w:trPr>
          </w:trPrChange>
        </w:trPr>
        <w:tc>
          <w:tcPr>
            <w:cnfStyle w:val="001000000000" w:firstRow="0" w:lastRow="0" w:firstColumn="1" w:lastColumn="0" w:oddVBand="0" w:evenVBand="0" w:oddHBand="0" w:evenHBand="0" w:firstRowFirstColumn="0" w:firstRowLastColumn="0" w:lastRowFirstColumn="0" w:lastRowLastColumn="0"/>
            <w:tcW w:w="1157" w:type="dxa"/>
            <w:tcPrChange w:id="1305" w:author="prabh" w:date="2017-04-14T00:43:00Z">
              <w:tcPr>
                <w:tcW w:w="2746" w:type="dxa"/>
              </w:tcPr>
            </w:tcPrChange>
          </w:tcPr>
          <w:p w14:paraId="6870F0C4" w14:textId="77777777" w:rsidR="00CF60F9" w:rsidRPr="003D2AEF" w:rsidRDefault="00CF60F9" w:rsidP="003865F8">
            <w:pPr>
              <w:cnfStyle w:val="001000100000" w:firstRow="0" w:lastRow="0" w:firstColumn="1" w:lastColumn="0" w:oddVBand="0" w:evenVBand="0" w:oddHBand="1" w:evenHBand="0" w:firstRowFirstColumn="0" w:firstRowLastColumn="0" w:lastRowFirstColumn="0" w:lastRowLastColumn="0"/>
              <w:rPr>
                <w:ins w:id="1306" w:author="Prabhvir Saran [2]" w:date="2017-03-24T00:10:00Z"/>
                <w:b w:val="0"/>
              </w:rPr>
            </w:pPr>
            <w:ins w:id="1307" w:author="Prabhvir Saran [2]" w:date="2017-03-24T00:10:00Z">
              <w:r>
                <w:t xml:space="preserve">Field ID </w:t>
              </w:r>
            </w:ins>
          </w:p>
        </w:tc>
        <w:tc>
          <w:tcPr>
            <w:tcW w:w="5394" w:type="dxa"/>
            <w:tcPrChange w:id="1308" w:author="prabh" w:date="2017-04-14T00:43:00Z">
              <w:tcPr>
                <w:tcW w:w="3482" w:type="dxa"/>
              </w:tcPr>
            </w:tcPrChange>
          </w:tcPr>
          <w:p w14:paraId="4FD17E2C" w14:textId="77777777" w:rsidR="00CF60F9" w:rsidRDefault="00CF60F9" w:rsidP="003865F8">
            <w:pPr>
              <w:cnfStyle w:val="000000100000" w:firstRow="0" w:lastRow="0" w:firstColumn="0" w:lastColumn="0" w:oddVBand="0" w:evenVBand="0" w:oddHBand="1" w:evenHBand="0" w:firstRowFirstColumn="0" w:firstRowLastColumn="0" w:lastRowFirstColumn="0" w:lastRowLastColumn="0"/>
              <w:rPr>
                <w:ins w:id="1309" w:author="Prabhvir Saran [2]" w:date="2017-03-24T00:10:00Z"/>
              </w:rPr>
            </w:pPr>
            <w:ins w:id="1310" w:author="Prabhvir Saran [2]" w:date="2017-03-24T00:10:00Z">
              <w:r>
                <w:t xml:space="preserve">Data Format or </w:t>
              </w:r>
              <w:proofErr w:type="spellStart"/>
              <w:r w:rsidRPr="00AA0AA9">
                <w:t>RegExp</w:t>
              </w:r>
              <w:proofErr w:type="spellEnd"/>
            </w:ins>
          </w:p>
        </w:tc>
        <w:tc>
          <w:tcPr>
            <w:tcW w:w="2867" w:type="dxa"/>
            <w:tcPrChange w:id="1311" w:author="prabh" w:date="2017-04-14T00:43:00Z">
              <w:tcPr>
                <w:tcW w:w="3190" w:type="dxa"/>
                <w:gridSpan w:val="2"/>
              </w:tcPr>
            </w:tcPrChange>
          </w:tcPr>
          <w:p w14:paraId="32E23833" w14:textId="77777777" w:rsidR="00CF60F9" w:rsidRDefault="00CF60F9" w:rsidP="003865F8">
            <w:pPr>
              <w:cnfStyle w:val="000000100000" w:firstRow="0" w:lastRow="0" w:firstColumn="0" w:lastColumn="0" w:oddVBand="0" w:evenVBand="0" w:oddHBand="1" w:evenHBand="0" w:firstRowFirstColumn="0" w:firstRowLastColumn="0" w:lastRowFirstColumn="0" w:lastRowLastColumn="0"/>
              <w:rPr>
                <w:ins w:id="1312" w:author="Prabhvir Saran [2]" w:date="2017-03-24T00:10:00Z"/>
              </w:rPr>
            </w:pPr>
            <w:ins w:id="1313" w:author="Prabhvir Saran [2]" w:date="2017-03-24T00:10:00Z">
              <w:r>
                <w:t xml:space="preserve">Explanation   </w:t>
              </w:r>
            </w:ins>
          </w:p>
        </w:tc>
      </w:tr>
      <w:tr w:rsidR="00CF60F9" w14:paraId="0831E5E1" w14:textId="77777777" w:rsidTr="003865F8">
        <w:trPr>
          <w:trHeight w:val="200"/>
          <w:ins w:id="1314" w:author="Prabhvir Saran [2]" w:date="2017-03-24T00:10:00Z"/>
          <w:trPrChange w:id="1315" w:author="prabh" w:date="2017-04-14T00:43:00Z">
            <w:trPr>
              <w:trHeight w:val="200"/>
            </w:trPr>
          </w:trPrChange>
        </w:trPr>
        <w:tc>
          <w:tcPr>
            <w:cnfStyle w:val="001000000000" w:firstRow="0" w:lastRow="0" w:firstColumn="1" w:lastColumn="0" w:oddVBand="0" w:evenVBand="0" w:oddHBand="0" w:evenHBand="0" w:firstRowFirstColumn="0" w:firstRowLastColumn="0" w:lastRowFirstColumn="0" w:lastRowLastColumn="0"/>
            <w:tcW w:w="1157" w:type="dxa"/>
            <w:tcPrChange w:id="1316" w:author="prabh" w:date="2017-04-14T00:43:00Z">
              <w:tcPr>
                <w:tcW w:w="2746" w:type="dxa"/>
              </w:tcPr>
            </w:tcPrChange>
          </w:tcPr>
          <w:p w14:paraId="397639FF" w14:textId="77777777" w:rsidR="00CF60F9" w:rsidRPr="003D2AEF" w:rsidRDefault="00CF60F9" w:rsidP="003865F8">
            <w:pPr>
              <w:rPr>
                <w:ins w:id="1317" w:author="Prabhvir Saran [2]" w:date="2017-03-24T00:10:00Z"/>
                <w:b w:val="0"/>
              </w:rPr>
            </w:pPr>
            <w:ins w:id="1318" w:author="Prabhvir Saran [2]" w:date="2017-03-24T00:10:00Z">
              <w:r w:rsidRPr="00B91E60">
                <w:t>Email Address:</w:t>
              </w:r>
              <w:r>
                <w:t xml:space="preserve">       </w:t>
              </w:r>
              <w:r w:rsidRPr="00B91E60">
                <w:t xml:space="preserve"> </w:t>
              </w:r>
            </w:ins>
          </w:p>
        </w:tc>
        <w:tc>
          <w:tcPr>
            <w:tcW w:w="5394" w:type="dxa"/>
            <w:tcPrChange w:id="1319" w:author="prabh" w:date="2017-04-14T00:43:00Z">
              <w:tcPr>
                <w:tcW w:w="3482" w:type="dxa"/>
              </w:tcPr>
            </w:tcPrChange>
          </w:tcPr>
          <w:p w14:paraId="079BBBBD" w14:textId="77777777" w:rsidR="00CF60F9" w:rsidRDefault="00CF60F9" w:rsidP="003865F8">
            <w:pPr>
              <w:cnfStyle w:val="000000000000" w:firstRow="0" w:lastRow="0" w:firstColumn="0" w:lastColumn="0" w:oddVBand="0" w:evenVBand="0" w:oddHBand="0" w:evenHBand="0" w:firstRowFirstColumn="0" w:firstRowLastColumn="0" w:lastRowFirstColumn="0" w:lastRowLastColumn="0"/>
              <w:rPr>
                <w:ins w:id="1320" w:author="Prabhvir Saran [2]" w:date="2017-03-24T00:10:00Z"/>
              </w:rPr>
            </w:pPr>
            <w:ins w:id="1321" w:author="Prabhvir Saran [2]" w:date="2017-03-24T00:10:00Z">
              <w:r>
                <w:t xml:space="preserve">Alphanumeric or the symbols </w:t>
              </w:r>
              <w:r w:rsidRPr="00B91E60">
                <w:t>!@#%^&amp;*_</w:t>
              </w:r>
              <w:r>
                <w:t xml:space="preserve">  (followed by) @ alphanumeric (followed by) .  alphanumeric</w:t>
              </w:r>
            </w:ins>
          </w:p>
        </w:tc>
        <w:tc>
          <w:tcPr>
            <w:tcW w:w="2867" w:type="dxa"/>
            <w:tcPrChange w:id="1322" w:author="prabh" w:date="2017-04-14T00:43:00Z">
              <w:tcPr>
                <w:tcW w:w="3190" w:type="dxa"/>
                <w:gridSpan w:val="2"/>
              </w:tcPr>
            </w:tcPrChange>
          </w:tcPr>
          <w:p w14:paraId="7C7DFBCD" w14:textId="1993B259" w:rsidR="00CF60F9" w:rsidRDefault="00CF60F9" w:rsidP="003865F8">
            <w:pPr>
              <w:cnfStyle w:val="000000000000" w:firstRow="0" w:lastRow="0" w:firstColumn="0" w:lastColumn="0" w:oddVBand="0" w:evenVBand="0" w:oddHBand="0" w:evenHBand="0" w:firstRowFirstColumn="0" w:firstRowLastColumn="0" w:lastRowFirstColumn="0" w:lastRowLastColumn="0"/>
              <w:rPr>
                <w:ins w:id="1323" w:author="Prabhvir Saran [2]" w:date="2017-03-24T00:10:00Z"/>
              </w:rPr>
            </w:pPr>
            <w:ins w:id="1324" w:author="Prabhvir Saran [2]" w:date="2017-03-24T00:10:00Z">
              <w:r>
                <w:t>This is th</w:t>
              </w:r>
              <w:r w:rsidR="00203AC7">
                <w:t>e stan</w:t>
              </w:r>
              <w:r w:rsidR="001F5F37">
                <w:t xml:space="preserve">dard format for an email. </w:t>
              </w:r>
            </w:ins>
          </w:p>
        </w:tc>
      </w:tr>
      <w:tr w:rsidR="00CF60F9" w14:paraId="4DA6ED06" w14:textId="77777777" w:rsidTr="003865F8">
        <w:trPr>
          <w:cnfStyle w:val="000000100000" w:firstRow="0" w:lastRow="0" w:firstColumn="0" w:lastColumn="0" w:oddVBand="0" w:evenVBand="0" w:oddHBand="1" w:evenHBand="0" w:firstRowFirstColumn="0" w:firstRowLastColumn="0" w:lastRowFirstColumn="0" w:lastRowLastColumn="0"/>
          <w:trHeight w:val="993"/>
          <w:ins w:id="1325" w:author="Prabhvir Saran [2]" w:date="2017-03-24T00:10:00Z"/>
          <w:trPrChange w:id="1326" w:author="prabh" w:date="2017-04-14T00:43:00Z">
            <w:trPr>
              <w:trHeight w:val="993"/>
            </w:trPr>
          </w:trPrChange>
        </w:trPr>
        <w:tc>
          <w:tcPr>
            <w:cnfStyle w:val="001000000000" w:firstRow="0" w:lastRow="0" w:firstColumn="1" w:lastColumn="0" w:oddVBand="0" w:evenVBand="0" w:oddHBand="0" w:evenHBand="0" w:firstRowFirstColumn="0" w:firstRowLastColumn="0" w:lastRowFirstColumn="0" w:lastRowLastColumn="0"/>
            <w:tcW w:w="1157" w:type="dxa"/>
            <w:tcPrChange w:id="1327" w:author="prabh" w:date="2017-04-14T00:43:00Z">
              <w:tcPr>
                <w:tcW w:w="2746" w:type="dxa"/>
              </w:tcPr>
            </w:tcPrChange>
          </w:tcPr>
          <w:p w14:paraId="7D4CACB2" w14:textId="77777777" w:rsidR="00CF60F9" w:rsidRPr="003D2AEF" w:rsidRDefault="00CF60F9" w:rsidP="003865F8">
            <w:pPr>
              <w:cnfStyle w:val="001000100000" w:firstRow="0" w:lastRow="0" w:firstColumn="1" w:lastColumn="0" w:oddVBand="0" w:evenVBand="0" w:oddHBand="1" w:evenHBand="0" w:firstRowFirstColumn="0" w:firstRowLastColumn="0" w:lastRowFirstColumn="0" w:lastRowLastColumn="0"/>
              <w:rPr>
                <w:ins w:id="1328" w:author="Prabhvir Saran [2]" w:date="2017-03-24T00:10:00Z"/>
                <w:b w:val="0"/>
              </w:rPr>
            </w:pPr>
            <w:ins w:id="1329" w:author="Prabhvir Saran [2]" w:date="2017-03-24T00:10:00Z">
              <w:r w:rsidRPr="00B91E60">
                <w:t>Password:</w:t>
              </w:r>
            </w:ins>
          </w:p>
        </w:tc>
        <w:tc>
          <w:tcPr>
            <w:tcW w:w="5394" w:type="dxa"/>
            <w:tcPrChange w:id="1330" w:author="prabh" w:date="2017-04-14T00:43:00Z">
              <w:tcPr>
                <w:tcW w:w="3482" w:type="dxa"/>
              </w:tcPr>
            </w:tcPrChange>
          </w:tcPr>
          <w:p w14:paraId="018A1F34" w14:textId="3F0CD7DA" w:rsidR="00CF60F9" w:rsidRDefault="00CF60F9" w:rsidP="003865F8">
            <w:pPr>
              <w:cnfStyle w:val="000000100000" w:firstRow="0" w:lastRow="0" w:firstColumn="0" w:lastColumn="0" w:oddVBand="0" w:evenVBand="0" w:oddHBand="1" w:evenHBand="0" w:firstRowFirstColumn="0" w:firstRowLastColumn="0" w:lastRowFirstColumn="0" w:lastRowLastColumn="0"/>
              <w:rPr>
                <w:ins w:id="1331" w:author="Prabhvir Saran [2]" w:date="2017-03-24T00:10:00Z"/>
              </w:rPr>
            </w:pPr>
            <w:ins w:id="1332" w:author="Prabhvir Saran [2]" w:date="2017-03-24T00:10:00Z">
              <w:r>
                <w:t>M</w:t>
              </w:r>
              <w:r w:rsidRPr="00B91E60">
                <w:t>inimum 8 characters, must have at least one capital and one number, alphanumeric and !@#%^&amp;*_ symbols are allowe</w:t>
              </w:r>
              <w:r w:rsidR="001F5F37">
                <w:t>d</w:t>
              </w:r>
            </w:ins>
          </w:p>
        </w:tc>
        <w:tc>
          <w:tcPr>
            <w:tcW w:w="2867" w:type="dxa"/>
            <w:tcPrChange w:id="1333" w:author="prabh" w:date="2017-04-14T00:43:00Z">
              <w:tcPr>
                <w:tcW w:w="3190" w:type="dxa"/>
                <w:gridSpan w:val="2"/>
              </w:tcPr>
            </w:tcPrChange>
          </w:tcPr>
          <w:p w14:paraId="2ADBCF28" w14:textId="77777777" w:rsidR="00CF60F9" w:rsidRDefault="00CF60F9" w:rsidP="003865F8">
            <w:pPr>
              <w:cnfStyle w:val="000000100000" w:firstRow="0" w:lastRow="0" w:firstColumn="0" w:lastColumn="0" w:oddVBand="0" w:evenVBand="0" w:oddHBand="1" w:evenHBand="0" w:firstRowFirstColumn="0" w:firstRowLastColumn="0" w:lastRowFirstColumn="0" w:lastRowLastColumn="0"/>
              <w:rPr>
                <w:ins w:id="1334" w:author="Prabhvir Saran [2]" w:date="2017-03-24T00:10:00Z"/>
              </w:rPr>
            </w:pPr>
            <w:ins w:id="1335" w:author="Prabhvir Saran [2]" w:date="2017-03-24T00:10:00Z">
              <w:r>
                <w:t>This combination makes for a strong password making harder for hackers to get in to user’s account.</w:t>
              </w:r>
            </w:ins>
          </w:p>
        </w:tc>
      </w:tr>
    </w:tbl>
    <w:p w14:paraId="11285B45" w14:textId="77777777" w:rsidR="00776164" w:rsidRDefault="00776164" w:rsidP="00776164">
      <w:pPr>
        <w:rPr>
          <w:sz w:val="36"/>
        </w:rPr>
      </w:pPr>
    </w:p>
    <w:p w14:paraId="54421977" w14:textId="3329CADD" w:rsidR="00776164" w:rsidDel="002B5111" w:rsidRDefault="00776164">
      <w:pPr>
        <w:pStyle w:val="Heading2"/>
        <w:rPr>
          <w:del w:id="1336" w:author="Prabhvir Saran [2]" w:date="2017-03-23T22:11:00Z"/>
          <w:sz w:val="36"/>
        </w:rPr>
        <w:pPrChange w:id="1337" w:author="Prabhvir Saran [2]" w:date="2017-03-23T22:10:00Z">
          <w:pPr/>
        </w:pPrChange>
      </w:pPr>
    </w:p>
    <w:p w14:paraId="6558490A" w14:textId="77777777" w:rsidR="002B5111" w:rsidRPr="002B5111" w:rsidRDefault="002B5111">
      <w:pPr>
        <w:rPr>
          <w:ins w:id="1338" w:author="Prabhvir Saran [2]" w:date="2017-03-24T01:09:00Z"/>
          <w:rPrChange w:id="1339" w:author="Prabhvir Saran [2]" w:date="2017-03-24T01:09:00Z">
            <w:rPr>
              <w:ins w:id="1340" w:author="Prabhvir Saran [2]" w:date="2017-03-24T01:09:00Z"/>
              <w:sz w:val="36"/>
            </w:rPr>
          </w:rPrChange>
        </w:rPr>
      </w:pPr>
    </w:p>
    <w:p w14:paraId="06D7DB4D" w14:textId="7848C3E9" w:rsidR="00776164" w:rsidDel="004269A2" w:rsidRDefault="00776164" w:rsidP="00776164">
      <w:pPr>
        <w:rPr>
          <w:del w:id="1341" w:author="Prabhvir Saran [2]" w:date="2017-03-23T22:10:00Z"/>
          <w:sz w:val="36"/>
        </w:rPr>
      </w:pPr>
    </w:p>
    <w:p w14:paraId="2204D01F" w14:textId="266D9990" w:rsidR="00776164" w:rsidDel="001665B5" w:rsidRDefault="00776164" w:rsidP="004161ED">
      <w:pPr>
        <w:pStyle w:val="Heading1"/>
        <w:rPr>
          <w:del w:id="1342" w:author="Prabhvir Saran" w:date="2017-02-02T15:45:00Z"/>
          <w:sz w:val="36"/>
        </w:rPr>
      </w:pPr>
    </w:p>
    <w:p w14:paraId="55A8F43D" w14:textId="4DAEBA93" w:rsidR="001665B5" w:rsidDel="00366C2A" w:rsidRDefault="001665B5" w:rsidP="004161ED">
      <w:pPr>
        <w:rPr>
          <w:ins w:id="1343" w:author="Prabhvir Saran" w:date="2017-02-02T15:57:00Z"/>
          <w:del w:id="1344" w:author="Prabhvir Saran [2]" w:date="2017-03-23T22:57:00Z"/>
        </w:rPr>
      </w:pPr>
    </w:p>
    <w:p w14:paraId="2DB1031D" w14:textId="704F4E84" w:rsidR="00776164" w:rsidDel="00E401C0" w:rsidRDefault="00776164">
      <w:pPr>
        <w:pStyle w:val="Heading1"/>
        <w:jc w:val="center"/>
        <w:rPr>
          <w:del w:id="1345" w:author="Prabhvir Saran" w:date="2017-02-02T15:45:00Z"/>
        </w:rPr>
        <w:pPrChange w:id="1346" w:author="Prabhvir Saran" w:date="2017-02-17T01:29:00Z">
          <w:pPr>
            <w:pStyle w:val="Heading1"/>
          </w:pPr>
        </w:pPrChange>
      </w:pPr>
    </w:p>
    <w:p w14:paraId="300D3528" w14:textId="21659C1A" w:rsidR="00E401C0" w:rsidRDefault="00E037F3">
      <w:pPr>
        <w:pStyle w:val="Heading2"/>
        <w:rPr>
          <w:ins w:id="1347" w:author="Prabhvir Saran [2]" w:date="2017-03-23T16:43:00Z"/>
        </w:rPr>
        <w:pPrChange w:id="1348" w:author="Prabhvir Saran [2]" w:date="2017-03-23T22:10:00Z">
          <w:pPr/>
        </w:pPrChange>
      </w:pPr>
      <w:del w:id="1349" w:author="Prabhvir Saran [2]" w:date="2017-03-23T22:07:00Z">
        <w:r w:rsidRPr="00E037F3" w:rsidDel="00684743">
          <w:rPr>
            <w:rPrChange w:id="1350" w:author="Prabhvir Saran [2]" w:date="2017-03-23T21:57:00Z">
              <w:rPr>
                <w:b/>
              </w:rPr>
            </w:rPrChange>
          </w:rPr>
          <w:delText>TEST DOCUMENTATION for FORM on page: Login/Signup</w:delText>
        </w:r>
      </w:del>
      <w:bookmarkStart w:id="1351" w:name="_Toc479897287"/>
      <w:ins w:id="1352" w:author="Prabhvir Saran [2]" w:date="2017-03-23T16:43:00Z">
        <w:r w:rsidR="00E401C0" w:rsidRPr="00105F70">
          <w:t>Implement</w:t>
        </w:r>
      </w:ins>
      <w:ins w:id="1353" w:author="Prabhvir Saran [2]" w:date="2017-03-24T00:48:00Z">
        <w:r w:rsidR="00570C1C">
          <w:t>ing</w:t>
        </w:r>
      </w:ins>
      <w:ins w:id="1354" w:author="Prabhvir Saran [2]" w:date="2017-03-23T16:43:00Z">
        <w:r w:rsidR="00E401C0" w:rsidRPr="00105F70">
          <w:t xml:space="preserve"> validation requirements</w:t>
        </w:r>
        <w:bookmarkEnd w:id="1351"/>
      </w:ins>
    </w:p>
    <w:p w14:paraId="05BD048B" w14:textId="51E236E0" w:rsidR="00E401C0" w:rsidRPr="00A22D7F" w:rsidDel="00B718EC" w:rsidRDefault="00E401C0" w:rsidP="00E401C0">
      <w:pPr>
        <w:rPr>
          <w:ins w:id="1355" w:author="Prabhvir Saran [2]" w:date="2017-03-23T16:43:00Z"/>
          <w:del w:id="1356" w:author="Bhagwan Virdi" w:date="2017-04-05T15:00:00Z"/>
        </w:rPr>
      </w:pPr>
      <w:ins w:id="1357" w:author="Prabhvir Saran [2]" w:date="2017-03-23T16:43:00Z">
        <w:r>
          <w:tab/>
          <w:t xml:space="preserve">The signup form, login forum and the </w:t>
        </w:r>
      </w:ins>
      <w:ins w:id="1358" w:author="Prabhvir Saran [2]" w:date="2017-03-23T22:36:00Z">
        <w:r w:rsidR="005B788D">
          <w:t xml:space="preserve">comment </w:t>
        </w:r>
      </w:ins>
      <w:ins w:id="1359" w:author="Prabhvir Saran [2]" w:date="2017-03-23T16:43:00Z">
        <w:r>
          <w:t xml:space="preserve">forum have been validated according to the </w:t>
        </w:r>
        <w:r w:rsidR="000661C9">
          <w:t>requirements described in the two tables above</w:t>
        </w:r>
        <w:r>
          <w:t>.</w:t>
        </w:r>
      </w:ins>
      <w:ins w:id="1360" w:author="Prabhvir Saran [2]" w:date="2017-03-23T21:06:00Z">
        <w:r w:rsidR="00F905F6">
          <w:t xml:space="preserve"> </w:t>
        </w:r>
      </w:ins>
      <w:ins w:id="1361" w:author="Prabhvir Saran [2]" w:date="2017-03-23T21:07:00Z">
        <w:r w:rsidR="00F905F6">
          <w:t>If the user enters</w:t>
        </w:r>
      </w:ins>
      <w:ins w:id="1362" w:author="Prabhvir Saran [2]" w:date="2017-03-23T21:06:00Z">
        <w:r w:rsidR="00F905F6">
          <w:t xml:space="preserve"> character like angle brackets, semicolon, forward slash and equal sign, the form will not validate and </w:t>
        </w:r>
      </w:ins>
      <w:ins w:id="1363" w:author="Prabhvir Saran [2]" w:date="2017-03-23T21:07:00Z">
        <w:r w:rsidR="00F905F6">
          <w:t xml:space="preserve">no data will be sent to the server. </w:t>
        </w:r>
        <w:r w:rsidR="000C0008">
          <w:t xml:space="preserve">This prevents </w:t>
        </w:r>
      </w:ins>
      <w:ins w:id="1364" w:author="Prabhvir Saran [2]" w:date="2017-03-23T21:09:00Z">
        <w:r w:rsidR="00690AC5">
          <w:t xml:space="preserve">any wrongful manipulation of the server. </w:t>
        </w:r>
      </w:ins>
      <w:ins w:id="1365"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1366" w:author="Prabhvir Saran [2]" w:date="2017-03-23T16:43:00Z"/>
        </w:rPr>
      </w:pPr>
    </w:p>
    <w:tbl>
      <w:tblPr>
        <w:tblStyle w:val="GridTable5Dark-Accent5"/>
        <w:tblpPr w:leftFromText="180" w:rightFromText="180" w:vertAnchor="text" w:horzAnchor="margin" w:tblpY="401"/>
        <w:tblW w:w="9387" w:type="dxa"/>
        <w:tblLook w:val="04A0" w:firstRow="1" w:lastRow="0" w:firstColumn="1" w:lastColumn="0" w:noHBand="0" w:noVBand="1"/>
      </w:tblPr>
      <w:tblGrid>
        <w:gridCol w:w="1980"/>
        <w:gridCol w:w="4277"/>
        <w:gridCol w:w="3130"/>
      </w:tblGrid>
      <w:tr w:rsidR="002124E1" w14:paraId="634C7D0A" w14:textId="77777777" w:rsidTr="002124E1">
        <w:trPr>
          <w:cnfStyle w:val="100000000000" w:firstRow="1" w:lastRow="0" w:firstColumn="0" w:lastColumn="0" w:oddVBand="0" w:evenVBand="0" w:oddHBand="0" w:evenHBand="0" w:firstRowFirstColumn="0" w:firstRowLastColumn="0" w:lastRowFirstColumn="0" w:lastRowLastColumn="0"/>
          <w:trHeight w:val="190"/>
          <w:ins w:id="1367"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5D3F5FD6" w14:textId="77777777" w:rsidR="002124E1" w:rsidRPr="00EC72C5" w:rsidRDefault="002124E1" w:rsidP="002124E1">
            <w:pPr>
              <w:rPr>
                <w:ins w:id="1368" w:author="Prabhvir Saran [2]" w:date="2017-03-24T00:33:00Z"/>
                <w:bCs w:val="0"/>
              </w:rPr>
            </w:pPr>
            <w:ins w:id="1369" w:author="Prabhvir Saran [2]" w:date="2017-03-24T00:33:00Z">
              <w:r w:rsidRPr="00EC72C5">
                <w:t>TEST DOCUMENTATION for FORM on page: Login/Signup</w:t>
              </w:r>
            </w:ins>
          </w:p>
        </w:tc>
      </w:tr>
      <w:tr w:rsidR="002124E1" w14:paraId="47BC35C3" w14:textId="77777777" w:rsidTr="002124E1">
        <w:trPr>
          <w:cnfStyle w:val="000000100000" w:firstRow="0" w:lastRow="0" w:firstColumn="0" w:lastColumn="0" w:oddVBand="0" w:evenVBand="0" w:oddHBand="1" w:evenHBand="0" w:firstRowFirstColumn="0" w:firstRowLastColumn="0" w:lastRowFirstColumn="0" w:lastRowLastColumn="0"/>
          <w:trHeight w:val="180"/>
          <w:ins w:id="1370"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865E2D8" w14:textId="77777777" w:rsidR="002124E1" w:rsidRDefault="002124E1" w:rsidP="002124E1">
            <w:pPr>
              <w:tabs>
                <w:tab w:val="left" w:pos="920"/>
              </w:tabs>
              <w:rPr>
                <w:ins w:id="1371" w:author="Prabhvir Saran [2]" w:date="2017-03-24T00:33:00Z"/>
              </w:rPr>
            </w:pPr>
            <w:ins w:id="1372" w:author="Prabhvir Saran [2]" w:date="2017-03-24T00:33:00Z">
              <w:r>
                <w:t>FIELD LEVEL TESTING</w:t>
              </w:r>
            </w:ins>
          </w:p>
        </w:tc>
      </w:tr>
      <w:tr w:rsidR="002124E1" w14:paraId="7230C29B" w14:textId="77777777" w:rsidTr="002124E1">
        <w:trPr>
          <w:trHeight w:val="180"/>
          <w:ins w:id="1373"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1A6743A6" w14:textId="77777777" w:rsidR="002124E1" w:rsidRDefault="002124E1" w:rsidP="002124E1">
            <w:pPr>
              <w:rPr>
                <w:ins w:id="1374" w:author="Prabhvir Saran [2]" w:date="2017-03-24T00:33:00Z"/>
              </w:rPr>
            </w:pPr>
            <w:ins w:id="1375" w:author="Prabhvir Saran [2]" w:date="2017-03-24T00:33:00Z">
              <w:r>
                <w:t>Field ID</w:t>
              </w:r>
            </w:ins>
          </w:p>
        </w:tc>
        <w:tc>
          <w:tcPr>
            <w:tcW w:w="4277" w:type="dxa"/>
          </w:tcPr>
          <w:p w14:paraId="069AE790"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1376" w:author="Prabhvir Saran [2]" w:date="2017-03-24T00:33:00Z"/>
              </w:rPr>
            </w:pPr>
            <w:ins w:id="1377" w:author="Prabhvir Saran [2]" w:date="2017-03-24T00:33:00Z">
              <w:r>
                <w:t>Problem</w:t>
              </w:r>
            </w:ins>
          </w:p>
        </w:tc>
        <w:tc>
          <w:tcPr>
            <w:tcW w:w="3130" w:type="dxa"/>
          </w:tcPr>
          <w:p w14:paraId="7FB231E3"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1378" w:author="Prabhvir Saran [2]" w:date="2017-03-24T00:33:00Z"/>
              </w:rPr>
            </w:pPr>
            <w:ins w:id="1379" w:author="Prabhvir Saran [2]" w:date="2017-03-24T00:33:00Z">
              <w:r>
                <w:t>Improvements made</w:t>
              </w:r>
            </w:ins>
          </w:p>
        </w:tc>
      </w:tr>
      <w:tr w:rsidR="002124E1" w14:paraId="14051B10" w14:textId="77777777" w:rsidTr="002124E1">
        <w:trPr>
          <w:cnfStyle w:val="000000100000" w:firstRow="0" w:lastRow="0" w:firstColumn="0" w:lastColumn="0" w:oddVBand="0" w:evenVBand="0" w:oddHBand="1" w:evenHBand="0" w:firstRowFirstColumn="0" w:firstRowLastColumn="0" w:lastRowFirstColumn="0" w:lastRowLastColumn="0"/>
          <w:trHeight w:val="190"/>
          <w:ins w:id="1380"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53A698F0" w14:textId="77777777" w:rsidR="002124E1" w:rsidRDefault="002124E1" w:rsidP="002124E1">
            <w:pPr>
              <w:rPr>
                <w:ins w:id="1381" w:author="Prabhvir Saran [2]" w:date="2017-03-24T00:33:00Z"/>
              </w:rPr>
            </w:pPr>
            <w:ins w:id="1382" w:author="Prabhvir Saran [2]" w:date="2017-03-24T00:33:00Z">
              <w:r>
                <w:t xml:space="preserve">Password / Confirm password    </w:t>
              </w:r>
              <w:r w:rsidRPr="00B91E60">
                <w:t xml:space="preserve"> </w:t>
              </w:r>
            </w:ins>
          </w:p>
        </w:tc>
        <w:tc>
          <w:tcPr>
            <w:tcW w:w="4277" w:type="dxa"/>
          </w:tcPr>
          <w:p w14:paraId="394606E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1383" w:author="Prabhvir Saran [2]" w:date="2017-03-24T00:33:00Z"/>
              </w:rPr>
            </w:pPr>
            <w:ins w:id="1384" w:author="Prabhvir Saran [2]" w:date="2017-03-24T00:33:00Z">
              <w:r>
                <w:t>While is user is setting up a password, they are not aware of the conditions set for a valid password. They only come across these conditions if they submit a invalid password.</w:t>
              </w:r>
            </w:ins>
          </w:p>
          <w:p w14:paraId="4E84A6D6"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1385" w:author="Prabhvir Saran [2]" w:date="2017-03-24T00:33:00Z"/>
              </w:rPr>
            </w:pPr>
          </w:p>
        </w:tc>
        <w:tc>
          <w:tcPr>
            <w:tcW w:w="3130" w:type="dxa"/>
          </w:tcPr>
          <w:p w14:paraId="5201396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1386" w:author="Prabhvir Saran [2]" w:date="2017-03-24T00:33:00Z"/>
              </w:rPr>
            </w:pPr>
            <w:ins w:id="1387" w:author="Prabhvir Saran [2]" w:date="2017-03-24T00:33:00Z">
              <w:r>
                <w:t>The widget tooltip is used to help user understand what value is excepted as a password.</w:t>
              </w:r>
            </w:ins>
          </w:p>
        </w:tc>
      </w:tr>
    </w:tbl>
    <w:p w14:paraId="2846E3A0" w14:textId="5D9DB738" w:rsidR="00941892" w:rsidRPr="002C2296" w:rsidRDefault="00E401C0">
      <w:pPr>
        <w:pStyle w:val="Heading2"/>
        <w:rPr>
          <w:ins w:id="1388" w:author="Prabhvir Saran [2]" w:date="2017-03-23T16:43:00Z"/>
        </w:rPr>
      </w:pPr>
      <w:bookmarkStart w:id="1389" w:name="_Toc479897288"/>
      <w:ins w:id="1390" w:author="Prabhvir Saran [2]" w:date="2017-03-23T16:43:00Z">
        <w:r w:rsidRPr="007D2BF5">
          <w:t>Test</w:t>
        </w:r>
      </w:ins>
      <w:ins w:id="1391" w:author="Prabhvir Saran [2]" w:date="2017-03-24T00:48:00Z">
        <w:r w:rsidR="004B272E">
          <w:t>ing</w:t>
        </w:r>
      </w:ins>
      <w:ins w:id="1392" w:author="Prabhvir Saran [2]" w:date="2017-03-23T16:43:00Z">
        <w:r w:rsidRPr="007D2BF5">
          <w:t xml:space="preserve"> form</w:t>
        </w:r>
        <w:bookmarkEnd w:id="1389"/>
      </w:ins>
    </w:p>
    <w:p w14:paraId="75A15DD3" w14:textId="22EBF015" w:rsidR="00E401C0" w:rsidRDefault="00E401C0" w:rsidP="00E401C0">
      <w:pPr>
        <w:rPr>
          <w:ins w:id="1393" w:author="Prabhvir Saran [2]" w:date="2017-03-23T16:43:00Z"/>
        </w:rPr>
      </w:pPr>
    </w:p>
    <w:p w14:paraId="4A994DC7" w14:textId="515553A3" w:rsidR="00E401C0" w:rsidRDefault="00047999" w:rsidP="00E401C0">
      <w:pPr>
        <w:pStyle w:val="Heading2"/>
        <w:rPr>
          <w:ins w:id="1394" w:author="Prabhvir Saran [2]" w:date="2017-03-23T16:43:00Z"/>
        </w:rPr>
      </w:pPr>
      <w:bookmarkStart w:id="1395" w:name="_Toc479897289"/>
      <w:ins w:id="1396" w:author="Prabhvir Saran [2]" w:date="2017-03-23T23:57:00Z">
        <w:r w:rsidRPr="00E22FB4">
          <w:t>JavaScript</w:t>
        </w:r>
      </w:ins>
      <w:ins w:id="1397" w:author="Prabhvir Saran [2]" w:date="2017-03-23T16:43:00Z">
        <w:r w:rsidR="00E401C0" w:rsidRPr="00E22FB4">
          <w:t xml:space="preserve"> or </w:t>
        </w:r>
      </w:ins>
      <w:ins w:id="1398" w:author="Prabhvir Saran [2]" w:date="2017-03-23T23:57:00Z">
        <w:r w:rsidRPr="00E22FB4">
          <w:t>jQuery</w:t>
        </w:r>
      </w:ins>
      <w:ins w:id="1399" w:author="Prabhvir Saran [2]" w:date="2017-03-23T16:43:00Z">
        <w:r w:rsidR="00E401C0" w:rsidRPr="00E22FB4">
          <w:t xml:space="preserve"> third party widget</w:t>
        </w:r>
        <w:bookmarkEnd w:id="1395"/>
      </w:ins>
    </w:p>
    <w:p w14:paraId="32322360" w14:textId="1033388F" w:rsidR="00014241" w:rsidRDefault="0052364E" w:rsidP="00E401C0">
      <w:pPr>
        <w:rPr>
          <w:ins w:id="1400" w:author="Prabhvir Saran [2]" w:date="2017-03-23T18:00:00Z"/>
        </w:rPr>
      </w:pPr>
      <w:ins w:id="1401" w:author="Prabhvir Saran [2]" w:date="2017-03-23T17:25:00Z">
        <w:r>
          <w:t xml:space="preserve">Google maps was </w:t>
        </w:r>
        <w:r w:rsidR="00E31C81">
          <w:t xml:space="preserve">added to </w:t>
        </w:r>
        <w:r>
          <w:t xml:space="preserve">the Hema in BC page. It shows the locations of the HEMA </w:t>
        </w:r>
      </w:ins>
      <w:ins w:id="1402"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1403" w:author="Prabhvir Saran [2]" w:date="2017-03-23T21:10:00Z">
        <w:r w:rsidR="00627169">
          <w:t>The tooltip</w:t>
        </w:r>
      </w:ins>
      <w:ins w:id="1404" w:author="Prabhvir Saran [2]" w:date="2017-03-23T23:01:00Z">
        <w:r w:rsidR="003D633D">
          <w:t xml:space="preserve"> was used only on the signup form. It</w:t>
        </w:r>
      </w:ins>
      <w:ins w:id="1405" w:author="Prabhvir Saran [2]" w:date="2017-03-23T18:00:00Z">
        <w:r w:rsidR="00014241">
          <w:t xml:space="preserve"> makes the form feel more resp</w:t>
        </w:r>
      </w:ins>
      <w:ins w:id="1406" w:author="Prabhvir Saran [2]" w:date="2017-03-23T18:01:00Z">
        <w:r w:rsidR="00014241">
          <w:t>onsive and provides real time feedback to the user</w:t>
        </w:r>
      </w:ins>
      <w:ins w:id="1407" w:author="Prabhvir Saran [2]" w:date="2017-03-24T00:27:00Z">
        <w:r w:rsidR="00896970">
          <w:t xml:space="preserve"> about the </w:t>
        </w:r>
        <w:r w:rsidR="00FF33F2">
          <w:t xml:space="preserve">minimum </w:t>
        </w:r>
        <w:r w:rsidR="00896970">
          <w:t>password requirements</w:t>
        </w:r>
      </w:ins>
      <w:ins w:id="1408" w:author="Prabhvir Saran [2]" w:date="2017-03-23T18:01:00Z">
        <w:r w:rsidR="00014241">
          <w:t>.</w:t>
        </w:r>
      </w:ins>
      <w:ins w:id="1409" w:author="Prabhvir Saran [2]" w:date="2017-03-24T00:26:00Z">
        <w:r w:rsidR="00A40C2D">
          <w:t xml:space="preserve"> Tooltip is not being used on the </w:t>
        </w:r>
        <w:r w:rsidR="00E325F2">
          <w:t xml:space="preserve">login form because users using that form have already </w:t>
        </w:r>
      </w:ins>
      <w:ins w:id="1410" w:author="Prabhvir Saran [2]" w:date="2017-03-24T00:49:00Z">
        <w:r w:rsidR="005F147E">
          <w:t>signed up</w:t>
        </w:r>
      </w:ins>
      <w:ins w:id="1411" w:author="Prabhvir Saran [2]" w:date="2017-03-24T00:26:00Z">
        <w:r w:rsidR="00E325F2">
          <w:t xml:space="preserve"> with a valid password. </w:t>
        </w:r>
      </w:ins>
    </w:p>
    <w:p w14:paraId="04B7385F" w14:textId="77777777" w:rsidR="00014241" w:rsidRDefault="00014241" w:rsidP="00E401C0">
      <w:pPr>
        <w:rPr>
          <w:ins w:id="1412" w:author="Prabhvir Saran [2]" w:date="2017-03-23T16:43:00Z"/>
        </w:rPr>
      </w:pPr>
    </w:p>
    <w:p w14:paraId="7459BE5A" w14:textId="2A4477C9" w:rsidR="00E401C0" w:rsidRPr="00A22D7F" w:rsidRDefault="00E401C0" w:rsidP="00E401C0">
      <w:pPr>
        <w:pStyle w:val="Heading2"/>
        <w:rPr>
          <w:ins w:id="1413" w:author="Prabhvir Saran [2]" w:date="2017-03-23T16:43:00Z"/>
        </w:rPr>
      </w:pPr>
      <w:bookmarkStart w:id="1414" w:name="_Toc479897290"/>
      <w:ins w:id="1415" w:author="Prabhvir Saran [2]" w:date="2017-03-23T16:43:00Z">
        <w:r w:rsidRPr="00E22FB4">
          <w:t xml:space="preserve">Testing with </w:t>
        </w:r>
      </w:ins>
      <w:ins w:id="1416" w:author="Prabhvir Saran [2]" w:date="2017-03-23T21:12:00Z">
        <w:r w:rsidR="00D148C6" w:rsidRPr="00E22FB4">
          <w:t>JavaScript</w:t>
        </w:r>
      </w:ins>
      <w:ins w:id="1417" w:author="Prabhvir Saran [2]" w:date="2017-03-23T16:43:00Z">
        <w:r w:rsidRPr="00E22FB4">
          <w:t xml:space="preserve"> disabled</w:t>
        </w:r>
        <w:bookmarkEnd w:id="1414"/>
      </w:ins>
    </w:p>
    <w:p w14:paraId="7C38C681" w14:textId="5CFC32A4" w:rsidR="001E3397" w:rsidRDefault="00F0771F" w:rsidP="00E401C0">
      <w:pPr>
        <w:rPr>
          <w:ins w:id="1418" w:author="Prabhvir Saran [2]" w:date="2017-03-24T00:32:00Z"/>
        </w:rPr>
      </w:pPr>
      <w:ins w:id="1419" w:author="Prabhvir Saran [2]" w:date="2017-03-23T17:34:00Z">
        <w:r>
          <w:t xml:space="preserve">All </w:t>
        </w:r>
      </w:ins>
      <w:ins w:id="1420" w:author="Prabhvir Saran [2]" w:date="2017-03-24T00:29:00Z">
        <w:r w:rsidR="00290EFC">
          <w:t xml:space="preserve">three </w:t>
        </w:r>
      </w:ins>
      <w:ins w:id="1421" w:author="Prabhvir Saran [2]" w:date="2017-03-23T17:34:00Z">
        <w:r>
          <w:t xml:space="preserve">forms were tested with </w:t>
        </w:r>
      </w:ins>
      <w:ins w:id="1422" w:author="Prabhvir Saran [2]" w:date="2017-03-23T21:12:00Z">
        <w:r w:rsidR="00D148C6">
          <w:t>JavaScript</w:t>
        </w:r>
      </w:ins>
      <w:ins w:id="1423" w:author="Prabhvir Saran [2]" w:date="2017-03-23T17:34:00Z">
        <w:r>
          <w:t xml:space="preserve"> disabled and were found to s</w:t>
        </w:r>
        <w:r w:rsidR="00B42A06">
          <w:t xml:space="preserve">ubmit data without any </w:t>
        </w:r>
      </w:ins>
      <w:ins w:id="1424" w:author="Prabhvir Saran [2]" w:date="2017-03-24T00:49:00Z">
        <w:r w:rsidR="00432394">
          <w:t>issues</w:t>
        </w:r>
      </w:ins>
      <w:ins w:id="1425" w:author="Prabhvir Saran [2]" w:date="2017-03-23T17:34:00Z">
        <w:r w:rsidR="00B42A06">
          <w:t xml:space="preserve"> and when tested again with </w:t>
        </w:r>
      </w:ins>
      <w:ins w:id="1426" w:author="Prabhvir Saran [2]" w:date="2017-03-24T00:36:00Z">
        <w:r w:rsidR="00B42A06">
          <w:t>the</w:t>
        </w:r>
      </w:ins>
      <w:ins w:id="1427" w:author="Prabhvir Saran [2]" w:date="2017-03-23T17:34:00Z">
        <w:r w:rsidR="00B42A06">
          <w:t xml:space="preserve"> </w:t>
        </w:r>
      </w:ins>
      <w:ins w:id="1428" w:author="Prabhvir Saran [2]" w:date="2017-03-24T00:36:00Z">
        <w:r w:rsidR="00B42A06">
          <w:t>inclusion of the widgets</w:t>
        </w:r>
      </w:ins>
      <w:ins w:id="1429" w:author="Prabhvir Saran [2]" w:date="2017-03-24T00:37:00Z">
        <w:r w:rsidR="00C35A98">
          <w:t xml:space="preserve">, the forms still work. </w:t>
        </w:r>
      </w:ins>
    </w:p>
    <w:p w14:paraId="13081B68" w14:textId="77777777" w:rsidR="00C642C2" w:rsidRDefault="00C642C2" w:rsidP="00E401C0">
      <w:pPr>
        <w:rPr>
          <w:ins w:id="1430" w:author="Prabhvir Saran [2]" w:date="2017-03-23T16:43:00Z"/>
        </w:rPr>
      </w:pPr>
    </w:p>
    <w:p w14:paraId="10C689F0" w14:textId="205162CE" w:rsidR="00E401C0" w:rsidRDefault="007D3DCA" w:rsidP="00E401C0">
      <w:pPr>
        <w:pStyle w:val="Heading2"/>
        <w:rPr>
          <w:ins w:id="1431" w:author="Prabhvir Saran [2]" w:date="2017-03-23T16:43:00Z"/>
        </w:rPr>
      </w:pPr>
      <w:bookmarkStart w:id="1432" w:name="_Toc479897291"/>
      <w:ins w:id="1433" w:author="Prabhvir Saran [2]" w:date="2017-03-23T16:43:00Z">
        <w:r>
          <w:t>Publish</w:t>
        </w:r>
        <w:r w:rsidR="00E401C0" w:rsidRPr="00D02C12">
          <w:t xml:space="preserve"> site and test</w:t>
        </w:r>
        <w:bookmarkEnd w:id="1432"/>
      </w:ins>
    </w:p>
    <w:p w14:paraId="3797E030" w14:textId="0A1D76DC" w:rsidR="001E3397" w:rsidRDefault="00290EFC" w:rsidP="00E401C0">
      <w:pPr>
        <w:rPr>
          <w:ins w:id="1434" w:author="Prabhvir Saran [2]" w:date="2017-03-24T00:11:00Z"/>
        </w:rPr>
      </w:pPr>
      <w:ins w:id="1435" w:author="Prabhvir Saran [2]" w:date="2017-03-24T00:30:00Z">
        <w:r>
          <w:t xml:space="preserve">The website and the </w:t>
        </w:r>
      </w:ins>
      <w:ins w:id="1436" w:author="Prabhvir Saran [2]" w:date="2017-03-23T23:57:00Z">
        <w:r w:rsidR="00047999">
          <w:t>JavaScript</w:t>
        </w:r>
      </w:ins>
      <w:ins w:id="1437" w:author="Prabhvir Saran [2]" w:date="2017-03-23T22:09:00Z">
        <w:r w:rsidR="003B00C0">
          <w:t xml:space="preserve"> functions behaved as excepted when the site was hosted on the server. No errors were found during testing. </w:t>
        </w:r>
      </w:ins>
    </w:p>
    <w:p w14:paraId="6F6CF213" w14:textId="77777777" w:rsidR="001E3397" w:rsidRDefault="001E3397" w:rsidP="00E401C0">
      <w:pPr>
        <w:rPr>
          <w:ins w:id="1438" w:author="Prabhvir Saran [2]" w:date="2017-03-24T00:10:00Z"/>
        </w:rPr>
      </w:pPr>
    </w:p>
    <w:p w14:paraId="5CFE3481" w14:textId="77777777" w:rsidR="001E3397" w:rsidRDefault="001E3397" w:rsidP="001E3397">
      <w:pPr>
        <w:pStyle w:val="Heading2"/>
        <w:rPr>
          <w:ins w:id="1439" w:author="Prabhvir Saran [2]" w:date="2017-03-24T00:10:00Z"/>
        </w:rPr>
      </w:pPr>
      <w:bookmarkStart w:id="1440" w:name="_Toc479897292"/>
      <w:ins w:id="1441" w:author="Prabhvir Saran [2]" w:date="2017-03-24T00:10:00Z">
        <w:r>
          <w:t>Additional work</w:t>
        </w:r>
        <w:r w:rsidRPr="00FF76DD">
          <w:t>/Changes</w:t>
        </w:r>
        <w:bookmarkEnd w:id="1440"/>
      </w:ins>
    </w:p>
    <w:p w14:paraId="1F3116D3" w14:textId="6BD3666B" w:rsidR="001E3397" w:rsidRPr="00980BFC" w:rsidRDefault="001E3397" w:rsidP="001E3397">
      <w:pPr>
        <w:rPr>
          <w:ins w:id="1442" w:author="Prabhvir Saran [2]" w:date="2017-03-24T00:10:00Z"/>
        </w:rPr>
      </w:pPr>
      <w:ins w:id="1443" w:author="Prabhvir Saran [2]" w:date="2017-03-24T00:10:00Z">
        <w:r>
          <w:t>jQuery is now being used to hide or show the div elements on the HEMA styles page</w:t>
        </w:r>
      </w:ins>
      <w:ins w:id="1444" w:author="Prabhvir Saran [2]" w:date="2017-03-24T00:33:00Z">
        <w:r w:rsidR="00120B5E">
          <w:t xml:space="preserve"> and it was also implemented for the </w:t>
        </w:r>
      </w:ins>
      <w:ins w:id="1445" w:author="Prabhvir Saran [2]" w:date="2017-03-24T00:34:00Z">
        <w:r w:rsidR="00120B5E">
          <w:t>about HEMA page</w:t>
        </w:r>
      </w:ins>
      <w:ins w:id="1446" w:author="Prabhvir Saran [2]" w:date="2017-03-24T00:10:00Z">
        <w:r>
          <w:t xml:space="preserve">. This was </w:t>
        </w:r>
      </w:ins>
      <w:ins w:id="1447" w:author="Prabhvir Saran [2]" w:date="2017-03-24T00:50:00Z">
        <w:r w:rsidR="00432394">
          <w:t>done</w:t>
        </w:r>
      </w:ins>
      <w:ins w:id="1448" w:author="Prabhvir Saran [2]" w:date="2017-03-24T00:10:00Z">
        <w:r w:rsidR="00CB13C5">
          <w:t xml:space="preserve"> so that the previous </w:t>
        </w:r>
      </w:ins>
      <w:ins w:id="1449" w:author="Prabhvir Saran [2]" w:date="2017-03-24T00:32:00Z">
        <w:r w:rsidR="00CB13C5">
          <w:t>JavaScript</w:t>
        </w:r>
      </w:ins>
      <w:ins w:id="1450" w:author="Prabhvir Saran [2]" w:date="2017-03-24T00:10:00Z">
        <w:r w:rsidR="00CB13C5">
          <w:t xml:space="preserve"> code in the</w:t>
        </w:r>
      </w:ins>
      <w:ins w:id="1451" w:author="Prabhvir Saran [2]" w:date="2017-03-24T00:34:00Z">
        <w:r w:rsidR="005E17B7">
          <w:t xml:space="preserve"> HEMA </w:t>
        </w:r>
      </w:ins>
      <w:ins w:id="1452" w:author="Prabhvir Saran [2]" w:date="2017-03-24T00:35:00Z">
        <w:r w:rsidR="009A69B0">
          <w:t>style</w:t>
        </w:r>
      </w:ins>
      <w:ins w:id="1453" w:author="Prabhvir Saran [2]" w:date="2017-03-24T00:10:00Z">
        <w:r w:rsidR="00CB13C5">
          <w:t xml:space="preserve"> page could be moved over</w:t>
        </w:r>
      </w:ins>
      <w:ins w:id="1454" w:author="Prabhvir Saran [2]" w:date="2017-03-24T00:35:00Z">
        <w:r w:rsidR="009A69B0">
          <w:t xml:space="preserve"> to its own file with ease</w:t>
        </w:r>
      </w:ins>
      <w:ins w:id="1455" w:author="Prabhvir Saran [2]" w:date="2017-03-24T00:31:00Z">
        <w:r w:rsidR="00CB13C5">
          <w:t xml:space="preserve">. </w:t>
        </w:r>
      </w:ins>
    </w:p>
    <w:p w14:paraId="4B88DFCA" w14:textId="77777777" w:rsidR="001E3397" w:rsidRDefault="001E3397" w:rsidP="00E401C0">
      <w:pPr>
        <w:rPr>
          <w:ins w:id="1456" w:author="Prabhvir Saran [2]" w:date="2017-03-23T22:11:00Z"/>
        </w:rPr>
      </w:pPr>
    </w:p>
    <w:p w14:paraId="2EBED79A" w14:textId="74D7A88F" w:rsidR="00E401C0" w:rsidRPr="00E401C0" w:rsidRDefault="00E401C0">
      <w:pPr>
        <w:pStyle w:val="Heading1"/>
        <w:rPr>
          <w:ins w:id="1457" w:author="Prabhvir Saran [2]" w:date="2017-03-23T16:43:00Z"/>
        </w:rPr>
        <w:pPrChange w:id="1458" w:author="Prabhvir Saran [2]" w:date="2017-03-23T16:45:00Z">
          <w:pPr/>
        </w:pPrChange>
      </w:pPr>
      <w:bookmarkStart w:id="1459" w:name="_Toc479897293"/>
      <w:ins w:id="1460" w:author="Prabhvir Saran [2]" w:date="2017-03-23T16:43:00Z">
        <w:r>
          <w:lastRenderedPageBreak/>
          <w:t>Appendix 3</w:t>
        </w:r>
        <w:bookmarkEnd w:id="1459"/>
      </w:ins>
    </w:p>
    <w:p w14:paraId="15AC0A2D" w14:textId="6137FB31" w:rsidR="00487BA1" w:rsidRDefault="00487BA1">
      <w:pPr>
        <w:pStyle w:val="Heading1"/>
        <w:jc w:val="center"/>
        <w:rPr>
          <w:ins w:id="1461" w:author="Prabhvir Saran" w:date="2017-02-14T23:25:00Z"/>
          <w:b/>
          <w:sz w:val="36"/>
          <w:u w:val="single"/>
        </w:rPr>
        <w:pPrChange w:id="1462" w:author="Prabhvir Saran" w:date="2017-02-17T01:29:00Z">
          <w:pPr>
            <w:pStyle w:val="Heading1"/>
          </w:pPr>
        </w:pPrChange>
      </w:pPr>
      <w:bookmarkStart w:id="1463" w:name="_Toc479897294"/>
      <w:ins w:id="1464" w:author="Prabhvir Saran" w:date="2017-02-14T17:56:00Z">
        <w:r w:rsidRPr="003B7E9F">
          <w:rPr>
            <w:b/>
            <w:sz w:val="36"/>
            <w:u w:val="single"/>
            <w:rPrChange w:id="1465" w:author="Prabhvir Saran" w:date="2017-02-14T23:20:00Z">
              <w:rPr/>
            </w:rPrChange>
          </w:rPr>
          <w:t>Milestone 3: Skeleton site with layout, tables and forms</w:t>
        </w:r>
      </w:ins>
      <w:bookmarkEnd w:id="1463"/>
    </w:p>
    <w:p w14:paraId="7B206568" w14:textId="77777777" w:rsidR="008E7E99" w:rsidRPr="00FF76DD" w:rsidRDefault="008E7E99">
      <w:pPr>
        <w:rPr>
          <w:ins w:id="1466" w:author="Prabhvir Saran" w:date="2017-02-14T17:57:00Z"/>
        </w:rPr>
        <w:pPrChange w:id="1467" w:author="Prabhvir Saran" w:date="2017-02-14T23:25:00Z">
          <w:pPr>
            <w:pStyle w:val="Heading1"/>
          </w:pPr>
        </w:pPrChange>
      </w:pPr>
    </w:p>
    <w:p w14:paraId="6E71666B" w14:textId="42EEF4B8" w:rsidR="001B012E" w:rsidRPr="00FF76DD" w:rsidRDefault="00487BA1">
      <w:pPr>
        <w:pStyle w:val="Heading2"/>
        <w:spacing w:after="240"/>
        <w:rPr>
          <w:ins w:id="1468" w:author="Prabhvir Saran" w:date="2017-02-14T23:07:00Z"/>
        </w:rPr>
        <w:pPrChange w:id="1469" w:author="Prabhvir Saran" w:date="2017-02-14T23:13:00Z">
          <w:pPr>
            <w:pStyle w:val="Heading1"/>
          </w:pPr>
        </w:pPrChange>
      </w:pPr>
      <w:ins w:id="1470" w:author="Prabhvir Saran" w:date="2017-02-14T17:58:00Z">
        <w:del w:id="1471" w:author="Prabhvir Saran [2]" w:date="2017-03-23T23:59:00Z">
          <w:r w:rsidDel="0092294F">
            <w:delText>Url</w:delText>
          </w:r>
        </w:del>
      </w:ins>
      <w:bookmarkStart w:id="1472" w:name="_Toc479897295"/>
      <w:ins w:id="1473" w:author="Prabhvir Saran [2]" w:date="2017-03-23T23:59:00Z">
        <w:r w:rsidR="0092294F">
          <w:t>URL</w:t>
        </w:r>
      </w:ins>
      <w:ins w:id="1474" w:author="Prabhvir Saran" w:date="2017-02-14T17:58:00Z">
        <w:r>
          <w:t xml:space="preserve"> of the prototype website</w:t>
        </w:r>
      </w:ins>
      <w:bookmarkEnd w:id="1472"/>
    </w:p>
    <w:p w14:paraId="08EF9036" w14:textId="65899F23" w:rsidR="00FE7EC9" w:rsidRDefault="00FE7EC9">
      <w:pPr>
        <w:pStyle w:val="Heading2"/>
        <w:rPr>
          <w:ins w:id="1475" w:author="Prabhvir Saran" w:date="2017-02-17T00:50:00Z"/>
          <w:rFonts w:asciiTheme="minorHAnsi" w:eastAsiaTheme="minorHAnsi" w:hAnsiTheme="minorHAnsi" w:cstheme="minorBidi"/>
          <w:color w:val="auto"/>
          <w:sz w:val="22"/>
          <w:szCs w:val="22"/>
        </w:rPr>
        <w:pPrChange w:id="1476" w:author="Prabhvir Saran" w:date="2017-02-14T17:58:00Z">
          <w:pPr>
            <w:pStyle w:val="Heading1"/>
          </w:pPr>
        </w:pPrChange>
      </w:pPr>
      <w:ins w:id="1477"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1478" w:name="_Toc475058246"/>
      <w:bookmarkStart w:id="1479" w:name="_Toc475067179"/>
      <w:bookmarkStart w:id="1480" w:name="_Toc479897296"/>
      <w:r w:rsidRPr="0086014C">
        <w:rPr>
          <w:rStyle w:val="Hyperlink"/>
          <w:rFonts w:asciiTheme="minorHAnsi" w:eastAsiaTheme="minorHAnsi" w:hAnsiTheme="minorHAnsi" w:cstheme="minorBidi"/>
          <w:sz w:val="22"/>
          <w:szCs w:val="22"/>
        </w:rPr>
        <w:t>http://students.bcitdev.com/A00980505/G2/index.html</w:t>
      </w:r>
      <w:bookmarkEnd w:id="1478"/>
      <w:bookmarkEnd w:id="1479"/>
      <w:bookmarkEnd w:id="1480"/>
      <w:ins w:id="1481"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1482" w:author="Prabhvir Saran" w:date="2017-02-17T00:50:00Z"/>
          <w:rFonts w:asciiTheme="minorHAnsi" w:eastAsiaTheme="minorHAnsi" w:hAnsiTheme="minorHAnsi" w:cstheme="minorBidi"/>
          <w:color w:val="auto"/>
          <w:sz w:val="22"/>
          <w:szCs w:val="22"/>
        </w:rPr>
        <w:pPrChange w:id="1483" w:author="Prabhvir Saran" w:date="2017-02-14T17:58:00Z">
          <w:pPr>
            <w:pStyle w:val="Heading1"/>
          </w:pPr>
        </w:pPrChange>
      </w:pPr>
    </w:p>
    <w:p w14:paraId="2BEA5E59" w14:textId="6BAAF28E" w:rsidR="004A7F09" w:rsidRDefault="004A7F09">
      <w:pPr>
        <w:pStyle w:val="Heading2"/>
        <w:rPr>
          <w:ins w:id="1484" w:author="Prabhvir Saran" w:date="2017-02-14T17:59:00Z"/>
        </w:rPr>
        <w:pPrChange w:id="1485" w:author="Prabhvir Saran" w:date="2017-02-14T17:58:00Z">
          <w:pPr>
            <w:pStyle w:val="Heading1"/>
          </w:pPr>
        </w:pPrChange>
      </w:pPr>
      <w:bookmarkStart w:id="1486" w:name="_Toc479897297"/>
      <w:ins w:id="1487" w:author="Prabhvir Saran" w:date="2017-02-14T17:58:00Z">
        <w:r>
          <w:t>List of all the items completed</w:t>
        </w:r>
        <w:bookmarkEnd w:id="1486"/>
        <w:r>
          <w:t xml:space="preserve"> </w:t>
        </w:r>
      </w:ins>
    </w:p>
    <w:p w14:paraId="4B5A52F9" w14:textId="20663A8D" w:rsidR="004A7F09" w:rsidRDefault="004A7F09">
      <w:pPr>
        <w:pStyle w:val="ListParagraph"/>
        <w:numPr>
          <w:ilvl w:val="0"/>
          <w:numId w:val="14"/>
        </w:numPr>
        <w:rPr>
          <w:ins w:id="1488" w:author="Prabhvir Saran" w:date="2017-02-14T18:12:00Z"/>
        </w:rPr>
        <w:pPrChange w:id="1489" w:author="Prabhvir Saran" w:date="2017-02-14T17:59:00Z">
          <w:pPr>
            <w:pStyle w:val="Heading1"/>
          </w:pPr>
        </w:pPrChange>
      </w:pPr>
      <w:ins w:id="1490" w:author="Prabhvir Saran" w:date="2017-02-14T18:00:00Z">
        <w:r>
          <w:t>Organized all the files in the main folder called G2. All pages except index have the</w:t>
        </w:r>
        <w:r w:rsidR="002F1CF2">
          <w:t>ir own folder</w:t>
        </w:r>
        <w:r>
          <w:t xml:space="preserve">. The main </w:t>
        </w:r>
      </w:ins>
      <w:ins w:id="1491" w:author="Prabhvir Saran" w:date="2017-02-14T23:07:00Z">
        <w:r w:rsidR="001B012E">
          <w:t>CSS</w:t>
        </w:r>
      </w:ins>
      <w:ins w:id="1492"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493" w:author="Prabhvir Saran" w:date="2017-02-14T18:11:00Z"/>
        </w:rPr>
        <w:pPrChange w:id="1494" w:author="Prabhvir Saran" w:date="2017-02-14T17:59:00Z">
          <w:pPr>
            <w:pStyle w:val="Heading1"/>
          </w:pPr>
        </w:pPrChange>
      </w:pPr>
      <w:ins w:id="1495"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496" w:author="Prabhvir Saran" w:date="2017-02-14T18:00:00Z"/>
        </w:rPr>
        <w:pPrChange w:id="1497" w:author="Prabhvir Saran" w:date="2017-02-14T17:59:00Z">
          <w:pPr>
            <w:pStyle w:val="Heading1"/>
          </w:pPr>
        </w:pPrChange>
      </w:pPr>
      <w:ins w:id="1498" w:author="Prabhvir Saran" w:date="2017-02-14T23:14:00Z">
        <w:r>
          <w:t>A single</w:t>
        </w:r>
      </w:ins>
      <w:ins w:id="1499" w:author="Prabhvir Saran" w:date="2017-02-14T18:11:00Z">
        <w:r w:rsidR="004A2ADD">
          <w:t xml:space="preserve"> </w:t>
        </w:r>
      </w:ins>
      <w:ins w:id="1500" w:author="Prabhvir Saran" w:date="2017-02-14T23:07:00Z">
        <w:r w:rsidR="001B012E">
          <w:t>CSS</w:t>
        </w:r>
      </w:ins>
      <w:ins w:id="1501"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1502" w:author="Prabhvir Saran" w:date="2017-02-17T00:34:00Z"/>
        </w:rPr>
        <w:pPrChange w:id="1503" w:author="Prabhvir Saran" w:date="2017-02-14T18:02:00Z">
          <w:pPr>
            <w:pStyle w:val="Heading1"/>
          </w:pPr>
        </w:pPrChange>
      </w:pPr>
      <w:ins w:id="1504" w:author="Prabhvir Saran" w:date="2017-02-14T18:02:00Z">
        <w:r>
          <w:t>Al</w:t>
        </w:r>
        <w:r w:rsidR="00BA7B9A">
          <w:t>l the content in the header will have the</w:t>
        </w:r>
      </w:ins>
      <w:ins w:id="1505" w:author="Prabhvir Saran" w:date="2017-02-16T23:11:00Z">
        <w:r w:rsidR="00A52768">
          <w:t xml:space="preserve"> font</w:t>
        </w:r>
      </w:ins>
      <w:ins w:id="1506" w:author="Prabhvir Saran" w:date="2017-02-14T18:02:00Z">
        <w:r w:rsidR="00BA7B9A">
          <w:t xml:space="preserve"> </w:t>
        </w:r>
      </w:ins>
      <w:proofErr w:type="spellStart"/>
      <w:ins w:id="1507" w:author="Prabhvir Saran" w:date="2017-02-15T15:03:00Z">
        <w:r w:rsidR="00BA7B9A">
          <w:t>Cinzel</w:t>
        </w:r>
        <w:proofErr w:type="spellEnd"/>
        <w:r w:rsidR="00BA7B9A">
          <w:t xml:space="preserve"> a</w:t>
        </w:r>
      </w:ins>
      <w:ins w:id="1508" w:author="Prabhvir Saran" w:date="2017-02-14T18:03:00Z">
        <w:r>
          <w:t>nd all the content in the body</w:t>
        </w:r>
      </w:ins>
      <w:ins w:id="1509" w:author="Prabhvir Saran" w:date="2017-02-15T15:03:00Z">
        <w:r w:rsidR="00BA7B9A">
          <w:t xml:space="preserve"> and footer</w:t>
        </w:r>
      </w:ins>
      <w:ins w:id="1510" w:author="Prabhvir Saran" w:date="2017-02-14T18:03:00Z">
        <w:r w:rsidR="00BA7B9A">
          <w:t xml:space="preserve"> will have the font </w:t>
        </w:r>
        <w:proofErr w:type="spellStart"/>
        <w:r w:rsidR="00BA7B9A">
          <w:t>Titillium</w:t>
        </w:r>
        <w:proofErr w:type="spellEnd"/>
        <w:r w:rsidR="00BA7B9A">
          <w:t xml:space="preserve"> web. </w:t>
        </w:r>
      </w:ins>
      <w:ins w:id="1511" w:author="Prabhvir Saran" w:date="2017-02-15T15:04:00Z">
        <w:r w:rsidR="00BA7B9A">
          <w:t>Both</w:t>
        </w:r>
      </w:ins>
      <w:ins w:id="1512"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1513" w:author="Prabhvir Saran" w:date="2017-02-14T18:04:00Z"/>
        </w:rPr>
        <w:pPrChange w:id="1514" w:author="Prabhvir Saran" w:date="2017-02-14T18:02:00Z">
          <w:pPr>
            <w:pStyle w:val="Heading1"/>
          </w:pPr>
        </w:pPrChange>
      </w:pPr>
      <w:ins w:id="1515" w:author="Prabhvir Saran" w:date="2017-02-17T00:35:00Z">
        <w:r>
          <w:t>CSS link and hover pseudo</w:t>
        </w:r>
      </w:ins>
      <w:ins w:id="1516" w:author="Prabhvir Saran" w:date="2017-02-17T01:21:00Z">
        <w:r>
          <w:t xml:space="preserve">-classes </w:t>
        </w:r>
      </w:ins>
      <w:ins w:id="1517" w:author="Prabhvir Saran" w:date="2017-02-17T00:35:00Z">
        <w:r w:rsidR="00EE725A">
          <w:t>are used for main navigation hyperlinks.</w:t>
        </w:r>
      </w:ins>
    </w:p>
    <w:p w14:paraId="26580717" w14:textId="667F44F9" w:rsidR="004A7F09" w:rsidRDefault="004A7F09">
      <w:pPr>
        <w:pStyle w:val="ListParagraph"/>
        <w:numPr>
          <w:ilvl w:val="0"/>
          <w:numId w:val="14"/>
        </w:numPr>
        <w:rPr>
          <w:ins w:id="1518" w:author="Prabhvir Saran" w:date="2017-02-14T18:06:00Z"/>
        </w:rPr>
        <w:pPrChange w:id="1519" w:author="Prabhvir Saran" w:date="2017-02-14T18:02:00Z">
          <w:pPr>
            <w:pStyle w:val="Heading1"/>
          </w:pPr>
        </w:pPrChange>
      </w:pPr>
      <w:ins w:id="1520" w:author="Prabhvir Saran" w:date="2017-02-14T18:04:00Z">
        <w:r>
          <w:t xml:space="preserve">The main navigation bar is </w:t>
        </w:r>
      </w:ins>
      <w:ins w:id="1521" w:author="Prabhvir Saran" w:date="2017-02-14T18:05:00Z">
        <w:r>
          <w:t xml:space="preserve">configured with </w:t>
        </w:r>
      </w:ins>
      <w:ins w:id="1522" w:author="Prabhvir Saran" w:date="2017-02-14T18:06:00Z">
        <w:r>
          <w:t>an unordered list</w:t>
        </w:r>
      </w:ins>
      <w:ins w:id="1523" w:author="Prabhvir Saran" w:date="2017-02-15T15:04:00Z">
        <w:r w:rsidR="00BA7B9A">
          <w:t>.</w:t>
        </w:r>
      </w:ins>
    </w:p>
    <w:p w14:paraId="030BAD08" w14:textId="1D373F5F" w:rsidR="004A7F09" w:rsidRDefault="003B7E9F">
      <w:pPr>
        <w:pStyle w:val="ListParagraph"/>
        <w:numPr>
          <w:ilvl w:val="0"/>
          <w:numId w:val="14"/>
        </w:numPr>
        <w:rPr>
          <w:ins w:id="1524" w:author="Prabhvir Saran" w:date="2017-02-14T18:11:00Z"/>
        </w:rPr>
        <w:pPrChange w:id="1525" w:author="Prabhvir Saran" w:date="2017-02-14T18:02:00Z">
          <w:pPr>
            <w:pStyle w:val="Heading1"/>
          </w:pPr>
        </w:pPrChange>
      </w:pPr>
      <w:ins w:id="1526" w:author="Prabhvir Saran" w:date="2017-02-14T23:21:00Z">
        <w:r>
          <w:t xml:space="preserve">A table is used </w:t>
        </w:r>
      </w:ins>
      <w:ins w:id="1527" w:author="Prabhvir Saran" w:date="2017-02-17T01:21:00Z">
        <w:r w:rsidR="00930F36">
          <w:t>to organize</w:t>
        </w:r>
      </w:ins>
      <w:ins w:id="1528" w:author="Prabhvir Saran" w:date="2017-02-14T23:21:00Z">
        <w:r>
          <w:t xml:space="preserve"> content on the About Us page. </w:t>
        </w:r>
      </w:ins>
    </w:p>
    <w:p w14:paraId="72B7B169" w14:textId="6F3674E0" w:rsidR="00F8500B" w:rsidRDefault="003B7E9F">
      <w:pPr>
        <w:pStyle w:val="ListParagraph"/>
        <w:numPr>
          <w:ilvl w:val="0"/>
          <w:numId w:val="14"/>
        </w:numPr>
        <w:rPr>
          <w:ins w:id="1529" w:author="Prabhvir Saran" w:date="2017-02-17T03:46:00Z"/>
        </w:rPr>
        <w:pPrChange w:id="1530" w:author="Prabhvir Saran" w:date="2017-02-15T15:19:00Z">
          <w:pPr>
            <w:pStyle w:val="Heading1"/>
          </w:pPr>
        </w:pPrChange>
      </w:pPr>
      <w:ins w:id="1531"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1532" w:author="Prabhvir Saran" w:date="2017-02-17T00:34:00Z"/>
        </w:rPr>
        <w:pPrChange w:id="1533" w:author="Prabhvir Saran" w:date="2017-02-15T15:19:00Z">
          <w:pPr>
            <w:pStyle w:val="Heading1"/>
          </w:pPr>
        </w:pPrChange>
      </w:pPr>
      <w:ins w:id="1534" w:author="Prabhvir Saran" w:date="2017-02-17T03:56:00Z">
        <w:r>
          <w:t>The CSS file and all the html pages</w:t>
        </w:r>
      </w:ins>
      <w:ins w:id="1535" w:author="Prabhvir Saran" w:date="2017-02-17T03:55:00Z">
        <w:r>
          <w:t xml:space="preserve"> </w:t>
        </w:r>
      </w:ins>
      <w:ins w:id="1536" w:author="Prabhvir Saran" w:date="2017-02-17T03:46:00Z">
        <w:r w:rsidR="002048E5">
          <w:t xml:space="preserve">have been </w:t>
        </w:r>
      </w:ins>
      <w:ins w:id="1537" w:author="Prabhvir Saran" w:date="2017-02-17T03:47:00Z">
        <w:r w:rsidR="002048E5">
          <w:t>validated</w:t>
        </w:r>
      </w:ins>
      <w:ins w:id="1538" w:author="Prabhvir Saran" w:date="2017-02-17T03:46:00Z">
        <w:r w:rsidR="002048E5">
          <w:t xml:space="preserve"> </w:t>
        </w:r>
      </w:ins>
      <w:ins w:id="1539" w:author="Prabhvir Saran" w:date="2017-02-17T04:26:00Z">
        <w:r w:rsidR="002A21B5">
          <w:t xml:space="preserve">with no errors at all </w:t>
        </w:r>
      </w:ins>
      <w:ins w:id="1540" w:author="Prabhvir Saran" w:date="2017-02-17T03:46:00Z">
        <w:r w:rsidR="002048E5">
          <w:t xml:space="preserve">through the W3 validator. </w:t>
        </w:r>
      </w:ins>
    </w:p>
    <w:p w14:paraId="5335B7F5" w14:textId="77777777" w:rsidR="00EE725A" w:rsidRDefault="00EE725A">
      <w:pPr>
        <w:pStyle w:val="ListParagraph"/>
        <w:rPr>
          <w:ins w:id="1541" w:author="Prabhvir Saran" w:date="2017-02-16T21:09:00Z"/>
        </w:rPr>
        <w:pPrChange w:id="1542" w:author="Prabhvir Saran" w:date="2017-02-17T00:34:00Z">
          <w:pPr>
            <w:pStyle w:val="Heading1"/>
          </w:pPr>
        </w:pPrChange>
      </w:pPr>
    </w:p>
    <w:p w14:paraId="565C5117" w14:textId="77777777" w:rsidR="004A5284" w:rsidRDefault="004A5284">
      <w:pPr>
        <w:pStyle w:val="ListParagraph"/>
        <w:rPr>
          <w:ins w:id="1543" w:author="Prabhvir Saran" w:date="2017-02-14T18:23:00Z"/>
        </w:rPr>
        <w:pPrChange w:id="1544" w:author="Prabhvir Saran" w:date="2017-02-16T20:27:00Z">
          <w:pPr>
            <w:pStyle w:val="Heading1"/>
          </w:pPr>
        </w:pPrChange>
      </w:pPr>
    </w:p>
    <w:p w14:paraId="71A4CACD" w14:textId="73E33A40" w:rsidR="00F8500B" w:rsidRPr="00AE6FFC" w:rsidRDefault="00E625D2">
      <w:pPr>
        <w:pStyle w:val="Heading2"/>
        <w:rPr>
          <w:ins w:id="1545" w:author="Prabhvir Saran" w:date="2017-02-14T18:16:00Z"/>
          <w:rFonts w:asciiTheme="minorHAnsi" w:eastAsiaTheme="minorHAnsi" w:hAnsiTheme="minorHAnsi" w:cstheme="minorBidi"/>
          <w:color w:val="auto"/>
          <w:sz w:val="22"/>
          <w:szCs w:val="22"/>
          <w:rPrChange w:id="1546" w:author="Prabhvir Saran" w:date="2017-02-14T23:27:00Z">
            <w:rPr>
              <w:ins w:id="1547" w:author="Prabhvir Saran" w:date="2017-02-14T18:16:00Z"/>
            </w:rPr>
          </w:rPrChange>
        </w:rPr>
        <w:pPrChange w:id="1548" w:author="Prabhvir Saran" w:date="2017-02-15T15:19:00Z">
          <w:pPr>
            <w:pStyle w:val="Heading1"/>
          </w:pPr>
        </w:pPrChange>
      </w:pPr>
      <w:bookmarkStart w:id="1549" w:name="_Toc479897298"/>
      <w:ins w:id="1550" w:author="Prabhvir Saran" w:date="2017-02-14T23:22:00Z">
        <w:r w:rsidRPr="00FF76DD">
          <w:t>Additional work/Issues/Changes</w:t>
        </w:r>
      </w:ins>
      <w:bookmarkEnd w:id="1549"/>
    </w:p>
    <w:p w14:paraId="1A9F2167" w14:textId="501D618A" w:rsidR="00D71FFD" w:rsidRDefault="00255729">
      <w:pPr>
        <w:rPr>
          <w:ins w:id="1551" w:author="Prabhvir Saran" w:date="2017-02-16T20:28:00Z"/>
        </w:rPr>
        <w:pPrChange w:id="1552" w:author="Prabhvir Saran" w:date="2017-02-14T18:16:00Z">
          <w:pPr>
            <w:pStyle w:val="Heading1"/>
          </w:pPr>
        </w:pPrChange>
      </w:pPr>
      <w:ins w:id="1553" w:author="Prabhvir Saran" w:date="2017-02-17T01:21:00Z">
        <w:r>
          <w:t xml:space="preserve">HEMA </w:t>
        </w:r>
      </w:ins>
      <w:ins w:id="1554" w:author="Prabhvir Saran" w:date="2017-02-15T15:10:00Z">
        <w:r w:rsidR="00BA7B9A">
          <w:t>Styles page</w:t>
        </w:r>
      </w:ins>
      <w:ins w:id="1555" w:author="Prabhvir Saran" w:date="2017-02-17T00:38:00Z">
        <w:r w:rsidR="00B45422">
          <w:t xml:space="preserve"> </w:t>
        </w:r>
      </w:ins>
      <w:ins w:id="1556" w:author="Prabhvir Saran" w:date="2017-02-17T00:39:00Z">
        <w:r w:rsidR="00B45422">
          <w:t xml:space="preserve">is </w:t>
        </w:r>
      </w:ins>
      <w:ins w:id="1557" w:author="Prabhvir Saran" w:date="2017-02-17T00:38:00Z">
        <w:r w:rsidR="00B45422">
          <w:t xml:space="preserve">one of the pages that is supposed to use </w:t>
        </w:r>
      </w:ins>
      <w:ins w:id="1558" w:author="Prabhvir Saran" w:date="2017-02-15T15:11:00Z">
        <w:r w:rsidR="00BA7B9A">
          <w:t>JavaScript</w:t>
        </w:r>
      </w:ins>
      <w:ins w:id="1559" w:author="Prabhvir Saran" w:date="2017-02-15T15:10:00Z">
        <w:r w:rsidR="00BA7B9A">
          <w:t xml:space="preserve"> to </w:t>
        </w:r>
        <w:r w:rsidR="00E625D2">
          <w:t>change the content of the page.</w:t>
        </w:r>
      </w:ins>
      <w:ins w:id="1560" w:author="Prabhvir Saran" w:date="2017-02-17T00:38:00Z">
        <w:r w:rsidR="00B45422">
          <w:t xml:space="preserve"> </w:t>
        </w:r>
      </w:ins>
      <w:ins w:id="1561" w:author="Prabhvir Saran" w:date="2017-02-17T00:39:00Z">
        <w:r w:rsidR="00B45422">
          <w:t xml:space="preserve">This has already been implemented. </w:t>
        </w:r>
      </w:ins>
      <w:ins w:id="1562" w:author="Prabhvir Saran" w:date="2017-02-17T00:38:00Z">
        <w:r w:rsidR="00B45422">
          <w:t>This was the only additional work that was done and</w:t>
        </w:r>
      </w:ins>
      <w:ins w:id="1563" w:author="Prabhvir Saran" w:date="2017-02-15T15:10:00Z">
        <w:r w:rsidR="00B45422">
          <w:t xml:space="preserve"> s</w:t>
        </w:r>
        <w:r w:rsidR="00E625D2">
          <w:t xml:space="preserve">ince we were all working on </w:t>
        </w:r>
      </w:ins>
      <w:ins w:id="1564" w:author="Prabhvir Saran" w:date="2017-02-15T15:15:00Z">
        <w:r w:rsidR="00E625D2">
          <w:t>the</w:t>
        </w:r>
      </w:ins>
      <w:ins w:id="1565" w:author="Prabhvir Saran" w:date="2017-02-15T15:10:00Z">
        <w:r w:rsidR="00E625D2">
          <w:t xml:space="preserve"> </w:t>
        </w:r>
      </w:ins>
      <w:ins w:id="1566" w:author="Prabhvir Saran" w:date="2017-02-15T15:15:00Z">
        <w:r w:rsidR="00B45422">
          <w:t xml:space="preserve">same CSS file, </w:t>
        </w:r>
      </w:ins>
      <w:ins w:id="1567" w:author="Prabhvir Saran" w:date="2017-02-17T00:39:00Z">
        <w:r w:rsidR="00B45422">
          <w:t>we did encounter issue</w:t>
        </w:r>
      </w:ins>
      <w:ins w:id="1568" w:author="Prabhvir Saran" w:date="2017-02-17T00:40:00Z">
        <w:r w:rsidR="00B45422">
          <w:t>s</w:t>
        </w:r>
      </w:ins>
      <w:ins w:id="1569" w:author="Prabhvir Saran" w:date="2017-02-17T00:39:00Z">
        <w:r w:rsidR="00B45422">
          <w:t xml:space="preserve"> </w:t>
        </w:r>
      </w:ins>
      <w:ins w:id="1570" w:author="Prabhvir Saran" w:date="2017-02-15T15:15:00Z">
        <w:r w:rsidR="004C1B73">
          <w:t xml:space="preserve">while merging it using </w:t>
        </w:r>
        <w:proofErr w:type="spellStart"/>
        <w:r w:rsidR="004C1B73">
          <w:t>Git</w:t>
        </w:r>
        <w:proofErr w:type="spellEnd"/>
        <w:r w:rsidR="004C1B73">
          <w:t>. I</w:t>
        </w:r>
        <w:r w:rsidR="00E625D2">
          <w:t xml:space="preserve">t </w:t>
        </w:r>
      </w:ins>
      <w:ins w:id="1571" w:author="Prabhvir Saran" w:date="2017-02-16T21:08:00Z">
        <w:r w:rsidR="0073044C">
          <w:t>broke</w:t>
        </w:r>
      </w:ins>
      <w:ins w:id="1572" w:author="Prabhvir Saran" w:date="2017-02-15T15:15:00Z">
        <w:r w:rsidR="00E625D2">
          <w:t xml:space="preserve"> the code</w:t>
        </w:r>
      </w:ins>
      <w:ins w:id="1573" w:author="Prabhvir Saran" w:date="2017-02-17T01:22:00Z">
        <w:r w:rsidR="00484EA6">
          <w:t xml:space="preserve"> almost</w:t>
        </w:r>
      </w:ins>
      <w:ins w:id="1574" w:author="Prabhvir Saran" w:date="2017-02-16T21:08:00Z">
        <w:r w:rsidR="0073044C">
          <w:t xml:space="preserve"> every time</w:t>
        </w:r>
      </w:ins>
      <w:ins w:id="1575" w:author="Prabhvir Saran" w:date="2017-02-15T15:15:00Z">
        <w:r w:rsidR="00E625D2">
          <w:t xml:space="preserve"> and we had to keep going back to fix it. </w:t>
        </w:r>
      </w:ins>
      <w:ins w:id="1576" w:author="Prabhvir Saran" w:date="2017-02-14T18:18:00Z">
        <w:r w:rsidR="001A75D8">
          <w:t xml:space="preserve">There were </w:t>
        </w:r>
      </w:ins>
      <w:ins w:id="1577" w:author="Prabhvir Saran" w:date="2017-02-16T23:17:00Z">
        <w:r w:rsidR="00BA63DE">
          <w:t xml:space="preserve">also </w:t>
        </w:r>
      </w:ins>
      <w:ins w:id="1578" w:author="Prabhvir Saran" w:date="2017-02-14T18:18:00Z">
        <w:r w:rsidR="001A75D8">
          <w:t>some changes made</w:t>
        </w:r>
      </w:ins>
      <w:ins w:id="1579" w:author="Prabhvir Saran" w:date="2017-02-16T20:23:00Z">
        <w:r w:rsidR="00D71FFD">
          <w:t xml:space="preserve"> to the website</w:t>
        </w:r>
      </w:ins>
      <w:ins w:id="1580"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1581" w:author="Prabhvir Saran" w:date="2017-02-14T18:20:00Z">
        <w:r w:rsidR="001A75D8">
          <w:t xml:space="preserve">The </w:t>
        </w:r>
      </w:ins>
      <w:ins w:id="1582" w:author="Prabhvir Saran" w:date="2017-02-14T18:22:00Z">
        <w:r w:rsidR="001A75D8">
          <w:t xml:space="preserve">layout on the </w:t>
        </w:r>
      </w:ins>
      <w:ins w:id="1583" w:author="Prabhvir Saran" w:date="2017-02-14T18:20:00Z">
        <w:r w:rsidR="001A75D8">
          <w:t xml:space="preserve">About HEMA page, Style page and HEMA in BC page </w:t>
        </w:r>
      </w:ins>
      <w:ins w:id="1584" w:author="Prabhvir Saran" w:date="2017-02-14T23:15:00Z">
        <w:r w:rsidR="009E6A96">
          <w:t xml:space="preserve">was changed </w:t>
        </w:r>
      </w:ins>
      <w:ins w:id="1585" w:author="Prabhvir Saran" w:date="2017-02-14T23:16:00Z">
        <w:r w:rsidR="009E6A96">
          <w:t>slightly</w:t>
        </w:r>
      </w:ins>
      <w:ins w:id="1586" w:author="Prabhvir Saran" w:date="2017-02-14T23:15:00Z">
        <w:r w:rsidR="009E6A96">
          <w:t>. Now the images/videos a</w:t>
        </w:r>
        <w:r w:rsidR="00E625D2">
          <w:t>re on top</w:t>
        </w:r>
      </w:ins>
      <w:ins w:id="1587" w:author="Prabhvir Saran" w:date="2017-02-17T00:41:00Z">
        <w:r w:rsidR="004C1B73">
          <w:t>,</w:t>
        </w:r>
      </w:ins>
      <w:ins w:id="1588" w:author="Prabhvir Saran" w:date="2017-02-14T23:15:00Z">
        <w:r w:rsidR="00E625D2">
          <w:t xml:space="preserve"> with text underneath to better match the homepage. </w:t>
        </w:r>
      </w:ins>
      <w:ins w:id="1589" w:author="Prabhvir Saran" w:date="2017-02-17T01:24:00Z">
        <w:r w:rsidR="00236B82">
          <w:t xml:space="preserve">The sitemap page was created. </w:t>
        </w:r>
      </w:ins>
      <w:ins w:id="1590" w:author="Prabhvir Saran" w:date="2017-02-17T01:22:00Z">
        <w:r w:rsidR="006D5F43">
          <w:t xml:space="preserve">Finally, the login and signup </w:t>
        </w:r>
      </w:ins>
      <w:ins w:id="1591" w:author="Prabhvir Saran" w:date="2017-02-17T03:56:00Z">
        <w:r w:rsidR="00C325F4">
          <w:t>button</w:t>
        </w:r>
      </w:ins>
      <w:ins w:id="1592" w:author="Prabhvir Saran" w:date="2017-02-17T01:22:00Z">
        <w:r w:rsidR="006D5F43">
          <w:t xml:space="preserve"> were combined into a single </w:t>
        </w:r>
      </w:ins>
      <w:ins w:id="1593" w:author="Prabhvir Saran" w:date="2017-02-17T01:23:00Z">
        <w:r w:rsidR="006D5F43">
          <w:t>button</w:t>
        </w:r>
      </w:ins>
      <w:ins w:id="1594" w:author="Prabhvir Saran" w:date="2017-02-17T01:22:00Z">
        <w:r w:rsidR="006D5F43">
          <w:t xml:space="preserve"> </w:t>
        </w:r>
      </w:ins>
      <w:ins w:id="1595" w:author="Prabhvir Saran" w:date="2017-02-17T01:23:00Z">
        <w:r w:rsidR="006D5F43">
          <w:t>called login/signup.</w:t>
        </w:r>
      </w:ins>
      <w:ins w:id="1596" w:author="Prabhvir Saran" w:date="2017-02-17T01:25:00Z">
        <w:r w:rsidR="00236B82">
          <w:t xml:space="preserve"> All these changes have been document</w:t>
        </w:r>
      </w:ins>
      <w:ins w:id="1597" w:author="Prabhvir Saran" w:date="2017-02-17T01:26:00Z">
        <w:r w:rsidR="00236B82">
          <w:t>ed</w:t>
        </w:r>
      </w:ins>
      <w:ins w:id="1598" w:author="Prabhvir Saran" w:date="2017-02-17T01:25:00Z">
        <w:r w:rsidR="00236B82">
          <w:t xml:space="preserve"> in appendix 2. </w:t>
        </w:r>
      </w:ins>
    </w:p>
    <w:p w14:paraId="297FD435" w14:textId="77777777" w:rsidR="004A5284" w:rsidRDefault="004A5284">
      <w:pPr>
        <w:rPr>
          <w:ins w:id="1599" w:author="Prabhvir Saran" w:date="2017-02-16T20:25:00Z"/>
        </w:rPr>
        <w:pPrChange w:id="1600" w:author="Prabhvir Saran" w:date="2017-02-14T18:16:00Z">
          <w:pPr>
            <w:pStyle w:val="Heading1"/>
          </w:pPr>
        </w:pPrChange>
      </w:pPr>
    </w:p>
    <w:p w14:paraId="4688686B" w14:textId="49828195" w:rsidR="00F8500B" w:rsidRDefault="00F8500B">
      <w:pPr>
        <w:pStyle w:val="Heading2"/>
        <w:rPr>
          <w:ins w:id="1601" w:author="Prabhvir Saran" w:date="2017-02-14T18:16:00Z"/>
        </w:rPr>
        <w:pPrChange w:id="1602" w:author="Prabhvir Saran" w:date="2017-02-14T23:16:00Z">
          <w:pPr>
            <w:pStyle w:val="Heading1"/>
          </w:pPr>
        </w:pPrChange>
      </w:pPr>
      <w:bookmarkStart w:id="1603" w:name="_Toc479897299"/>
      <w:ins w:id="1604" w:author="Prabhvir Saran" w:date="2017-02-14T18:23:00Z">
        <w:r>
          <w:t>Documentation of Work</w:t>
        </w:r>
        <w:bookmarkEnd w:id="1603"/>
        <w:r>
          <w:t xml:space="preserve"> </w:t>
        </w:r>
      </w:ins>
    </w:p>
    <w:p w14:paraId="5AD652F0" w14:textId="22F96670" w:rsidR="006E05DC" w:rsidRDefault="00D71FFD">
      <w:pPr>
        <w:rPr>
          <w:ins w:id="1605" w:author="Prabhvir Saran" w:date="2017-02-16T20:12:00Z"/>
        </w:rPr>
        <w:pPrChange w:id="1606" w:author="Prabhvir Saran" w:date="2017-02-14T17:56:00Z">
          <w:pPr>
            <w:pStyle w:val="Heading1"/>
          </w:pPr>
        </w:pPrChange>
      </w:pPr>
      <w:ins w:id="1607" w:author="Prabhvir Saran" w:date="2017-02-16T20:23:00Z">
        <w:r>
          <w:t>Below are three s</w:t>
        </w:r>
      </w:ins>
      <w:ins w:id="1608" w:author="Prabhvir Saran" w:date="2017-02-14T23:24:00Z">
        <w:r w:rsidR="002C30BD">
          <w:t>creenshots that include the</w:t>
        </w:r>
        <w:r>
          <w:t xml:space="preserve"> front page, the about us</w:t>
        </w:r>
      </w:ins>
      <w:ins w:id="1609" w:author="Prabhvir Saran" w:date="2017-02-16T20:24:00Z">
        <w:r>
          <w:t xml:space="preserve"> page with </w:t>
        </w:r>
      </w:ins>
      <w:ins w:id="1610" w:author="Prabhvir Saran" w:date="2017-02-16T21:08:00Z">
        <w:r w:rsidR="0073044C">
          <w:t>a</w:t>
        </w:r>
      </w:ins>
      <w:ins w:id="1611" w:author="Prabhvir Saran" w:date="2017-02-16T20:24:00Z">
        <w:r>
          <w:t xml:space="preserve"> </w:t>
        </w:r>
      </w:ins>
      <w:ins w:id="1612" w:author="Prabhvir Saran" w:date="2017-02-14T23:24:00Z">
        <w:r w:rsidR="008A0611" w:rsidRPr="008A0611">
          <w:t xml:space="preserve">table and </w:t>
        </w:r>
        <w:r>
          <w:t xml:space="preserve">the login/signup page with the </w:t>
        </w:r>
      </w:ins>
      <w:ins w:id="1613" w:author="Prabhvir Saran" w:date="2017-02-16T20:25:00Z">
        <w:r>
          <w:t xml:space="preserve">required </w:t>
        </w:r>
      </w:ins>
      <w:ins w:id="1614" w:author="Prabhvir Saran" w:date="2017-02-14T23:24:00Z">
        <w:r w:rsidR="008A0611" w:rsidRPr="008A0611">
          <w:t>form</w:t>
        </w:r>
      </w:ins>
      <w:ins w:id="1615" w:author="Prabhvir Saran" w:date="2017-02-16T20:25:00Z">
        <w:r>
          <w:t>.</w:t>
        </w:r>
      </w:ins>
    </w:p>
    <w:p w14:paraId="770A3BC5" w14:textId="3A5E0ADC" w:rsidR="00363304" w:rsidRDefault="00E973BD">
      <w:pPr>
        <w:rPr>
          <w:ins w:id="1616" w:author="Prabhvir Saran" w:date="2017-02-14T23:24:00Z"/>
        </w:rPr>
        <w:pPrChange w:id="1617" w:author="Prabhvir Saran" w:date="2017-02-14T17:56:00Z">
          <w:pPr>
            <w:pStyle w:val="Heading1"/>
          </w:pPr>
        </w:pPrChange>
      </w:pPr>
      <w:r>
        <w:rPr>
          <w:noProof/>
        </w:rPr>
        <w:lastRenderedPageBreak/>
        <mc:AlternateContent>
          <mc:Choice Requires="wpg">
            <w:drawing>
              <wp:anchor distT="0" distB="0" distL="114300" distR="114300" simplePos="0" relativeHeight="251721728" behindDoc="0" locked="0" layoutInCell="1" allowOverlap="1" wp14:anchorId="44D37FD3" wp14:editId="19504831">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D04120" w:rsidRPr="007679B4" w:rsidRDefault="00D04120">
                              <w:pPr>
                                <w:pStyle w:val="Caption"/>
                                <w:rPr>
                                  <w:noProof/>
                                </w:rPr>
                                <w:pPrChange w:id="1618" w:author="Prabhvir Saran" w:date="2017-02-16T20:19:00Z">
                                  <w:pPr/>
                                </w:pPrChange>
                              </w:pPr>
                              <w:ins w:id="1619" w:author="Prabhvir Saran" w:date="2017-02-16T20:21:00Z">
                                <w:r>
                                  <w:t>Front</w:t>
                                </w:r>
                              </w:ins>
                              <w:ins w:id="1620"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42" style="position:absolute;margin-left:-1.9pt;margin-top:0;width:340.55pt;height:314.9pt;z-index:251721728;mso-position-horizontal-relative:text;mso-position-vertical-relative:text;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zAAAJKSAAIAAAADNz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YgMjA6&#10;MTY6MDgAMjAxNzowMjoxNiAyMDoxNjowOA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2VDIwOjE2OjA4Ljcw&#10;MT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MpA7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99/yEbn/AK6t/M1BU99/yEbn/rq38zUFbV/40vV/mcuD/wB2p/4V&#10;+QUUUVid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T33/IRuf8Arq38zUFT33/IRuf+urfzNQVtX/jS9X+Zy4P/AHan/hX5BRRRWJ1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Pff8hG5/wCurfzNQVPff8hG5/66t/M1BW1f+NL1f5nLg/8Adqf+FfkFFFFYn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">
                <v:shape id="Picture 509" o:spid="_x0000_s1043"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6" o:title=""/>
                  <v:path arrowok="t"/>
                </v:shape>
                <v:shape id="Text Box 512" o:spid="_x0000_s1044"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D04120" w:rsidRPr="007679B4" w:rsidRDefault="00D04120">
                        <w:pPr>
                          <w:pStyle w:val="Caption"/>
                          <w:rPr>
                            <w:noProof/>
                          </w:rPr>
                          <w:pPrChange w:id="1621" w:author="Prabhvir Saran" w:date="2017-02-16T20:19:00Z">
                            <w:pPr/>
                          </w:pPrChange>
                        </w:pPr>
                        <w:ins w:id="1622" w:author="Prabhvir Saran" w:date="2017-02-16T20:21:00Z">
                          <w:r>
                            <w:t>Front</w:t>
                          </w:r>
                        </w:ins>
                        <w:ins w:id="1623" w:author="Prabhvir Saran" w:date="2017-02-16T20:19:00Z">
                          <w:r>
                            <w:t xml:space="preserve"> page </w:t>
                          </w:r>
                        </w:ins>
                      </w:p>
                    </w:txbxContent>
                  </v:textbox>
                </v:shape>
                <w10:wrap type="square"/>
              </v:group>
            </w:pict>
          </mc:Fallback>
        </mc:AlternateContent>
      </w:r>
    </w:p>
    <w:p w14:paraId="4E3C742E" w14:textId="1FB4D8C6" w:rsidR="006E05DC" w:rsidRDefault="006E05DC">
      <w:pPr>
        <w:rPr>
          <w:ins w:id="1624" w:author="Prabhvir Saran" w:date="2017-02-16T20:12:00Z"/>
        </w:rPr>
        <w:pPrChange w:id="1625" w:author="Prabhvir Saran" w:date="2017-02-14T17:56:00Z">
          <w:pPr>
            <w:pStyle w:val="Heading1"/>
          </w:pPr>
        </w:pPrChange>
      </w:pPr>
    </w:p>
    <w:p w14:paraId="7A18D2D7" w14:textId="2115CED2" w:rsidR="006E05DC" w:rsidRDefault="006E05DC">
      <w:pPr>
        <w:rPr>
          <w:ins w:id="1626" w:author="Prabhvir Saran" w:date="2017-02-16T20:12:00Z"/>
        </w:rPr>
        <w:pPrChange w:id="1627" w:author="Prabhvir Saran" w:date="2017-02-14T17:56:00Z">
          <w:pPr>
            <w:pStyle w:val="Heading1"/>
          </w:pPr>
        </w:pPrChange>
      </w:pPr>
    </w:p>
    <w:p w14:paraId="0EF5757E" w14:textId="73512F36" w:rsidR="006E05DC" w:rsidRDefault="006E05DC">
      <w:pPr>
        <w:rPr>
          <w:ins w:id="1628" w:author="Prabhvir Saran" w:date="2017-02-16T20:12:00Z"/>
        </w:rPr>
        <w:pPrChange w:id="1629" w:author="Prabhvir Saran" w:date="2017-02-14T17:56:00Z">
          <w:pPr>
            <w:pStyle w:val="Heading1"/>
          </w:pPr>
        </w:pPrChange>
      </w:pPr>
    </w:p>
    <w:p w14:paraId="66460CBD" w14:textId="060AFA2C" w:rsidR="006E05DC" w:rsidRDefault="006E05DC">
      <w:pPr>
        <w:rPr>
          <w:ins w:id="1630" w:author="Prabhvir Saran" w:date="2017-02-16T20:12:00Z"/>
        </w:rPr>
        <w:pPrChange w:id="1631" w:author="Prabhvir Saran" w:date="2017-02-14T17:56:00Z">
          <w:pPr>
            <w:pStyle w:val="Heading1"/>
          </w:pPr>
        </w:pPrChange>
      </w:pPr>
    </w:p>
    <w:p w14:paraId="12357199" w14:textId="2E8E2234" w:rsidR="006E05DC" w:rsidRDefault="006E05DC">
      <w:pPr>
        <w:rPr>
          <w:ins w:id="1632" w:author="Prabhvir Saran" w:date="2017-02-16T20:12:00Z"/>
        </w:rPr>
        <w:pPrChange w:id="1633" w:author="Prabhvir Saran" w:date="2017-02-14T17:56:00Z">
          <w:pPr>
            <w:pStyle w:val="Heading1"/>
          </w:pPr>
        </w:pPrChange>
      </w:pPr>
    </w:p>
    <w:p w14:paraId="4E509B33" w14:textId="1E49E461" w:rsidR="005F369C" w:rsidRDefault="005F369C" w:rsidP="006E05DC">
      <w:pPr>
        <w:rPr>
          <w:ins w:id="1634" w:author="Prabhvir Saran" w:date="2017-02-16T20:13:00Z"/>
          <w:b/>
        </w:rPr>
      </w:pPr>
    </w:p>
    <w:p w14:paraId="1F5B7372" w14:textId="64A3B644" w:rsidR="005F369C" w:rsidRDefault="005F369C" w:rsidP="006E05DC">
      <w:pPr>
        <w:rPr>
          <w:ins w:id="1635" w:author="Prabhvir Saran" w:date="2017-02-16T20:13:00Z"/>
          <w:b/>
        </w:rPr>
      </w:pPr>
    </w:p>
    <w:p w14:paraId="5305913D" w14:textId="145C6A2A" w:rsidR="005F369C" w:rsidRDefault="005F369C" w:rsidP="006E05DC">
      <w:pPr>
        <w:rPr>
          <w:ins w:id="1636" w:author="Prabhvir Saran" w:date="2017-02-16T20:13:00Z"/>
          <w:b/>
        </w:rPr>
      </w:pPr>
    </w:p>
    <w:p w14:paraId="2F4F7A80" w14:textId="29C10401" w:rsidR="005F369C" w:rsidRDefault="005F369C" w:rsidP="006E05DC">
      <w:pPr>
        <w:rPr>
          <w:ins w:id="1637" w:author="Prabhvir Saran" w:date="2017-02-16T20:13:00Z"/>
          <w:b/>
        </w:rPr>
      </w:pPr>
    </w:p>
    <w:p w14:paraId="1045C331" w14:textId="4E3FAA4C" w:rsidR="005F369C" w:rsidRDefault="005F369C" w:rsidP="006E05DC">
      <w:pPr>
        <w:rPr>
          <w:ins w:id="1638" w:author="Prabhvir Saran" w:date="2017-02-16T20:17:00Z"/>
          <w:b/>
        </w:rPr>
      </w:pPr>
    </w:p>
    <w:p w14:paraId="2D599104" w14:textId="224791A9" w:rsidR="005F369C" w:rsidRDefault="005F369C" w:rsidP="006E05DC">
      <w:pPr>
        <w:rPr>
          <w:ins w:id="1639" w:author="Prabhvir Saran" w:date="2017-02-16T20:17:00Z"/>
          <w:b/>
        </w:rPr>
      </w:pPr>
    </w:p>
    <w:p w14:paraId="58700053" w14:textId="21019EBF" w:rsidR="005F369C" w:rsidRDefault="00997C73" w:rsidP="006E05DC">
      <w:pPr>
        <w:rPr>
          <w:ins w:id="1640" w:author="Prabhvir Saran" w:date="2017-02-16T20:17:00Z"/>
          <w:b/>
        </w:rPr>
      </w:pPr>
      <w:del w:id="1641" w:author="Prabhvir Saran" w:date="2017-02-17T03:50:00Z">
        <w:r w:rsidDel="00997C73">
          <w:rPr>
            <w:b/>
            <w:noProof/>
          </w:rPr>
          <w:drawing>
            <wp:anchor distT="0" distB="0" distL="114300" distR="114300" simplePos="0" relativeHeight="251725824" behindDoc="0" locked="0" layoutInCell="1" allowOverlap="1" wp14:anchorId="3B4FECD5" wp14:editId="37EE3394">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1642" w:author="Prabhvir Saran" w:date="2017-02-16T20:17:00Z"/>
          <w:b/>
        </w:rPr>
      </w:pPr>
    </w:p>
    <w:p w14:paraId="3002B37B" w14:textId="58BC66E8" w:rsidR="005F369C" w:rsidRDefault="00997C73" w:rsidP="006E05DC">
      <w:pPr>
        <w:rPr>
          <w:ins w:id="1643" w:author="Prabhvir Saran" w:date="2017-02-16T20:17:00Z"/>
          <w:b/>
        </w:rPr>
      </w:pPr>
      <w:ins w:id="1644" w:author="Prabhvir Saran" w:date="2017-02-17T03:51:00Z">
        <w:r>
          <w:rPr>
            <w:noProof/>
          </w:rPr>
          <mc:AlternateContent>
            <mc:Choice Requires="wps">
              <w:drawing>
                <wp:anchor distT="0" distB="0" distL="114300" distR="114300" simplePos="0" relativeHeight="251750400" behindDoc="0" locked="0" layoutInCell="1" allowOverlap="1" wp14:anchorId="4EC4B75C" wp14:editId="483D7BF3">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D04120" w:rsidRPr="0003682D" w:rsidRDefault="00D04120">
                              <w:pPr>
                                <w:pStyle w:val="Caption"/>
                                <w:rPr>
                                  <w:b/>
                                  <w:noProof/>
                                </w:rPr>
                                <w:pPrChange w:id="1645" w:author="Prabhvir Saran" w:date="2017-02-17T03:51:00Z">
                                  <w:pPr/>
                                </w:pPrChange>
                              </w:pPr>
                              <w:proofErr w:type="spellStart"/>
                              <w:ins w:id="1646"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45" type="#_x0000_t202" style="position:absolute;margin-left:-2.55pt;margin-top:310.45pt;width:338.6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" stroked="f">
                  <v:textbox style="mso-fit-shape-to-text:t" inset="0,0,0,0">
                    <w:txbxContent>
                      <w:p w14:paraId="0800F7A7" w14:textId="798D52CA" w:rsidR="00D04120" w:rsidRPr="0003682D" w:rsidRDefault="00D04120">
                        <w:pPr>
                          <w:pStyle w:val="Caption"/>
                          <w:rPr>
                            <w:b/>
                            <w:noProof/>
                          </w:rPr>
                          <w:pPrChange w:id="1647" w:author="Prabhvir Saran" w:date="2017-02-17T03:51:00Z">
                            <w:pPr/>
                          </w:pPrChange>
                        </w:pPr>
                        <w:proofErr w:type="spellStart"/>
                        <w:ins w:id="1648" w:author="Prabhvir Saran" w:date="2017-02-17T03:51:00Z">
                          <w:r>
                            <w:t>Aboutus</w:t>
                          </w:r>
                          <w:proofErr w:type="spellEnd"/>
                          <w:r>
                            <w:t xml:space="preserve"> page with the table </w:t>
                          </w:r>
                        </w:ins>
                      </w:p>
                    </w:txbxContent>
                  </v:textbox>
                  <w10:wrap type="square"/>
                </v:shape>
              </w:pict>
            </mc:Fallback>
          </mc:AlternateContent>
        </w:r>
      </w:ins>
      <w:ins w:id="1649" w:author="Prabhvir Saran" w:date="2017-02-17T03:50:00Z">
        <w:r>
          <w:rPr>
            <w:b/>
            <w:noProof/>
          </w:rPr>
          <w:drawing>
            <wp:anchor distT="0" distB="0" distL="114300" distR="114300" simplePos="0" relativeHeight="251748352" behindDoc="0" locked="0" layoutInCell="1" allowOverlap="1" wp14:anchorId="6B87B846" wp14:editId="79C8E22E">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8">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1650" w:author="Prabhvir Saran" w:date="2017-02-16T20:17:00Z"/>
          <w:b/>
        </w:rPr>
      </w:pPr>
    </w:p>
    <w:p w14:paraId="00BED1BD" w14:textId="276EC073" w:rsidR="005F369C" w:rsidRDefault="005F369C" w:rsidP="006E05DC">
      <w:pPr>
        <w:rPr>
          <w:ins w:id="1651" w:author="Prabhvir Saran" w:date="2017-02-16T20:17:00Z"/>
          <w:b/>
        </w:rPr>
      </w:pPr>
    </w:p>
    <w:p w14:paraId="729AF2CD" w14:textId="509EE9B2" w:rsidR="005F369C" w:rsidRDefault="005F369C" w:rsidP="006E05DC">
      <w:pPr>
        <w:rPr>
          <w:ins w:id="1652" w:author="Prabhvir Saran" w:date="2017-02-16T20:17:00Z"/>
          <w:b/>
        </w:rPr>
      </w:pPr>
    </w:p>
    <w:p w14:paraId="6605248E" w14:textId="473A7529" w:rsidR="005F369C" w:rsidRDefault="005F369C" w:rsidP="006E05DC">
      <w:pPr>
        <w:rPr>
          <w:ins w:id="1653" w:author="Prabhvir Saran" w:date="2017-02-16T20:17:00Z"/>
          <w:b/>
        </w:rPr>
      </w:pPr>
    </w:p>
    <w:p w14:paraId="4E110E34" w14:textId="7F5AB16F" w:rsidR="005F369C" w:rsidRDefault="005F369C" w:rsidP="006E05DC">
      <w:pPr>
        <w:rPr>
          <w:ins w:id="1654" w:author="Prabhvir Saran" w:date="2017-02-16T20:17:00Z"/>
          <w:b/>
        </w:rPr>
      </w:pPr>
    </w:p>
    <w:p w14:paraId="5555F9A4" w14:textId="5E56EE67" w:rsidR="005F369C" w:rsidRDefault="005F369C" w:rsidP="006E05DC">
      <w:pPr>
        <w:rPr>
          <w:ins w:id="1655" w:author="Prabhvir Saran" w:date="2017-02-16T20:17:00Z"/>
          <w:b/>
        </w:rPr>
      </w:pPr>
    </w:p>
    <w:p w14:paraId="4804DFDA" w14:textId="7E0C8063" w:rsidR="005F369C" w:rsidRDefault="005F369C" w:rsidP="006E05DC">
      <w:pPr>
        <w:rPr>
          <w:ins w:id="1656" w:author="Prabhvir Saran" w:date="2017-02-16T20:17:00Z"/>
          <w:b/>
        </w:rPr>
      </w:pPr>
    </w:p>
    <w:p w14:paraId="40A66022" w14:textId="49C2D018" w:rsidR="005F369C" w:rsidRDefault="005F369C" w:rsidP="006E05DC">
      <w:pPr>
        <w:rPr>
          <w:ins w:id="1657" w:author="Prabhvir Saran" w:date="2017-02-16T20:17:00Z"/>
          <w:b/>
        </w:rPr>
      </w:pPr>
    </w:p>
    <w:p w14:paraId="51B5F718" w14:textId="4CD52D68" w:rsidR="005F369C" w:rsidRDefault="005F369C" w:rsidP="006E05DC">
      <w:pPr>
        <w:rPr>
          <w:ins w:id="1658" w:author="Prabhvir Saran" w:date="2017-02-16T20:17:00Z"/>
          <w:b/>
        </w:rPr>
      </w:pPr>
    </w:p>
    <w:p w14:paraId="293BD8E2" w14:textId="6CAB5620" w:rsidR="005F369C" w:rsidRDefault="005F369C" w:rsidP="006E05DC">
      <w:pPr>
        <w:rPr>
          <w:ins w:id="1659" w:author="Prabhvir Saran" w:date="2017-02-16T20:17:00Z"/>
          <w:b/>
        </w:rPr>
      </w:pPr>
    </w:p>
    <w:p w14:paraId="1C3336FD" w14:textId="1D443855" w:rsidR="005F369C" w:rsidRDefault="005F369C" w:rsidP="006E05DC">
      <w:pPr>
        <w:rPr>
          <w:ins w:id="1660" w:author="Prabhvir Saran" w:date="2017-02-16T20:17:00Z"/>
          <w:b/>
        </w:rPr>
      </w:pPr>
    </w:p>
    <w:p w14:paraId="41976052" w14:textId="421669B2" w:rsidR="005F369C" w:rsidRDefault="005F369C" w:rsidP="006E05DC">
      <w:pPr>
        <w:rPr>
          <w:ins w:id="1661" w:author="Prabhvir Saran" w:date="2017-02-16T20:17:00Z"/>
          <w:b/>
        </w:rPr>
      </w:pPr>
    </w:p>
    <w:p w14:paraId="0F7B1171" w14:textId="3A9F7B7B" w:rsidR="005F369C" w:rsidRDefault="00997C73" w:rsidP="006E05DC">
      <w:pPr>
        <w:rPr>
          <w:ins w:id="1662" w:author="Prabhvir Saran" w:date="2017-02-16T20:17:00Z"/>
          <w:b/>
        </w:rPr>
      </w:pPr>
      <w:del w:id="1663" w:author="Prabhvir Saran" w:date="2017-02-17T03:50:00Z">
        <w:r w:rsidDel="00997C73">
          <w:rPr>
            <w:b/>
            <w:noProof/>
          </w:rPr>
          <mc:AlternateContent>
            <mc:Choice Requires="wps">
              <w:drawing>
                <wp:anchor distT="0" distB="0" distL="114300" distR="114300" simplePos="0" relativeHeight="251726848" behindDoc="0" locked="0" layoutInCell="1" allowOverlap="1" wp14:anchorId="4753EFBA" wp14:editId="2A99F4CD">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D04120" w:rsidRPr="00CA3027" w:rsidRDefault="00D04120">
                              <w:pPr>
                                <w:pStyle w:val="Caption"/>
                                <w:rPr>
                                  <w:b/>
                                  <w:noProof/>
                                </w:rPr>
                                <w:pPrChange w:id="1664" w:author="Prabhvir Saran" w:date="2017-02-16T20:20:00Z">
                                  <w:pPr/>
                                </w:pPrChange>
                              </w:pPr>
                              <w:proofErr w:type="spellStart"/>
                              <w:ins w:id="1665" w:author="Prabhvir Saran" w:date="2017-02-16T20:20:00Z">
                                <w:r>
                                  <w:t>Aboutus</w:t>
                                </w:r>
                                <w:proofErr w:type="spellEnd"/>
                                <w:r>
                                  <w:t xml:space="preserve"> page </w:t>
                                </w:r>
                              </w:ins>
                              <w:ins w:id="1666"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46" type="#_x0000_t202" style="position:absolute;margin-left:48.8pt;margin-top:2.55pt;width:339.9pt;height:21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te5ktNAIAAGwEAAAOAAAAAAAAAAAAAAAA&#10;AC4CAABkcnMvZTJvRG9jLnhtbFBLAQItABQABgAIAAAAIQAuYl6W3gAAAAcBAAAPAAAAAAAAAAAA&#10;AAAAAI4EAABkcnMvZG93bnJldi54bWxQSwUGAAAAAAQABADzAAAAmQUAAAAA&#10;" stroked="f">
                  <v:textbox style="mso-fit-shape-to-text:t" inset="0,0,0,0">
                    <w:txbxContent>
                      <w:p w14:paraId="2066E249" w14:textId="2187D361" w:rsidR="00D04120" w:rsidRPr="00CA3027" w:rsidRDefault="00D04120">
                        <w:pPr>
                          <w:pStyle w:val="Caption"/>
                          <w:rPr>
                            <w:b/>
                            <w:noProof/>
                          </w:rPr>
                          <w:pPrChange w:id="1667" w:author="Prabhvir Saran" w:date="2017-02-16T20:20:00Z">
                            <w:pPr/>
                          </w:pPrChange>
                        </w:pPr>
                        <w:proofErr w:type="spellStart"/>
                        <w:ins w:id="1668" w:author="Prabhvir Saran" w:date="2017-02-16T20:20:00Z">
                          <w:r>
                            <w:t>Aboutus</w:t>
                          </w:r>
                          <w:proofErr w:type="spellEnd"/>
                          <w:r>
                            <w:t xml:space="preserve"> page </w:t>
                          </w:r>
                        </w:ins>
                        <w:ins w:id="1669"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1670" w:author="Prabhvir Saran" w:date="2017-02-16T20:17:00Z"/>
          <w:b/>
        </w:rPr>
      </w:pPr>
    </w:p>
    <w:p w14:paraId="5364C12E" w14:textId="3437FAF7" w:rsidR="00E973BD" w:rsidDel="00E50883" w:rsidRDefault="00E50883">
      <w:pPr>
        <w:keepNext/>
        <w:rPr>
          <w:ins w:id="1671" w:author="Prabhvir Saran" w:date="2017-02-16T20:20:00Z"/>
          <w:del w:id="1672" w:author="Bhagwan Virdi" w:date="2017-04-11T15:24:00Z"/>
        </w:rPr>
        <w:pPrChange w:id="1673" w:author="Prabhvir Saran" w:date="2017-02-16T20:20:00Z">
          <w:pPr/>
        </w:pPrChange>
      </w:pPr>
      <w:ins w:id="1674" w:author="Bhagwan Virdi" w:date="2017-04-11T15:24:00Z">
        <w:r>
          <w:rPr>
            <w:b/>
            <w:noProof/>
          </w:rPr>
          <w:lastRenderedPageBreak/>
          <mc:AlternateContent>
            <mc:Choice Requires="wpg">
              <w:drawing>
                <wp:inline distT="0" distB="0" distL="0" distR="0" wp14:anchorId="62A3A6BA" wp14:editId="6F511A23">
                  <wp:extent cx="5487035" cy="2901950"/>
                  <wp:effectExtent l="0" t="0" r="0" b="0"/>
                  <wp:docPr id="540" name="Group 540"/>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41" name="Picture 54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42" name="Text Box 542"/>
                          <wps:cNvSpPr txBox="1"/>
                          <wps:spPr>
                            <a:xfrm>
                              <a:off x="0" y="2635250"/>
                              <a:ext cx="5487035" cy="266700"/>
                            </a:xfrm>
                            <a:prstGeom prst="rect">
                              <a:avLst/>
                            </a:prstGeom>
                            <a:solidFill>
                              <a:prstClr val="white"/>
                            </a:solidFill>
                            <a:ln>
                              <a:noFill/>
                            </a:ln>
                          </wps:spPr>
                          <wps:txbx>
                            <w:txbxContent>
                              <w:p w14:paraId="1285DB3A" w14:textId="6E306C7E" w:rsidR="00D04120" w:rsidRPr="00C2284F" w:rsidRDefault="00D04120" w:rsidP="00E50883">
                                <w:pPr>
                                  <w:pStyle w:val="Caption"/>
                                  <w:rPr>
                                    <w:b/>
                                    <w:noProof/>
                                  </w:rPr>
                                </w:pPr>
                                <w:r>
                                  <w:t xml:space="preserve">Login/Signup with the form  </w:t>
                                </w:r>
                                <w:fldSimple w:instr=" SEQ Login/Signup_with_the_form_ \* ARABIC ">
                                  <w:ins w:id="1675" w:author="Bhagwan Virdi" w:date="2017-04-11T15:33:00Z">
                                    <w:r>
                                      <w:rPr>
                                        <w:noProof/>
                                      </w:rPr>
                                      <w:t>2</w:t>
                                    </w:r>
                                  </w:ins>
                                  <w:del w:id="1676" w:author="Bhagwan Virdi" w:date="2017-04-11T15:33:00Z">
                                    <w:r w:rsidDel="00197962">
                                      <w:rPr>
                                        <w:noProof/>
                                      </w:rPr>
                                      <w:delText>1</w:delText>
                                    </w:r>
                                  </w:del>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2A3A6BA" id="Group 540" o:spid="_x0000_s1047"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">
                  <v:shape id="Picture 541" o:spid="_x0000_s1048"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">
                    <v:imagedata r:id="rId20" o:title=""/>
                    <v:path arrowok="t"/>
                  </v:shape>
                  <v:shape id="Text Box 542" o:spid="_x0000_s1049"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" stroked="f">
                    <v:textbox style="mso-fit-shape-to-text:t" inset="0,0,0,0">
                      <w:txbxContent>
                        <w:p w14:paraId="1285DB3A" w14:textId="6E306C7E" w:rsidR="00D04120" w:rsidRPr="00C2284F" w:rsidRDefault="00D04120" w:rsidP="00E50883">
                          <w:pPr>
                            <w:pStyle w:val="Caption"/>
                            <w:rPr>
                              <w:b/>
                              <w:noProof/>
                            </w:rPr>
                          </w:pPr>
                          <w:r>
                            <w:t xml:space="preserve">Login/Signup with the form  </w:t>
                          </w:r>
                          <w:fldSimple w:instr=" SEQ Login/Signup_with_the_form_ \* ARABIC ">
                            <w:ins w:id="1677" w:author="Bhagwan Virdi" w:date="2017-04-11T15:33:00Z">
                              <w:r>
                                <w:rPr>
                                  <w:noProof/>
                                </w:rPr>
                                <w:t>2</w:t>
                              </w:r>
                            </w:ins>
                            <w:del w:id="1678" w:author="Bhagwan Virdi" w:date="2017-04-11T15:33:00Z">
                              <w:r w:rsidDel="00197962">
                                <w:rPr>
                                  <w:noProof/>
                                </w:rPr>
                                <w:delText>1</w:delText>
                              </w:r>
                            </w:del>
                          </w:fldSimple>
                        </w:p>
                      </w:txbxContent>
                    </v:textbox>
                  </v:shape>
                  <w10:anchorlock/>
                </v:group>
              </w:pict>
            </mc:Fallback>
          </mc:AlternateContent>
        </w:r>
      </w:ins>
      <w:del w:id="1679" w:author="Bhagwan Virdi" w:date="2017-04-11T15:23:00Z">
        <w:r w:rsidR="00AD320B" w:rsidDel="00E50883">
          <w:rPr>
            <w:noProof/>
          </w:rPr>
          <mc:AlternateContent>
            <mc:Choice Requires="wpg">
              <w:drawing>
                <wp:anchor distT="0" distB="0" distL="114300" distR="114300" simplePos="0" relativeHeight="251756544" behindDoc="0" locked="0" layoutInCell="1" allowOverlap="1" wp14:anchorId="25C966E8" wp14:editId="15649D5D">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066B0A00" w:rsidR="00D04120" w:rsidRPr="00EA7FE1" w:rsidRDefault="00D04120">
                                <w:pPr>
                                  <w:pStyle w:val="Caption"/>
                                  <w:rPr>
                                    <w:noProof/>
                                  </w:rPr>
                                  <w:pPrChange w:id="1680" w:author="Prabhvir Saran" w:date="2017-02-17T03:54:00Z">
                                    <w:pPr>
                                      <w:keepNext/>
                                    </w:pPr>
                                  </w:pPrChange>
                                </w:pPr>
                                <w:ins w:id="1681" w:author="Prabhvir Saran" w:date="2017-02-17T03:54:00Z">
                                  <w:del w:id="1682" w:author="Bhagwan Virdi" w:date="2017-04-11T15:23:00Z">
                                    <w:r w:rsidDel="00E50883">
                                      <w:delText xml:space="preserve">Login/Signup with the form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50" style="position:absolute;margin-left:-4.4pt;margin-top:0;width:353.05pt;height:193.15pt;z-index:251756544;mso-position-horizontal-relative:text;mso-position-vertical-relative:text"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GgO9AwAArw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maTEcgtrJ8Ahy0hFpCBkbRGw4X3hFjN0TDYwNKeEDtN/hUjeyLUA5S&#10;GNRS/3pLj/ZQU9gNgx4eryI0PzuCM6v5KqDa4NKOgh6F7SiIrl1L6IfEReNEOKBtM4qVlu13IMMK&#10;b4EtIijcVYR2FNfWP6HwLlO2WjkjP/ruxIOCgelnAAL7ePhOtBq4bKGg93LkE8lPKO1tXR+qVWcB&#10;asd3BNajOOAN3HaSexVBevHs/nftrJ7/z7j8F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DAAAJKSAAIAAAADND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cgMDM6&#10;NDk6MjUAMjAxNzowMjoxNyAwMzo0OToyNQ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3VDAzOjQ5OjI1LjQw&#10;M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GXA8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&#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nsf8AkI23/XVf5ioKnsf+Qjbf9dV/mK3w/wDGh6r8zlxn+7VP8L/I6uiiivWPzI5S&#10;+/5CNz/11b+ZqCp77/kI3P8A11b+ZqCvIr/xper/ADP03B/7tT/wr8gooorE6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ex/5CNt/11X+Y&#10;qCp7H/kI23/XVf5it8P/ABoeq/M5cZ/u1T/C/wAjq6KKK9Y/MjlL7/kI3P8A11b+ZqCp77/kI3P/&#10;AF1b+ZqCvIr/AMaXq/zP03B/7tT/AMK/IKKKKxO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nsf+Qjbf9dV/mKgqex/5CNt/wBdV/mK3w/8&#10;aHqvzOXGf7tU/wAL/I6uiiivWPzI5S+/5CNz/wBdW/magqe+/wCQjc/9dW/magryK/8AGl6v8z9N&#10;wf8Au1P/AAr8gooorE6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ex/5CNt/wBdV/mKgqex/wCQjbf9dV/mK3w/8aHqvzOXGf7tU/wv8jq6&#10;KKK9Y/MjlL7/AJCNz/11b+ZqCp77/kI3P/XVv5moK8iv/Gl6v8z9Nwf+7U/8K/IKKKKxO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nsf8A&#10;kI23/XVf5ioKnsf+Qjbf9dV/mK3w/wDGh6r8zlxn+7VP8L/I6uiiivWPzI5S+/5CNz/11b+ZqCp7&#10;7/kI3P8A11b+ZqCvIr/xper/ADP03B/7tT/wr8gooorE6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ex/5CNt/11X+YqCp7H/kI23/XVf5i&#10;t8P/ABoeq/M5cZ/u1T/C/wAjq6KKK9Y/MjlL7/kI3P8A11b+ZqCiivIr/wAaXq/zP03B/wC7U/8A&#10;CvyCiiisTq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">
                  <v:shape id="Picture 479" o:spid="_x0000_s1051"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22" o:title=""/>
                    <v:path arrowok="t"/>
                  </v:shape>
                  <v:shape id="Text Box 507" o:spid="_x0000_s1052"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066B0A00" w:rsidR="00D04120" w:rsidRPr="00EA7FE1" w:rsidRDefault="00D04120">
                          <w:pPr>
                            <w:pStyle w:val="Caption"/>
                            <w:rPr>
                              <w:noProof/>
                            </w:rPr>
                            <w:pPrChange w:id="1683" w:author="Prabhvir Saran" w:date="2017-02-17T03:54:00Z">
                              <w:pPr>
                                <w:keepNext/>
                              </w:pPr>
                            </w:pPrChange>
                          </w:pPr>
                          <w:ins w:id="1684" w:author="Prabhvir Saran" w:date="2017-02-17T03:54:00Z">
                            <w:del w:id="1685" w:author="Bhagwan Virdi" w:date="2017-04-11T15:23:00Z">
                              <w:r w:rsidDel="00E50883">
                                <w:delText xml:space="preserve">Login/Signup with the form </w:delText>
                              </w:r>
                            </w:del>
                          </w:ins>
                        </w:p>
                      </w:txbxContent>
                    </v:textbox>
                  </v:shape>
                  <w10:wrap type="square"/>
                </v:group>
              </w:pict>
            </mc:Fallback>
          </mc:AlternateContent>
        </w:r>
      </w:del>
      <w:del w:id="1686" w:author="Prabhvir Saran" w:date="2017-02-17T03:51:00Z">
        <w:r w:rsidR="00E973BD" w:rsidDel="00997C73">
          <w:rPr>
            <w:noProof/>
          </w:rPr>
          <mc:AlternateContent>
            <mc:Choice Requires="wpg">
              <w:drawing>
                <wp:anchor distT="0" distB="0" distL="114300" distR="114300" simplePos="0" relativeHeight="251730944" behindDoc="0" locked="0" layoutInCell="1" allowOverlap="1" wp14:anchorId="2EC440B8" wp14:editId="4FF5BAF2">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D04120" w:rsidRPr="00F92BF7" w:rsidRDefault="00D04120">
                                <w:pPr>
                                  <w:pStyle w:val="Caption"/>
                                  <w:rPr>
                                    <w:b/>
                                    <w:noProof/>
                                  </w:rPr>
                                  <w:pPrChange w:id="1687" w:author="Prabhvir Saran" w:date="2017-02-16T20:29:00Z">
                                    <w:pPr>
                                      <w:keepNext/>
                                    </w:pPr>
                                  </w:pPrChange>
                                </w:pPr>
                                <w:ins w:id="1688"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53" style="position:absolute;margin-left:0;margin-top:0;width:354.35pt;height:217.25pt;z-index:251730944;mso-position-horizontal:left;mso-position-horizontal-relative:margin;mso-position-vertical-relative:text;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QcmFiaHZp&#10;ciBTYXJhbgAAAAWQAwACAAAAFAAAEKiQBAACAAAAFAAAELySkQACAAAAAzg0AACSkgACAAAAAzg0&#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yOjE2IDIwOjA5OjI0ADIwMTc6MDI6MTYg&#10;MjA6MDk6MjQAAABQAHIAYQBiAGgAdgBpAHIAIABTAGEAcgBhAG4AAAD/4Qsh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xNy0wMi0xNlQyMDowOToyNC44NDQ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UHJhYmh2aXIg&#10;U2FyYW4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xA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HwL/0HP/JSf/4ij/hcPgX/AKDn/kpP/wDEV8u4oxR7NB/YWG/ml96/yPqL/hcPgX/o&#10;Of8AkpP/APEUf8Lh8C/9Bz/yUn/+Ir5dxRij2aD+wsN/NL71/kfUX/C4fAv/AEHP/JSf/wCIo/4X&#10;D4F/6Dn/AJKT/wDxFfLuKMUezQf2Fhv5pfev8j6i/wCFw+Bf+g5/5KT/APxFH/C4fAv/AEHP/JSf&#10;/wCIr5dxRij2aD+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LwL/0HP/JSf/4ij/hcXgT/AKDn/kpP/wDEV8u4oxR7NB/YWG/ml96/yPqL/hcPgX/o&#10;Of8AkpP/APEVleKPir4M1HwjrFlZ6z5lxc2M8MSfZZhudoyAMlMDk96+csUYo9mio5HhoyUlKWnp&#10;/kJRS4oxVnuCCloooAKKKKACiiigAooooAKKKKAJ77/kI3P/AF1b+ZqCp77/AJCNz/11b+ZqCtq/&#10;8aXq/wAzlwf+7U/8K/IKKKKxO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J77/kI3P/AF1b+ZqCp77/AJCNz/11b+ZqCtq/8aXq/wAz&#10;lwf+7U/8K/IKKKKxO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J77/kI3P/AF1b+ZqCiitq/wDGl6v8zlwf+7U/8K/IKKKKxO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">
                  <v:shape id="Picture 511" o:spid="_x0000_s1054"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24" o:title=""/>
                    <v:path arrowok="t"/>
                  </v:shape>
                  <v:shape id="Text Box 516" o:spid="_x0000_s1055"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D04120" w:rsidRPr="00F92BF7" w:rsidRDefault="00D04120">
                          <w:pPr>
                            <w:pStyle w:val="Caption"/>
                            <w:rPr>
                              <w:b/>
                              <w:noProof/>
                            </w:rPr>
                            <w:pPrChange w:id="1689" w:author="Prabhvir Saran" w:date="2017-02-16T20:29:00Z">
                              <w:pPr>
                                <w:keepNext/>
                              </w:pPr>
                            </w:pPrChange>
                          </w:pPr>
                          <w:ins w:id="1690" w:author="Prabhvir Saran" w:date="2017-02-16T20:21:00Z">
                            <w:r>
                              <w:t>Login/Signup page with form</w:t>
                            </w:r>
                          </w:ins>
                        </w:p>
                      </w:txbxContent>
                    </v:textbox>
                  </v:shape>
                  <w10:wrap type="square" anchorx="margin"/>
                </v:group>
              </w:pict>
            </mc:Fallback>
          </mc:AlternateContent>
        </w:r>
      </w:del>
    </w:p>
    <w:p w14:paraId="03C6ED8A" w14:textId="053A3804" w:rsidR="005F369C" w:rsidDel="00E50883" w:rsidRDefault="005F369C" w:rsidP="006E05DC">
      <w:pPr>
        <w:rPr>
          <w:ins w:id="1691" w:author="Prabhvir Saran" w:date="2017-02-16T20:17:00Z"/>
          <w:del w:id="1692" w:author="Bhagwan Virdi" w:date="2017-04-11T15:24:00Z"/>
          <w:b/>
        </w:rPr>
      </w:pPr>
    </w:p>
    <w:p w14:paraId="107A93DE" w14:textId="41623724" w:rsidR="005F369C" w:rsidDel="00E50883" w:rsidRDefault="005F369C" w:rsidP="006E05DC">
      <w:pPr>
        <w:rPr>
          <w:ins w:id="1693" w:author="Prabhvir Saran" w:date="2017-02-16T20:17:00Z"/>
          <w:del w:id="1694" w:author="Bhagwan Virdi" w:date="2017-04-11T15:24:00Z"/>
          <w:b/>
        </w:rPr>
      </w:pPr>
    </w:p>
    <w:p w14:paraId="68A6F3D0" w14:textId="7648E0F8" w:rsidR="005F369C" w:rsidDel="00E50883" w:rsidRDefault="005F369C" w:rsidP="006E05DC">
      <w:pPr>
        <w:rPr>
          <w:ins w:id="1695" w:author="Prabhvir Saran" w:date="2017-02-16T20:17:00Z"/>
          <w:del w:id="1696" w:author="Bhagwan Virdi" w:date="2017-04-11T15:24:00Z"/>
          <w:b/>
        </w:rPr>
      </w:pPr>
    </w:p>
    <w:p w14:paraId="423EB8EF" w14:textId="64EB8BB8" w:rsidR="005F369C" w:rsidDel="00E50883" w:rsidRDefault="005F369C" w:rsidP="006E05DC">
      <w:pPr>
        <w:rPr>
          <w:ins w:id="1697" w:author="Prabhvir Saran" w:date="2017-02-16T20:17:00Z"/>
          <w:del w:id="1698" w:author="Bhagwan Virdi" w:date="2017-04-11T15:24:00Z"/>
          <w:b/>
        </w:rPr>
      </w:pPr>
    </w:p>
    <w:p w14:paraId="50514C78" w14:textId="3B5C0BE7" w:rsidR="005F369C" w:rsidDel="00E50883" w:rsidRDefault="005F369C" w:rsidP="006E05DC">
      <w:pPr>
        <w:rPr>
          <w:ins w:id="1699" w:author="Prabhvir Saran" w:date="2017-02-16T20:17:00Z"/>
          <w:del w:id="1700" w:author="Bhagwan Virdi" w:date="2017-04-11T15:24:00Z"/>
          <w:b/>
        </w:rPr>
      </w:pPr>
    </w:p>
    <w:p w14:paraId="535AEFED" w14:textId="554172A3" w:rsidR="005F369C" w:rsidDel="00E50883" w:rsidRDefault="005F369C" w:rsidP="006E05DC">
      <w:pPr>
        <w:rPr>
          <w:ins w:id="1701" w:author="Prabhvir Saran" w:date="2017-02-16T20:17:00Z"/>
          <w:del w:id="1702" w:author="Bhagwan Virdi" w:date="2017-04-11T15:24:00Z"/>
          <w:b/>
        </w:rPr>
      </w:pPr>
    </w:p>
    <w:p w14:paraId="0E4F8589" w14:textId="4AD7A943" w:rsidR="005F369C" w:rsidDel="00E50883" w:rsidRDefault="005F369C" w:rsidP="006E05DC">
      <w:pPr>
        <w:rPr>
          <w:ins w:id="1703" w:author="Prabhvir Saran" w:date="2017-02-16T20:17:00Z"/>
          <w:del w:id="1704" w:author="Bhagwan Virdi" w:date="2017-04-11T15:24:00Z"/>
          <w:b/>
        </w:rPr>
      </w:pPr>
    </w:p>
    <w:p w14:paraId="1481FC6B" w14:textId="603F251E" w:rsidR="005F369C" w:rsidDel="00E50883" w:rsidRDefault="00E50883" w:rsidP="006E05DC">
      <w:pPr>
        <w:rPr>
          <w:ins w:id="1705" w:author="Prabhvir Saran" w:date="2017-02-16T20:17:00Z"/>
          <w:del w:id="1706" w:author="Bhagwan Virdi" w:date="2017-04-11T15:24:00Z"/>
          <w:b/>
        </w:rPr>
      </w:pPr>
      <w:del w:id="1707" w:author="Bhagwan Virdi" w:date="2017-04-11T15:24:00Z">
        <w:r w:rsidDel="00E50883">
          <w:rPr>
            <w:b/>
            <w:noProof/>
          </w:rPr>
          <mc:AlternateContent>
            <mc:Choice Requires="wpg">
              <w:drawing>
                <wp:inline distT="0" distB="0" distL="0" distR="0" wp14:anchorId="3A7ABC25" wp14:editId="2111BEAB">
                  <wp:extent cx="5487035" cy="2901950"/>
                  <wp:effectExtent l="0" t="0" r="0" b="0"/>
                  <wp:docPr id="539" name="Group 539"/>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37" name="Picture 5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38" name="Text Box 538"/>
                          <wps:cNvSpPr txBox="1"/>
                          <wps:spPr>
                            <a:xfrm>
                              <a:off x="0" y="2635250"/>
                              <a:ext cx="5487035" cy="266700"/>
                            </a:xfrm>
                            <a:prstGeom prst="rect">
                              <a:avLst/>
                            </a:prstGeom>
                            <a:solidFill>
                              <a:prstClr val="white"/>
                            </a:solidFill>
                            <a:ln>
                              <a:noFill/>
                            </a:ln>
                          </wps:spPr>
                          <wps:txbx>
                            <w:txbxContent>
                              <w:p w14:paraId="744FD8C3" w14:textId="522D1ECD" w:rsidR="00D04120" w:rsidRPr="00C2284F" w:rsidRDefault="00D04120">
                                <w:pPr>
                                  <w:pStyle w:val="Caption"/>
                                  <w:rPr>
                                    <w:b/>
                                    <w:noProof/>
                                  </w:rPr>
                                  <w:pPrChange w:id="1708" w:author="Bhagwan Virdi" w:date="2017-04-11T15:23:00Z">
                                    <w:pPr/>
                                  </w:pPrChange>
                                </w:pPr>
                                <w:ins w:id="1709" w:author="Bhagwan Virdi" w:date="2017-04-11T15:23:00Z">
                                  <w:r>
                                    <w:t xml:space="preserve">Login/Signup with the form  </w:t>
                                  </w:r>
                                  <w:r>
                                    <w:fldChar w:fldCharType="begin"/>
                                  </w:r>
                                  <w:r>
                                    <w:instrText xml:space="preserve"> SEQ Login/Signup_with_the_form_ \* ARABIC </w:instrText>
                                  </w:r>
                                </w:ins>
                                <w:r>
                                  <w:fldChar w:fldCharType="separate"/>
                                </w:r>
                                <w:ins w:id="1710" w:author="Bhagwan Virdi" w:date="2017-04-11T15:33:00Z">
                                  <w:r>
                                    <w:rPr>
                                      <w:noProof/>
                                    </w:rPr>
                                    <w:t>3</w:t>
                                  </w:r>
                                </w:ins>
                                <w:ins w:id="1711" w:author="Bhagwan Virdi" w:date="2017-04-11T15:23: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7ABC25" id="Group 539" o:spid="_x0000_s1056"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">
                  <v:shape id="Picture 537" o:spid="_x0000_s1057"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">
                    <v:imagedata r:id="rId20" o:title=""/>
                    <v:path arrowok="t"/>
                  </v:shape>
                  <v:shape id="Text Box 538" o:spid="_x0000_s1058"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" stroked="f">
                    <v:textbox style="mso-fit-shape-to-text:t" inset="0,0,0,0">
                      <w:txbxContent>
                        <w:p w14:paraId="744FD8C3" w14:textId="522D1ECD" w:rsidR="00D04120" w:rsidRPr="00C2284F" w:rsidRDefault="00D04120">
                          <w:pPr>
                            <w:pStyle w:val="Caption"/>
                            <w:rPr>
                              <w:b/>
                              <w:noProof/>
                            </w:rPr>
                            <w:pPrChange w:id="1712" w:author="Bhagwan Virdi" w:date="2017-04-11T15:23:00Z">
                              <w:pPr/>
                            </w:pPrChange>
                          </w:pPr>
                          <w:ins w:id="1713" w:author="Bhagwan Virdi" w:date="2017-04-11T15:23:00Z">
                            <w:r>
                              <w:t xml:space="preserve">Login/Signup with the form  </w:t>
                            </w:r>
                            <w:r>
                              <w:fldChar w:fldCharType="begin"/>
                            </w:r>
                            <w:r>
                              <w:instrText xml:space="preserve"> SEQ Login/Signup_with_the_form_ \* ARABIC </w:instrText>
                            </w:r>
                          </w:ins>
                          <w:r>
                            <w:fldChar w:fldCharType="separate"/>
                          </w:r>
                          <w:ins w:id="1714" w:author="Bhagwan Virdi" w:date="2017-04-11T15:33:00Z">
                            <w:r>
                              <w:rPr>
                                <w:noProof/>
                              </w:rPr>
                              <w:t>3</w:t>
                            </w:r>
                          </w:ins>
                          <w:ins w:id="1715" w:author="Bhagwan Virdi" w:date="2017-04-11T15:23:00Z">
                            <w:r>
                              <w:fldChar w:fldCharType="end"/>
                            </w:r>
                          </w:ins>
                        </w:p>
                      </w:txbxContent>
                    </v:textbox>
                  </v:shape>
                  <w10:anchorlock/>
                </v:group>
              </w:pict>
            </mc:Fallback>
          </mc:AlternateContent>
        </w:r>
      </w:del>
    </w:p>
    <w:p w14:paraId="512AE65C" w14:textId="1C85E7CE" w:rsidR="005F369C" w:rsidDel="00E50883" w:rsidRDefault="005F369C" w:rsidP="006E05DC">
      <w:pPr>
        <w:rPr>
          <w:ins w:id="1716" w:author="Prabhvir Saran" w:date="2017-02-16T20:17:00Z"/>
          <w:del w:id="1717" w:author="Bhagwan Virdi" w:date="2017-04-11T15:24:00Z"/>
          <w:b/>
        </w:rPr>
      </w:pPr>
    </w:p>
    <w:p w14:paraId="566C112B" w14:textId="7D3720B3" w:rsidR="008F254E" w:rsidRDefault="008F254E">
      <w:pPr>
        <w:keepNext/>
        <w:rPr>
          <w:ins w:id="1718" w:author="Prabhvir Saran" w:date="2017-02-16T20:55:00Z"/>
        </w:rPr>
        <w:pPrChange w:id="1719" w:author="Bhagwan Virdi" w:date="2017-04-11T15:24:00Z">
          <w:pPr>
            <w:pStyle w:val="Heading2"/>
          </w:pPr>
        </w:pPrChange>
      </w:pPr>
    </w:p>
    <w:p w14:paraId="43D168BC" w14:textId="5444A900" w:rsidR="00EC0B5A" w:rsidRPr="00EC0B5A" w:rsidRDefault="006E05DC">
      <w:pPr>
        <w:pStyle w:val="Heading2"/>
        <w:rPr>
          <w:ins w:id="1720" w:author="Prabhvir Saran" w:date="2017-02-16T21:06:00Z"/>
        </w:rPr>
      </w:pPr>
      <w:bookmarkStart w:id="1721" w:name="_Toc479897300"/>
      <w:ins w:id="1722" w:author="Prabhvir Saran" w:date="2017-02-16T20:12:00Z">
        <w:r>
          <w:t>A/B Testing</w:t>
        </w:r>
      </w:ins>
      <w:bookmarkEnd w:id="1721"/>
    </w:p>
    <w:p w14:paraId="59592DE2" w14:textId="34D101C4" w:rsidR="004A17E7" w:rsidRPr="004A17E7" w:rsidRDefault="00EC0B5A">
      <w:pPr>
        <w:rPr>
          <w:ins w:id="1723" w:author="Prabhvir Saran" w:date="2017-02-16T21:00:00Z"/>
          <w:rPrChange w:id="1724" w:author="Prabhvir Saran" w:date="2017-02-16T21:06:00Z">
            <w:rPr>
              <w:ins w:id="1725" w:author="Prabhvir Saran" w:date="2017-02-16T21:00:00Z"/>
            </w:rPr>
          </w:rPrChange>
        </w:rPr>
        <w:pPrChange w:id="1726" w:author="Prabhvir Saran" w:date="2017-02-16T21:06:00Z">
          <w:pPr>
            <w:pStyle w:val="Heading2"/>
          </w:pPr>
        </w:pPrChange>
      </w:pPr>
      <w:ins w:id="1727" w:author="Prabhvir Saran" w:date="2017-02-17T00:41:00Z">
        <w:r>
          <w:t>Two tests were conducted using A/B testing.</w:t>
        </w:r>
      </w:ins>
    </w:p>
    <w:p w14:paraId="4EDA6516" w14:textId="75D2B90A" w:rsidR="004D14C3" w:rsidRPr="004D14C3" w:rsidRDefault="004D14C3">
      <w:pPr>
        <w:pStyle w:val="Heading3"/>
        <w:rPr>
          <w:ins w:id="1728" w:author="Prabhvir Saran" w:date="2017-02-16T20:32:00Z"/>
          <w:rPrChange w:id="1729" w:author="Prabhvir Saran" w:date="2017-02-16T21:00:00Z">
            <w:rPr>
              <w:ins w:id="1730" w:author="Prabhvir Saran" w:date="2017-02-16T20:32:00Z"/>
            </w:rPr>
          </w:rPrChange>
        </w:rPr>
        <w:pPrChange w:id="1731" w:author="Prabhvir Saran" w:date="2017-02-16T21:00:00Z">
          <w:pPr>
            <w:pStyle w:val="Heading2"/>
          </w:pPr>
        </w:pPrChange>
      </w:pPr>
      <w:bookmarkStart w:id="1732" w:name="_Toc479897301"/>
      <w:ins w:id="1733" w:author="Prabhvir Saran" w:date="2017-02-16T21:00:00Z">
        <w:r>
          <w:t>Test 1</w:t>
        </w:r>
        <w:bookmarkEnd w:id="1732"/>
        <w:r>
          <w:t xml:space="preserve"> </w:t>
        </w:r>
      </w:ins>
    </w:p>
    <w:p w14:paraId="72B00813" w14:textId="650A34BD" w:rsidR="00B62295" w:rsidRDefault="00B62295">
      <w:pPr>
        <w:rPr>
          <w:ins w:id="1734" w:author="Prabhvir Saran" w:date="2017-02-16T20:43:00Z"/>
        </w:rPr>
        <w:pPrChange w:id="1735" w:author="Prabhvir Saran" w:date="2017-02-16T20:32:00Z">
          <w:pPr>
            <w:pStyle w:val="Heading2"/>
          </w:pPr>
        </w:pPrChange>
      </w:pPr>
      <w:ins w:id="1736" w:author="Prabhvir Saran" w:date="2017-02-16T20:33:00Z">
        <w:r>
          <w:t xml:space="preserve">The first test was done using </w:t>
        </w:r>
      </w:ins>
      <w:ins w:id="1737" w:author="Prabhvir Saran" w:date="2017-02-16T20:43:00Z">
        <w:r w:rsidR="00345E1C">
          <w:t xml:space="preserve">two </w:t>
        </w:r>
      </w:ins>
      <w:ins w:id="1738" w:author="Prabhvir Saran" w:date="2017-02-16T20:34:00Z">
        <w:r>
          <w:t>different fonts</w:t>
        </w:r>
      </w:ins>
      <w:ins w:id="1739" w:author="Prabhvir Saran" w:date="2017-02-16T21:25:00Z">
        <w:r w:rsidR="00D01AED">
          <w:t xml:space="preserve"> sets</w:t>
        </w:r>
      </w:ins>
      <w:ins w:id="1740" w:author="Prabhvir Saran" w:date="2017-02-16T20:34:00Z">
        <w:r>
          <w:t xml:space="preserve">. </w:t>
        </w:r>
      </w:ins>
      <w:ins w:id="1741" w:author="Prabhvir Saran" w:date="2017-02-16T20:43:00Z">
        <w:r w:rsidR="00345E1C">
          <w:t>The following two pictures display the di</w:t>
        </w:r>
        <w:r w:rsidR="00D01AED">
          <w:t>fference</w:t>
        </w:r>
      </w:ins>
      <w:ins w:id="1742" w:author="Prabhvir Saran" w:date="2017-02-17T00:42:00Z">
        <w:r w:rsidR="00124C35">
          <w:t xml:space="preserve"> between them</w:t>
        </w:r>
      </w:ins>
      <w:ins w:id="1743" w:author="Prabhvir Saran" w:date="2017-02-16T20:43:00Z">
        <w:r w:rsidR="00D01AED">
          <w:t xml:space="preserve">. In the </w:t>
        </w:r>
      </w:ins>
      <w:ins w:id="1744" w:author="Prabhvir Saran" w:date="2017-02-16T21:27:00Z">
        <w:r w:rsidR="00D01AED">
          <w:t>picture</w:t>
        </w:r>
      </w:ins>
      <w:ins w:id="1745" w:author="Prabhvir Saran" w:date="2017-02-16T20:43:00Z">
        <w:r w:rsidR="00D01AED">
          <w:t xml:space="preserve"> on</w:t>
        </w:r>
      </w:ins>
      <w:ins w:id="1746" w:author="Prabhvir Saran" w:date="2017-02-16T23:22:00Z">
        <w:r w:rsidR="00F626FF">
          <w:t>e</w:t>
        </w:r>
      </w:ins>
      <w:ins w:id="1747" w:author="Prabhvir Saran" w:date="2017-02-16T20:43:00Z">
        <w:r w:rsidR="00F626FF">
          <w:t xml:space="preserve">, </w:t>
        </w:r>
      </w:ins>
      <w:ins w:id="1748" w:author="Prabhvir Saran" w:date="2017-02-16T23:23:00Z">
        <w:r w:rsidR="00565C62">
          <w:t xml:space="preserve">font </w:t>
        </w:r>
      </w:ins>
      <w:ins w:id="1749" w:author="Prabhvir Saran" w:date="2017-02-16T20:43:00Z">
        <w:r w:rsidR="00F626FF">
          <w:t>Tinos was used</w:t>
        </w:r>
        <w:r w:rsidR="00565C62">
          <w:t xml:space="preserve"> for header and </w:t>
        </w:r>
      </w:ins>
      <w:ins w:id="1750" w:author="Prabhvir Saran" w:date="2017-02-16T23:23:00Z">
        <w:r w:rsidR="00565C62">
          <w:t xml:space="preserve">font </w:t>
        </w:r>
      </w:ins>
      <w:proofErr w:type="spellStart"/>
      <w:ins w:id="1751" w:author="Prabhvir Saran" w:date="2017-02-16T20:43:00Z">
        <w:r w:rsidR="00D01AED">
          <w:t>Dosis</w:t>
        </w:r>
        <w:proofErr w:type="spellEnd"/>
        <w:r w:rsidR="00D01AED">
          <w:t xml:space="preserve"> for the main body vs.</w:t>
        </w:r>
        <w:r w:rsidR="008F254E">
          <w:t xml:space="preserve"> and</w:t>
        </w:r>
      </w:ins>
      <w:ins w:id="1752" w:author="Prabhvir Saran" w:date="2017-02-16T23:23:00Z">
        <w:r w:rsidR="00565C62">
          <w:t xml:space="preserve"> font</w:t>
        </w:r>
      </w:ins>
      <w:ins w:id="1753" w:author="Prabhvir Saran" w:date="2017-02-16T20:43:00Z">
        <w:r w:rsidR="008F254E">
          <w:t xml:space="preserve"> </w:t>
        </w:r>
      </w:ins>
      <w:proofErr w:type="spellStart"/>
      <w:ins w:id="1754" w:author="Prabhvir Saran" w:date="2017-02-16T21:26:00Z">
        <w:r w:rsidR="00D01AED" w:rsidRPr="0072300C">
          <w:t>Cinzel</w:t>
        </w:r>
        <w:proofErr w:type="spellEnd"/>
        <w:r w:rsidR="00D01AED">
          <w:t xml:space="preserve"> </w:t>
        </w:r>
      </w:ins>
      <w:ins w:id="1755" w:author="Prabhvir Saran" w:date="2017-02-16T21:27:00Z">
        <w:r w:rsidR="00D01AED">
          <w:t>for</w:t>
        </w:r>
      </w:ins>
      <w:ins w:id="1756" w:author="Prabhvir Saran" w:date="2017-02-16T21:26:00Z">
        <w:r w:rsidR="00D01AED">
          <w:t xml:space="preserve"> the header and </w:t>
        </w:r>
      </w:ins>
      <w:ins w:id="1757" w:author="Prabhvir Saran" w:date="2017-02-16T23:23:00Z">
        <w:r w:rsidR="00565C62">
          <w:t xml:space="preserve">font </w:t>
        </w:r>
      </w:ins>
      <w:proofErr w:type="spellStart"/>
      <w:ins w:id="1758"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1759" w:author="Prabhvir Saran" w:date="2017-02-16T20:42:00Z"/>
        </w:rPr>
        <w:pPrChange w:id="1760" w:author="Prabhvir Saran" w:date="2017-02-16T20:32:00Z">
          <w:pPr>
            <w:pStyle w:val="Heading2"/>
          </w:pPr>
        </w:pPrChange>
      </w:pPr>
      <w:r>
        <w:rPr>
          <w:noProof/>
        </w:rPr>
        <mc:AlternateContent>
          <mc:Choice Requires="wpg">
            <w:drawing>
              <wp:anchor distT="0" distB="0" distL="114300" distR="114300" simplePos="0" relativeHeight="251735040" behindDoc="0" locked="0" layoutInCell="1" allowOverlap="1" wp14:anchorId="0C1A01D5" wp14:editId="40CC570D">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D04120" w:rsidRPr="004C05E9" w:rsidRDefault="00D04120">
                              <w:pPr>
                                <w:pStyle w:val="Caption"/>
                                <w:rPr>
                                  <w:noProof/>
                                </w:rPr>
                                <w:pPrChange w:id="1761" w:author="Prabhvir Saran" w:date="2017-02-16T20:52:00Z">
                                  <w:pPr/>
                                </w:pPrChange>
                              </w:pPr>
                              <w:proofErr w:type="spellStart"/>
                              <w:ins w:id="1762" w:author="Prabhvir Saran" w:date="2017-02-16T21:27:00Z">
                                <w:r>
                                  <w:t>Picutre</w:t>
                                </w:r>
                                <w:proofErr w:type="spellEnd"/>
                                <w:r>
                                  <w:t xml:space="preserve"> one (</w:t>
                                </w:r>
                              </w:ins>
                              <w:ins w:id="1763" w:author="Prabhvir Saran" w:date="2017-02-17T00:42:00Z">
                                <w:r>
                                  <w:t xml:space="preserve">font </w:t>
                                </w:r>
                              </w:ins>
                              <w:ins w:id="1764" w:author="Prabhvir Saran" w:date="2017-02-16T21:25:00Z">
                                <w:r w:rsidRPr="0072300C">
                                  <w:t>Tinos</w:t>
                                </w:r>
                                <w:r>
                                  <w:t xml:space="preserve"> and </w:t>
                                </w:r>
                              </w:ins>
                              <w:proofErr w:type="spellStart"/>
                              <w:ins w:id="1765"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59" style="position:absolute;margin-left:0;margin-top:18.5pt;width:435.1pt;height:200.65pt;z-index:251735040;mso-position-horizontal:left;mso-position-horizontal-relative:margin;mso-position-vertical-relative:text;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QcmFiaHZpciBTYXJhbgAAAAWQAwACAAAAFAAAEKiQBAACAAAAFAAAELySkQACAAAAAzgzAACS&#10;kgACAAAAAzgzAADqHAAHAAAIDAAACJ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3OjAyOjE2IDIwOjUwOjE5ADIw&#10;MTc6MDI6MTYgMjA6NTA6MTkAAABQAHIAYQBiAGgAdgBpAHIAIABTAGEAcgBhAG4AAAD/4Qsh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Ny0wMi0xNlQyMDo1MDoxOS44MjU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UHJhYmh2aXIgU2FyYW4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Baw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">
                <v:shape id="Picture 520" o:spid="_x0000_s106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26" o:title=""/>
                  <v:path arrowok="t"/>
                </v:shape>
                <v:shape id="Text Box 521" o:spid="_x0000_s106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D04120" w:rsidRPr="004C05E9" w:rsidRDefault="00D04120">
                        <w:pPr>
                          <w:pStyle w:val="Caption"/>
                          <w:rPr>
                            <w:noProof/>
                          </w:rPr>
                          <w:pPrChange w:id="1766" w:author="Prabhvir Saran" w:date="2017-02-16T20:52:00Z">
                            <w:pPr/>
                          </w:pPrChange>
                        </w:pPr>
                        <w:proofErr w:type="spellStart"/>
                        <w:ins w:id="1767" w:author="Prabhvir Saran" w:date="2017-02-16T21:27:00Z">
                          <w:r>
                            <w:t>Picutre</w:t>
                          </w:r>
                          <w:proofErr w:type="spellEnd"/>
                          <w:r>
                            <w:t xml:space="preserve"> one (</w:t>
                          </w:r>
                        </w:ins>
                        <w:ins w:id="1768" w:author="Prabhvir Saran" w:date="2017-02-17T00:42:00Z">
                          <w:r>
                            <w:t xml:space="preserve">font </w:t>
                          </w:r>
                        </w:ins>
                        <w:ins w:id="1769" w:author="Prabhvir Saran" w:date="2017-02-16T21:25:00Z">
                          <w:r w:rsidRPr="0072300C">
                            <w:t>Tinos</w:t>
                          </w:r>
                          <w:r>
                            <w:t xml:space="preserve"> and </w:t>
                          </w:r>
                        </w:ins>
                        <w:proofErr w:type="spellStart"/>
                        <w:ins w:id="1770"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1771" w:author="Prabhvir Saran" w:date="2017-02-16T20:36:00Z"/>
        </w:rPr>
        <w:pPrChange w:id="1772" w:author="Prabhvir Saran" w:date="2017-02-16T20:32:00Z">
          <w:pPr>
            <w:pStyle w:val="Heading2"/>
          </w:pPr>
        </w:pPrChange>
      </w:pPr>
    </w:p>
    <w:p w14:paraId="7D26D928" w14:textId="5B65FB8B" w:rsidR="00B62295" w:rsidRPr="00FF76DD" w:rsidRDefault="00B62295">
      <w:pPr>
        <w:rPr>
          <w:ins w:id="1773" w:author="Prabhvir Saran" w:date="2017-02-16T20:12:00Z"/>
        </w:rPr>
        <w:pPrChange w:id="1774" w:author="Prabhvir Saran" w:date="2017-02-16T20:32:00Z">
          <w:pPr>
            <w:pStyle w:val="Heading2"/>
          </w:pPr>
        </w:pPrChange>
      </w:pPr>
      <w:ins w:id="1775" w:author="Prabhvir Saran" w:date="2017-02-16T20:35:00Z">
        <w:r>
          <w:t xml:space="preserve"> </w:t>
        </w:r>
      </w:ins>
    </w:p>
    <w:p w14:paraId="5AAB9A79" w14:textId="36404CDE" w:rsidR="00345E1C" w:rsidRDefault="00345E1C" w:rsidP="006E05DC">
      <w:pPr>
        <w:rPr>
          <w:ins w:id="1776" w:author="Prabhvir Saran" w:date="2017-02-16T20:43:00Z"/>
        </w:rPr>
      </w:pPr>
    </w:p>
    <w:p w14:paraId="583EA435" w14:textId="70181D5E" w:rsidR="00345E1C" w:rsidRDefault="00345E1C" w:rsidP="006E05DC">
      <w:pPr>
        <w:rPr>
          <w:ins w:id="1777" w:author="Prabhvir Saran" w:date="2017-02-16T20:43:00Z"/>
        </w:rPr>
      </w:pPr>
    </w:p>
    <w:p w14:paraId="6F55C71C" w14:textId="305D8580" w:rsidR="00345E1C" w:rsidRDefault="00345E1C" w:rsidP="006E05DC">
      <w:pPr>
        <w:rPr>
          <w:ins w:id="1778" w:author="Prabhvir Saran" w:date="2017-02-16T20:43:00Z"/>
        </w:rPr>
      </w:pPr>
    </w:p>
    <w:p w14:paraId="306A52E8" w14:textId="78E8D00A" w:rsidR="00345E1C" w:rsidRDefault="00345E1C" w:rsidP="006E05DC">
      <w:pPr>
        <w:rPr>
          <w:ins w:id="1779" w:author="Prabhvir Saran" w:date="2017-02-16T20:43:00Z"/>
        </w:rPr>
      </w:pPr>
    </w:p>
    <w:p w14:paraId="398C04D4" w14:textId="0BC1CE33" w:rsidR="00345E1C" w:rsidRDefault="00345E1C" w:rsidP="006E05DC">
      <w:pPr>
        <w:rPr>
          <w:ins w:id="1780" w:author="Prabhvir Saran" w:date="2017-02-16T20:43:00Z"/>
        </w:rPr>
      </w:pPr>
    </w:p>
    <w:p w14:paraId="20A690AB" w14:textId="2B976EF2" w:rsidR="00345E1C" w:rsidRDefault="00345E1C" w:rsidP="006E05DC">
      <w:pPr>
        <w:rPr>
          <w:ins w:id="1781" w:author="Prabhvir Saran" w:date="2017-02-16T20:43:00Z"/>
        </w:rPr>
      </w:pPr>
    </w:p>
    <w:p w14:paraId="35E5DA52" w14:textId="21A769EE" w:rsidR="00345E1C" w:rsidRDefault="00345E1C" w:rsidP="006E05DC">
      <w:pPr>
        <w:rPr>
          <w:ins w:id="1782" w:author="Prabhvir Saran" w:date="2017-02-16T20:43:00Z"/>
        </w:rPr>
      </w:pPr>
    </w:p>
    <w:p w14:paraId="56A6A163" w14:textId="48C6C186" w:rsidR="00345E1C" w:rsidRDefault="00345E1C" w:rsidP="006E05DC">
      <w:pPr>
        <w:rPr>
          <w:ins w:id="1783" w:author="Prabhvir Saran" w:date="2017-02-16T20:43:00Z"/>
        </w:rPr>
      </w:pPr>
    </w:p>
    <w:p w14:paraId="3BC63971" w14:textId="07CC1BFE" w:rsidR="00345E1C" w:rsidRDefault="00345E1C" w:rsidP="006E05DC">
      <w:pPr>
        <w:rPr>
          <w:ins w:id="1784" w:author="Prabhvir Saran" w:date="2017-02-16T20:43:00Z"/>
        </w:rPr>
      </w:pPr>
    </w:p>
    <w:p w14:paraId="2CDBB759" w14:textId="05FEC9D0" w:rsidR="00345E1C" w:rsidRDefault="00345E1C" w:rsidP="006E05DC">
      <w:pPr>
        <w:rPr>
          <w:ins w:id="1785" w:author="Prabhvir Saran" w:date="2017-02-16T20:43:00Z"/>
        </w:rPr>
      </w:pPr>
    </w:p>
    <w:p w14:paraId="4D409512" w14:textId="67887A5B" w:rsidR="00345E1C" w:rsidRDefault="00345E1C" w:rsidP="006E05DC">
      <w:pPr>
        <w:rPr>
          <w:ins w:id="1786" w:author="Prabhvir Saran" w:date="2017-02-16T20:43:00Z"/>
        </w:rPr>
      </w:pPr>
    </w:p>
    <w:p w14:paraId="65C9B6DB" w14:textId="6D6C3568" w:rsidR="00345E1C" w:rsidRDefault="00345E1C" w:rsidP="006E05DC">
      <w:pPr>
        <w:rPr>
          <w:ins w:id="1787" w:author="Prabhvir Saran" w:date="2017-02-16T20:44:00Z"/>
        </w:rPr>
      </w:pPr>
    </w:p>
    <w:p w14:paraId="5CCBDBF8" w14:textId="5C5D21D7" w:rsidR="008F254E" w:rsidRDefault="008F254E" w:rsidP="006E05DC">
      <w:pPr>
        <w:rPr>
          <w:ins w:id="1788" w:author="Prabhvir Saran" w:date="2017-02-16T20:54:00Z"/>
        </w:rPr>
      </w:pPr>
      <w:r>
        <w:rPr>
          <w:noProof/>
        </w:rPr>
        <mc:AlternateContent>
          <mc:Choice Requires="wpg">
            <w:drawing>
              <wp:anchor distT="0" distB="0" distL="114300" distR="114300" simplePos="0" relativeHeight="251739136" behindDoc="0" locked="0" layoutInCell="1" allowOverlap="1" wp14:anchorId="04647527" wp14:editId="7A3458A6">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D04120" w:rsidRPr="0094375F" w:rsidRDefault="00D04120">
                              <w:pPr>
                                <w:pStyle w:val="Caption"/>
                                <w:rPr>
                                  <w:noProof/>
                                </w:rPr>
                                <w:pPrChange w:id="1789" w:author="Prabhvir Saran" w:date="2017-02-16T20:53:00Z">
                                  <w:pPr/>
                                </w:pPrChange>
                              </w:pPr>
                              <w:ins w:id="1790" w:author="Prabhvir Saran" w:date="2017-02-16T21:27:00Z">
                                <w:r>
                                  <w:t>Picture two (</w:t>
                                </w:r>
                              </w:ins>
                              <w:ins w:id="1791" w:author="Prabhvir Saran" w:date="2017-02-17T00:42:00Z">
                                <w:r>
                                  <w:t xml:space="preserve">font </w:t>
                                </w:r>
                              </w:ins>
                              <w:proofErr w:type="spellStart"/>
                              <w:ins w:id="1792" w:author="Prabhvir Saran" w:date="2017-02-16T21:24:00Z">
                                <w:r w:rsidRPr="0072300C">
                                  <w:t>Cinzel</w:t>
                                </w:r>
                                <w:proofErr w:type="spellEnd"/>
                                <w:r>
                                  <w:t xml:space="preserve"> and </w:t>
                                </w:r>
                              </w:ins>
                              <w:proofErr w:type="spellStart"/>
                              <w:ins w:id="1793"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62" style="position:absolute;margin-left:0;margin-top:0;width:426.35pt;height:194.4pt;z-index:251739136;mso-position-horizontal:left;mso-position-horizontal-relative:margin;mso-position-vertical-relative:text"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5YnGpAwAArA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HJhYmh2aXIgU2Fy&#10;YW4AAAAFkAMAAgAAABQAABCokAQAAgAAABQAABC8kpEAAgAAAAMyNwAAkpIAAgAAAAMyNwAA6hwA&#10;BwAACAwAAAic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NzowMjoxNiAyMDo0ODo0NwAyMDE3OjAyOjE2IDIwOjQ4&#10;OjQ3AAAAUAByAGEAYgBoAHYAaQByACAAUwBhAHIAYQBuAAAA/+ELIW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ctMDItMTZUMjA6NDg6NDcuMjcy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lByYWJodmlyIFNhcmFu&#10;PC9yZGY6bGk+PC9yZGY6U2VxPg0KCQkJPC9kYzpjcmVhdG9y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PD94cGFja2V0IGVuZD0ndyc/Pv/bAEMABwUFBgUEBwYFBggHBwgK&#10;EQsKCQkKFQ8QDBEYFRoZGBUYFxseJyEbHSUdFxgiLiIlKCkrLCsaIC8zLyoyJyorKv/bAEMBBwgI&#10;CgkKFAsLFCocGBwqKioqKioqKioqKioqKioqKioqKioqKioqKioqKioqKioqKioqKioqKioqKioq&#10;KioqKv/AABEIAX0D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">
                <v:shape id="Picture 523" o:spid="_x0000_s106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8" o:title=""/>
                  <v:path arrowok="t"/>
                </v:shape>
                <v:shape id="Text Box 524" o:spid="_x0000_s106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D04120" w:rsidRPr="0094375F" w:rsidRDefault="00D04120">
                        <w:pPr>
                          <w:pStyle w:val="Caption"/>
                          <w:rPr>
                            <w:noProof/>
                          </w:rPr>
                          <w:pPrChange w:id="1794" w:author="Prabhvir Saran" w:date="2017-02-16T20:53:00Z">
                            <w:pPr/>
                          </w:pPrChange>
                        </w:pPr>
                        <w:ins w:id="1795" w:author="Prabhvir Saran" w:date="2017-02-16T21:27:00Z">
                          <w:r>
                            <w:t>Picture two (</w:t>
                          </w:r>
                        </w:ins>
                        <w:ins w:id="1796" w:author="Prabhvir Saran" w:date="2017-02-17T00:42:00Z">
                          <w:r>
                            <w:t xml:space="preserve">font </w:t>
                          </w:r>
                        </w:ins>
                        <w:proofErr w:type="spellStart"/>
                        <w:ins w:id="1797" w:author="Prabhvir Saran" w:date="2017-02-16T21:24:00Z">
                          <w:r w:rsidRPr="0072300C">
                            <w:t>Cinzel</w:t>
                          </w:r>
                          <w:proofErr w:type="spellEnd"/>
                          <w:r>
                            <w:t xml:space="preserve"> and </w:t>
                          </w:r>
                        </w:ins>
                        <w:proofErr w:type="spellStart"/>
                        <w:ins w:id="1798"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1799" w:author="Prabhvir Saran" w:date="2017-02-16T20:54:00Z"/>
        </w:rPr>
      </w:pPr>
    </w:p>
    <w:p w14:paraId="33DC5175" w14:textId="0451BA89" w:rsidR="008F254E" w:rsidRDefault="008F254E" w:rsidP="006E05DC">
      <w:pPr>
        <w:rPr>
          <w:ins w:id="1800" w:author="Prabhvir Saran" w:date="2017-02-16T20:54:00Z"/>
        </w:rPr>
      </w:pPr>
    </w:p>
    <w:p w14:paraId="4E6DC873" w14:textId="64AFC3D5" w:rsidR="008F254E" w:rsidRDefault="008F254E" w:rsidP="006E05DC">
      <w:pPr>
        <w:rPr>
          <w:ins w:id="1801" w:author="Prabhvir Saran" w:date="2017-02-16T20:54:00Z"/>
        </w:rPr>
      </w:pPr>
    </w:p>
    <w:p w14:paraId="45F8BD56" w14:textId="728468DA" w:rsidR="008F254E" w:rsidRDefault="008F254E" w:rsidP="006E05DC">
      <w:pPr>
        <w:rPr>
          <w:ins w:id="1802" w:author="Prabhvir Saran" w:date="2017-02-16T20:54:00Z"/>
        </w:rPr>
      </w:pPr>
    </w:p>
    <w:p w14:paraId="5CB76084" w14:textId="01FE8265" w:rsidR="008F254E" w:rsidRDefault="008F254E" w:rsidP="006E05DC">
      <w:pPr>
        <w:rPr>
          <w:ins w:id="1803" w:author="Prabhvir Saran" w:date="2017-02-16T20:54:00Z"/>
        </w:rPr>
      </w:pPr>
    </w:p>
    <w:p w14:paraId="1BDD1963" w14:textId="0C23A364" w:rsidR="008F254E" w:rsidRDefault="008F254E" w:rsidP="006E05DC">
      <w:pPr>
        <w:rPr>
          <w:ins w:id="1804" w:author="Prabhvir Saran" w:date="2017-02-16T20:54:00Z"/>
        </w:rPr>
      </w:pPr>
    </w:p>
    <w:p w14:paraId="61E8459F" w14:textId="41BE25BA" w:rsidR="008F254E" w:rsidRDefault="008F254E" w:rsidP="006E05DC">
      <w:pPr>
        <w:rPr>
          <w:ins w:id="1805" w:author="Prabhvir Saran" w:date="2017-02-16T20:54:00Z"/>
        </w:rPr>
      </w:pPr>
    </w:p>
    <w:p w14:paraId="1C8FB28B" w14:textId="4D8CDD2A" w:rsidR="008F254E" w:rsidRDefault="008F254E" w:rsidP="006E05DC">
      <w:pPr>
        <w:rPr>
          <w:ins w:id="1806" w:author="Prabhvir Saran" w:date="2017-02-16T20:54:00Z"/>
        </w:rPr>
      </w:pPr>
    </w:p>
    <w:p w14:paraId="300D84CD" w14:textId="6FC220E7" w:rsidR="008F254E" w:rsidRDefault="008F254E" w:rsidP="006E05DC">
      <w:pPr>
        <w:rPr>
          <w:ins w:id="1807" w:author="Prabhvir Saran" w:date="2017-02-16T21:04:00Z"/>
        </w:rPr>
      </w:pPr>
      <w:ins w:id="1808" w:author="Prabhvir Saran" w:date="2017-02-16T20:56:00Z">
        <w:r>
          <w:t>The test was conducted on five family members. Three out</w:t>
        </w:r>
      </w:ins>
      <w:ins w:id="1809" w:author="Prabhvir Saran" w:date="2017-02-16T20:57:00Z">
        <w:r>
          <w:t xml:space="preserve"> of five </w:t>
        </w:r>
      </w:ins>
      <w:ins w:id="1810" w:author="Prabhvir Saran" w:date="2017-02-16T20:58:00Z">
        <w:r>
          <w:t>preferred</w:t>
        </w:r>
      </w:ins>
      <w:ins w:id="1811" w:author="Prabhvir Saran" w:date="2017-02-16T20:57:00Z">
        <w:r>
          <w:t xml:space="preserve"> the </w:t>
        </w:r>
      </w:ins>
      <w:ins w:id="1812" w:author="Prabhvir Saran" w:date="2017-02-16T21:30:00Z">
        <w:r w:rsidR="00306683">
          <w:t>second font set (</w:t>
        </w:r>
        <w:proofErr w:type="spellStart"/>
        <w:r w:rsidR="000B18C4">
          <w:t>Cinzel</w:t>
        </w:r>
        <w:proofErr w:type="spellEnd"/>
        <w:r w:rsidR="000B18C4">
          <w:t xml:space="preserve"> and </w:t>
        </w:r>
      </w:ins>
      <w:proofErr w:type="spellStart"/>
      <w:ins w:id="1813" w:author="Prabhvir Saran" w:date="2017-02-16T20:57:00Z">
        <w:r>
          <w:t>Titillium</w:t>
        </w:r>
        <w:proofErr w:type="spellEnd"/>
        <w:r>
          <w:t xml:space="preserve"> We</w:t>
        </w:r>
      </w:ins>
      <w:ins w:id="1814" w:author="Prabhvir Saran" w:date="2017-02-16T20:58:00Z">
        <w:r w:rsidR="000B18C4">
          <w:t xml:space="preserve">b) </w:t>
        </w:r>
        <w:r>
          <w:t xml:space="preserve">and their main reason was that it has more of a historical feel to it than </w:t>
        </w:r>
      </w:ins>
      <w:ins w:id="1815" w:author="Prabhvir Saran" w:date="2017-02-16T23:24:00Z">
        <w:r w:rsidR="002B2FF8">
          <w:t xml:space="preserve">font </w:t>
        </w:r>
      </w:ins>
      <w:ins w:id="1816" w:author="Prabhvir Saran" w:date="2017-02-16T21:31:00Z">
        <w:r w:rsidR="000B18C4">
          <w:t xml:space="preserve">Tinos and </w:t>
        </w:r>
      </w:ins>
      <w:proofErr w:type="spellStart"/>
      <w:ins w:id="1817" w:author="Prabhvir Saran" w:date="2017-02-16T20:58:00Z">
        <w:r>
          <w:t>Dosis</w:t>
        </w:r>
        <w:proofErr w:type="spellEnd"/>
        <w:r>
          <w:t xml:space="preserve">. </w:t>
        </w:r>
      </w:ins>
    </w:p>
    <w:p w14:paraId="3E65DB7A" w14:textId="77777777" w:rsidR="00625493" w:rsidRDefault="00625493" w:rsidP="006E05DC">
      <w:pPr>
        <w:rPr>
          <w:ins w:id="1818" w:author="Prabhvir Saran" w:date="2017-02-16T20:54:00Z"/>
        </w:rPr>
      </w:pPr>
    </w:p>
    <w:p w14:paraId="15F8D035" w14:textId="19430D6C" w:rsidR="006E05DC" w:rsidRDefault="004D14C3">
      <w:pPr>
        <w:pStyle w:val="Heading3"/>
        <w:rPr>
          <w:ins w:id="1819" w:author="Prabhvir Saran" w:date="2017-02-16T20:12:00Z"/>
        </w:rPr>
        <w:pPrChange w:id="1820" w:author="Prabhvir Saran" w:date="2017-02-16T21:00:00Z">
          <w:pPr/>
        </w:pPrChange>
      </w:pPr>
      <w:bookmarkStart w:id="1821" w:name="_Toc479897302"/>
      <w:ins w:id="1822" w:author="Prabhvir Saran" w:date="2017-02-16T21:00:00Z">
        <w:r>
          <w:t>Test 2</w:t>
        </w:r>
      </w:ins>
      <w:bookmarkEnd w:id="1821"/>
    </w:p>
    <w:p w14:paraId="540F1BAB" w14:textId="43D667D6" w:rsidR="006E05DC" w:rsidRDefault="00625493">
      <w:pPr>
        <w:rPr>
          <w:ins w:id="1823" w:author="Prabhvir Saran" w:date="2017-02-16T21:04:00Z"/>
        </w:rPr>
        <w:pPrChange w:id="1824" w:author="Prabhvir Saran" w:date="2017-02-14T17:56:00Z">
          <w:pPr>
            <w:pStyle w:val="Heading1"/>
          </w:pPr>
        </w:pPrChange>
      </w:pPr>
      <w:r>
        <w:rPr>
          <w:noProof/>
        </w:rPr>
        <mc:AlternateContent>
          <mc:Choice Requires="wpg">
            <w:drawing>
              <wp:anchor distT="0" distB="0" distL="114300" distR="114300" simplePos="0" relativeHeight="251744256" behindDoc="0" locked="0" layoutInCell="1" allowOverlap="1" wp14:anchorId="17EB0268" wp14:editId="4539CAB8">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D04120" w:rsidRPr="00445F91" w:rsidRDefault="00D04120">
                              <w:pPr>
                                <w:pStyle w:val="Caption"/>
                                <w:rPr>
                                  <w:noProof/>
                                </w:rPr>
                                <w:pPrChange w:id="1825" w:author="Prabhvir Saran" w:date="2017-02-16T21:03:00Z">
                                  <w:pPr/>
                                </w:pPrChange>
                              </w:pPr>
                              <w:ins w:id="1826"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65" style="position:absolute;margin-left:416.8pt;margin-top:61.05pt;width:468pt;height:119.9pt;z-index:251744256;mso-position-horizontal:right;mso-position-horizontal-relative:margin;mso-position-vertical-relative:text"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swF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Eww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GNWzAW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6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30" o:title=""/>
                  <v:path arrowok="t"/>
                </v:shape>
                <v:shape id="Text Box 529" o:spid="_x0000_s106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D04120" w:rsidRPr="00445F91" w:rsidRDefault="00D04120">
                        <w:pPr>
                          <w:pStyle w:val="Caption"/>
                          <w:rPr>
                            <w:noProof/>
                          </w:rPr>
                          <w:pPrChange w:id="1827" w:author="Prabhvir Saran" w:date="2017-02-16T21:03:00Z">
                            <w:pPr/>
                          </w:pPrChange>
                        </w:pPr>
                        <w:ins w:id="1828"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1829" w:author="Prabhvir Saran" w:date="2017-02-16T21:00:00Z">
        <w:r w:rsidR="00CD1BFE">
          <w:t xml:space="preserve">The </w:t>
        </w:r>
      </w:ins>
      <w:ins w:id="1830" w:author="Prabhvir Saran" w:date="2017-02-16T21:01:00Z">
        <w:r w:rsidR="00CD1BFE">
          <w:t xml:space="preserve">navigation bar was used to conduct </w:t>
        </w:r>
        <w:r>
          <w:t xml:space="preserve">the second test. The login/sign up button was made part of the navigation list rather than a </w:t>
        </w:r>
      </w:ins>
      <w:ins w:id="1831" w:author="Prabhvir Saran" w:date="2017-02-16T21:02:00Z">
        <w:r>
          <w:t>separate</w:t>
        </w:r>
      </w:ins>
      <w:ins w:id="1832" w:author="Prabhvir Saran" w:date="2017-02-16T21:01:00Z">
        <w:r>
          <w:t xml:space="preserve"> </w:t>
        </w:r>
      </w:ins>
      <w:ins w:id="1833" w:author="Prabhvir Saran" w:date="2017-02-16T21:02:00Z">
        <w:r>
          <w:t xml:space="preserve">button on the top right corner. The following two images show the difference. </w:t>
        </w:r>
      </w:ins>
    </w:p>
    <w:p w14:paraId="4B8619AF" w14:textId="7252C935" w:rsidR="00625493" w:rsidRDefault="00625493">
      <w:pPr>
        <w:rPr>
          <w:ins w:id="1834" w:author="Prabhvir Saran" w:date="2017-02-16T21:02:00Z"/>
        </w:rPr>
        <w:pPrChange w:id="1835" w:author="Prabhvir Saran" w:date="2017-02-14T17:56:00Z">
          <w:pPr>
            <w:pStyle w:val="Heading1"/>
          </w:pPr>
        </w:pPrChange>
      </w:pPr>
    </w:p>
    <w:p w14:paraId="4DE80807" w14:textId="77777777" w:rsidR="00645B64" w:rsidRDefault="00645B64">
      <w:pPr>
        <w:rPr>
          <w:ins w:id="1836" w:author="Prabhvir Saran" w:date="2017-02-16T23:28:00Z"/>
        </w:rPr>
        <w:pPrChange w:id="1837" w:author="Prabhvir Saran" w:date="2017-02-14T17:56:00Z">
          <w:pPr>
            <w:pStyle w:val="Heading1"/>
          </w:pPr>
        </w:pPrChange>
      </w:pPr>
      <w:r>
        <w:rPr>
          <w:noProof/>
        </w:rPr>
        <w:lastRenderedPageBreak/>
        <mc:AlternateContent>
          <mc:Choice Requires="wpg">
            <w:drawing>
              <wp:anchor distT="0" distB="0" distL="114300" distR="114300" simplePos="0" relativeHeight="251747328" behindDoc="0" locked="0" layoutInCell="1" allowOverlap="1" wp14:anchorId="598E2918" wp14:editId="5522DCC5">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D04120" w:rsidRPr="0061037C" w:rsidRDefault="00D04120">
                              <w:pPr>
                                <w:pStyle w:val="Caption"/>
                                <w:rPr>
                                  <w:noProof/>
                                </w:rPr>
                                <w:pPrChange w:id="1838" w:author="Prabhvir Saran" w:date="2017-02-16T21:04:00Z">
                                  <w:pPr/>
                                </w:pPrChange>
                              </w:pPr>
                              <w:ins w:id="1839"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68" style="position:absolute;margin-left:-9.35pt;margin-top:18.65pt;width:468pt;height:126.8pt;z-index:251747328;mso-position-horizontal-relative:margin;mso-position-vertical-relative:text"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oL0rg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JJtZKF48AwWoUEuvPGX4j4fCOOb9kFi8NmHg9/Rd8ylrvZrHuqDiqtP3xFp/kUVDcxtEOL9cs&#10;dn9vGC2s+pNCqemZ6wnbE6ueUJtmoTEMKB6iCSQUrK97srS6+YZOmJMXXDHF4WsW+55c+Pb9xKPM&#10;xXwehNq9d6fuDbZluwAI2If9N2ZNVxaPgn7WfTOx/FU/t7JhCM184wF1aPYnFDu80diBCk8iqBdv&#10;7vNzkHr6J+P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">
                <v:shape id="Picture 528" o:spid="_x0000_s106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32" o:title=""/>
                  <v:path arrowok="t"/>
                </v:shape>
                <v:shape id="Text Box 531" o:spid="_x0000_s107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D04120" w:rsidRPr="0061037C" w:rsidRDefault="00D04120">
                        <w:pPr>
                          <w:pStyle w:val="Caption"/>
                          <w:rPr>
                            <w:noProof/>
                          </w:rPr>
                          <w:pPrChange w:id="1840" w:author="Prabhvir Saran" w:date="2017-02-16T21:04:00Z">
                            <w:pPr/>
                          </w:pPrChange>
                        </w:pPr>
                        <w:ins w:id="1841"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1842" w:author="Prabhvir Saran" w:date="2017-02-16T23:28:00Z"/>
        </w:rPr>
        <w:pPrChange w:id="1843" w:author="Prabhvir Saran" w:date="2017-02-14T17:56:00Z">
          <w:pPr>
            <w:pStyle w:val="Heading1"/>
          </w:pPr>
        </w:pPrChange>
      </w:pPr>
    </w:p>
    <w:p w14:paraId="05C845E1" w14:textId="78EBFC49" w:rsidR="00487BA1" w:rsidRDefault="00625493">
      <w:pPr>
        <w:rPr>
          <w:ins w:id="1844" w:author="Prabhvir Saran" w:date="2017-02-14T17:56:00Z"/>
        </w:rPr>
        <w:pPrChange w:id="1845" w:author="Prabhvir Saran" w:date="2017-02-14T17:56:00Z">
          <w:pPr>
            <w:pStyle w:val="Heading1"/>
          </w:pPr>
        </w:pPrChange>
      </w:pPr>
      <w:ins w:id="1846" w:author="Prabhvir Saran" w:date="2017-02-16T21:04:00Z">
        <w:r>
          <w:t xml:space="preserve">The same </w:t>
        </w:r>
      </w:ins>
      <w:ins w:id="1847" w:author="Prabhvir Saran" w:date="2017-02-17T00:43:00Z">
        <w:r w:rsidR="00773491">
          <w:t xml:space="preserve">five </w:t>
        </w:r>
      </w:ins>
      <w:ins w:id="1848" w:author="Prabhvir Saran" w:date="2017-02-16T21:04:00Z">
        <w:r>
          <w:t xml:space="preserve">people were used for this test. Everyone </w:t>
        </w:r>
      </w:ins>
      <w:ins w:id="1849" w:author="Prabhvir Saran" w:date="2017-02-15T15:51:00Z">
        <w:r w:rsidR="000D11F7">
          <w:t>prefer</w:t>
        </w:r>
      </w:ins>
      <w:ins w:id="1850" w:author="Prabhvir Saran" w:date="2017-02-16T21:05:00Z">
        <w:r>
          <w:t>red</w:t>
        </w:r>
      </w:ins>
      <w:ins w:id="1851" w:author="Prabhvir Saran" w:date="2017-02-15T15:51:00Z">
        <w:r w:rsidR="005A251B">
          <w:t xml:space="preserve"> having the login/sign</w:t>
        </w:r>
        <w:r w:rsidR="000D11F7">
          <w:t xml:space="preserve">up button distinct and </w:t>
        </w:r>
      </w:ins>
      <w:ins w:id="1852" w:author="Prabhvir Saran" w:date="2017-02-15T15:52:00Z">
        <w:r w:rsidR="000D11F7">
          <w:t>separate</w:t>
        </w:r>
      </w:ins>
      <w:ins w:id="1853" w:author="Prabhvir Saran" w:date="2017-02-15T15:51:00Z">
        <w:r w:rsidR="000D11F7">
          <w:t xml:space="preserve"> </w:t>
        </w:r>
      </w:ins>
      <w:ins w:id="1854" w:author="Prabhvir Saran" w:date="2017-02-15T15:52:00Z">
        <w:r w:rsidR="000D11F7">
          <w:t>from the navigation bar as its purpose is quite different. The distinct location and border</w:t>
        </w:r>
      </w:ins>
      <w:ins w:id="1855" w:author="Prabhvir Saran" w:date="2017-02-15T15:53:00Z">
        <w:r w:rsidR="000D11F7">
          <w:t xml:space="preserve"> will</w:t>
        </w:r>
      </w:ins>
      <w:ins w:id="1856" w:author="Prabhvir Saran" w:date="2017-02-15T15:52:00Z">
        <w:r w:rsidR="000D11F7">
          <w:t xml:space="preserve"> help users to quickly sign in when they come to the site.</w:t>
        </w:r>
      </w:ins>
    </w:p>
    <w:p w14:paraId="40872A32" w14:textId="2BD795EA" w:rsidR="00487BA1" w:rsidRDefault="00D04120">
      <w:pPr>
        <w:rPr>
          <w:ins w:id="1857" w:author="Prabhvir Saran" w:date="2017-02-14T17:56:00Z"/>
        </w:rPr>
        <w:pPrChange w:id="1858"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1859" w:author="Prabhvir Saran" w:date="2017-02-14T17:56:00Z"/>
        </w:rPr>
        <w:pPrChange w:id="1860" w:author="Prabhvir Saran" w:date="2017-02-14T17:56:00Z">
          <w:pPr>
            <w:pStyle w:val="Heading1"/>
          </w:pPr>
        </w:pPrChange>
      </w:pPr>
    </w:p>
    <w:p w14:paraId="474BF07F" w14:textId="47B6DC5F" w:rsidR="00487BA1" w:rsidRDefault="00487BA1">
      <w:pPr>
        <w:rPr>
          <w:ins w:id="1861" w:author="Prabhvir Saran" w:date="2017-02-14T23:28:00Z"/>
        </w:rPr>
        <w:pPrChange w:id="1862" w:author="Prabhvir Saran" w:date="2017-02-14T17:56:00Z">
          <w:pPr>
            <w:pStyle w:val="Heading1"/>
          </w:pPr>
        </w:pPrChange>
      </w:pPr>
    </w:p>
    <w:p w14:paraId="4D310FFD" w14:textId="22679C57" w:rsidR="00334D18" w:rsidRDefault="00334D18">
      <w:pPr>
        <w:rPr>
          <w:ins w:id="1863" w:author="Prabhvir Saran" w:date="2017-02-14T23:28:00Z"/>
        </w:rPr>
        <w:pPrChange w:id="1864" w:author="Prabhvir Saran" w:date="2017-02-14T17:56:00Z">
          <w:pPr>
            <w:pStyle w:val="Heading1"/>
          </w:pPr>
        </w:pPrChange>
      </w:pPr>
    </w:p>
    <w:p w14:paraId="7BE56D33" w14:textId="2B9B3530" w:rsidR="00334D18" w:rsidRDefault="00334D18">
      <w:pPr>
        <w:rPr>
          <w:ins w:id="1865" w:author="Prabhvir Saran" w:date="2017-02-14T23:28:00Z"/>
        </w:rPr>
        <w:pPrChange w:id="1866" w:author="Prabhvir Saran" w:date="2017-02-14T17:56:00Z">
          <w:pPr>
            <w:pStyle w:val="Heading1"/>
          </w:pPr>
        </w:pPrChange>
      </w:pPr>
    </w:p>
    <w:p w14:paraId="7C544F6C" w14:textId="22368665" w:rsidR="00334D18" w:rsidRDefault="00334D18">
      <w:pPr>
        <w:rPr>
          <w:ins w:id="1867" w:author="Prabhvir Saran" w:date="2017-02-16T21:06:00Z"/>
        </w:rPr>
        <w:pPrChange w:id="1868" w:author="Prabhvir Saran" w:date="2017-02-14T17:56:00Z">
          <w:pPr>
            <w:pStyle w:val="Heading1"/>
          </w:pPr>
        </w:pPrChange>
      </w:pPr>
    </w:p>
    <w:p w14:paraId="20CE98B3" w14:textId="30C4D3DC" w:rsidR="00904F83" w:rsidRDefault="00904F83">
      <w:pPr>
        <w:rPr>
          <w:ins w:id="1869" w:author="Prabhvir Saran" w:date="2017-02-16T21:06:00Z"/>
        </w:rPr>
        <w:pPrChange w:id="1870" w:author="Prabhvir Saran" w:date="2017-02-14T17:56:00Z">
          <w:pPr>
            <w:pStyle w:val="Heading1"/>
          </w:pPr>
        </w:pPrChange>
      </w:pPr>
    </w:p>
    <w:p w14:paraId="0A0067AE" w14:textId="4C963FFF" w:rsidR="00904F83" w:rsidRDefault="00904F83">
      <w:pPr>
        <w:rPr>
          <w:ins w:id="1871" w:author="Prabhvir Saran" w:date="2017-02-16T21:06:00Z"/>
        </w:rPr>
        <w:pPrChange w:id="1872" w:author="Prabhvir Saran" w:date="2017-02-14T17:56:00Z">
          <w:pPr>
            <w:pStyle w:val="Heading1"/>
          </w:pPr>
        </w:pPrChange>
      </w:pPr>
    </w:p>
    <w:p w14:paraId="3B2205E9" w14:textId="2349812E" w:rsidR="00904F83" w:rsidRDefault="00904F83">
      <w:pPr>
        <w:rPr>
          <w:ins w:id="1873" w:author="Prabhvir Saran" w:date="2017-02-16T21:06:00Z"/>
        </w:rPr>
        <w:pPrChange w:id="1874" w:author="Prabhvir Saran" w:date="2017-02-14T17:56:00Z">
          <w:pPr>
            <w:pStyle w:val="Heading1"/>
          </w:pPr>
        </w:pPrChange>
      </w:pPr>
    </w:p>
    <w:p w14:paraId="55ED8AC4" w14:textId="14F15EDE" w:rsidR="00904F83" w:rsidRDefault="00904F83">
      <w:pPr>
        <w:rPr>
          <w:ins w:id="1875" w:author="Prabhvir Saran" w:date="2017-02-16T21:06:00Z"/>
        </w:rPr>
        <w:pPrChange w:id="1876" w:author="Prabhvir Saran" w:date="2017-02-14T17:56:00Z">
          <w:pPr>
            <w:pStyle w:val="Heading1"/>
          </w:pPr>
        </w:pPrChange>
      </w:pPr>
    </w:p>
    <w:p w14:paraId="0AD12013" w14:textId="13C83FF0" w:rsidR="00904F83" w:rsidRDefault="00904F83">
      <w:pPr>
        <w:rPr>
          <w:ins w:id="1877" w:author="Prabhvir Saran" w:date="2017-02-16T21:06:00Z"/>
        </w:rPr>
        <w:pPrChange w:id="1878" w:author="Prabhvir Saran" w:date="2017-02-14T17:56:00Z">
          <w:pPr>
            <w:pStyle w:val="Heading1"/>
          </w:pPr>
        </w:pPrChange>
      </w:pPr>
    </w:p>
    <w:p w14:paraId="04499529" w14:textId="15EBF780" w:rsidR="00904F83" w:rsidRDefault="00904F83">
      <w:pPr>
        <w:rPr>
          <w:ins w:id="1879" w:author="Prabhvir Saran" w:date="2017-02-16T21:06:00Z"/>
        </w:rPr>
        <w:pPrChange w:id="1880" w:author="Prabhvir Saran" w:date="2017-02-14T17:56:00Z">
          <w:pPr>
            <w:pStyle w:val="Heading1"/>
          </w:pPr>
        </w:pPrChange>
      </w:pPr>
    </w:p>
    <w:p w14:paraId="1882A66B" w14:textId="67372432" w:rsidR="00904F83" w:rsidRDefault="00904F83">
      <w:pPr>
        <w:rPr>
          <w:ins w:id="1881" w:author="Prabhvir Saran" w:date="2017-02-16T21:06:00Z"/>
        </w:rPr>
        <w:pPrChange w:id="1882" w:author="Prabhvir Saran" w:date="2017-02-14T17:56:00Z">
          <w:pPr>
            <w:pStyle w:val="Heading1"/>
          </w:pPr>
        </w:pPrChange>
      </w:pPr>
    </w:p>
    <w:p w14:paraId="49747D63" w14:textId="14FB1609" w:rsidR="00904F83" w:rsidRDefault="00904F83">
      <w:pPr>
        <w:rPr>
          <w:ins w:id="1883" w:author="Prabhvir Saran" w:date="2017-02-16T21:06:00Z"/>
        </w:rPr>
        <w:pPrChange w:id="1884" w:author="Prabhvir Saran" w:date="2017-02-14T17:56:00Z">
          <w:pPr>
            <w:pStyle w:val="Heading1"/>
          </w:pPr>
        </w:pPrChange>
      </w:pPr>
    </w:p>
    <w:p w14:paraId="7F890D4A" w14:textId="47CFCEA9" w:rsidR="00904F83" w:rsidRDefault="00904F83">
      <w:pPr>
        <w:rPr>
          <w:ins w:id="1885" w:author="Prabhvir Saran" w:date="2017-02-16T21:06:00Z"/>
        </w:rPr>
        <w:pPrChange w:id="1886" w:author="Prabhvir Saran" w:date="2017-02-14T17:56:00Z">
          <w:pPr>
            <w:pStyle w:val="Heading1"/>
          </w:pPr>
        </w:pPrChange>
      </w:pPr>
    </w:p>
    <w:p w14:paraId="0A381020" w14:textId="23CF503A" w:rsidR="00904F83" w:rsidRDefault="00904F83">
      <w:pPr>
        <w:rPr>
          <w:ins w:id="1887" w:author="Prabhvir Saran" w:date="2017-02-16T21:06:00Z"/>
        </w:rPr>
        <w:pPrChange w:id="1888" w:author="Prabhvir Saran" w:date="2017-02-14T17:56:00Z">
          <w:pPr>
            <w:pStyle w:val="Heading1"/>
          </w:pPr>
        </w:pPrChange>
      </w:pPr>
    </w:p>
    <w:p w14:paraId="6345882D" w14:textId="7D860EA5" w:rsidR="00904F83" w:rsidRDefault="00904F83">
      <w:pPr>
        <w:rPr>
          <w:ins w:id="1889" w:author="Prabhvir Saran" w:date="2017-02-16T21:06:00Z"/>
        </w:rPr>
        <w:pPrChange w:id="1890" w:author="Prabhvir Saran" w:date="2017-02-14T17:56:00Z">
          <w:pPr>
            <w:pStyle w:val="Heading1"/>
          </w:pPr>
        </w:pPrChange>
      </w:pPr>
    </w:p>
    <w:p w14:paraId="1AECCA27" w14:textId="19E79DB0" w:rsidR="00904F83" w:rsidRDefault="00904F83">
      <w:pPr>
        <w:rPr>
          <w:ins w:id="1891" w:author="Prabhvir Saran" w:date="2017-02-16T21:11:00Z"/>
        </w:rPr>
        <w:pPrChange w:id="1892" w:author="Prabhvir Saran" w:date="2017-02-14T17:56:00Z">
          <w:pPr>
            <w:pStyle w:val="Heading1"/>
          </w:pPr>
        </w:pPrChange>
      </w:pPr>
    </w:p>
    <w:p w14:paraId="13DB3B08" w14:textId="3B5DC10A" w:rsidR="00334D18" w:rsidRDefault="00334D18">
      <w:pPr>
        <w:rPr>
          <w:ins w:id="1893" w:author="Prabhvir Saran" w:date="2017-02-14T23:28:00Z"/>
        </w:rPr>
        <w:pPrChange w:id="1894" w:author="Prabhvir Saran" w:date="2017-02-14T17:56:00Z">
          <w:pPr>
            <w:pStyle w:val="Heading1"/>
          </w:pPr>
        </w:pPrChange>
      </w:pPr>
    </w:p>
    <w:p w14:paraId="4031A636" w14:textId="54080C40" w:rsidR="004161ED" w:rsidDel="001B77FC" w:rsidRDefault="004161ED" w:rsidP="004161ED">
      <w:pPr>
        <w:pStyle w:val="Heading1"/>
        <w:jc w:val="center"/>
        <w:rPr>
          <w:del w:id="1895" w:author="Prabhvir Saran" w:date="2017-02-02T16:26:00Z"/>
          <w:b/>
          <w:sz w:val="14"/>
          <w:u w:val="single"/>
        </w:rPr>
      </w:pPr>
    </w:p>
    <w:p w14:paraId="5460CA51" w14:textId="6FBF37B6" w:rsidR="004161ED" w:rsidRPr="008E7E99" w:rsidDel="001B77FC" w:rsidRDefault="004161ED">
      <w:pPr>
        <w:pStyle w:val="Heading1"/>
        <w:rPr>
          <w:del w:id="1896" w:author="Prabhvir Saran" w:date="2017-02-02T16:25:00Z"/>
          <w:rPrChange w:id="1897" w:author="Prabhvir Saran" w:date="2017-02-14T23:25:00Z">
            <w:rPr>
              <w:del w:id="1898" w:author="Prabhvir Saran" w:date="2017-02-02T16:25:00Z"/>
              <w:rFonts w:asciiTheme="minorHAnsi" w:eastAsiaTheme="minorHAnsi" w:hAnsiTheme="minorHAnsi" w:cstheme="minorBidi"/>
              <w:color w:val="auto"/>
              <w:sz w:val="22"/>
              <w:szCs w:val="22"/>
            </w:rPr>
          </w:rPrChange>
        </w:rPr>
        <w:pPrChange w:id="1899" w:author="Prabhvir Saran" w:date="2017-02-14T23:25:00Z">
          <w:pPr>
            <w:pStyle w:val="Heading1"/>
            <w:jc w:val="center"/>
          </w:pPr>
        </w:pPrChange>
      </w:pPr>
    </w:p>
    <w:p w14:paraId="449A7FE6" w14:textId="2FBD7624" w:rsidR="001B77FC" w:rsidRPr="008E7E99" w:rsidDel="005529B6" w:rsidRDefault="001B77FC">
      <w:pPr>
        <w:pStyle w:val="Heading1"/>
        <w:rPr>
          <w:del w:id="1900" w:author="Prabhvir Saran" w:date="2017-02-02T16:26:00Z"/>
          <w:rPrChange w:id="1901" w:author="Prabhvir Saran" w:date="2017-02-14T23:25:00Z">
            <w:rPr>
              <w:del w:id="1902" w:author="Prabhvir Saran" w:date="2017-02-02T16:26:00Z"/>
              <w:rFonts w:asciiTheme="minorHAnsi" w:eastAsiaTheme="minorHAnsi" w:hAnsiTheme="minorHAnsi" w:cstheme="minorBidi"/>
              <w:color w:val="auto"/>
              <w:sz w:val="22"/>
              <w:szCs w:val="22"/>
            </w:rPr>
          </w:rPrChange>
        </w:rPr>
        <w:pPrChange w:id="1903" w:author="Prabhvir Saran" w:date="2017-02-14T23:25:00Z">
          <w:pPr>
            <w:pStyle w:val="Heading1"/>
            <w:ind w:left="720" w:firstLine="720"/>
            <w:jc w:val="center"/>
          </w:pPr>
        </w:pPrChange>
      </w:pPr>
    </w:p>
    <w:p w14:paraId="036076F8" w14:textId="6BD1C8F3" w:rsidR="00487BA1" w:rsidRPr="008E7E99" w:rsidRDefault="00487BA1">
      <w:pPr>
        <w:pStyle w:val="Heading1"/>
        <w:rPr>
          <w:ins w:id="1904" w:author="Prabhvir Saran" w:date="2017-02-14T17:50:00Z"/>
          <w:rPrChange w:id="1905" w:author="Prabhvir Saran" w:date="2017-02-14T23:25:00Z">
            <w:rPr>
              <w:ins w:id="1906" w:author="Prabhvir Saran" w:date="2017-02-14T17:50:00Z"/>
              <w:b/>
              <w:sz w:val="44"/>
              <w:u w:val="single"/>
            </w:rPr>
          </w:rPrChange>
        </w:rPr>
        <w:pPrChange w:id="1907" w:author="Prabhvir Saran" w:date="2017-02-14T23:25:00Z">
          <w:pPr>
            <w:pStyle w:val="Heading1"/>
            <w:ind w:left="720" w:firstLine="720"/>
            <w:jc w:val="center"/>
          </w:pPr>
        </w:pPrChange>
      </w:pPr>
      <w:del w:id="1908" w:author="Prabhvir Saran" w:date="2017-02-14T23:19:00Z">
        <w:r w:rsidRPr="008E7E99" w:rsidDel="002832A7">
          <w:rPr>
            <w:rPrChange w:id="1909" w:author="Prabhvir Saran" w:date="2017-02-14T23:25:00Z">
              <w:rPr>
                <w:rFonts w:asciiTheme="minorHAnsi" w:eastAsiaTheme="minorHAnsi" w:hAnsiTheme="minorHAnsi" w:cstheme="minorBidi"/>
                <w:color w:val="auto"/>
                <w:sz w:val="22"/>
                <w:szCs w:val="22"/>
              </w:rPr>
            </w:rPrChange>
          </w:rPr>
          <w:delText xml:space="preserve">Appendix </w:delText>
        </w:r>
      </w:del>
      <w:bookmarkStart w:id="1910" w:name="_Toc479897303"/>
      <w:ins w:id="1911" w:author="Prabhvir Saran" w:date="2017-02-14T23:19:00Z">
        <w:r w:rsidR="002832A7" w:rsidRPr="008E7E99">
          <w:t>Appendix 2</w:t>
        </w:r>
      </w:ins>
      <w:bookmarkEnd w:id="1910"/>
    </w:p>
    <w:p w14:paraId="534DDB51" w14:textId="2CE5B513" w:rsidR="00A1445E" w:rsidRPr="008E7E99" w:rsidRDefault="00A1445E">
      <w:pPr>
        <w:pStyle w:val="Heading2"/>
        <w:jc w:val="center"/>
        <w:rPr>
          <w:ins w:id="1912" w:author="Prabhvir Saran" w:date="2017-02-02T23:24:00Z"/>
          <w:b/>
          <w:sz w:val="36"/>
          <w:u w:val="single"/>
          <w:rPrChange w:id="1913" w:author="Prabhvir Saran" w:date="2017-02-14T23:26:00Z">
            <w:rPr>
              <w:ins w:id="1914" w:author="Prabhvir Saran" w:date="2017-02-02T23:24:00Z"/>
            </w:rPr>
          </w:rPrChange>
        </w:rPr>
        <w:pPrChange w:id="1915" w:author="Prabhvir Saran" w:date="2017-02-14T23:26:00Z">
          <w:pPr>
            <w:pStyle w:val="Heading1"/>
            <w:ind w:left="720" w:firstLine="720"/>
            <w:jc w:val="center"/>
          </w:pPr>
        </w:pPrChange>
      </w:pPr>
      <w:bookmarkStart w:id="1916" w:name="_Toc479897304"/>
      <w:ins w:id="1917" w:author="Prabhvir Saran" w:date="2017-02-02T23:24:00Z">
        <w:r w:rsidRPr="008E7E99">
          <w:rPr>
            <w:b/>
            <w:sz w:val="36"/>
            <w:u w:val="single"/>
            <w:rPrChange w:id="1918" w:author="Prabhvir Saran" w:date="2017-02-14T23:26:00Z">
              <w:rPr/>
            </w:rPrChange>
          </w:rPr>
          <w:t>Milestone 2: Site Map and Page Design</w:t>
        </w:r>
        <w:bookmarkEnd w:id="1916"/>
      </w:ins>
    </w:p>
    <w:p w14:paraId="19251868" w14:textId="3F25FF3C" w:rsidR="005529B6" w:rsidRDefault="005529B6" w:rsidP="005529B6">
      <w:pPr>
        <w:pStyle w:val="Heading1"/>
        <w:ind w:left="720" w:firstLine="720"/>
        <w:jc w:val="center"/>
        <w:rPr>
          <w:ins w:id="1919" w:author="Prabhvir Saran" w:date="2017-02-02T22:45:00Z"/>
          <w:b/>
          <w:sz w:val="44"/>
          <w:u w:val="single"/>
        </w:rPr>
      </w:pPr>
    </w:p>
    <w:p w14:paraId="485C5B13" w14:textId="77777777" w:rsidR="00A1445E" w:rsidRPr="004161ED" w:rsidRDefault="00A1445E" w:rsidP="00A1445E">
      <w:pPr>
        <w:pStyle w:val="Heading2"/>
        <w:rPr>
          <w:ins w:id="1920" w:author="Prabhvir Saran" w:date="2017-02-02T23:24:00Z"/>
        </w:rPr>
      </w:pPr>
      <w:bookmarkStart w:id="1921" w:name="_Toc479897305"/>
      <w:ins w:id="1922" w:author="Prabhvir Saran" w:date="2017-02-02T23:24:00Z">
        <w:r w:rsidRPr="004161ED">
          <w:rPr>
            <w:sz w:val="32"/>
          </w:rPr>
          <w:t>Sitemap</w:t>
        </w:r>
        <w:bookmarkEnd w:id="1921"/>
        <w:r w:rsidRPr="004161ED">
          <w:t xml:space="preserve"> </w:t>
        </w:r>
      </w:ins>
    </w:p>
    <w:p w14:paraId="5458728B" w14:textId="1A1EC81D" w:rsidR="005529B6" w:rsidRPr="005529B6" w:rsidRDefault="005529B6">
      <w:pPr>
        <w:rPr>
          <w:ins w:id="1923" w:author="Prabhvir Saran" w:date="2017-02-02T16:48:00Z"/>
          <w:rPrChange w:id="1924" w:author="Prabhvir Saran" w:date="2017-02-02T22:45:00Z">
            <w:rPr>
              <w:ins w:id="1925" w:author="Prabhvir Saran" w:date="2017-02-02T16:48:00Z"/>
              <w:b/>
              <w:sz w:val="44"/>
              <w:u w:val="single"/>
            </w:rPr>
          </w:rPrChange>
        </w:rPr>
        <w:pPrChange w:id="1926" w:author="Prabhvir Saran" w:date="2017-02-02T22:45:00Z">
          <w:pPr>
            <w:pStyle w:val="Heading1"/>
            <w:jc w:val="center"/>
          </w:pPr>
        </w:pPrChange>
      </w:pPr>
    </w:p>
    <w:p w14:paraId="6EC667E2" w14:textId="44871AA6" w:rsidR="00CE27D4" w:rsidRDefault="00717083" w:rsidP="0029077D">
      <w:pPr>
        <w:pStyle w:val="Heading1"/>
        <w:spacing w:line="360" w:lineRule="auto"/>
        <w:rPr>
          <w:ins w:id="1927" w:author="Prabhvir Saran" w:date="2017-02-02T15:38:00Z"/>
          <w:b/>
          <w:color w:val="4472C4" w:themeColor="accent1"/>
          <w:sz w:val="40"/>
        </w:rPr>
      </w:pPr>
      <w:bookmarkStart w:id="1928" w:name="_Toc473839892"/>
      <w:bookmarkStart w:id="1929" w:name="_Toc473840759"/>
      <w:bookmarkStart w:id="1930" w:name="_Toc473842177"/>
      <w:bookmarkStart w:id="1931" w:name="_Toc474878132"/>
      <w:bookmarkStart w:id="1932" w:name="_Toc475042570"/>
      <w:bookmarkStart w:id="1933" w:name="_Toc475055578"/>
      <w:bookmarkStart w:id="1934" w:name="_Toc475058256"/>
      <w:bookmarkStart w:id="1935" w:name="_Toc475067189"/>
      <w:bookmarkStart w:id="1936" w:name="_Toc478050882"/>
      <w:bookmarkStart w:id="1937" w:name="_Toc478070525"/>
      <w:bookmarkStart w:id="1938" w:name="_Toc478076895"/>
      <w:bookmarkStart w:id="1939" w:name="_Toc478080003"/>
      <w:bookmarkStart w:id="1940" w:name="_Toc479897264"/>
      <w:bookmarkStart w:id="1941" w:name="_Toc479897306"/>
      <w:ins w:id="1942" w:author="Prabhvir Saran" w:date="2017-02-02T15:37:00Z">
        <w:r w:rsidRPr="004161ED">
          <w:rPr>
            <w:noProof/>
          </w:rPr>
          <mc:AlternateContent>
            <mc:Choice Requires="wpg">
              <w:drawing>
                <wp:anchor distT="0" distB="0" distL="114300" distR="114300" simplePos="0" relativeHeight="251630592" behindDoc="0" locked="0" layoutInCell="1" allowOverlap="1" wp14:anchorId="4056CFE6" wp14:editId="357C48EF">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D04120" w:rsidRDefault="00D04120"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D04120" w:rsidRDefault="00D04120" w:rsidP="00CE27D4">
                                <w:pPr>
                                  <w:jc w:val="center"/>
                                </w:pPr>
                                <w:r>
                                  <w:t>H</w:t>
                                </w:r>
                                <w:ins w:id="1943" w:author="Prabhvir Saran" w:date="2017-02-02T22:56:00Z">
                                  <w:r>
                                    <w:t>EMA</w:t>
                                  </w:r>
                                </w:ins>
                                <w:del w:id="1944"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D04120" w:rsidRDefault="00D04120"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D04120" w:rsidRDefault="00D04120" w:rsidP="00CE27D4">
                                <w:pPr>
                                  <w:jc w:val="center"/>
                                </w:pPr>
                                <w:del w:id="1945" w:author="Prabhvir Saran" w:date="2017-02-16T19:47:00Z">
                                  <w:r w:rsidDel="00BE0F35">
                                    <w:delText>Login/</w:delText>
                                  </w:r>
                                </w:del>
                                <w:ins w:id="1946" w:author="Prabhvir Saran" w:date="2017-02-02T22:42:00Z">
                                  <w:r>
                                    <w:t>Si</w:t>
                                  </w:r>
                                </w:ins>
                                <w:ins w:id="1947" w:author="Prabhvir Saran" w:date="2017-02-16T19:47:00Z">
                                  <w:r>
                                    <w:t>temap</w:t>
                                  </w:r>
                                </w:ins>
                                <w:del w:id="1948"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D04120" w:rsidRDefault="00D04120" w:rsidP="00CE27D4">
                                <w:pPr>
                                  <w:jc w:val="center"/>
                                </w:pPr>
                                <w:r>
                                  <w:t xml:space="preserve">About </w:t>
                                </w:r>
                                <w:del w:id="1949" w:author="Prabhvir Saran" w:date="2017-02-16T19:52:00Z">
                                  <w:r w:rsidDel="00F76B85">
                                    <w:delText>Hema</w:delText>
                                  </w:r>
                                </w:del>
                                <w:ins w:id="1950"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D04120" w:rsidRDefault="00D04120" w:rsidP="00CE27D4">
                                <w:pPr>
                                  <w:jc w:val="center"/>
                                </w:pPr>
                                <w:ins w:id="1951"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D04120" w:rsidRDefault="00D04120"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D04120" w:rsidRDefault="00D04120" w:rsidP="00CE27D4">
                                <w:pPr>
                                  <w:jc w:val="center"/>
                                </w:pPr>
                                <w:del w:id="1952" w:author="Prabhvir Saran" w:date="2017-02-16T18:10:00Z">
                                  <w:r w:rsidDel="00A93EAD">
                                    <w:delText>Meet the team</w:delText>
                                  </w:r>
                                </w:del>
                                <w:ins w:id="1953"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71" style="position:absolute;margin-left:-27.55pt;margin-top:18.6pt;width:540.3pt;height:203.15pt;z-index:251630592;mso-position-horizontal-relative:margin;mso-position-vertical-relative:text;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">
                  <v:shape id="Text Box 2" o:spid="_x0000_s107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D04120" w:rsidRDefault="00D04120" w:rsidP="00CE27D4">
                          <w:pPr>
                            <w:jc w:val="center"/>
                          </w:pPr>
                          <w:r>
                            <w:t>Home</w:t>
                          </w:r>
                        </w:p>
                      </w:txbxContent>
                    </v:textbox>
                  </v:shape>
                  <v:shape id="Text Box 4" o:spid="_x0000_s107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D04120" w:rsidRDefault="00D04120" w:rsidP="00CE27D4">
                          <w:pPr>
                            <w:jc w:val="center"/>
                          </w:pPr>
                          <w:r>
                            <w:t>H</w:t>
                          </w:r>
                          <w:ins w:id="1954" w:author="Prabhvir Saran" w:date="2017-02-02T22:56:00Z">
                            <w:r>
                              <w:t>EMA</w:t>
                            </w:r>
                          </w:ins>
                          <w:del w:id="1955" w:author="Prabhvir Saran" w:date="2017-02-02T22:56:00Z">
                            <w:r w:rsidDel="00953782">
                              <w:delText>ema</w:delText>
                            </w:r>
                          </w:del>
                        </w:p>
                      </w:txbxContent>
                    </v:textbox>
                  </v:shape>
                  <v:shape id="Text Box 5" o:spid="_x0000_s107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D04120" w:rsidRDefault="00D04120" w:rsidP="00CE27D4">
                          <w:pPr>
                            <w:jc w:val="center"/>
                          </w:pPr>
                          <w:r>
                            <w:t>About us</w:t>
                          </w:r>
                        </w:p>
                      </w:txbxContent>
                    </v:textbox>
                  </v:shape>
                  <v:shape id="Text Box 6" o:spid="_x0000_s107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D04120" w:rsidRDefault="00D04120" w:rsidP="00CE27D4">
                          <w:pPr>
                            <w:jc w:val="center"/>
                          </w:pPr>
                          <w:del w:id="1956" w:author="Prabhvir Saran" w:date="2017-02-16T19:47:00Z">
                            <w:r w:rsidDel="00BE0F35">
                              <w:delText>Login/</w:delText>
                            </w:r>
                          </w:del>
                          <w:ins w:id="1957" w:author="Prabhvir Saran" w:date="2017-02-02T22:42:00Z">
                            <w:r>
                              <w:t>Si</w:t>
                            </w:r>
                          </w:ins>
                          <w:ins w:id="1958" w:author="Prabhvir Saran" w:date="2017-02-16T19:47:00Z">
                            <w:r>
                              <w:t>temap</w:t>
                            </w:r>
                          </w:ins>
                          <w:del w:id="1959" w:author="Prabhvir Saran" w:date="2017-02-02T22:42:00Z">
                            <w:r w:rsidDel="005529B6">
                              <w:delText>Register</w:delText>
                            </w:r>
                          </w:del>
                        </w:p>
                      </w:txbxContent>
                    </v:textbox>
                  </v:shape>
                  <v:shape id="Text Box 7" o:spid="_x0000_s107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D04120" w:rsidRDefault="00D04120" w:rsidP="00CE27D4">
                          <w:pPr>
                            <w:jc w:val="center"/>
                          </w:pPr>
                          <w:r>
                            <w:t xml:space="preserve">About </w:t>
                          </w:r>
                          <w:del w:id="1960" w:author="Prabhvir Saran" w:date="2017-02-16T19:52:00Z">
                            <w:r w:rsidDel="00F76B85">
                              <w:delText>Hema</w:delText>
                            </w:r>
                          </w:del>
                          <w:ins w:id="1961" w:author="Prabhvir Saran" w:date="2017-02-16T19:52:00Z">
                            <w:r>
                              <w:t>HEMA</w:t>
                            </w:r>
                          </w:ins>
                        </w:p>
                      </w:txbxContent>
                    </v:textbox>
                  </v:shape>
                  <v:shape id="Text Box 8" o:spid="_x0000_s107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D04120" w:rsidRDefault="00D04120" w:rsidP="00CE27D4">
                          <w:pPr>
                            <w:jc w:val="center"/>
                          </w:pPr>
                          <w:ins w:id="1962" w:author="Prabhvir Saran" w:date="2017-02-16T18:09:00Z">
                            <w:r>
                              <w:t xml:space="preserve">HEMA </w:t>
                            </w:r>
                          </w:ins>
                          <w:r>
                            <w:t>Styles</w:t>
                          </w:r>
                        </w:p>
                      </w:txbxContent>
                    </v:textbox>
                  </v:shape>
                  <v:shape id="Text Box 9" o:spid="_x0000_s107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D04120" w:rsidRDefault="00D04120" w:rsidP="00CE27D4">
                          <w:pPr>
                            <w:jc w:val="center"/>
                          </w:pPr>
                          <w:r>
                            <w:t>HEMA in BC</w:t>
                          </w:r>
                        </w:p>
                      </w:txbxContent>
                    </v:textbox>
                  </v:shape>
                  <v:shape id="Text Box 11" o:spid="_x0000_s107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D04120" w:rsidRDefault="00D04120" w:rsidP="00CE27D4">
                          <w:pPr>
                            <w:jc w:val="center"/>
                          </w:pPr>
                          <w:del w:id="1963" w:author="Prabhvir Saran" w:date="2017-02-16T18:10:00Z">
                            <w:r w:rsidDel="00A93EAD">
                              <w:delText>Meet the team</w:delText>
                            </w:r>
                          </w:del>
                          <w:ins w:id="1964"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8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8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8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8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8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8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8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p>
    <w:p w14:paraId="3A024865" w14:textId="77777777" w:rsidR="00CE27D4" w:rsidRDefault="00CE27D4" w:rsidP="0029077D">
      <w:pPr>
        <w:pStyle w:val="Heading1"/>
        <w:spacing w:line="360" w:lineRule="auto"/>
        <w:rPr>
          <w:ins w:id="1965" w:author="Prabhvir Saran" w:date="2017-02-02T15:38:00Z"/>
          <w:b/>
          <w:color w:val="4472C4" w:themeColor="accent1"/>
          <w:sz w:val="40"/>
        </w:rPr>
      </w:pPr>
    </w:p>
    <w:p w14:paraId="0E69E9CC" w14:textId="77777777" w:rsidR="00CE27D4" w:rsidRDefault="00CE27D4" w:rsidP="0029077D">
      <w:pPr>
        <w:pStyle w:val="Heading1"/>
        <w:spacing w:line="360" w:lineRule="auto"/>
        <w:rPr>
          <w:ins w:id="1966" w:author="Prabhvir Saran" w:date="2017-02-02T15:38:00Z"/>
          <w:b/>
          <w:color w:val="4472C4" w:themeColor="accent1"/>
          <w:sz w:val="40"/>
        </w:rPr>
      </w:pPr>
    </w:p>
    <w:p w14:paraId="40AD9E00" w14:textId="77777777" w:rsidR="00CE27D4" w:rsidRDefault="00CE27D4" w:rsidP="0029077D">
      <w:pPr>
        <w:pStyle w:val="Heading1"/>
        <w:spacing w:line="360" w:lineRule="auto"/>
        <w:rPr>
          <w:ins w:id="1967" w:author="Prabhvir Saran" w:date="2017-02-02T15:38:00Z"/>
          <w:b/>
          <w:color w:val="4472C4" w:themeColor="accent1"/>
          <w:sz w:val="40"/>
        </w:rPr>
      </w:pPr>
    </w:p>
    <w:p w14:paraId="2EA24C7C" w14:textId="77777777" w:rsidR="006641F0" w:rsidRDefault="006641F0" w:rsidP="00CE27D4">
      <w:pPr>
        <w:pStyle w:val="Heading2"/>
        <w:rPr>
          <w:ins w:id="1968" w:author="Prabhvir Saran" w:date="2017-02-02T15:47:00Z"/>
          <w:rFonts w:ascii="Calibri" w:hAnsi="Calibri" w:cs="Calibri"/>
          <w:b/>
          <w:bCs/>
          <w:color w:val="2F5496"/>
        </w:rPr>
      </w:pPr>
    </w:p>
    <w:p w14:paraId="101DFCCC" w14:textId="77777777" w:rsidR="00EC6476" w:rsidRDefault="00EC6476" w:rsidP="004161ED">
      <w:pPr>
        <w:pStyle w:val="Heading3"/>
        <w:rPr>
          <w:ins w:id="1969" w:author="Prabhvir Saran" w:date="2017-02-02T16:05:00Z"/>
          <w:sz w:val="28"/>
          <w:u w:val="single"/>
        </w:rPr>
      </w:pPr>
    </w:p>
    <w:p w14:paraId="0C2719A3" w14:textId="77777777" w:rsidR="005529B6" w:rsidRDefault="005529B6">
      <w:pPr>
        <w:rPr>
          <w:ins w:id="1970" w:author="Prabhvir Saran" w:date="2017-02-02T22:45:00Z"/>
        </w:rPr>
        <w:pPrChange w:id="1971" w:author="Prabhvir Saran" w:date="2017-02-02T16:49:00Z">
          <w:pPr>
            <w:pStyle w:val="Heading3"/>
          </w:pPr>
        </w:pPrChange>
      </w:pPr>
    </w:p>
    <w:p w14:paraId="1C1A9965" w14:textId="054C3D08" w:rsidR="00903FA7" w:rsidRPr="00553070" w:rsidRDefault="005529B6">
      <w:pPr>
        <w:pStyle w:val="Heading3"/>
        <w:rPr>
          <w:ins w:id="1972" w:author="Prabhvir Saran" w:date="2017-02-02T22:59:00Z"/>
          <w:sz w:val="26"/>
          <w:szCs w:val="26"/>
          <w:rPrChange w:id="1973" w:author="Prabhvir Saran" w:date="2017-02-02T23:39:00Z">
            <w:rPr>
              <w:ins w:id="1974" w:author="Prabhvir Saran" w:date="2017-02-02T22:59:00Z"/>
            </w:rPr>
          </w:rPrChange>
        </w:rPr>
      </w:pPr>
      <w:bookmarkStart w:id="1975" w:name="_Toc479897307"/>
      <w:ins w:id="1976" w:author="Prabhvir Saran" w:date="2017-02-02T22:43:00Z">
        <w:r w:rsidRPr="00553070">
          <w:rPr>
            <w:sz w:val="26"/>
            <w:szCs w:val="26"/>
            <w:rPrChange w:id="1977" w:author="Prabhvir Saran" w:date="2017-02-02T23:39:00Z">
              <w:rPr/>
            </w:rPrChange>
          </w:rPr>
          <w:t>Site map explained</w:t>
        </w:r>
        <w:bookmarkEnd w:id="1975"/>
        <w:r w:rsidRPr="00553070">
          <w:rPr>
            <w:sz w:val="26"/>
            <w:szCs w:val="26"/>
            <w:rPrChange w:id="1978" w:author="Prabhvir Saran" w:date="2017-02-02T23:39:00Z">
              <w:rPr/>
            </w:rPrChange>
          </w:rPr>
          <w:t xml:space="preserve"> </w:t>
        </w:r>
      </w:ins>
    </w:p>
    <w:p w14:paraId="58CE117B" w14:textId="77777777" w:rsidR="00953782" w:rsidRPr="00487BA1" w:rsidRDefault="00953782">
      <w:pPr>
        <w:rPr>
          <w:ins w:id="1979" w:author="Prabhvir Saran" w:date="2017-02-02T22:56:00Z"/>
        </w:rPr>
        <w:pPrChange w:id="1980" w:author="Prabhvir Saran" w:date="2017-02-02T22:59:00Z">
          <w:pPr>
            <w:pStyle w:val="Heading3"/>
          </w:pPr>
        </w:pPrChange>
      </w:pPr>
    </w:p>
    <w:p w14:paraId="75EC4CD3" w14:textId="77777777" w:rsidR="00953782" w:rsidRPr="00487BA1" w:rsidRDefault="00953782">
      <w:pPr>
        <w:rPr>
          <w:ins w:id="1981" w:author="Prabhvir Saran" w:date="2017-02-02T22:59:00Z"/>
          <w:rFonts w:cstheme="minorHAnsi"/>
        </w:rPr>
        <w:pPrChange w:id="1982" w:author="Prabhvir Saran" w:date="2017-02-02T22:56:00Z">
          <w:pPr>
            <w:pStyle w:val="Heading3"/>
          </w:pPr>
        </w:pPrChange>
      </w:pPr>
      <w:ins w:id="1983" w:author="Prabhvir Saran" w:date="2017-02-02T22:56:00Z">
        <w:r w:rsidRPr="00553070">
          <w:rPr>
            <w:rFonts w:cstheme="minorHAnsi"/>
            <w:sz w:val="24"/>
            <w:szCs w:val="24"/>
            <w:rPrChange w:id="1984" w:author="Prabhvir Saran" w:date="2017-02-02T23:38:00Z">
              <w:rPr/>
            </w:rPrChange>
          </w:rPr>
          <w:t>Home</w:t>
        </w:r>
      </w:ins>
    </w:p>
    <w:p w14:paraId="580CFF53" w14:textId="1814C222" w:rsidR="00953782" w:rsidRPr="00434297" w:rsidRDefault="00953782">
      <w:pPr>
        <w:pStyle w:val="ListParagraph"/>
        <w:numPr>
          <w:ilvl w:val="0"/>
          <w:numId w:val="13"/>
        </w:numPr>
        <w:rPr>
          <w:ins w:id="1985" w:author="Prabhvir Saran" w:date="2017-02-16T19:53:00Z"/>
          <w:rFonts w:cstheme="minorHAnsi"/>
          <w:rPrChange w:id="1986" w:author="Prabhvir Saran" w:date="2017-02-16T19:53:00Z">
            <w:rPr>
              <w:ins w:id="1987" w:author="Prabhvir Saran" w:date="2017-02-16T19:53:00Z"/>
              <w:rFonts w:cstheme="minorHAnsi"/>
            </w:rPr>
          </w:rPrChange>
        </w:rPr>
        <w:pPrChange w:id="1988" w:author="Prabhvir Saran" w:date="2017-02-02T22:59:00Z">
          <w:pPr>
            <w:pStyle w:val="Heading3"/>
          </w:pPr>
        </w:pPrChange>
      </w:pPr>
      <w:ins w:id="1989" w:author="Prabhvir Saran" w:date="2017-02-02T22:57:00Z">
        <w:r w:rsidRPr="00553070">
          <w:rPr>
            <w:rFonts w:cstheme="minorHAnsi"/>
            <w:sz w:val="24"/>
            <w:szCs w:val="24"/>
            <w:rPrChange w:id="1990" w:author="Prabhvir Saran" w:date="2017-02-02T23:38:00Z">
              <w:rPr/>
            </w:rPrChange>
          </w:rPr>
          <w:t xml:space="preserve">The home page would have a picture representing HEMA, a quick </w:t>
        </w:r>
      </w:ins>
      <w:ins w:id="1991" w:author="Prabhvir Saran" w:date="2017-02-02T22:58:00Z">
        <w:r w:rsidRPr="00553070">
          <w:rPr>
            <w:rFonts w:cstheme="minorHAnsi"/>
            <w:sz w:val="24"/>
            <w:szCs w:val="24"/>
            <w:rPrChange w:id="1992" w:author="Prabhvir Saran" w:date="2017-02-02T23:38:00Z">
              <w:rPr/>
            </w:rPrChange>
          </w:rPr>
          <w:t xml:space="preserve">introduction and some facts about HEMA. </w:t>
        </w:r>
      </w:ins>
    </w:p>
    <w:p w14:paraId="6F685675" w14:textId="77777777" w:rsidR="00434297" w:rsidRPr="00553070" w:rsidRDefault="00434297">
      <w:pPr>
        <w:pStyle w:val="ListParagraph"/>
        <w:rPr>
          <w:ins w:id="1993" w:author="Prabhvir Saran" w:date="2017-02-02T15:39:00Z"/>
          <w:rFonts w:cstheme="minorHAnsi"/>
          <w:sz w:val="24"/>
          <w:rPrChange w:id="1994" w:author="Prabhvir Saran" w:date="2017-02-02T23:38:00Z">
            <w:rPr>
              <w:ins w:id="1995" w:author="Prabhvir Saran" w:date="2017-02-02T15:39:00Z"/>
              <w:sz w:val="28"/>
            </w:rPr>
          </w:rPrChange>
        </w:rPr>
        <w:pPrChange w:id="1996" w:author="Prabhvir Saran" w:date="2017-02-16T19:53:00Z">
          <w:pPr>
            <w:pStyle w:val="Heading3"/>
          </w:pPr>
        </w:pPrChange>
      </w:pPr>
    </w:p>
    <w:p w14:paraId="74503960" w14:textId="2121BAD2" w:rsidR="00CE27D4" w:rsidRPr="00553070" w:rsidRDefault="00953782">
      <w:pPr>
        <w:rPr>
          <w:ins w:id="1997" w:author="Prabhvir Saran" w:date="2017-02-02T15:39:00Z"/>
          <w:rFonts w:cstheme="minorHAnsi"/>
          <w:sz w:val="24"/>
          <w:szCs w:val="24"/>
          <w:rPrChange w:id="1998" w:author="Prabhvir Saran" w:date="2017-02-02T23:38:00Z">
            <w:rPr>
              <w:ins w:id="1999" w:author="Prabhvir Saran" w:date="2017-02-02T15:39:00Z"/>
            </w:rPr>
          </w:rPrChange>
        </w:rPr>
        <w:pPrChange w:id="2000" w:author="Prabhvir Saran" w:date="2017-02-02T22:56:00Z">
          <w:pPr>
            <w:pStyle w:val="Heading4"/>
          </w:pPr>
        </w:pPrChange>
      </w:pPr>
      <w:ins w:id="2001" w:author="Prabhvir Saran" w:date="2017-02-02T15:39:00Z">
        <w:r w:rsidRPr="00553070">
          <w:rPr>
            <w:rFonts w:cstheme="minorHAnsi"/>
            <w:sz w:val="24"/>
            <w:szCs w:val="24"/>
            <w:rPrChange w:id="2002" w:author="Prabhvir Saran" w:date="2017-02-02T23:38:00Z">
              <w:rPr/>
            </w:rPrChange>
          </w:rPr>
          <w:t>HEMA</w:t>
        </w:r>
        <w:r w:rsidR="00CE27D4" w:rsidRPr="00553070">
          <w:rPr>
            <w:rFonts w:cstheme="minorHAnsi"/>
            <w:sz w:val="24"/>
            <w:szCs w:val="24"/>
            <w:rPrChange w:id="2003"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2004" w:author="Prabhvir Saran" w:date="2017-02-02T15:39:00Z"/>
          <w:rFonts w:asciiTheme="minorHAnsi" w:hAnsiTheme="minorHAnsi" w:cstheme="minorHAnsi"/>
          <w:color w:val="000000"/>
          <w:rPrChange w:id="2005" w:author="Prabhvir Saran" w:date="2017-02-02T23:38:00Z">
            <w:rPr>
              <w:ins w:id="2006" w:author="Prabhvir Saran" w:date="2017-02-02T15:39:00Z"/>
              <w:rFonts w:ascii="Arial" w:hAnsi="Arial" w:cs="Arial"/>
              <w:color w:val="000000"/>
            </w:rPr>
          </w:rPrChange>
        </w:rPr>
      </w:pPr>
      <w:ins w:id="2007" w:author="Prabhvir Saran" w:date="2017-02-02T15:39:00Z">
        <w:r w:rsidRPr="00553070">
          <w:rPr>
            <w:rFonts w:asciiTheme="minorHAnsi" w:hAnsiTheme="minorHAnsi" w:cstheme="minorHAnsi"/>
            <w:color w:val="000000"/>
            <w:rPrChange w:id="2008"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2009" w:author="Prabhvir Saran" w:date="2017-02-16T19:53:00Z"/>
          <w:rFonts w:asciiTheme="minorHAnsi" w:hAnsiTheme="minorHAnsi" w:cstheme="minorHAnsi"/>
          <w:color w:val="000000"/>
        </w:rPr>
      </w:pPr>
      <w:ins w:id="2010" w:author="Prabhvir Saran" w:date="2017-02-02T15:39:00Z">
        <w:r w:rsidRPr="00553070">
          <w:rPr>
            <w:rFonts w:asciiTheme="minorHAnsi" w:hAnsiTheme="minorHAnsi" w:cstheme="minorHAnsi"/>
            <w:color w:val="000000"/>
            <w:rPrChange w:id="2011"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2012" w:author="Prabhvir Saran" w:date="2017-02-16T19:53:00Z"/>
          <w:rFonts w:asciiTheme="minorHAnsi" w:hAnsiTheme="minorHAnsi" w:cstheme="minorHAnsi"/>
          <w:color w:val="000000"/>
        </w:rPr>
        <w:pPrChange w:id="2013"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2014" w:author="Prabhvir Saran" w:date="2017-02-16T19:53:00Z"/>
          <w:rFonts w:asciiTheme="minorHAnsi" w:hAnsiTheme="minorHAnsi" w:cstheme="minorHAnsi"/>
          <w:color w:val="000000"/>
        </w:rPr>
        <w:pPrChange w:id="201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2016" w:author="Prabhvir Saran" w:date="2017-02-02T15:39:00Z"/>
          <w:rFonts w:asciiTheme="minorHAnsi" w:hAnsiTheme="minorHAnsi" w:cstheme="minorHAnsi"/>
          <w:color w:val="000000"/>
          <w:rPrChange w:id="2017" w:author="Prabhvir Saran" w:date="2017-02-02T23:38:00Z">
            <w:rPr>
              <w:ins w:id="2018" w:author="Prabhvir Saran" w:date="2017-02-02T15:39:00Z"/>
              <w:rFonts w:ascii="Arial" w:hAnsi="Arial" w:cs="Arial"/>
              <w:color w:val="000000"/>
            </w:rPr>
          </w:rPrChange>
        </w:rPr>
        <w:pPrChange w:id="201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2020" w:author="Prabhvir Saran" w:date="2017-02-16T19:53:00Z"/>
          <w:rFonts w:asciiTheme="minorHAnsi" w:hAnsiTheme="minorHAnsi" w:cstheme="minorHAnsi"/>
          <w:color w:val="000000"/>
        </w:rPr>
      </w:pPr>
      <w:ins w:id="2021" w:author="Prabhvir Saran" w:date="2017-02-02T15:39:00Z">
        <w:r w:rsidRPr="00553070">
          <w:rPr>
            <w:rFonts w:asciiTheme="minorHAnsi" w:hAnsiTheme="minorHAnsi" w:cstheme="minorHAnsi"/>
            <w:color w:val="000000"/>
            <w:rPrChange w:id="2022"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2023" w:author="Prabhvir Saran" w:date="2017-02-02T15:39:00Z"/>
          <w:rFonts w:asciiTheme="minorHAnsi" w:hAnsiTheme="minorHAnsi" w:cstheme="minorHAnsi"/>
          <w:color w:val="000000"/>
          <w:rPrChange w:id="2024" w:author="Prabhvir Saran" w:date="2017-02-02T23:38:00Z">
            <w:rPr>
              <w:ins w:id="2025" w:author="Prabhvir Saran" w:date="2017-02-02T15:39:00Z"/>
              <w:rFonts w:ascii="Arial" w:hAnsi="Arial" w:cs="Arial"/>
              <w:color w:val="000000"/>
            </w:rPr>
          </w:rPrChange>
        </w:rPr>
        <w:pPrChange w:id="2026"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2027" w:author="Prabhvir Saran" w:date="2017-02-02T15:39:00Z"/>
          <w:rFonts w:asciiTheme="minorHAnsi" w:hAnsiTheme="minorHAnsi" w:cstheme="minorHAnsi"/>
          <w:color w:val="000000"/>
          <w:rPrChange w:id="2028" w:author="Prabhvir Saran" w:date="2017-02-02T23:38:00Z">
            <w:rPr>
              <w:ins w:id="2029" w:author="Prabhvir Saran" w:date="2017-02-02T15:39:00Z"/>
              <w:rFonts w:ascii="Arial" w:hAnsi="Arial" w:cs="Arial"/>
              <w:color w:val="000000"/>
            </w:rPr>
          </w:rPrChange>
        </w:rPr>
      </w:pPr>
      <w:ins w:id="2030" w:author="Prabhvir Saran" w:date="2017-02-16T18:11:00Z">
        <w:r>
          <w:rPr>
            <w:rFonts w:asciiTheme="minorHAnsi" w:hAnsiTheme="minorHAnsi" w:cstheme="minorHAnsi"/>
            <w:color w:val="000000"/>
          </w:rPr>
          <w:t xml:space="preserve">HEMA </w:t>
        </w:r>
      </w:ins>
      <w:ins w:id="2031" w:author="Prabhvir Saran" w:date="2017-02-02T15:39:00Z">
        <w:r w:rsidR="00CE27D4" w:rsidRPr="00553070">
          <w:rPr>
            <w:rFonts w:asciiTheme="minorHAnsi" w:hAnsiTheme="minorHAnsi" w:cstheme="minorHAnsi"/>
            <w:color w:val="000000"/>
            <w:rPrChange w:id="2032"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2033" w:author="Prabhvir Saran" w:date="2017-02-02T23:28:00Z"/>
          <w:rFonts w:asciiTheme="minorHAnsi" w:hAnsiTheme="minorHAnsi" w:cstheme="minorHAnsi"/>
          <w:color w:val="000000"/>
          <w:rPrChange w:id="2034" w:author="Prabhvir Saran" w:date="2017-02-02T23:38:00Z">
            <w:rPr>
              <w:ins w:id="2035" w:author="Prabhvir Saran" w:date="2017-02-02T23:28:00Z"/>
              <w:rFonts w:ascii="Calibri" w:hAnsi="Calibri" w:cs="Calibri"/>
              <w:color w:val="000000"/>
            </w:rPr>
          </w:rPrChange>
        </w:rPr>
      </w:pPr>
      <w:ins w:id="2036" w:author="Prabhvir Saran" w:date="2017-02-02T15:39:00Z">
        <w:r w:rsidRPr="00553070">
          <w:rPr>
            <w:rFonts w:asciiTheme="minorHAnsi" w:hAnsiTheme="minorHAnsi" w:cstheme="minorHAnsi"/>
            <w:color w:val="000000"/>
            <w:rPrChange w:id="2037"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2038"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2039"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2040" w:author="Prabhvir Saran" w:date="2017-02-02T15:47:00Z"/>
          <w:rFonts w:asciiTheme="minorHAnsi" w:hAnsiTheme="minorHAnsi" w:cstheme="minorHAnsi"/>
          <w:color w:val="000000"/>
          <w:rPrChange w:id="2041" w:author="Prabhvir Saran" w:date="2017-02-02T23:38:00Z">
            <w:rPr>
              <w:ins w:id="2042" w:author="Prabhvir Saran" w:date="2017-02-02T15:47:00Z"/>
              <w:rFonts w:ascii="Arial" w:hAnsi="Arial" w:cs="Arial"/>
              <w:color w:val="000000"/>
            </w:rPr>
          </w:rPrChange>
        </w:rPr>
        <w:pPrChange w:id="2043"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2044" w:author="Prabhvir Saran" w:date="2017-02-02T15:39:00Z"/>
          <w:rFonts w:asciiTheme="minorHAnsi" w:hAnsiTheme="minorHAnsi" w:cstheme="minorHAnsi"/>
          <w:color w:val="000000"/>
          <w:rPrChange w:id="2045" w:author="Prabhvir Saran" w:date="2017-02-02T23:38:00Z">
            <w:rPr>
              <w:ins w:id="2046"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2047" w:author="Prabhvir Saran" w:date="2017-02-02T15:39:00Z"/>
          <w:rFonts w:asciiTheme="minorHAnsi" w:hAnsiTheme="minorHAnsi" w:cstheme="minorHAnsi"/>
          <w:color w:val="000000"/>
          <w:rPrChange w:id="2048" w:author="Prabhvir Saran" w:date="2017-02-02T23:38:00Z">
            <w:rPr>
              <w:ins w:id="2049" w:author="Prabhvir Saran" w:date="2017-02-02T15:39:00Z"/>
              <w:rFonts w:ascii="Arial" w:hAnsi="Arial" w:cs="Arial"/>
              <w:color w:val="000000"/>
            </w:rPr>
          </w:rPrChange>
        </w:rPr>
      </w:pPr>
      <w:ins w:id="2050" w:author="Prabhvir Saran" w:date="2017-02-02T15:39:00Z">
        <w:r w:rsidRPr="00553070">
          <w:rPr>
            <w:rFonts w:asciiTheme="minorHAnsi" w:hAnsiTheme="minorHAnsi" w:cstheme="minorHAnsi"/>
            <w:color w:val="000000"/>
            <w:rPrChange w:id="2051"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2052" w:author="Prabhvir Saran" w:date="2017-02-16T19:53:00Z"/>
          <w:rFonts w:asciiTheme="minorHAnsi" w:hAnsiTheme="minorHAnsi" w:cstheme="minorHAnsi"/>
          <w:color w:val="000000"/>
        </w:rPr>
      </w:pPr>
      <w:ins w:id="2053" w:author="Prabhvir Saran" w:date="2017-02-02T15:39:00Z">
        <w:r w:rsidRPr="00553070">
          <w:rPr>
            <w:rFonts w:asciiTheme="minorHAnsi" w:hAnsiTheme="minorHAnsi" w:cstheme="minorHAnsi"/>
            <w:color w:val="000000"/>
            <w:rPrChange w:id="2054" w:author="Prabhvir Saran" w:date="2017-02-02T23:38:00Z">
              <w:rPr>
                <w:rFonts w:ascii="Calibri" w:hAnsi="Calibri" w:cs="Calibri"/>
                <w:color w:val="000000"/>
              </w:rPr>
            </w:rPrChange>
          </w:rPr>
          <w:t xml:space="preserve">A short list of local HEMA clubs, groups, schools </w:t>
        </w:r>
      </w:ins>
      <w:ins w:id="2055" w:author="Prabhvir Saran" w:date="2017-02-02T23:28:00Z">
        <w:r w:rsidR="00D40537" w:rsidRPr="00553070">
          <w:rPr>
            <w:rFonts w:asciiTheme="minorHAnsi" w:hAnsiTheme="minorHAnsi" w:cstheme="minorHAnsi"/>
            <w:color w:val="000000"/>
            <w:rPrChange w:id="2056"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2057" w:author="Prabhvir Saran" w:date="2017-02-02T15:39:00Z"/>
          <w:rFonts w:asciiTheme="minorHAnsi" w:hAnsiTheme="minorHAnsi" w:cstheme="minorHAnsi"/>
          <w:color w:val="000000"/>
          <w:rPrChange w:id="2058" w:author="Prabhvir Saran" w:date="2017-02-02T23:38:00Z">
            <w:rPr>
              <w:ins w:id="2059" w:author="Prabhvir Saran" w:date="2017-02-02T15:39:00Z"/>
              <w:rFonts w:ascii="Arial" w:hAnsi="Arial" w:cs="Arial"/>
              <w:color w:val="000000"/>
            </w:rPr>
          </w:rPrChange>
        </w:rPr>
        <w:pPrChange w:id="2060"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2061" w:author="Prabhvir Saran" w:date="2017-02-16T18:12:00Z"/>
          <w:rFonts w:cstheme="minorHAnsi"/>
        </w:rPr>
        <w:pPrChange w:id="2062"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2063" w:author="Prabhvir Saran" w:date="2017-02-02T15:39:00Z">
        <w:r w:rsidRPr="00553070">
          <w:rPr>
            <w:rFonts w:cstheme="minorHAnsi"/>
            <w:sz w:val="24"/>
            <w:szCs w:val="24"/>
            <w:rPrChange w:id="2064"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2065" w:author="Prabhvir Saran" w:date="2017-02-16T19:53:00Z"/>
          <w:rFonts w:asciiTheme="minorHAnsi" w:hAnsiTheme="minorHAnsi" w:cstheme="minorHAnsi"/>
          <w:color w:val="000000"/>
        </w:rPr>
      </w:pPr>
      <w:ins w:id="2066"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2067" w:author="Prabhvir Saran" w:date="2017-02-02T15:39:00Z"/>
          <w:rFonts w:asciiTheme="minorHAnsi" w:hAnsiTheme="minorHAnsi" w:cstheme="minorHAnsi"/>
          <w:color w:val="000000"/>
          <w:rPrChange w:id="2068" w:author="Prabhvir Saran" w:date="2017-02-02T23:38:00Z">
            <w:rPr>
              <w:ins w:id="2069" w:author="Prabhvir Saran" w:date="2017-02-02T15:39:00Z"/>
              <w:rFonts w:ascii="Arial" w:hAnsi="Arial" w:cs="Arial"/>
              <w:color w:val="000000"/>
            </w:rPr>
          </w:rPrChange>
        </w:rPr>
        <w:pPrChange w:id="2070"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2071" w:author="Prabhvir Saran" w:date="2017-02-02T15:57:00Z"/>
          <w:rFonts w:cstheme="minorHAnsi"/>
          <w:sz w:val="24"/>
          <w:szCs w:val="24"/>
          <w:rPrChange w:id="2072" w:author="Prabhvir Saran" w:date="2017-02-02T23:38:00Z">
            <w:rPr>
              <w:ins w:id="2073" w:author="Prabhvir Saran" w:date="2017-02-02T15:57:00Z"/>
            </w:rPr>
          </w:rPrChange>
        </w:rPr>
        <w:pPrChange w:id="2074" w:author="Prabhvir Saran" w:date="2017-02-02T22:59:00Z">
          <w:pPr>
            <w:pStyle w:val="Heading4"/>
          </w:pPr>
        </w:pPrChange>
      </w:pPr>
      <w:ins w:id="2075" w:author="Prabhvir Saran" w:date="2017-02-02T15:39:00Z">
        <w:r w:rsidRPr="00553070">
          <w:rPr>
            <w:rFonts w:cstheme="minorHAnsi"/>
            <w:sz w:val="24"/>
            <w:szCs w:val="24"/>
            <w:rPrChange w:id="2076" w:author="Prabhvir Saran" w:date="2017-02-02T23:38:00Z">
              <w:rPr/>
            </w:rPrChange>
          </w:rPr>
          <w:t>Login/</w:t>
        </w:r>
      </w:ins>
      <w:ins w:id="2077"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2078" w:author="Prabhvir Saran" w:date="2017-02-16T19:53:00Z"/>
          <w:rFonts w:cstheme="minorHAnsi"/>
          <w:sz w:val="24"/>
          <w:szCs w:val="24"/>
        </w:rPr>
      </w:pPr>
      <w:ins w:id="2079"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2080" w:author="Prabhvir Saran" w:date="2017-02-02T15:58:00Z">
        <w:r w:rsidR="001665B5" w:rsidRPr="00487BA1">
          <w:rPr>
            <w:rFonts w:cstheme="minorHAnsi"/>
            <w:sz w:val="24"/>
            <w:szCs w:val="24"/>
          </w:rPr>
          <w:t xml:space="preserve">Login / Signup page. This page will be divided in to two sections, the </w:t>
        </w:r>
      </w:ins>
      <w:ins w:id="2081"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2082" w:author="Prabhvir Saran" w:date="2017-02-16T19:47:00Z"/>
          <w:rFonts w:cstheme="minorHAnsi"/>
          <w:sz w:val="24"/>
          <w:szCs w:val="24"/>
        </w:rPr>
        <w:pPrChange w:id="2083" w:author="Prabhvir Saran" w:date="2017-02-16T19:53:00Z">
          <w:pPr>
            <w:pStyle w:val="ListParagraph"/>
            <w:numPr>
              <w:numId w:val="11"/>
            </w:numPr>
            <w:ind w:hanging="360"/>
          </w:pPr>
        </w:pPrChange>
      </w:pPr>
    </w:p>
    <w:p w14:paraId="1C034447" w14:textId="3B441CAE" w:rsidR="00BE0F35" w:rsidRPr="004450D8" w:rsidRDefault="00BE0F35" w:rsidP="00BE0F35">
      <w:pPr>
        <w:rPr>
          <w:ins w:id="2084" w:author="Prabhvir Saran" w:date="2017-02-16T19:47:00Z"/>
          <w:rFonts w:cstheme="minorHAnsi"/>
          <w:sz w:val="24"/>
          <w:szCs w:val="24"/>
        </w:rPr>
      </w:pPr>
      <w:ins w:id="2085"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2086" w:author="Prabhvir Saran" w:date="2017-02-16T19:47:00Z"/>
          <w:rFonts w:cstheme="minorHAnsi"/>
          <w:sz w:val="24"/>
          <w:szCs w:val="24"/>
        </w:rPr>
      </w:pPr>
      <w:ins w:id="2087" w:author="Prabhvir Saran" w:date="2017-02-16T19:47:00Z">
        <w:r>
          <w:rPr>
            <w:rFonts w:cstheme="minorHAnsi"/>
            <w:sz w:val="24"/>
            <w:szCs w:val="24"/>
          </w:rPr>
          <w:t xml:space="preserve">This page will contain a link to all the pages </w:t>
        </w:r>
      </w:ins>
      <w:ins w:id="2088" w:author="Prabhvir Saran" w:date="2017-02-16T23:27:00Z">
        <w:r w:rsidR="00942360">
          <w:rPr>
            <w:rFonts w:cstheme="minorHAnsi"/>
            <w:sz w:val="24"/>
            <w:szCs w:val="24"/>
          </w:rPr>
          <w:t>using</w:t>
        </w:r>
      </w:ins>
      <w:ins w:id="2089" w:author="Prabhvir Saran" w:date="2017-02-16T19:47:00Z">
        <w:r>
          <w:rPr>
            <w:rFonts w:cstheme="minorHAnsi"/>
            <w:sz w:val="24"/>
            <w:szCs w:val="24"/>
          </w:rPr>
          <w:t xml:space="preserve"> a list. </w:t>
        </w:r>
      </w:ins>
    </w:p>
    <w:p w14:paraId="7FE69AA1" w14:textId="0E4CC938" w:rsidR="00BE0F35" w:rsidRDefault="00BE0F35">
      <w:pPr>
        <w:rPr>
          <w:ins w:id="2090" w:author="Prabhvir Saran" w:date="2017-02-16T19:47:00Z"/>
          <w:rFonts w:cstheme="minorHAnsi"/>
          <w:sz w:val="24"/>
          <w:szCs w:val="24"/>
        </w:rPr>
        <w:pPrChange w:id="2091" w:author="Prabhvir Saran" w:date="2017-02-16T19:47:00Z">
          <w:pPr>
            <w:pStyle w:val="ListParagraph"/>
            <w:numPr>
              <w:numId w:val="11"/>
            </w:numPr>
            <w:ind w:hanging="360"/>
          </w:pPr>
        </w:pPrChange>
      </w:pPr>
      <w:ins w:id="2092" w:author="Prabhvir Saran" w:date="2017-02-16T19:47:00Z">
        <w:r>
          <w:rPr>
            <w:rFonts w:cstheme="minorHAnsi"/>
            <w:sz w:val="24"/>
            <w:szCs w:val="24"/>
          </w:rPr>
          <w:tab/>
        </w:r>
      </w:ins>
    </w:p>
    <w:p w14:paraId="32D031BA" w14:textId="77777777" w:rsidR="00BE0F35" w:rsidRPr="00FF76DD" w:rsidRDefault="00BE0F35">
      <w:pPr>
        <w:rPr>
          <w:ins w:id="2093" w:author="Prabhvir Saran" w:date="2017-02-02T22:43:00Z"/>
          <w:rFonts w:cstheme="minorHAnsi"/>
          <w:sz w:val="24"/>
          <w:szCs w:val="24"/>
        </w:rPr>
        <w:pPrChange w:id="2094" w:author="Prabhvir Saran" w:date="2017-02-16T19:47:00Z">
          <w:pPr>
            <w:pStyle w:val="ListParagraph"/>
            <w:numPr>
              <w:numId w:val="11"/>
            </w:numPr>
            <w:ind w:hanging="360"/>
          </w:pPr>
        </w:pPrChange>
      </w:pPr>
    </w:p>
    <w:p w14:paraId="6EF97863" w14:textId="3457F40D" w:rsidR="005529B6" w:rsidRDefault="005529B6">
      <w:pPr>
        <w:pStyle w:val="ListParagraph"/>
        <w:rPr>
          <w:ins w:id="2095" w:author="Prabhvir Saran" w:date="2017-02-02T22:44:00Z"/>
          <w:sz w:val="24"/>
          <w:szCs w:val="24"/>
        </w:rPr>
        <w:pPrChange w:id="2096" w:author="Prabhvir Saran" w:date="2017-02-02T22:43:00Z">
          <w:pPr>
            <w:pStyle w:val="ListParagraph"/>
            <w:numPr>
              <w:numId w:val="11"/>
            </w:numPr>
            <w:ind w:hanging="360"/>
          </w:pPr>
        </w:pPrChange>
      </w:pPr>
    </w:p>
    <w:p w14:paraId="2D3A5FEE" w14:textId="337EF2B2" w:rsidR="005529B6" w:rsidRDefault="005529B6">
      <w:pPr>
        <w:pStyle w:val="ListParagraph"/>
        <w:rPr>
          <w:ins w:id="2097" w:author="Prabhvir Saran" w:date="2017-02-02T22:44:00Z"/>
          <w:sz w:val="24"/>
          <w:szCs w:val="24"/>
        </w:rPr>
        <w:pPrChange w:id="2098"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2099" w:author="Prabhvir Saran" w:date="2017-02-02T15:39:00Z"/>
          <w:sz w:val="24"/>
          <w:szCs w:val="24"/>
        </w:rPr>
        <w:pPrChange w:id="2100" w:author="Prabhvir Saran" w:date="2017-02-02T22:43:00Z">
          <w:pPr>
            <w:pStyle w:val="ListParagraph"/>
            <w:numPr>
              <w:numId w:val="11"/>
            </w:numPr>
            <w:ind w:hanging="360"/>
          </w:pPr>
        </w:pPrChange>
      </w:pPr>
    </w:p>
    <w:p w14:paraId="76B083AE" w14:textId="3D56F43C" w:rsidR="00EC6476" w:rsidRPr="00522B41" w:rsidRDefault="00B92D69">
      <w:pPr>
        <w:pStyle w:val="Heading2"/>
        <w:rPr>
          <w:ins w:id="2101" w:author="Prabhvir Saran" w:date="2017-02-02T16:08:00Z"/>
          <w:sz w:val="32"/>
          <w:rPrChange w:id="2102" w:author="Prabhvir Saran" w:date="2017-02-02T23:40:00Z">
            <w:rPr>
              <w:ins w:id="2103" w:author="Prabhvir Saran" w:date="2017-02-02T16:08:00Z"/>
              <w:noProof/>
            </w:rPr>
          </w:rPrChange>
        </w:rPr>
        <w:pPrChange w:id="2104" w:author="Prabhvir Saran" w:date="2017-02-02T23:40:00Z">
          <w:pPr/>
        </w:pPrChange>
      </w:pPr>
      <w:bookmarkStart w:id="2105" w:name="_Toc479897308"/>
      <w:ins w:id="2106" w:author="Prabhvir Saran" w:date="2017-02-02T23:01:00Z">
        <w:r w:rsidRPr="00522B41">
          <w:rPr>
            <w:sz w:val="32"/>
            <w:rPrChange w:id="2107" w:author="Prabhvir Saran" w:date="2017-02-02T23:40:00Z">
              <w:rPr/>
            </w:rPrChange>
          </w:rPr>
          <w:lastRenderedPageBreak/>
          <w:t xml:space="preserve">Wireframe </w:t>
        </w:r>
      </w:ins>
      <w:ins w:id="2108" w:author="Prabhvir Saran" w:date="2017-02-02T15:43:00Z">
        <w:r w:rsidR="00CE27D4" w:rsidRPr="00522B41">
          <w:rPr>
            <w:sz w:val="32"/>
            <w:rPrChange w:id="2109" w:author="Prabhvir Saran" w:date="2017-02-02T23:40:00Z">
              <w:rPr/>
            </w:rPrChange>
          </w:rPr>
          <w:t>Page</w:t>
        </w:r>
      </w:ins>
      <w:ins w:id="2110" w:author="Prabhvir Saran" w:date="2017-02-02T23:40:00Z">
        <w:r w:rsidR="00522B41">
          <w:rPr>
            <w:sz w:val="32"/>
          </w:rPr>
          <w:t xml:space="preserve"> Layouts</w:t>
        </w:r>
      </w:ins>
      <w:bookmarkEnd w:id="2105"/>
      <w:ins w:id="2111" w:author="Prabhvir Saran" w:date="2017-02-02T15:43:00Z">
        <w:r w:rsidR="00CE27D4" w:rsidRPr="00522B41">
          <w:rPr>
            <w:sz w:val="32"/>
            <w:rPrChange w:id="2112" w:author="Prabhvir Saran" w:date="2017-02-02T23:40:00Z">
              <w:rPr/>
            </w:rPrChange>
          </w:rPr>
          <w:t xml:space="preserve"> </w:t>
        </w:r>
      </w:ins>
    </w:p>
    <w:p w14:paraId="4710AC53" w14:textId="11FA9E26" w:rsidR="00BE0F35" w:rsidRDefault="006202F6" w:rsidP="004161ED">
      <w:pPr>
        <w:rPr>
          <w:ins w:id="2113" w:author="Prabhvir Saran" w:date="2017-02-16T19:49:00Z"/>
          <w:noProof/>
        </w:rPr>
      </w:pPr>
      <w:r>
        <w:rPr>
          <w:noProof/>
        </w:rPr>
        <mc:AlternateContent>
          <mc:Choice Requires="wpg">
            <w:drawing>
              <wp:anchor distT="0" distB="0" distL="114300" distR="114300" simplePos="0" relativeHeight="251691008" behindDoc="0" locked="0" layoutInCell="1" allowOverlap="1" wp14:anchorId="3C1C41C2" wp14:editId="7C06CAB8">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33">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D04120" w:rsidRPr="00516E94" w:rsidRDefault="00D04120">
                              <w:pPr>
                                <w:pStyle w:val="Caption"/>
                                <w:rPr>
                                  <w:noProof/>
                                </w:rPr>
                                <w:pPrChange w:id="2114" w:author="Prabhvir Saran" w:date="2017-02-16T19:52:00Z">
                                  <w:pPr/>
                                </w:pPrChange>
                              </w:pPr>
                              <w:ins w:id="2115"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87" style="position:absolute;margin-left:0;margin-top:315pt;width:250.35pt;height:294.6pt;z-index:251691008;mso-position-horizontal:left;mso-position-horizontal-relative:margin;mso-position-vertical-relative:text"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">
                <v:shape id="Picture 485" o:spid="_x0000_s1088"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34" o:title="" cropright="28187f"/>
                  <v:path arrowok="t"/>
                </v:shape>
                <v:shape id="Text Box 486" o:spid="_x0000_s1089"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D04120" w:rsidRPr="00516E94" w:rsidRDefault="00D04120">
                        <w:pPr>
                          <w:pStyle w:val="Caption"/>
                          <w:rPr>
                            <w:noProof/>
                          </w:rPr>
                          <w:pPrChange w:id="2116" w:author="Prabhvir Saran" w:date="2017-02-16T19:52:00Z">
                            <w:pPr/>
                          </w:pPrChange>
                        </w:pPr>
                        <w:ins w:id="2117" w:author="Prabhvir Saran" w:date="2017-02-16T19:52:00Z">
                          <w:r>
                            <w:t xml:space="preserve">HEMA Styles page </w:t>
                          </w:r>
                        </w:ins>
                      </w:p>
                    </w:txbxContent>
                  </v:textbox>
                </v:shape>
                <w10:wrap type="square" anchorx="margin"/>
              </v:group>
            </w:pict>
          </mc:Fallback>
        </mc:AlternateContent>
      </w:r>
      <w:r w:rsidR="00971EB2">
        <w:rPr>
          <w:noProof/>
        </w:rPr>
        <mc:AlternateContent>
          <mc:Choice Requires="wpg">
            <w:drawing>
              <wp:anchor distT="0" distB="0" distL="114300" distR="114300" simplePos="0" relativeHeight="251695104" behindDoc="0" locked="0" layoutInCell="1" allowOverlap="1" wp14:anchorId="34947703" wp14:editId="2B9BE324">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35">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D04120" w:rsidRPr="00C534BB" w:rsidRDefault="00D04120">
                              <w:pPr>
                                <w:pStyle w:val="Caption"/>
                                <w:rPr>
                                  <w:noProof/>
                                </w:rPr>
                                <w:pPrChange w:id="2118" w:author="Prabhvir Saran" w:date="2017-02-16T19:55:00Z">
                                  <w:pPr/>
                                </w:pPrChange>
                              </w:pPr>
                              <w:ins w:id="2119"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90" style="position:absolute;margin-left:259.05pt;margin-top:313.2pt;width:255.4pt;height:293.35pt;z-index:251695104;mso-position-horizontal-relative:text;mso-position-vertical-relative:text"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">
                <v:shape id="Picture 488" o:spid="_x0000_s1091"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36" o:title="" cropright="28012f"/>
                  <v:path arrowok="t"/>
                </v:shape>
                <v:shape id="Text Box 489" o:spid="_x0000_s1092"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D04120" w:rsidRPr="00C534BB" w:rsidRDefault="00D04120">
                        <w:pPr>
                          <w:pStyle w:val="Caption"/>
                          <w:rPr>
                            <w:noProof/>
                          </w:rPr>
                          <w:pPrChange w:id="2120" w:author="Prabhvir Saran" w:date="2017-02-16T19:55:00Z">
                            <w:pPr/>
                          </w:pPrChange>
                        </w:pPr>
                        <w:ins w:id="2121" w:author="Prabhvir Saran" w:date="2017-02-16T19:55:00Z">
                          <w:r>
                            <w:t xml:space="preserve">HEMA in BC page </w:t>
                          </w:r>
                        </w:ins>
                      </w:p>
                    </w:txbxContent>
                  </v:textbox>
                </v:shape>
                <w10:wrap type="square"/>
              </v:group>
            </w:pict>
          </mc:Fallback>
        </mc:AlternateContent>
      </w:r>
      <w:r w:rsidR="00971EB2">
        <w:rPr>
          <w:noProof/>
        </w:rPr>
        <mc:AlternateContent>
          <mc:Choice Requires="wpg">
            <w:drawing>
              <wp:anchor distT="0" distB="0" distL="114300" distR="114300" simplePos="0" relativeHeight="251686912" behindDoc="0" locked="0" layoutInCell="1" allowOverlap="1" wp14:anchorId="0FCB3856" wp14:editId="16659DF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37">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D04120" w:rsidRPr="00B01630" w:rsidRDefault="00D04120">
                              <w:pPr>
                                <w:pStyle w:val="Caption"/>
                                <w:rPr>
                                  <w:noProof/>
                                </w:rPr>
                                <w:pPrChange w:id="2122" w:author="Prabhvir Saran" w:date="2017-02-16T19:50:00Z">
                                  <w:pPr/>
                                </w:pPrChange>
                              </w:pPr>
                              <w:ins w:id="2123"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93" style="position:absolute;margin-left:258.5pt;margin-top:21pt;width:248.5pt;height:293.35pt;z-index:251686912;mso-position-horizontal-relative:text;mso-position-vertical-relative:text"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QOAQ0A&#10;AAAAAJA4BDQAAAAAAEDiENAAAAAAAACJQ0ADAAAAAAAkDgENAAAAAACQOAQ0AAAAAABA4hDQAAAA&#10;AAAAiUNAAwAAAAAAJA4BDQAAAAAAkDgENAAAAAAAQOIQ0AAAAAAAAIlDQA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">
                <v:shape id="Picture 481" o:spid="_x0000_s1094"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8" o:title="" cropright="27749f"/>
                  <v:path arrowok="t"/>
                </v:shape>
                <v:shape id="Text Box 482" o:spid="_x0000_s1095"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D04120" w:rsidRPr="00B01630" w:rsidRDefault="00D04120">
                        <w:pPr>
                          <w:pStyle w:val="Caption"/>
                          <w:rPr>
                            <w:noProof/>
                          </w:rPr>
                          <w:pPrChange w:id="2124" w:author="Prabhvir Saran" w:date="2017-02-16T19:50:00Z">
                            <w:pPr/>
                          </w:pPrChange>
                        </w:pPr>
                        <w:ins w:id="2125" w:author="Prabhvir Saran" w:date="2017-02-16T19:50:00Z">
                          <w:r>
                            <w:t xml:space="preserve">About HEMA page </w:t>
                          </w:r>
                        </w:ins>
                      </w:p>
                    </w:txbxContent>
                  </v:textbox>
                </v:shape>
                <w10:wrap type="square"/>
              </v:group>
            </w:pict>
          </mc:Fallback>
        </mc:AlternateContent>
      </w:r>
      <w:del w:id="2126" w:author="Prabhvir Saran" w:date="2017-02-16T19:55:00Z">
        <w:r w:rsidR="005F45B6" w:rsidDel="005F45B6">
          <w:rPr>
            <w:noProof/>
          </w:rPr>
          <mc:AlternateContent>
            <mc:Choice Requires="wpg">
              <w:drawing>
                <wp:anchor distT="0" distB="0" distL="114300" distR="114300" simplePos="0" relativeHeight="251662336" behindDoc="0" locked="0" layoutInCell="1" allowOverlap="1" wp14:anchorId="46E311D6" wp14:editId="5368F36D">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D04120" w:rsidRPr="00C613FC" w:rsidRDefault="00D04120">
                                <w:pPr>
                                  <w:pStyle w:val="Caption"/>
                                  <w:rPr>
                                    <w:noProof/>
                                  </w:rPr>
                                  <w:pPrChange w:id="2127" w:author="Windows User" w:date="2017-02-02T18:03:00Z">
                                    <w:pPr/>
                                  </w:pPrChange>
                                </w:pPr>
                                <w:ins w:id="2128"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96" style="position:absolute;margin-left:1.25pt;margin-top:322.15pt;width:228.6pt;height:304.5pt;z-index:251662336;mso-position-horizontal-relative:margin;mso-position-vertical-relative:text"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AndMlS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9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40" o:title="vk0USVkHGQKplo2_nEf4c883bhVRJYaO-BFORdsDyVQ7ZFO0ITGv8-oxPz5TY6f-wW_-Udw0YbbBGJR6BayAsYeujfCsRb-j5CXoI_-SB7hT2x5Ac4IR9K8ZHcpNixLdbdZsyKdf" croptop="2963f" cropbottom="1825f" cropleft="1159f" cropright="29043f"/>
                  </v:shape>
                  <v:shape id="Text Box 461" o:spid="_x0000_s109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D04120" w:rsidRPr="00C613FC" w:rsidRDefault="00D04120">
                          <w:pPr>
                            <w:pStyle w:val="Caption"/>
                            <w:rPr>
                              <w:noProof/>
                            </w:rPr>
                            <w:pPrChange w:id="2129" w:author="Windows User" w:date="2017-02-02T18:03:00Z">
                              <w:pPr/>
                            </w:pPrChange>
                          </w:pPr>
                          <w:ins w:id="2130" w:author="Windows User" w:date="2017-02-02T18:03:00Z">
                            <w:r>
                              <w:t xml:space="preserve">Signup / Login Page </w:t>
                            </w:r>
                          </w:ins>
                        </w:p>
                      </w:txbxContent>
                    </v:textbox>
                  </v:shape>
                  <w10:wrap type="square" anchorx="margin"/>
                </v:group>
              </w:pict>
            </mc:Fallback>
          </mc:AlternateContent>
        </w:r>
      </w:del>
      <w:r w:rsidR="00BE0F35">
        <w:rPr>
          <w:noProof/>
        </w:rPr>
        <mc:AlternateContent>
          <mc:Choice Requires="wpg">
            <w:drawing>
              <wp:anchor distT="0" distB="0" distL="114300" distR="114300" simplePos="0" relativeHeight="251682816" behindDoc="0" locked="0" layoutInCell="1" allowOverlap="1" wp14:anchorId="37BF5628" wp14:editId="7C4F845F">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4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D04120" w:rsidRPr="00B2507F" w:rsidRDefault="00D04120">
                              <w:pPr>
                                <w:pStyle w:val="Caption"/>
                                <w:rPr>
                                  <w:noProof/>
                                </w:rPr>
                                <w:pPrChange w:id="2131" w:author="Prabhvir Saran" w:date="2017-02-16T19:49:00Z">
                                  <w:pPr/>
                                </w:pPrChange>
                              </w:pPr>
                              <w:ins w:id="2132"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99" style="position:absolute;margin-left:0;margin-top:22.75pt;width:244.15pt;height:295.85pt;z-index:251682816;mso-position-horizontal-relative:text;mso-position-vertical-relative:text"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JgvnvA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10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42" o:title="" cropright="27836f"/>
                  <v:path arrowok="t"/>
                </v:shape>
                <v:shape id="Text Box 21" o:spid="_x0000_s110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D04120" w:rsidRPr="00B2507F" w:rsidRDefault="00D04120">
                        <w:pPr>
                          <w:pStyle w:val="Caption"/>
                          <w:rPr>
                            <w:noProof/>
                          </w:rPr>
                          <w:pPrChange w:id="2133" w:author="Prabhvir Saran" w:date="2017-02-16T19:49:00Z">
                            <w:pPr/>
                          </w:pPrChange>
                        </w:pPr>
                        <w:ins w:id="2134" w:author="Prabhvir Saran" w:date="2017-02-16T19:49:00Z">
                          <w:r>
                            <w:t xml:space="preserve">Home page </w:t>
                          </w:r>
                        </w:ins>
                      </w:p>
                    </w:txbxContent>
                  </v:textbox>
                </v:shape>
                <w10:wrap type="square"/>
              </v:group>
            </w:pict>
          </mc:Fallback>
        </mc:AlternateContent>
      </w:r>
      <w:del w:id="2135" w:author="Prabhvir Saran" w:date="2017-02-16T19:48:00Z">
        <w:r w:rsidR="00A3104A" w:rsidDel="00BE0F35">
          <w:rPr>
            <w:noProof/>
          </w:rPr>
          <mc:AlternateContent>
            <mc:Choice Requires="wpg">
              <w:drawing>
                <wp:anchor distT="0" distB="0" distL="114300" distR="114300" simplePos="0" relativeHeight="251637760" behindDoc="0" locked="0" layoutInCell="1" allowOverlap="1" wp14:anchorId="6D7E8DC4" wp14:editId="1196204F">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4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D04120" w:rsidRPr="006A3986" w:rsidRDefault="00D04120">
                                <w:pPr>
                                  <w:pStyle w:val="Caption"/>
                                  <w:rPr>
                                    <w:noProof/>
                                  </w:rPr>
                                  <w:pPrChange w:id="2136" w:author="Windows User" w:date="2017-02-02T17:59:00Z">
                                    <w:pPr/>
                                  </w:pPrChange>
                                </w:pPr>
                                <w:ins w:id="2137"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102" style="position:absolute;margin-left:0;margin-top:39.05pt;width:234pt;height:296.25pt;z-index:251637760;mso-position-horizontal:left;mso-position-horizontal-relative:margin;mso-position-vertical-relative:text"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fio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cdjI4obG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L2l+Kg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10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44" o:title="" croptop="3219f" cropbottom="1958f" cropleft="1189f" cropright="29135f"/>
                  </v:shape>
                  <v:shape id="Text Box 12" o:spid="_x0000_s110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D04120" w:rsidRPr="006A3986" w:rsidRDefault="00D04120">
                          <w:pPr>
                            <w:pStyle w:val="Caption"/>
                            <w:rPr>
                              <w:noProof/>
                            </w:rPr>
                            <w:pPrChange w:id="2138" w:author="Windows User" w:date="2017-02-02T17:59:00Z">
                              <w:pPr/>
                            </w:pPrChange>
                          </w:pPr>
                          <w:ins w:id="2139" w:author="Windows User" w:date="2017-02-02T17:59:00Z">
                            <w:r>
                              <w:t xml:space="preserve">Home Page </w:t>
                            </w:r>
                          </w:ins>
                        </w:p>
                      </w:txbxContent>
                    </v:textbox>
                  </v:shape>
                  <w10:wrap type="square" anchorx="margin"/>
                </v:group>
              </w:pict>
            </mc:Fallback>
          </mc:AlternateContent>
        </w:r>
      </w:del>
      <w:del w:id="2140" w:author="Prabhvir Saran" w:date="2017-02-16T19:50:00Z">
        <w:r w:rsidR="00EF7EC8" w:rsidDel="00BE0F35">
          <w:rPr>
            <w:noProof/>
          </w:rPr>
          <mc:AlternateContent>
            <mc:Choice Requires="wpg">
              <w:drawing>
                <wp:anchor distT="0" distB="0" distL="114300" distR="114300" simplePos="0" relativeHeight="251641856" behindDoc="0" locked="0" layoutInCell="1" allowOverlap="1" wp14:anchorId="4017600C" wp14:editId="47622A79">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4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D04120" w:rsidRPr="002B6948" w:rsidRDefault="00D04120">
                                <w:pPr>
                                  <w:pStyle w:val="Caption"/>
                                  <w:rPr>
                                    <w:noProof/>
                                  </w:rPr>
                                  <w:pPrChange w:id="2141" w:author="Windows User" w:date="2017-02-02T18:00:00Z">
                                    <w:pPr/>
                                  </w:pPrChange>
                                </w:pPr>
                                <w:ins w:id="2142"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105" style="position:absolute;margin-left:254.9pt;margin-top:39.2pt;width:231.3pt;height:296.25pt;z-index:251641856;mso-position-horizontal-relative:text;mso-position-vertical-relative:text"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zxnNg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d7dMJNJf9qNyN4AAkqNuzK0pNccG94RbR6JwgUMHeFRYR7Q5KVo5r7oLN8r&#10;hPp6atyuRzox63sNLvS5r//YEVvJy9saibbS7A3VG5veqHdVKqDhMZ4rkjoTHyhT9mauRGVL6sLu&#10;gilSU+w1901vpgY9TOCtQtli4ez2QrirnySukbbKWWCf9y9EyU6GBgm9Fz2VSPJBje1aV2nkAgXh&#10;mjupWmBbFJEV2wGtneVeCi5T3avG3hr/7LtV72+vy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">
                  <v:shape id="image06.png" o:spid="_x0000_s110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46" o:title="2" croptop="3057f" cropbottom="1976f" cropleft="4404f" cropright="29428f"/>
                  </v:shape>
                  <v:shape id="Text Box 27" o:spid="_x0000_s110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D04120" w:rsidRPr="002B6948" w:rsidRDefault="00D04120">
                          <w:pPr>
                            <w:pStyle w:val="Caption"/>
                            <w:rPr>
                              <w:noProof/>
                            </w:rPr>
                            <w:pPrChange w:id="2143" w:author="Windows User" w:date="2017-02-02T18:00:00Z">
                              <w:pPr/>
                            </w:pPrChange>
                          </w:pPr>
                          <w:ins w:id="2144" w:author="Windows User" w:date="2017-02-02T18:00:00Z">
                            <w:r>
                              <w:t xml:space="preserve">About HEMA Page </w:t>
                            </w:r>
                          </w:ins>
                        </w:p>
                      </w:txbxContent>
                    </v:textbox>
                  </v:shape>
                  <w10:wrap type="square"/>
                </v:group>
              </w:pict>
            </mc:Fallback>
          </mc:AlternateContent>
        </w:r>
      </w:del>
      <w:ins w:id="2145" w:author="Prabhvir Saran" w:date="2017-02-02T16:09:00Z">
        <w:r w:rsidR="006E7AC6">
          <w:rPr>
            <w:noProof/>
          </w:rPr>
          <w:t xml:space="preserve"> </w:t>
        </w:r>
      </w:ins>
    </w:p>
    <w:p w14:paraId="4F66653F" w14:textId="173EC324" w:rsidR="005F45B6" w:rsidRDefault="00012E49" w:rsidP="004161ED">
      <w:pPr>
        <w:rPr>
          <w:ins w:id="2146" w:author="Prabhvir Saran" w:date="2017-02-16T19:53:00Z"/>
          <w:noProof/>
        </w:rPr>
      </w:pPr>
      <w:r>
        <w:rPr>
          <w:noProof/>
        </w:rPr>
        <w:lastRenderedPageBreak/>
        <mc:AlternateContent>
          <mc:Choice Requires="wpg">
            <w:drawing>
              <wp:anchor distT="0" distB="0" distL="114300" distR="114300" simplePos="0" relativeHeight="251707392" behindDoc="0" locked="0" layoutInCell="1" allowOverlap="1" wp14:anchorId="5DD10788" wp14:editId="1C045181">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4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D04120" w:rsidRPr="00C9721F" w:rsidRDefault="00D04120">
                              <w:pPr>
                                <w:pStyle w:val="Caption"/>
                                <w:rPr>
                                  <w:noProof/>
                                </w:rPr>
                                <w:pPrChange w:id="2147" w:author="Prabhvir Saran" w:date="2017-02-16T20:01:00Z">
                                  <w:pPr/>
                                </w:pPrChange>
                              </w:pPr>
                              <w:ins w:id="2148"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108" style="position:absolute;margin-left:-10pt;margin-top:316.8pt;width:252.15pt;height:294.6pt;z-index:251707392;mso-position-horizontal-relative:text;mso-position-vertical-relative:text"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PvsJP0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10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8" o:title="" cropright="27836f"/>
                  <v:path arrowok="t"/>
                </v:shape>
                <v:shape id="Text Box 499" o:spid="_x0000_s111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D04120" w:rsidRPr="00C9721F" w:rsidRDefault="00D04120">
                        <w:pPr>
                          <w:pStyle w:val="Caption"/>
                          <w:rPr>
                            <w:noProof/>
                          </w:rPr>
                          <w:pPrChange w:id="2149" w:author="Prabhvir Saran" w:date="2017-02-16T20:01:00Z">
                            <w:pPr/>
                          </w:pPrChange>
                        </w:pPr>
                        <w:ins w:id="2150" w:author="Prabhvir Saran" w:date="2017-02-16T20:01:00Z">
                          <w:r>
                            <w:t xml:space="preserve">Sitemap page </w:t>
                          </w:r>
                        </w:ins>
                      </w:p>
                    </w:txbxContent>
                  </v:textbox>
                </v:shape>
                <w10:wrap type="square"/>
              </v:group>
            </w:pict>
          </mc:Fallback>
        </mc:AlternateContent>
      </w:r>
      <w:r w:rsidR="002C11BD">
        <w:rPr>
          <w:noProof/>
        </w:rPr>
        <mc:AlternateContent>
          <mc:Choice Requires="wpg">
            <w:drawing>
              <wp:anchor distT="0" distB="0" distL="114300" distR="114300" simplePos="0" relativeHeight="251703296" behindDoc="0" locked="0" layoutInCell="1" allowOverlap="1" wp14:anchorId="41017640" wp14:editId="6CB78AC4">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D04120" w:rsidRPr="00875C34" w:rsidRDefault="00D04120">
                              <w:pPr>
                                <w:pStyle w:val="Caption"/>
                                <w:rPr>
                                  <w:noProof/>
                                </w:rPr>
                                <w:pPrChange w:id="2151" w:author="Prabhvir Saran" w:date="2017-02-16T20:01:00Z">
                                  <w:pPr/>
                                </w:pPrChange>
                              </w:pPr>
                              <w:ins w:id="2152"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111" style="position:absolute;margin-left:250.45pt;margin-top:0;width:257.9pt;height:292.7pt;z-index:251703296;mso-position-horizontal-relative:text;mso-position-vertical-relative:text"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BQ226Q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11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50" o:title="" cropright="27924f"/>
                  <v:path arrowok="t"/>
                </v:shape>
                <v:shape id="Text Box 496" o:spid="_x0000_s111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D04120" w:rsidRPr="00875C34" w:rsidRDefault="00D04120">
                        <w:pPr>
                          <w:pStyle w:val="Caption"/>
                          <w:rPr>
                            <w:noProof/>
                          </w:rPr>
                          <w:pPrChange w:id="2153" w:author="Prabhvir Saran" w:date="2017-02-16T20:01:00Z">
                            <w:pPr/>
                          </w:pPrChange>
                        </w:pPr>
                        <w:ins w:id="2154" w:author="Prabhvir Saran" w:date="2017-02-16T20:01:00Z">
                          <w:r>
                            <w:t xml:space="preserve">Login/Signup page </w:t>
                          </w:r>
                        </w:ins>
                      </w:p>
                    </w:txbxContent>
                  </v:textbox>
                </v:shape>
                <w10:wrap type="square"/>
              </v:group>
            </w:pict>
          </mc:Fallback>
        </mc:AlternateContent>
      </w:r>
      <w:r w:rsidR="002C11BD">
        <w:rPr>
          <w:noProof/>
        </w:rPr>
        <mc:AlternateContent>
          <mc:Choice Requires="wpg">
            <w:drawing>
              <wp:anchor distT="0" distB="0" distL="114300" distR="114300" simplePos="0" relativeHeight="251699200" behindDoc="0" locked="0" layoutInCell="1" allowOverlap="1" wp14:anchorId="4DE8D01C" wp14:editId="5853774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5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D04120" w:rsidRPr="001825C9" w:rsidRDefault="00D04120">
                              <w:pPr>
                                <w:pStyle w:val="Caption"/>
                                <w:rPr>
                                  <w:noProof/>
                                </w:rPr>
                                <w:pPrChange w:id="2155" w:author="Prabhvir Saran" w:date="2017-02-16T19:56:00Z">
                                  <w:pPr/>
                                </w:pPrChange>
                              </w:pPr>
                              <w:ins w:id="2156"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114" style="position:absolute;margin-left:-8.15pt;margin-top:.65pt;width:251.6pt;height:297.1pt;z-index:251699200;mso-position-horizontal-relative:text;mso-position-vertical-relative:text"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BnzjlP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11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52" o:title="" cropright="27924f"/>
                  <v:path arrowok="t"/>
                </v:shape>
                <v:shape id="Text Box 492" o:spid="_x0000_s111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D04120" w:rsidRPr="001825C9" w:rsidRDefault="00D04120">
                        <w:pPr>
                          <w:pStyle w:val="Caption"/>
                          <w:rPr>
                            <w:noProof/>
                          </w:rPr>
                          <w:pPrChange w:id="2157" w:author="Prabhvir Saran" w:date="2017-02-16T19:56:00Z">
                            <w:pPr/>
                          </w:pPrChange>
                        </w:pPr>
                        <w:ins w:id="2158"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2159" w:author="Prabhvir Saran" w:date="2017-02-16T19:56:00Z"/>
          <w:noProof/>
        </w:rPr>
      </w:pPr>
    </w:p>
    <w:p w14:paraId="2321D55E" w14:textId="62EC654F" w:rsidR="00012E49" w:rsidRDefault="00012E49" w:rsidP="004161ED">
      <w:pPr>
        <w:rPr>
          <w:ins w:id="2160" w:author="Prabhvir Saran" w:date="2017-02-16T20:01:00Z"/>
          <w:noProof/>
        </w:rPr>
      </w:pPr>
    </w:p>
    <w:p w14:paraId="2C6C12E5" w14:textId="1271AD99" w:rsidR="00CE27D4" w:rsidRDefault="00CE27D4" w:rsidP="004161ED">
      <w:pPr>
        <w:rPr>
          <w:ins w:id="2161" w:author="Prabhvir Saran" w:date="2017-02-16T19:54:00Z"/>
          <w:noProof/>
        </w:rPr>
      </w:pPr>
    </w:p>
    <w:p w14:paraId="2B42A1CE" w14:textId="2C52FBC9" w:rsidR="005F45B6" w:rsidRDefault="005F45B6" w:rsidP="004161ED">
      <w:pPr>
        <w:rPr>
          <w:ins w:id="2162" w:author="Prabhvir Saran" w:date="2017-02-02T15:39:00Z"/>
          <w:noProof/>
        </w:rPr>
      </w:pPr>
    </w:p>
    <w:p w14:paraId="4BCD294A" w14:textId="57CD5CAF" w:rsidR="006E7AC6" w:rsidRDefault="00167652" w:rsidP="004161ED">
      <w:pPr>
        <w:rPr>
          <w:ins w:id="2163" w:author="Prabhvir Saran" w:date="2017-02-02T16:10:00Z"/>
          <w:noProof/>
        </w:rPr>
      </w:pPr>
      <w:del w:id="2164" w:author="Prabhvir Saran" w:date="2017-02-16T19:54:00Z">
        <w:r w:rsidDel="005F45B6">
          <w:rPr>
            <w:noProof/>
          </w:rPr>
          <mc:AlternateContent>
            <mc:Choice Requires="wpg">
              <w:drawing>
                <wp:anchor distT="0" distB="0" distL="114300" distR="114300" simplePos="0" relativeHeight="251658240" behindDoc="0" locked="0" layoutInCell="1" allowOverlap="1" wp14:anchorId="0BC5ADAE" wp14:editId="151435E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5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D04120" w:rsidRPr="00993766" w:rsidRDefault="00D04120">
                                <w:pPr>
                                  <w:pStyle w:val="Caption"/>
                                  <w:rPr>
                                    <w:noProof/>
                                  </w:rPr>
                                  <w:pPrChange w:id="2165" w:author="Windows User" w:date="2017-02-02T18:02:00Z">
                                    <w:pPr/>
                                  </w:pPrChange>
                                </w:pPr>
                                <w:ins w:id="2166"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117" style="position:absolute;margin-left:328.15pt;margin-top:321.75pt;width:234.4pt;height:303.75pt;z-index:251658240;mso-position-horizontal-relative:page;mso-position-vertical-relative:text"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CIc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lhv0Hobs2QPIECxMV1JcjyncOE1kmqBBHR5qL3wclG38ElzVo1t1ki2lTHx/Na83g8BhVXbquDV&#10;MLbl0wbpZpFflRBqUKlaQbRC3ArlpoiYzmJ4E3FsRDggVN6KqWDFCpgw0bfAEiox3DW2VStGCkaw&#10;AA8iTCYTI9c957q859Cp6jqngV3uVkjwJhEVBPSGtWRCo1f5WO81tYZPoCTMqUlWDWyNIjBcD4DY&#10;RjLPEZMLzdNJv3f+PTa7Xh54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NsUIhy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1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54" o:title="Tla5F-F5HHSWq_w-buY_KF4xiw60fb5hUT9D5u9r1AlDeajpTk5r28zHVoCM1INWJeIG7Zz43X8RCC0mk1JqKqHHTv2pOUhfIcFWnErFx5Dygm6Pbn9ivyyR14l0Si5LQeWh70ZE" croptop="3080f" cropbottom="1940f" cropleft="1195f" cropright="29044f"/>
                  </v:shape>
                  <v:shape id="Text Box 458" o:spid="_x0000_s111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D04120" w:rsidRPr="00993766" w:rsidRDefault="00D04120">
                          <w:pPr>
                            <w:pStyle w:val="Caption"/>
                            <w:rPr>
                              <w:noProof/>
                            </w:rPr>
                            <w:pPrChange w:id="2167" w:author="Windows User" w:date="2017-02-02T18:02:00Z">
                              <w:pPr/>
                            </w:pPrChange>
                          </w:pPr>
                          <w:ins w:id="2168" w:author="Windows User" w:date="2017-02-02T18:02:00Z">
                            <w:r>
                              <w:t xml:space="preserve">Meet the team Page </w:t>
                            </w:r>
                          </w:ins>
                        </w:p>
                      </w:txbxContent>
                    </v:textbox>
                  </v:shape>
                  <w10:wrap type="square" anchorx="page"/>
                </v:group>
              </w:pict>
            </mc:Fallback>
          </mc:AlternateContent>
        </w:r>
        <w:r w:rsidDel="005F45B6">
          <w:rPr>
            <w:noProof/>
          </w:rPr>
          <mc:AlternateContent>
            <mc:Choice Requires="wpg">
              <w:drawing>
                <wp:anchor distT="0" distB="0" distL="114300" distR="114300" simplePos="0" relativeHeight="251654144" behindDoc="0" locked="0" layoutInCell="1" allowOverlap="1" wp14:anchorId="2A84802E" wp14:editId="4365184A">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5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D04120" w:rsidRPr="007556B8" w:rsidRDefault="00D04120">
                                <w:pPr>
                                  <w:pStyle w:val="Caption"/>
                                  <w:rPr>
                                    <w:noProof/>
                                  </w:rPr>
                                  <w:pPrChange w:id="2169" w:author="Windows User" w:date="2017-02-02T18:02:00Z">
                                    <w:pPr/>
                                  </w:pPrChange>
                                </w:pPr>
                                <w:ins w:id="2170"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20" style="position:absolute;margin-left:-3.75pt;margin-top:327.55pt;width:230.65pt;height:303pt;z-index:251654144;mso-position-horizontal-relative:text;mso-position-vertical-relative:text"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K5wQw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az7rQbnb0BCWA24dZwhl9L2PCOOf/ILNzCUEDw&#10;ZeEf4JGXul5Q3UaUFNr+eaof50NCYZSSGm71BXV/7BiaeXmrINX4CdAFtgs2XaB2VaqhisGUAU0I&#10;sYh92YW51RWa6hJ3gSGmOOy1oL4LUw8tGIAPFi6WyxA3d8KdejJwkzQ+h8Q+71+YNW1aPCT0Xndi&#10;YsmHemzmBq8xS7CEaxmKFYltWASFYwOEHaLwuRBqof20wXvj3+0w6/0D7O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daUhzjLsizLsqy1vp5//nkFFgCgwFJgWZZlWZZlKbAAABRYMyqwAADMPgAA06X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">
                  <v:shape id="image08.png" o:spid="_x0000_s112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56" o:title="5" croptop="3139f" cropbottom="1935f" cropleft="4484f" cropright="29423f"/>
                  </v:shape>
                  <v:shape id="Text Box 452" o:spid="_x0000_s112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D04120" w:rsidRPr="007556B8" w:rsidRDefault="00D04120">
                          <w:pPr>
                            <w:pStyle w:val="Caption"/>
                            <w:rPr>
                              <w:noProof/>
                            </w:rPr>
                            <w:pPrChange w:id="2171" w:author="Windows User" w:date="2017-02-02T18:02:00Z">
                              <w:pPr/>
                            </w:pPrChange>
                          </w:pPr>
                          <w:ins w:id="2172" w:author="Windows User" w:date="2017-02-02T18:02:00Z">
                            <w:r>
                              <w:t xml:space="preserve">Contact Page </w:t>
                            </w:r>
                          </w:ins>
                        </w:p>
                      </w:txbxContent>
                    </v:textbox>
                  </v:shape>
                  <w10:wrap type="square"/>
                </v:group>
              </w:pict>
            </mc:Fallback>
          </mc:AlternateContent>
        </w:r>
        <w:r w:rsidDel="005F45B6">
          <w:rPr>
            <w:noProof/>
          </w:rPr>
          <mc:AlternateContent>
            <mc:Choice Requires="wpg">
              <w:drawing>
                <wp:anchor distT="0" distB="0" distL="114300" distR="114300" simplePos="0" relativeHeight="251650048" behindDoc="0" locked="0" layoutInCell="1" allowOverlap="1" wp14:anchorId="7C6A4228" wp14:editId="1861B743">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5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D04120" w:rsidRPr="00DF3D13" w:rsidRDefault="00D04120">
                                <w:pPr>
                                  <w:pStyle w:val="Caption"/>
                                  <w:rPr>
                                    <w:noProof/>
                                  </w:rPr>
                                  <w:pPrChange w:id="2173" w:author="Windows User" w:date="2017-02-02T18:01:00Z">
                                    <w:pPr/>
                                  </w:pPrChange>
                                </w:pPr>
                                <w:ins w:id="2174"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23" style="position:absolute;margin-left:247.6pt;margin-top:0;width:231.35pt;height:306.75pt;z-index:251650048;mso-position-horizontal-relative:text;mso-position-vertical-relative:text"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Oe+Qw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vLvtRmVvQAIkG182rObXEg68Y9Y9MgNlGDiE&#10;p4V7gE9eqmZBVWtRUijz56l+nA8OhVFKGijrC2r/2DHM5uVtDa7GN0BnmM7YdEa9q1IFUQyVENB4&#10;ExYYV3ZmblSFSXWJp8AQqzmctaCuM1MHLRiAFwsXy6W3Q1G4q580lJKQ55DY5/0LM7p1iwOH3qtO&#10;TCz5EI9hrs81egkp4Vr6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wtznv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2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8" o:title="4" croptop="3064f" cropbottom="1931f" cropleft="4481f" cropright="29493f"/>
                  </v:shape>
                  <v:shape id="Text Box 450" o:spid="_x0000_s112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D04120" w:rsidRPr="00DF3D13" w:rsidRDefault="00D04120">
                          <w:pPr>
                            <w:pStyle w:val="Caption"/>
                            <w:rPr>
                              <w:noProof/>
                            </w:rPr>
                            <w:pPrChange w:id="2175" w:author="Windows User" w:date="2017-02-02T18:01:00Z">
                              <w:pPr/>
                            </w:pPrChange>
                          </w:pPr>
                          <w:ins w:id="2176" w:author="Windows User" w:date="2017-02-02T18:01:00Z">
                            <w:r>
                              <w:t xml:space="preserve">HEMA in BC Page </w:t>
                            </w:r>
                          </w:ins>
                        </w:p>
                      </w:txbxContent>
                    </v:textbox>
                  </v:shape>
                  <w10:wrap type="square"/>
                </v:group>
              </w:pict>
            </mc:Fallback>
          </mc:AlternateContent>
        </w:r>
      </w:del>
      <w:del w:id="2177" w:author="Prabhvir Saran" w:date="2017-02-16T19:51:00Z">
        <w:r w:rsidR="005529B6" w:rsidDel="00BE0F35">
          <w:rPr>
            <w:noProof/>
          </w:rPr>
          <mc:AlternateContent>
            <mc:Choice Requires="wpg">
              <w:drawing>
                <wp:anchor distT="0" distB="0" distL="114300" distR="114300" simplePos="0" relativeHeight="251645952" behindDoc="0" locked="0" layoutInCell="1" allowOverlap="1" wp14:anchorId="3F70B76E" wp14:editId="77C039C9">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D04120" w:rsidRPr="00CB790E" w:rsidRDefault="00D04120">
                                <w:pPr>
                                  <w:pStyle w:val="Caption"/>
                                  <w:rPr>
                                    <w:noProof/>
                                  </w:rPr>
                                  <w:pPrChange w:id="2178" w:author="Windows User" w:date="2017-02-02T18:01:00Z">
                                    <w:pPr/>
                                  </w:pPrChange>
                                </w:pPr>
                                <w:ins w:id="2179"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26" style="position:absolute;margin-left:-4.4pt;margin-top:-.05pt;width:233.05pt;height:305.25pt;z-index:251645952;mso-position-horizontal-relative:margin;mso-position-vertical-relative:text"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V7wPA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N9dMCBCHNjp7AxBAbMKt4Qy/lrDhHXP+kVm4heG+hpeFf4Am&#10;L3W9oLq1KCm0/f3UOK6HhMIsJTXc6gvqftsxFPPyVkGq8QnQGbYzNp2hdlWqsYrhzWJ4MOED68vO&#10;zK2uUFSXuAtMMcVhrwX1nZl66MEEPFi4WC6D3dwJd+rJwE3S6BwC+7x/Yda0heghofe6IxNLPtRj&#10;szZojVmCJFzLUKzvKEJWsAPEDlZ4LoRMtU8bvDf+3g+r3h9gF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">
                  <v:shape id="image04.png" o:spid="_x0000_s112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60" o:title="3" croptop="3157f" cropbottom="1915f" cropleft="1268f" cropright="29192f"/>
                  </v:shape>
                  <v:shape id="Text Box 448" o:spid="_x0000_s112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D04120" w:rsidRPr="00CB790E" w:rsidRDefault="00D04120">
                          <w:pPr>
                            <w:pStyle w:val="Caption"/>
                            <w:rPr>
                              <w:noProof/>
                            </w:rPr>
                            <w:pPrChange w:id="2180" w:author="Windows User" w:date="2017-02-02T18:01:00Z">
                              <w:pPr/>
                            </w:pPrChange>
                          </w:pPr>
                          <w:ins w:id="2181" w:author="Windows User" w:date="2017-02-02T18:01:00Z">
                            <w:r>
                              <w:t xml:space="preserve">Styles Page </w:t>
                            </w:r>
                          </w:ins>
                        </w:p>
                      </w:txbxContent>
                    </v:textbox>
                  </v:shape>
                  <w10:wrap type="square" anchorx="margin"/>
                </v:group>
              </w:pict>
            </mc:Fallback>
          </mc:AlternateContent>
        </w:r>
      </w:del>
      <w:ins w:id="2182" w:author="Prabhvir Saran" w:date="2017-02-02T15:42:00Z">
        <w:del w:id="2183" w:author="Windows User" w:date="2017-02-02T18:00:00Z">
          <w:r w:rsidR="004161ED" w:rsidDel="005D4B24">
            <w:rPr>
              <w:noProof/>
            </w:rPr>
            <w:drawing>
              <wp:inline distT="0" distB="0" distL="0" distR="0" wp14:anchorId="3B1979B9" wp14:editId="2475D9EB">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2184" w:author="Windows User" w:date="2017-02-02T18:00:00Z">
        <w:r w:rsidR="00F911EF" w:rsidDel="005D4B24">
          <w:rPr>
            <w:noProof/>
          </w:rPr>
          <w:delText xml:space="preserve"> </w:delText>
        </w:r>
      </w:del>
    </w:p>
    <w:p w14:paraId="122B4865" w14:textId="2E627A45" w:rsidR="006E7AC6" w:rsidRDefault="00CE27D4" w:rsidP="004161ED">
      <w:pPr>
        <w:rPr>
          <w:ins w:id="2185" w:author="Prabhvir Saran" w:date="2017-02-02T16:11:00Z"/>
          <w:noProof/>
        </w:rPr>
      </w:pPr>
      <w:ins w:id="2186" w:author="Prabhvir Saran" w:date="2017-02-02T15:42:00Z">
        <w:del w:id="2187" w:author="Windows User" w:date="2017-02-02T18:01:00Z">
          <w:r w:rsidDel="00EF572A">
            <w:rPr>
              <w:noProof/>
            </w:rPr>
            <w:drawing>
              <wp:inline distT="0" distB="0" distL="0" distR="0" wp14:anchorId="2C623F0C" wp14:editId="5835D6A0">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5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2188" w:author="Windows User" w:date="2017-02-02T18:01:00Z">
        <w:r w:rsidR="00F911EF" w:rsidDel="00EF572A">
          <w:rPr>
            <w:noProof/>
          </w:rPr>
          <w:delText xml:space="preserve"> </w:delText>
        </w:r>
      </w:del>
      <w:ins w:id="2189" w:author="Prabhvir Saran" w:date="2017-02-02T16:11:00Z">
        <w:del w:id="2190" w:author="Windows User" w:date="2017-02-02T18:01:00Z">
          <w:r w:rsidR="006E7AC6" w:rsidDel="00EF572A">
            <w:rPr>
              <w:noProof/>
            </w:rPr>
            <w:drawing>
              <wp:inline distT="0" distB="0" distL="0" distR="0" wp14:anchorId="07EC4B6A" wp14:editId="2477923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5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2191" w:author="Prabhvir Saran" w:date="2017-02-02T15:39:00Z"/>
        </w:rPr>
      </w:pPr>
    </w:p>
    <w:p w14:paraId="7F612A02" w14:textId="1FFEFC6B" w:rsidR="004161ED" w:rsidRDefault="004161ED" w:rsidP="004161ED">
      <w:pPr>
        <w:rPr>
          <w:ins w:id="2192" w:author="Prabhvir Saran" w:date="2017-02-02T16:11:00Z"/>
          <w:noProof/>
        </w:rPr>
      </w:pPr>
    </w:p>
    <w:p w14:paraId="71AEF726" w14:textId="3698B09E" w:rsidR="00CE27D4" w:rsidRDefault="00CE27D4" w:rsidP="004161ED">
      <w:pPr>
        <w:rPr>
          <w:ins w:id="2193" w:author="Prabhvir Saran" w:date="2017-02-02T15:39:00Z"/>
        </w:rPr>
      </w:pPr>
    </w:p>
    <w:p w14:paraId="5E3C030D" w14:textId="393FDC96" w:rsidR="00EF572A" w:rsidRDefault="00EF572A" w:rsidP="004161ED">
      <w:pPr>
        <w:rPr>
          <w:ins w:id="2194" w:author="Windows User" w:date="2017-02-02T18:03:00Z"/>
        </w:rPr>
      </w:pPr>
    </w:p>
    <w:p w14:paraId="2E728B32" w14:textId="03639C9F" w:rsidR="00EF572A" w:rsidRDefault="00EF572A" w:rsidP="004161ED">
      <w:pPr>
        <w:rPr>
          <w:ins w:id="2195" w:author="Windows User" w:date="2017-02-02T18:03:00Z"/>
        </w:rPr>
      </w:pPr>
    </w:p>
    <w:p w14:paraId="31EFCB7B" w14:textId="77777777" w:rsidR="00EF572A" w:rsidRDefault="00EF572A" w:rsidP="004161ED">
      <w:pPr>
        <w:rPr>
          <w:ins w:id="2196" w:author="Windows User" w:date="2017-02-02T18:03:00Z"/>
        </w:rPr>
      </w:pPr>
    </w:p>
    <w:p w14:paraId="4942E02B" w14:textId="6DCA8406" w:rsidR="00EF572A" w:rsidRDefault="00EF572A" w:rsidP="004161ED">
      <w:pPr>
        <w:rPr>
          <w:ins w:id="2197" w:author="Windows User" w:date="2017-02-02T18:03:00Z"/>
        </w:rPr>
      </w:pPr>
    </w:p>
    <w:p w14:paraId="526CA7D1" w14:textId="06AF947C" w:rsidR="00EF572A" w:rsidRDefault="00EF572A" w:rsidP="004161ED">
      <w:pPr>
        <w:rPr>
          <w:ins w:id="2198" w:author="Windows User" w:date="2017-02-02T18:03:00Z"/>
        </w:rPr>
      </w:pPr>
    </w:p>
    <w:p w14:paraId="7E2782AB" w14:textId="2E6F610B" w:rsidR="002C11BD" w:rsidRDefault="002C11BD" w:rsidP="004161ED">
      <w:pPr>
        <w:rPr>
          <w:ins w:id="2199" w:author="Prabhvir Saran" w:date="2017-02-16T20:00:00Z"/>
          <w:noProof/>
        </w:rPr>
      </w:pPr>
    </w:p>
    <w:p w14:paraId="0F68B7EE" w14:textId="77BCF4DB" w:rsidR="00EF572A" w:rsidDel="00DE5061" w:rsidRDefault="00EF572A" w:rsidP="004161ED">
      <w:pPr>
        <w:rPr>
          <w:ins w:id="2200" w:author="Windows User" w:date="2017-02-02T18:03:00Z"/>
          <w:del w:id="2201" w:author="Prabhvir Saran" w:date="2017-02-16T20:02:00Z"/>
        </w:rPr>
      </w:pPr>
    </w:p>
    <w:p w14:paraId="1DCE9F3D" w14:textId="77777777" w:rsidR="00EF572A" w:rsidDel="00DE5061" w:rsidRDefault="00EF572A" w:rsidP="004161ED">
      <w:pPr>
        <w:rPr>
          <w:ins w:id="2202" w:author="Windows User" w:date="2017-02-02T18:03:00Z"/>
          <w:del w:id="2203" w:author="Prabhvir Saran" w:date="2017-02-16T20:02:00Z"/>
        </w:rPr>
      </w:pPr>
    </w:p>
    <w:p w14:paraId="43F26D02" w14:textId="77777777" w:rsidR="00EF572A" w:rsidDel="00DE5061" w:rsidRDefault="00EF572A" w:rsidP="004161ED">
      <w:pPr>
        <w:rPr>
          <w:ins w:id="2204" w:author="Windows User" w:date="2017-02-02T18:03:00Z"/>
          <w:del w:id="2205" w:author="Prabhvir Saran" w:date="2017-02-16T20:02:00Z"/>
        </w:rPr>
      </w:pPr>
    </w:p>
    <w:p w14:paraId="0804FEDF" w14:textId="77777777" w:rsidR="00EF572A" w:rsidDel="00DE5061" w:rsidRDefault="00EF572A" w:rsidP="004161ED">
      <w:pPr>
        <w:rPr>
          <w:ins w:id="2206" w:author="Windows User" w:date="2017-02-02T18:03:00Z"/>
          <w:del w:id="2207" w:author="Prabhvir Saran" w:date="2017-02-16T20:02:00Z"/>
        </w:rPr>
      </w:pPr>
    </w:p>
    <w:p w14:paraId="5013A919" w14:textId="77777777" w:rsidR="00EF572A" w:rsidDel="00DE5061" w:rsidRDefault="00EF572A" w:rsidP="004161ED">
      <w:pPr>
        <w:rPr>
          <w:ins w:id="2208" w:author="Windows User" w:date="2017-02-02T18:03:00Z"/>
          <w:del w:id="2209" w:author="Prabhvir Saran" w:date="2017-02-16T20:02:00Z"/>
        </w:rPr>
      </w:pPr>
    </w:p>
    <w:p w14:paraId="1754A19A" w14:textId="77777777" w:rsidR="00EF572A" w:rsidDel="00DE5061" w:rsidRDefault="00EF572A" w:rsidP="004161ED">
      <w:pPr>
        <w:rPr>
          <w:ins w:id="2210" w:author="Windows User" w:date="2017-02-02T18:03:00Z"/>
          <w:del w:id="2211" w:author="Prabhvir Saran" w:date="2017-02-16T20:02:00Z"/>
        </w:rPr>
      </w:pPr>
    </w:p>
    <w:p w14:paraId="6BFC5A21" w14:textId="3DE08769" w:rsidR="00CE27D4" w:rsidRPr="00066FC0" w:rsidRDefault="00903FA7">
      <w:pPr>
        <w:pStyle w:val="Heading2"/>
        <w:rPr>
          <w:ins w:id="2212" w:author="Prabhvir Saran" w:date="2017-02-02T22:54:00Z"/>
          <w:sz w:val="32"/>
          <w:rPrChange w:id="2213" w:author="Prabhvir Saran" w:date="2017-02-02T23:35:00Z">
            <w:rPr>
              <w:ins w:id="2214" w:author="Prabhvir Saran" w:date="2017-02-02T22:54:00Z"/>
            </w:rPr>
          </w:rPrChange>
        </w:rPr>
        <w:pPrChange w:id="2215" w:author="Prabhvir Saran" w:date="2017-02-02T23:02:00Z">
          <w:pPr/>
        </w:pPrChange>
      </w:pPr>
      <w:bookmarkStart w:id="2216" w:name="_Toc479897309"/>
      <w:ins w:id="2217" w:author="Prabhvir Saran" w:date="2017-02-02T16:49:00Z">
        <w:r w:rsidRPr="00066FC0">
          <w:rPr>
            <w:sz w:val="32"/>
            <w:rPrChange w:id="2218" w:author="Prabhvir Saran" w:date="2017-02-02T23:35:00Z">
              <w:rPr/>
            </w:rPrChange>
          </w:rPr>
          <w:t>Print Layout</w:t>
        </w:r>
        <w:r w:rsidR="001E5BDC" w:rsidRPr="00066FC0">
          <w:rPr>
            <w:sz w:val="32"/>
            <w:rPrChange w:id="2219" w:author="Prabhvir Saran" w:date="2017-02-02T23:35:00Z">
              <w:rPr/>
            </w:rPrChange>
          </w:rPr>
          <w:t>s</w:t>
        </w:r>
      </w:ins>
      <w:bookmarkEnd w:id="2216"/>
    </w:p>
    <w:p w14:paraId="0083E591" w14:textId="77777777" w:rsidR="00583BE8" w:rsidRPr="00583BE8" w:rsidRDefault="00583BE8">
      <w:pPr>
        <w:rPr>
          <w:ins w:id="2220" w:author="Prabhvir Saran" w:date="2017-02-02T16:52:00Z"/>
        </w:rPr>
      </w:pPr>
    </w:p>
    <w:p w14:paraId="30DAFADE" w14:textId="60DC6EAE" w:rsidR="001E44DE" w:rsidRPr="00066FC0" w:rsidRDefault="00DE5061">
      <w:pPr>
        <w:ind w:firstLine="720"/>
        <w:rPr>
          <w:ins w:id="2221" w:author="Windows User" w:date="2017-02-02T18:06:00Z"/>
          <w:sz w:val="24"/>
          <w:szCs w:val="24"/>
          <w:rPrChange w:id="2222" w:author="Prabhvir Saran" w:date="2017-02-02T23:37:00Z">
            <w:rPr>
              <w:ins w:id="2223" w:author="Windows User" w:date="2017-02-02T18:06:00Z"/>
            </w:rPr>
          </w:rPrChange>
        </w:rPr>
        <w:pPrChange w:id="2224" w:author="Prabhvir Saran" w:date="2017-02-02T23:34:00Z">
          <w:pPr/>
        </w:pPrChange>
      </w:pPr>
      <w:r>
        <w:rPr>
          <w:noProof/>
        </w:rPr>
        <mc:AlternateContent>
          <mc:Choice Requires="wpg">
            <w:drawing>
              <wp:anchor distT="0" distB="0" distL="114300" distR="114300" simplePos="0" relativeHeight="251711488" behindDoc="0" locked="0" layoutInCell="1" allowOverlap="1" wp14:anchorId="0AF01AD7" wp14:editId="1A302204">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6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D04120" w:rsidRPr="00277B56" w:rsidRDefault="00D04120">
                              <w:pPr>
                                <w:pStyle w:val="Caption"/>
                                <w:rPr>
                                  <w:noProof/>
                                </w:rPr>
                                <w:pPrChange w:id="2225" w:author="Prabhvir Saran" w:date="2017-02-16T20:04:00Z">
                                  <w:pPr>
                                    <w:ind w:firstLine="720"/>
                                  </w:pPr>
                                </w:pPrChange>
                              </w:pPr>
                              <w:ins w:id="2226"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29" style="position:absolute;left:0;text-align:left;margin-left:254.8pt;margin-top:62.9pt;width:249.75pt;height:293.95pt;z-index:251711488;mso-position-horizontal-relative:text;mso-position-vertical-relative:text"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E4U/do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3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62" o:title="" cropright="27573f"/>
                  <v:path arrowok="t"/>
                </v:shape>
                <v:shape id="Text Box 502" o:spid="_x0000_s113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D04120" w:rsidRPr="00277B56" w:rsidRDefault="00D04120">
                        <w:pPr>
                          <w:pStyle w:val="Caption"/>
                          <w:rPr>
                            <w:noProof/>
                          </w:rPr>
                          <w:pPrChange w:id="2227" w:author="Prabhvir Saran" w:date="2017-02-16T20:04:00Z">
                            <w:pPr>
                              <w:ind w:firstLine="720"/>
                            </w:pPr>
                          </w:pPrChange>
                        </w:pPr>
                        <w:ins w:id="2228" w:author="Prabhvir Saran" w:date="2017-02-16T20:04:00Z">
                          <w:r>
                            <w:t xml:space="preserve">Print Layout 2 </w:t>
                          </w:r>
                        </w:ins>
                      </w:p>
                    </w:txbxContent>
                  </v:textbox>
                </v:shape>
                <w10:wrap type="square"/>
              </v:group>
            </w:pict>
          </mc:Fallback>
        </mc:AlternateContent>
      </w:r>
      <w:del w:id="2229" w:author="Prabhvir Saran" w:date="2017-02-16T20:03:00Z">
        <w:r w:rsidDel="00DE5061">
          <w:rPr>
            <w:noProof/>
          </w:rPr>
          <mc:AlternateContent>
            <mc:Choice Requires="wpg">
              <w:drawing>
                <wp:anchor distT="0" distB="0" distL="114300" distR="114300" simplePos="0" relativeHeight="251675648" behindDoc="0" locked="0" layoutInCell="1" allowOverlap="1" wp14:anchorId="6F74E7DD" wp14:editId="4395C07B">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6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D04120" w:rsidRPr="00920BD5" w:rsidRDefault="00D04120">
                                <w:pPr>
                                  <w:pStyle w:val="Caption"/>
                                  <w:rPr>
                                    <w:noProof/>
                                  </w:rPr>
                                  <w:pPrChange w:id="2230" w:author="Windows User" w:date="2017-02-02T18:09:00Z">
                                    <w:pPr/>
                                  </w:pPrChange>
                                </w:pPr>
                                <w:ins w:id="2231" w:author="Windows User" w:date="2017-02-02T18:09:00Z">
                                  <w:r>
                                    <w:t xml:space="preserve">Print layout </w:t>
                                  </w:r>
                                </w:ins>
                                <w:ins w:id="2232" w:author="Prabhvir Saran" w:date="2017-02-02T22:50:00Z">
                                  <w:r>
                                    <w:t>2</w:t>
                                  </w:r>
                                </w:ins>
                                <w:ins w:id="2233" w:author="Windows User" w:date="2017-02-02T18:09:00Z">
                                  <w:del w:id="2234" w:author="Prabhvir Saran" w:date="2017-02-02T22:50:00Z">
                                    <w:r w:rsidDel="00583BE8">
                                      <w:fldChar w:fldCharType="begin"/>
                                    </w:r>
                                    <w:r w:rsidDel="00583BE8">
                                      <w:delInstrText xml:space="preserve"> SEQ Print_layout \* ARABIC </w:delInstrText>
                                    </w:r>
                                  </w:del>
                                </w:ins>
                                <w:del w:id="2235" w:author="Prabhvir Saran" w:date="2017-02-02T22:50:00Z">
                                  <w:r w:rsidDel="00583BE8">
                                    <w:fldChar w:fldCharType="separate"/>
                                  </w:r>
                                </w:del>
                                <w:ins w:id="2236" w:author="Windows User" w:date="2017-02-02T18:09:00Z">
                                  <w:del w:id="2237"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32" style="position:absolute;left:0;text-align:left;margin-left:249.9pt;margin-top:59.65pt;width:229.95pt;height:295.5pt;z-index:251675648;mso-position-horizontal-relative:text;mso-position-vertical-relative:text"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">
                  <v:shape id="Picture 14" o:spid="_x0000_s113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64" o:title="" cropright="27882f"/>
                    <v:path arrowok="t"/>
                  </v:shape>
                  <v:shape id="Text Box 474" o:spid="_x0000_s113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D04120" w:rsidRPr="00920BD5" w:rsidRDefault="00D04120">
                          <w:pPr>
                            <w:pStyle w:val="Caption"/>
                            <w:rPr>
                              <w:noProof/>
                            </w:rPr>
                            <w:pPrChange w:id="2238" w:author="Windows User" w:date="2017-02-02T18:09:00Z">
                              <w:pPr/>
                            </w:pPrChange>
                          </w:pPr>
                          <w:ins w:id="2239" w:author="Windows User" w:date="2017-02-02T18:09:00Z">
                            <w:r>
                              <w:t xml:space="preserve">Print layout </w:t>
                            </w:r>
                          </w:ins>
                          <w:ins w:id="2240" w:author="Prabhvir Saran" w:date="2017-02-02T22:50:00Z">
                            <w:r>
                              <w:t>2</w:t>
                            </w:r>
                          </w:ins>
                          <w:ins w:id="2241" w:author="Windows User" w:date="2017-02-02T18:09:00Z">
                            <w:del w:id="2242" w:author="Prabhvir Saran" w:date="2017-02-02T22:50:00Z">
                              <w:r w:rsidDel="00583BE8">
                                <w:fldChar w:fldCharType="begin"/>
                              </w:r>
                              <w:r w:rsidDel="00583BE8">
                                <w:delInstrText xml:space="preserve"> SEQ Print_layout \* ARABIC </w:delInstrText>
                              </w:r>
                            </w:del>
                          </w:ins>
                          <w:del w:id="2243" w:author="Prabhvir Saran" w:date="2017-02-02T22:50:00Z">
                            <w:r w:rsidDel="00583BE8">
                              <w:fldChar w:fldCharType="separate"/>
                            </w:r>
                          </w:del>
                          <w:ins w:id="2244" w:author="Windows User" w:date="2017-02-02T18:09:00Z">
                            <w:del w:id="2245" w:author="Prabhvir Saran" w:date="2017-02-02T22:50:00Z">
                              <w:r w:rsidDel="00583BE8">
                                <w:rPr>
                                  <w:noProof/>
                                </w:rPr>
                                <w:delText>1</w:delText>
                              </w:r>
                              <w:r w:rsidDel="00583BE8">
                                <w:fldChar w:fldCharType="end"/>
                              </w:r>
                            </w:del>
                          </w:ins>
                        </w:p>
                      </w:txbxContent>
                    </v:textbox>
                  </v:shape>
                  <w10:wrap type="square"/>
                </v:group>
              </w:pict>
            </mc:Fallback>
          </mc:AlternateContent>
        </w:r>
      </w:del>
      <w:ins w:id="2246" w:author="Prabhvir Saran" w:date="2017-02-02T16:52:00Z">
        <w:r w:rsidR="00600944" w:rsidRPr="00066FC0">
          <w:rPr>
            <w:sz w:val="24"/>
            <w:szCs w:val="24"/>
            <w:rPrChange w:id="2247" w:author="Prabhvir Saran" w:date="2017-02-02T23:37:00Z">
              <w:rPr/>
            </w:rPrChange>
          </w:rPr>
          <w:t xml:space="preserve">There are </w:t>
        </w:r>
      </w:ins>
      <w:ins w:id="2248" w:author="Prabhvir Saran" w:date="2017-02-16T20:02:00Z">
        <w:r>
          <w:rPr>
            <w:sz w:val="24"/>
            <w:szCs w:val="24"/>
          </w:rPr>
          <w:t>four</w:t>
        </w:r>
      </w:ins>
      <w:ins w:id="2249" w:author="Prabhvir Saran" w:date="2017-02-02T22:45:00Z">
        <w:r w:rsidR="005529B6" w:rsidRPr="00066FC0">
          <w:rPr>
            <w:sz w:val="24"/>
            <w:szCs w:val="24"/>
            <w:rPrChange w:id="2250" w:author="Prabhvir Saran" w:date="2017-02-02T23:37:00Z">
              <w:rPr/>
            </w:rPrChange>
          </w:rPr>
          <w:t xml:space="preserve"> types of</w:t>
        </w:r>
      </w:ins>
      <w:ins w:id="2251" w:author="Prabhvir Saran" w:date="2017-02-02T16:52:00Z">
        <w:r w:rsidR="00600944" w:rsidRPr="00066FC0">
          <w:rPr>
            <w:sz w:val="24"/>
            <w:szCs w:val="24"/>
            <w:rPrChange w:id="2252" w:author="Prabhvir Saran" w:date="2017-02-02T23:37:00Z">
              <w:rPr/>
            </w:rPrChange>
          </w:rPr>
          <w:t xml:space="preserve"> print </w:t>
        </w:r>
      </w:ins>
      <w:ins w:id="2253" w:author="Prabhvir Saran" w:date="2017-02-02T17:10:00Z">
        <w:r w:rsidR="0043098F" w:rsidRPr="00066FC0">
          <w:rPr>
            <w:sz w:val="24"/>
            <w:szCs w:val="24"/>
            <w:rPrChange w:id="2254" w:author="Prabhvir Saran" w:date="2017-02-02T23:37:00Z">
              <w:rPr/>
            </w:rPrChange>
          </w:rPr>
          <w:t>layouts</w:t>
        </w:r>
      </w:ins>
      <w:ins w:id="2255" w:author="Prabhvir Saran" w:date="2017-02-02T16:52:00Z">
        <w:r w:rsidR="00600944" w:rsidRPr="00066FC0">
          <w:rPr>
            <w:sz w:val="24"/>
            <w:szCs w:val="24"/>
            <w:rPrChange w:id="2256" w:author="Prabhvir Saran" w:date="2017-02-02T23:37:00Z">
              <w:rPr/>
            </w:rPrChange>
          </w:rPr>
          <w:t xml:space="preserve">. </w:t>
        </w:r>
      </w:ins>
      <w:ins w:id="2257" w:author="Prabhvir Saran" w:date="2017-02-02T22:51:00Z">
        <w:r w:rsidR="00583BE8" w:rsidRPr="00066FC0">
          <w:rPr>
            <w:sz w:val="24"/>
            <w:szCs w:val="24"/>
            <w:rPrChange w:id="2258" w:author="Prabhvir Saran" w:date="2017-02-02T23:37:00Z">
              <w:rPr/>
            </w:rPrChange>
          </w:rPr>
          <w:t xml:space="preserve">Print layout 1 would be used for the home page. Print layout </w:t>
        </w:r>
      </w:ins>
      <w:ins w:id="2259" w:author="Prabhvir Saran" w:date="2017-02-02T22:52:00Z">
        <w:r w:rsidR="00583BE8" w:rsidRPr="00066FC0">
          <w:rPr>
            <w:sz w:val="24"/>
            <w:szCs w:val="24"/>
            <w:rPrChange w:id="2260" w:author="Prabhvir Saran" w:date="2017-02-02T23:37:00Z">
              <w:rPr/>
            </w:rPrChange>
          </w:rPr>
          <w:t xml:space="preserve">2 is for pages using the div that changes the content </w:t>
        </w:r>
      </w:ins>
      <w:ins w:id="2261" w:author="Prabhvir Saran" w:date="2017-02-02T23:30:00Z">
        <w:r w:rsidR="00066FC0" w:rsidRPr="00066FC0">
          <w:rPr>
            <w:sz w:val="24"/>
            <w:szCs w:val="24"/>
            <w:rPrChange w:id="2262" w:author="Prabhvir Saran" w:date="2017-02-02T23:37:00Z">
              <w:rPr/>
            </w:rPrChange>
          </w:rPr>
          <w:t>based</w:t>
        </w:r>
      </w:ins>
      <w:ins w:id="2263" w:author="Prabhvir Saran" w:date="2017-02-02T22:52:00Z">
        <w:r w:rsidRPr="00FF76DD">
          <w:rPr>
            <w:sz w:val="24"/>
            <w:szCs w:val="24"/>
          </w:rPr>
          <w:t xml:space="preserve"> on user selection. P</w:t>
        </w:r>
        <w:r w:rsidR="00583BE8" w:rsidRPr="00066FC0">
          <w:rPr>
            <w:sz w:val="24"/>
            <w:szCs w:val="24"/>
            <w:rPrChange w:id="2264" w:author="Prabhvir Saran" w:date="2017-02-02T23:37:00Z">
              <w:rPr/>
            </w:rPrChange>
          </w:rPr>
          <w:t xml:space="preserve">rint layout 3 </w:t>
        </w:r>
      </w:ins>
      <w:ins w:id="2265"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2266" w:author="Prabhvir Saran" w:date="2017-02-02T23:37:00Z">
              <w:rPr/>
            </w:rPrChange>
          </w:rPr>
          <w:t xml:space="preserve"> </w:t>
        </w:r>
      </w:ins>
    </w:p>
    <w:p w14:paraId="63696064" w14:textId="1E191450" w:rsidR="00EF572A" w:rsidRDefault="00DE5061" w:rsidP="004161ED">
      <w:pPr>
        <w:rPr>
          <w:ins w:id="2267" w:author="Prabhvir Saran" w:date="2017-02-02T17:36:00Z"/>
        </w:rPr>
      </w:pPr>
      <w:r>
        <w:rPr>
          <w:noProof/>
        </w:rPr>
        <mc:AlternateContent>
          <mc:Choice Requires="wpg">
            <w:drawing>
              <wp:anchor distT="0" distB="0" distL="114300" distR="114300" simplePos="0" relativeHeight="251669504" behindDoc="0" locked="0" layoutInCell="1" allowOverlap="1" wp14:anchorId="38B508AE" wp14:editId="6305FE08">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6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D04120" w:rsidRPr="00850DA3" w:rsidRDefault="00D04120">
                              <w:pPr>
                                <w:pStyle w:val="Caption"/>
                                <w:rPr>
                                  <w:noProof/>
                                </w:rPr>
                                <w:pPrChange w:id="2268" w:author="Windows User" w:date="2017-02-02T18:07:00Z">
                                  <w:pPr/>
                                </w:pPrChange>
                              </w:pPr>
                              <w:ins w:id="2269" w:author="Windows User" w:date="2017-02-02T18:08:00Z">
                                <w:r>
                                  <w:t xml:space="preserve"> </w:t>
                                </w:r>
                              </w:ins>
                              <w:ins w:id="2270" w:author="Prabhvir Saran" w:date="2017-02-02T22:51:00Z">
                                <w:r>
                                  <w:t>Print layout 1</w:t>
                                </w:r>
                              </w:ins>
                              <w:ins w:id="2271" w:author="Windows User" w:date="2017-02-02T18:07:00Z">
                                <w:del w:id="2272" w:author="Prabhvir Saran" w:date="2017-02-02T22:51:00Z">
                                  <w:r w:rsidDel="00583BE8">
                                    <w:delText xml:space="preserve">Home </w:delText>
                                  </w:r>
                                </w:del>
                                <w:del w:id="2273"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35" style="position:absolute;margin-left:0;margin-top:7.35pt;width:241.25pt;height:294.75pt;z-index:251669504;mso-position-horizontal:left;mso-position-horizontal-relative:margin;mso-position-vertical-relative:text"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">
                <v:shape id="Picture 13" o:spid="_x0000_s113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66" o:title="" cropright="27882f"/>
                  <v:path arrowok="t"/>
                </v:shape>
                <v:shape id="Text Box 471" o:spid="_x0000_s113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D04120" w:rsidRPr="00850DA3" w:rsidRDefault="00D04120">
                        <w:pPr>
                          <w:pStyle w:val="Caption"/>
                          <w:rPr>
                            <w:noProof/>
                          </w:rPr>
                          <w:pPrChange w:id="2274" w:author="Windows User" w:date="2017-02-02T18:07:00Z">
                            <w:pPr/>
                          </w:pPrChange>
                        </w:pPr>
                        <w:ins w:id="2275" w:author="Windows User" w:date="2017-02-02T18:08:00Z">
                          <w:r>
                            <w:t xml:space="preserve"> </w:t>
                          </w:r>
                        </w:ins>
                        <w:ins w:id="2276" w:author="Prabhvir Saran" w:date="2017-02-02T22:51:00Z">
                          <w:r>
                            <w:t>Print layout 1</w:t>
                          </w:r>
                        </w:ins>
                        <w:ins w:id="2277" w:author="Windows User" w:date="2017-02-02T18:07:00Z">
                          <w:del w:id="2278" w:author="Prabhvir Saran" w:date="2017-02-02T22:51:00Z">
                            <w:r w:rsidDel="00583BE8">
                              <w:delText xml:space="preserve">Home </w:delText>
                            </w:r>
                          </w:del>
                          <w:del w:id="2279"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2280" w:author="Prabhvir Saran" w:date="2017-02-02T17:26:00Z"/>
        </w:rPr>
      </w:pPr>
    </w:p>
    <w:p w14:paraId="2807ABFF" w14:textId="65A82630" w:rsidR="001E44DE" w:rsidRDefault="001E44DE" w:rsidP="004161ED">
      <w:pPr>
        <w:rPr>
          <w:ins w:id="2281" w:author="Prabhvir Saran" w:date="2017-02-02T17:27:00Z"/>
          <w:noProof/>
        </w:rPr>
      </w:pPr>
    </w:p>
    <w:p w14:paraId="3C97BFCF" w14:textId="6AED1A23" w:rsidR="00DE5061" w:rsidRDefault="00DE5061" w:rsidP="004161ED">
      <w:pPr>
        <w:rPr>
          <w:ins w:id="2282" w:author="Prabhvir Saran" w:date="2017-02-16T20:03:00Z"/>
          <w:noProof/>
        </w:rPr>
      </w:pPr>
    </w:p>
    <w:p w14:paraId="15CAF324" w14:textId="77777777" w:rsidR="00DE5061" w:rsidRDefault="00DE5061" w:rsidP="004161ED">
      <w:pPr>
        <w:rPr>
          <w:ins w:id="2283" w:author="Prabhvir Saran" w:date="2017-02-16T20:03:00Z"/>
          <w:noProof/>
        </w:rPr>
      </w:pPr>
    </w:p>
    <w:p w14:paraId="5F71D758" w14:textId="472CEAF5" w:rsidR="00DE5061" w:rsidRDefault="00DE5061" w:rsidP="004161ED">
      <w:pPr>
        <w:rPr>
          <w:ins w:id="2284" w:author="Prabhvir Saran" w:date="2017-02-16T20:03:00Z"/>
          <w:noProof/>
        </w:rPr>
      </w:pPr>
    </w:p>
    <w:p w14:paraId="3589F114" w14:textId="320147AF" w:rsidR="00DE5061" w:rsidRDefault="00DE5061" w:rsidP="004161ED">
      <w:pPr>
        <w:rPr>
          <w:ins w:id="2285" w:author="Prabhvir Saran" w:date="2017-02-16T20:03:00Z"/>
          <w:noProof/>
        </w:rPr>
      </w:pPr>
    </w:p>
    <w:p w14:paraId="7A18A1E8" w14:textId="6A0A521D" w:rsidR="00DE5061" w:rsidRDefault="00DE5061" w:rsidP="004161ED">
      <w:pPr>
        <w:rPr>
          <w:ins w:id="2286" w:author="Prabhvir Saran" w:date="2017-02-16T20:03:00Z"/>
          <w:noProof/>
        </w:rPr>
      </w:pPr>
    </w:p>
    <w:p w14:paraId="3DFE8135" w14:textId="77777777" w:rsidR="00DE5061" w:rsidRDefault="00DE5061" w:rsidP="004161ED">
      <w:pPr>
        <w:rPr>
          <w:ins w:id="2287" w:author="Prabhvir Saran" w:date="2017-02-16T20:03:00Z"/>
          <w:noProof/>
        </w:rPr>
      </w:pPr>
    </w:p>
    <w:p w14:paraId="58F010F8" w14:textId="7259B550" w:rsidR="00DE5061" w:rsidRDefault="00DE5061" w:rsidP="004161ED">
      <w:pPr>
        <w:rPr>
          <w:ins w:id="2288" w:author="Prabhvir Saran" w:date="2017-02-16T20:03:00Z"/>
          <w:noProof/>
        </w:rPr>
      </w:pPr>
    </w:p>
    <w:p w14:paraId="461B50C6" w14:textId="5DD9DC18" w:rsidR="00FF76DD" w:rsidDel="00971EB2" w:rsidRDefault="000B201E">
      <w:pPr>
        <w:rPr>
          <w:del w:id="2289" w:author="Prabhvir Saran" w:date="2017-02-16T20:40:00Z"/>
          <w:noProof/>
        </w:rPr>
        <w:pPrChange w:id="2290" w:author="Prabhvir Saran" w:date="2017-02-16T20:40:00Z">
          <w:pPr>
            <w:pStyle w:val="Heading3"/>
          </w:pPr>
        </w:pPrChange>
      </w:pPr>
      <w:r>
        <w:rPr>
          <w:noProof/>
        </w:rPr>
        <w:lastRenderedPageBreak/>
        <mc:AlternateContent>
          <mc:Choice Requires="wpg">
            <w:drawing>
              <wp:anchor distT="0" distB="0" distL="114300" distR="114300" simplePos="0" relativeHeight="251715584" behindDoc="0" locked="0" layoutInCell="1" allowOverlap="1" wp14:anchorId="07C73A42" wp14:editId="77EF6074">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6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D04120" w:rsidRPr="0086353B" w:rsidRDefault="00D04120">
                              <w:pPr>
                                <w:pStyle w:val="Caption"/>
                                <w:rPr>
                                  <w:noProof/>
                                </w:rPr>
                                <w:pPrChange w:id="2291" w:author="Prabhvir Saran" w:date="2017-02-16T20:06:00Z">
                                  <w:pPr/>
                                </w:pPrChange>
                              </w:pPr>
                              <w:ins w:id="2292"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38" style="position:absolute;margin-left:248.5pt;margin-top:1.05pt;width:252.85pt;height:292.7pt;z-index:251715584;mso-position-horizontal-relative:margin;mso-position-vertical-relative:text"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Jyj74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3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8" o:title="" cropright="28099f"/>
                  <v:path arrowok="t"/>
                </v:shape>
                <v:shape id="Text Box 505" o:spid="_x0000_s114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D04120" w:rsidRPr="0086353B" w:rsidRDefault="00D04120">
                        <w:pPr>
                          <w:pStyle w:val="Caption"/>
                          <w:rPr>
                            <w:noProof/>
                          </w:rPr>
                          <w:pPrChange w:id="2293" w:author="Prabhvir Saran" w:date="2017-02-16T20:06:00Z">
                            <w:pPr/>
                          </w:pPrChange>
                        </w:pPr>
                        <w:ins w:id="2294" w:author="Prabhvir Saran" w:date="2017-02-16T20:06:00Z">
                          <w:r>
                            <w:t xml:space="preserve">Print Layout 4 </w:t>
                          </w:r>
                        </w:ins>
                      </w:p>
                    </w:txbxContent>
                  </v:textbox>
                </v:shape>
                <w10:wrap type="square" anchorx="margin"/>
              </v:group>
            </w:pict>
          </mc:Fallback>
        </mc:AlternateContent>
      </w:r>
      <w:r>
        <w:rPr>
          <w:noProof/>
        </w:rPr>
        <mc:AlternateContent>
          <mc:Choice Requires="wpg">
            <w:drawing>
              <wp:anchor distT="0" distB="0" distL="114300" distR="114300" simplePos="0" relativeHeight="251672576" behindDoc="0" locked="0" layoutInCell="1" allowOverlap="1" wp14:anchorId="429557C1" wp14:editId="35544365">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D04120" w:rsidRPr="00D229C1" w:rsidRDefault="00D04120">
                              <w:pPr>
                                <w:pStyle w:val="Caption"/>
                                <w:rPr>
                                  <w:noProof/>
                                </w:rPr>
                                <w:pPrChange w:id="2295" w:author="Windows User" w:date="2017-02-02T18:08:00Z">
                                  <w:pPr/>
                                </w:pPrChange>
                              </w:pPr>
                              <w:ins w:id="2296" w:author="Windows User" w:date="2017-02-02T18:08:00Z">
                                <w:r>
                                  <w:t xml:space="preserve">Print Layout </w:t>
                                </w:r>
                              </w:ins>
                              <w:ins w:id="2297" w:author="Prabhvir Saran" w:date="2017-02-02T22:50:00Z">
                                <w:r>
                                  <w:t>3</w:t>
                                </w:r>
                              </w:ins>
                              <w:ins w:id="2298" w:author="Windows User" w:date="2017-02-02T18:08:00Z">
                                <w:del w:id="2299"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2300" w:author="Prabhvir Saran" w:date="2017-02-02T22:50:00Z">
                                <w:r w:rsidDel="00583BE8">
                                  <w:fldChar w:fldCharType="separate"/>
                                </w:r>
                              </w:del>
                              <w:ins w:id="2301" w:author="Windows User" w:date="2017-02-02T18:08:00Z">
                                <w:del w:id="2302"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41" style="position:absolute;margin-left:0;margin-top:5.55pt;width:247.35pt;height:296.25pt;z-index:251672576;mso-position-horizontal:left;mso-position-horizontal-relative:margin;mso-position-vertical-relative:text"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MZ4FQ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Q3hZMo7NrK/BmAAFVxwm8UuxFw&#10;4B01dkM1XKQQNzwO7D18ikq280B2VkBKqb+d68f5kFQYDUgLF/M8MH/uKepx9bGBdOMt3hu6N7a9&#10;0ezrpYTijuDZoZgzYYG2VW8WWtZPwIYFngJDtGFw1jywvbm00IIBeHMwvlg428v6XfOg4DLwgobA&#10;Ph6fqFZdMVpI6CfZE4pmr2rSz3WiohYgCzfCFewLisBybAC5neVufKdL3esEnxTft92slzfU1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Gkwq8EAACAASURBVBNQaKSL1EAEcgs4OOT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KTPi9QAAIABJREFU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">
                <v:shape id="Picture 25" o:spid="_x0000_s114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70" o:title="" cropright="27930f"/>
                  <v:path arrowok="t"/>
                </v:shape>
                <v:shape id="Text Box 473" o:spid="_x0000_s114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D04120" w:rsidRPr="00D229C1" w:rsidRDefault="00D04120">
                        <w:pPr>
                          <w:pStyle w:val="Caption"/>
                          <w:rPr>
                            <w:noProof/>
                          </w:rPr>
                          <w:pPrChange w:id="2303" w:author="Windows User" w:date="2017-02-02T18:08:00Z">
                            <w:pPr/>
                          </w:pPrChange>
                        </w:pPr>
                        <w:ins w:id="2304" w:author="Windows User" w:date="2017-02-02T18:08:00Z">
                          <w:r>
                            <w:t xml:space="preserve">Print Layout </w:t>
                          </w:r>
                        </w:ins>
                        <w:ins w:id="2305" w:author="Prabhvir Saran" w:date="2017-02-02T22:50:00Z">
                          <w:r>
                            <w:t>3</w:t>
                          </w:r>
                        </w:ins>
                        <w:ins w:id="2306" w:author="Windows User" w:date="2017-02-02T18:08:00Z">
                          <w:del w:id="2307"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2308" w:author="Prabhvir Saran" w:date="2017-02-02T22:50:00Z">
                          <w:r w:rsidDel="00583BE8">
                            <w:fldChar w:fldCharType="separate"/>
                          </w:r>
                        </w:del>
                        <w:ins w:id="2309" w:author="Windows User" w:date="2017-02-02T18:08:00Z">
                          <w:del w:id="2310"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2311" w:author="Windows User" w:date="2017-02-02T18:07:00Z">
        <w:r w:rsidR="00EF572A" w:rsidDel="00EF572A">
          <w:rPr>
            <w:noProof/>
          </w:rPr>
          <mc:AlternateContent>
            <mc:Choice Requires="wpg">
              <w:drawing>
                <wp:anchor distT="0" distB="0" distL="114300" distR="114300" simplePos="0" relativeHeight="251666432" behindDoc="0" locked="0" layoutInCell="1" allowOverlap="1" wp14:anchorId="7AD55EB7" wp14:editId="7CAA39E7">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C5F4F0E" id="Group 464" o:spid="_x0000_s1026" style="position:absolute;margin-left:0;margin-top:0;width:247.35pt;height:599.25pt;z-index:251666432;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71" o:title="" cropright="27930f"/>
                    <v:path arrowok="t"/>
                  </v:shape>
                  <w10:wrap type="square"/>
                </v:group>
              </w:pict>
            </mc:Fallback>
          </mc:AlternateContent>
        </w:r>
      </w:del>
    </w:p>
    <w:p w14:paraId="388C7665" w14:textId="38CB052D" w:rsidR="00971EB2" w:rsidRDefault="00971EB2">
      <w:pPr>
        <w:rPr>
          <w:ins w:id="2312" w:author="Prabhvir Saran" w:date="2017-02-16T20:40:00Z"/>
          <w:noProof/>
        </w:rPr>
        <w:pPrChange w:id="2313" w:author="Prabhvir Saran" w:date="2017-02-16T20:40:00Z">
          <w:pPr>
            <w:pStyle w:val="Heading3"/>
          </w:pPr>
        </w:pPrChange>
      </w:pPr>
    </w:p>
    <w:p w14:paraId="5F925B40" w14:textId="77777777" w:rsidR="00971EB2" w:rsidRPr="00345E1C" w:rsidRDefault="00971EB2">
      <w:pPr>
        <w:rPr>
          <w:ins w:id="2314" w:author="Prabhvir Saran" w:date="2017-02-16T20:40:00Z"/>
          <w:noProof/>
        </w:rPr>
        <w:pPrChange w:id="2315" w:author="Prabhvir Saran" w:date="2017-02-16T20:40:00Z">
          <w:pPr>
            <w:pStyle w:val="Heading3"/>
          </w:pPr>
        </w:pPrChange>
      </w:pPr>
    </w:p>
    <w:p w14:paraId="0EB81A6D" w14:textId="7D165215" w:rsidR="00CE27D4" w:rsidRPr="00066FC0" w:rsidRDefault="00E268E0">
      <w:pPr>
        <w:rPr>
          <w:ins w:id="2316" w:author="Prabhvir Saran" w:date="2017-02-02T15:43:00Z"/>
          <w:color w:val="2F5496" w:themeColor="accent1" w:themeShade="BF"/>
          <w:sz w:val="32"/>
          <w:szCs w:val="26"/>
          <w:rPrChange w:id="2317" w:author="Prabhvir Saran" w:date="2017-02-02T23:35:00Z">
            <w:rPr>
              <w:ins w:id="2318" w:author="Prabhvir Saran" w:date="2017-02-02T15:43:00Z"/>
            </w:rPr>
          </w:rPrChange>
        </w:rPr>
        <w:pPrChange w:id="2319" w:author="Prabhvir Saran" w:date="2017-02-16T20:40:00Z">
          <w:pPr>
            <w:pStyle w:val="Heading3"/>
          </w:pPr>
        </w:pPrChange>
      </w:pPr>
      <w:ins w:id="2320" w:author="Prabhvir Saran" w:date="2017-02-02T23:15:00Z">
        <w:r w:rsidRPr="00066FC0">
          <w:rPr>
            <w:color w:val="2F5496" w:themeColor="accent1" w:themeShade="BF"/>
            <w:sz w:val="32"/>
            <w:szCs w:val="26"/>
            <w:rPrChange w:id="2321" w:author="Prabhvir Saran" w:date="2017-02-02T23:35:00Z">
              <w:rPr/>
            </w:rPrChange>
          </w:rPr>
          <w:t xml:space="preserve">Page Design / </w:t>
        </w:r>
        <w:proofErr w:type="spellStart"/>
        <w:r w:rsidRPr="00066FC0">
          <w:rPr>
            <w:color w:val="2F5496" w:themeColor="accent1" w:themeShade="BF"/>
            <w:sz w:val="32"/>
            <w:szCs w:val="26"/>
            <w:rPrChange w:id="2322" w:author="Prabhvir Saran" w:date="2017-02-02T23:35:00Z">
              <w:rPr/>
            </w:rPrChange>
          </w:rPr>
          <w:t>Colour</w:t>
        </w:r>
        <w:proofErr w:type="spellEnd"/>
        <w:r w:rsidRPr="00066FC0">
          <w:rPr>
            <w:color w:val="2F5496" w:themeColor="accent1" w:themeShade="BF"/>
            <w:sz w:val="32"/>
            <w:szCs w:val="26"/>
            <w:rPrChange w:id="2323" w:author="Prabhvir Saran" w:date="2017-02-02T23:35:00Z">
              <w:rPr/>
            </w:rPrChange>
          </w:rPr>
          <w:t xml:space="preserve"> Scheme </w:t>
        </w:r>
      </w:ins>
    </w:p>
    <w:p w14:paraId="47DA7F7C" w14:textId="77777777" w:rsidR="00CE27D4" w:rsidRDefault="00CE27D4" w:rsidP="00CE27D4">
      <w:pPr>
        <w:rPr>
          <w:ins w:id="2324" w:author="Prabhvir Saran" w:date="2017-02-02T15:43:00Z"/>
        </w:rPr>
      </w:pPr>
      <w:ins w:id="2325" w:author="Prabhvir Saran" w:date="2017-02-02T15:43:00Z">
        <w:r>
          <w:t xml:space="preserve">  </w:t>
        </w:r>
      </w:ins>
    </w:p>
    <w:p w14:paraId="1BDB2C0E" w14:textId="3C04FE9B" w:rsidR="00CE27D4" w:rsidRPr="00066FC0" w:rsidRDefault="00E268E0" w:rsidP="00F911EF">
      <w:pPr>
        <w:ind w:firstLine="720"/>
        <w:rPr>
          <w:ins w:id="2326" w:author="Prabhvir Saran" w:date="2017-02-02T15:43:00Z"/>
          <w:sz w:val="24"/>
          <w:szCs w:val="26"/>
          <w:rPrChange w:id="2327" w:author="Prabhvir Saran" w:date="2017-02-02T23:37:00Z">
            <w:rPr>
              <w:ins w:id="2328" w:author="Prabhvir Saran" w:date="2017-02-02T15:43:00Z"/>
            </w:rPr>
          </w:rPrChange>
        </w:rPr>
      </w:pPr>
      <w:bookmarkStart w:id="2329" w:name="_3rdcrjn" w:colFirst="0" w:colLast="0"/>
      <w:bookmarkEnd w:id="2329"/>
      <w:ins w:id="2330" w:author="Prabhvir Saran" w:date="2017-02-02T23:12:00Z">
        <w:r w:rsidRPr="00487BA1">
          <w:rPr>
            <w:sz w:val="24"/>
            <w:szCs w:val="26"/>
          </w:rPr>
          <w:t xml:space="preserve">The layout will be fluid to be more user friendly. </w:t>
        </w:r>
      </w:ins>
      <w:ins w:id="2331"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2332" w:author="Prabhvir Saran" w:date="2017-02-02T15:51:00Z">
        <w:r w:rsidR="00092D90">
          <w:rPr>
            <w:sz w:val="24"/>
            <w:szCs w:val="26"/>
          </w:rPr>
          <w:t xml:space="preserve">About HEMA page, </w:t>
        </w:r>
        <w:r w:rsidR="00066FC0" w:rsidRPr="00FF76DD">
          <w:rPr>
            <w:sz w:val="24"/>
            <w:szCs w:val="26"/>
          </w:rPr>
          <w:t>the Styles page</w:t>
        </w:r>
      </w:ins>
      <w:ins w:id="2333" w:author="Prabhvir Saran" w:date="2017-02-16T23:25:00Z">
        <w:r w:rsidR="00092D90">
          <w:rPr>
            <w:sz w:val="24"/>
            <w:szCs w:val="26"/>
          </w:rPr>
          <w:t xml:space="preserve"> and HEMA in BC page</w:t>
        </w:r>
      </w:ins>
      <w:ins w:id="2334" w:author="Prabhvir Saran" w:date="2017-02-02T15:51:00Z">
        <w:r w:rsidR="00066FC0" w:rsidRPr="00FF76DD">
          <w:rPr>
            <w:sz w:val="24"/>
            <w:szCs w:val="26"/>
          </w:rPr>
          <w:t xml:space="preserve">, </w:t>
        </w:r>
        <w:r w:rsidR="00775F5D" w:rsidRPr="00FF76DD">
          <w:rPr>
            <w:sz w:val="24"/>
            <w:szCs w:val="26"/>
          </w:rPr>
          <w:t>the left side navigation bar will have button</w:t>
        </w:r>
      </w:ins>
      <w:ins w:id="2335" w:author="Prabhvir Saran" w:date="2017-02-02T15:52:00Z">
        <w:r w:rsidR="00775F5D" w:rsidRPr="00971EB2">
          <w:rPr>
            <w:sz w:val="24"/>
            <w:szCs w:val="26"/>
          </w:rPr>
          <w:t>s which change the content in the main pane to match what the user wants to see.</w:t>
        </w:r>
      </w:ins>
      <w:ins w:id="2336" w:author="Prabhvir Saran" w:date="2017-02-02T15:53:00Z">
        <w:r w:rsidR="00775F5D" w:rsidRPr="00971EB2">
          <w:rPr>
            <w:sz w:val="24"/>
            <w:szCs w:val="26"/>
          </w:rPr>
          <w:t xml:space="preserve"> This will help user quickly find the content they want to see without having to sit through pages of links.</w:t>
        </w:r>
      </w:ins>
      <w:ins w:id="2337" w:author="Prabhvir Saran" w:date="2017-02-02T15:52:00Z">
        <w:r w:rsidR="00775F5D" w:rsidRPr="00971EB2">
          <w:rPr>
            <w:sz w:val="24"/>
            <w:szCs w:val="26"/>
          </w:rPr>
          <w:t xml:space="preserve"> </w:t>
        </w:r>
      </w:ins>
      <w:ins w:id="2338" w:author="Prabhvir Saran" w:date="2017-02-02T15:43:00Z">
        <w:r w:rsidR="00CE27D4" w:rsidRPr="00971EB2">
          <w:rPr>
            <w:sz w:val="24"/>
            <w:szCs w:val="26"/>
          </w:rPr>
          <w:t xml:space="preserve">Our color scheme </w:t>
        </w:r>
      </w:ins>
      <w:ins w:id="2339" w:author="Prabhvir Saran" w:date="2017-02-02T15:50:00Z">
        <w:r w:rsidR="00775F5D" w:rsidRPr="00971EB2">
          <w:rPr>
            <w:sz w:val="24"/>
            <w:szCs w:val="26"/>
          </w:rPr>
          <w:t xml:space="preserve">(below) we chose </w:t>
        </w:r>
      </w:ins>
      <w:ins w:id="2340"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2341" w:author="Prabhvir Saran" w:date="2017-02-02T15:43:00Z"/>
        </w:rPr>
      </w:pPr>
      <w:ins w:id="2342" w:author="Prabhvir Saran" w:date="2017-02-02T15:43:00Z">
        <w:r>
          <w:t xml:space="preserve"> </w:t>
        </w:r>
      </w:ins>
    </w:p>
    <w:p w14:paraId="249B4B24" w14:textId="77777777" w:rsidR="00CE27D4" w:rsidRDefault="00CE27D4" w:rsidP="00CE27D4">
      <w:pPr>
        <w:spacing w:after="0"/>
        <w:rPr>
          <w:ins w:id="2343" w:author="Prabhvir Saran" w:date="2017-02-02T15:43:00Z"/>
        </w:rPr>
      </w:pPr>
      <w:ins w:id="2344"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72"/>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2345" w:author="Prabhvir Saran" w:date="2017-02-02T15:43:00Z"/>
        </w:rPr>
      </w:pPr>
      <w:ins w:id="2346" w:author="Prabhvir Saran" w:date="2017-02-02T15:43:00Z">
        <w:r>
          <w:t xml:space="preserve">| 000000                    | 450001                     | A50C0E                     | 2E3323                     | FFFEBB </w:t>
        </w:r>
      </w:ins>
    </w:p>
    <w:p w14:paraId="5E13183C" w14:textId="566DF36F" w:rsidR="00F911EF" w:rsidDel="00BD7077" w:rsidRDefault="00F911EF" w:rsidP="004161ED">
      <w:pPr>
        <w:pStyle w:val="Heading1"/>
        <w:rPr>
          <w:del w:id="2347"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2348" w:author="Prabhvir Saran" w:date="2017-02-16T20:07:00Z"/>
        </w:rPr>
        <w:pPrChange w:id="2349" w:author="Prabhvir Saran" w:date="2017-02-16T20:07:00Z">
          <w:pPr>
            <w:pStyle w:val="Heading1"/>
          </w:pPr>
        </w:pPrChange>
      </w:pPr>
    </w:p>
    <w:p w14:paraId="3FE9E9CF" w14:textId="0BBB80D2" w:rsidR="00F911EF" w:rsidDel="00BD7077" w:rsidRDefault="00F911EF" w:rsidP="00F911EF">
      <w:pPr>
        <w:rPr>
          <w:del w:id="2350" w:author="Prabhvir Saran" w:date="2017-02-16T20:07:00Z"/>
        </w:rPr>
      </w:pPr>
    </w:p>
    <w:p w14:paraId="3349AADE" w14:textId="2C2CD16E" w:rsidR="00F911EF" w:rsidDel="00BD7077" w:rsidRDefault="00F911EF" w:rsidP="00F911EF">
      <w:pPr>
        <w:rPr>
          <w:del w:id="2351" w:author="Prabhvir Saran" w:date="2017-02-16T20:07:00Z"/>
        </w:rPr>
      </w:pPr>
    </w:p>
    <w:p w14:paraId="4E6B2713" w14:textId="7FC6F3FE" w:rsidR="00F911EF" w:rsidDel="00BD7077" w:rsidRDefault="00F911EF" w:rsidP="00F911EF">
      <w:pPr>
        <w:rPr>
          <w:del w:id="2352" w:author="Prabhvir Saran" w:date="2017-02-16T20:07:00Z"/>
        </w:rPr>
      </w:pPr>
    </w:p>
    <w:p w14:paraId="0E8B4D4A" w14:textId="1120C6A9" w:rsidR="00F911EF" w:rsidDel="00BD7077" w:rsidRDefault="00F911EF" w:rsidP="00F911EF">
      <w:pPr>
        <w:rPr>
          <w:del w:id="2353" w:author="Prabhvir Saran" w:date="2017-02-16T20:07:00Z"/>
        </w:rPr>
      </w:pPr>
    </w:p>
    <w:p w14:paraId="3171EC68" w14:textId="7A870F4B" w:rsidR="00F911EF" w:rsidDel="00BD7077" w:rsidRDefault="00F911EF" w:rsidP="00F911EF">
      <w:pPr>
        <w:rPr>
          <w:del w:id="2354" w:author="Prabhvir Saran" w:date="2017-02-16T20:07:00Z"/>
        </w:rPr>
      </w:pPr>
    </w:p>
    <w:p w14:paraId="2A62B552" w14:textId="27D2D50B" w:rsidR="00F911EF" w:rsidDel="00BD7077" w:rsidRDefault="00F911EF" w:rsidP="00F911EF">
      <w:pPr>
        <w:rPr>
          <w:del w:id="2355" w:author="Prabhvir Saran" w:date="2017-02-16T20:07:00Z"/>
        </w:rPr>
      </w:pPr>
    </w:p>
    <w:p w14:paraId="5E43E10F" w14:textId="6D1DE306" w:rsidR="00F911EF" w:rsidDel="00BD7077" w:rsidRDefault="00F911EF" w:rsidP="00F911EF">
      <w:pPr>
        <w:rPr>
          <w:del w:id="2356" w:author="Prabhvir Saran" w:date="2017-02-16T20:07:00Z"/>
        </w:rPr>
      </w:pPr>
    </w:p>
    <w:p w14:paraId="2E9B5092" w14:textId="176EC064" w:rsidR="00F911EF" w:rsidDel="00BD7077" w:rsidRDefault="00F911EF" w:rsidP="00F911EF">
      <w:pPr>
        <w:rPr>
          <w:del w:id="2357" w:author="Prabhvir Saran" w:date="2017-02-16T20:07:00Z"/>
        </w:rPr>
      </w:pPr>
    </w:p>
    <w:p w14:paraId="0ED77D85" w14:textId="7BF70BD6" w:rsidR="00F911EF" w:rsidDel="00BD7077" w:rsidRDefault="00F911EF" w:rsidP="00F911EF">
      <w:pPr>
        <w:rPr>
          <w:del w:id="2358" w:author="Prabhvir Saran" w:date="2017-02-16T20:07:00Z"/>
        </w:rPr>
      </w:pPr>
    </w:p>
    <w:p w14:paraId="4F8E1D9B" w14:textId="1A12AFBC" w:rsidR="00F911EF" w:rsidDel="00BD7077" w:rsidRDefault="00F911EF" w:rsidP="00F911EF">
      <w:pPr>
        <w:rPr>
          <w:del w:id="2359" w:author="Prabhvir Saran" w:date="2017-02-16T20:07:00Z"/>
        </w:rPr>
      </w:pPr>
    </w:p>
    <w:p w14:paraId="59EC6C67" w14:textId="5E079298" w:rsidR="00F911EF" w:rsidDel="00BD7077" w:rsidRDefault="00F911EF" w:rsidP="00F911EF">
      <w:pPr>
        <w:rPr>
          <w:del w:id="2360" w:author="Prabhvir Saran" w:date="2017-02-16T20:07:00Z"/>
        </w:rPr>
      </w:pPr>
    </w:p>
    <w:p w14:paraId="638FAFA0" w14:textId="1A51883C" w:rsidR="00F911EF" w:rsidDel="00BD7077" w:rsidRDefault="00F911EF" w:rsidP="00F911EF">
      <w:pPr>
        <w:rPr>
          <w:del w:id="2361" w:author="Prabhvir Saran" w:date="2017-02-16T20:07:00Z"/>
        </w:rPr>
      </w:pPr>
    </w:p>
    <w:p w14:paraId="5110372B" w14:textId="547F4196" w:rsidR="00E268E0" w:rsidRPr="00F911EF" w:rsidDel="00BD7077" w:rsidRDefault="00E268E0" w:rsidP="00F911EF">
      <w:pPr>
        <w:rPr>
          <w:del w:id="2362" w:author="Prabhvir Saran" w:date="2017-02-16T20:07:00Z"/>
        </w:rPr>
      </w:pPr>
    </w:p>
    <w:p w14:paraId="6AD3D1CD" w14:textId="3CCDB4AD" w:rsidR="00CE27D4" w:rsidRPr="004161ED" w:rsidRDefault="00CE27D4" w:rsidP="004161ED">
      <w:pPr>
        <w:pStyle w:val="Heading1"/>
        <w:rPr>
          <w:ins w:id="2363" w:author="Prabhvir Saran" w:date="2017-02-02T15:43:00Z"/>
        </w:rPr>
      </w:pPr>
      <w:bookmarkStart w:id="2364" w:name="_Toc479897310"/>
      <w:ins w:id="2365" w:author="Prabhvir Saran" w:date="2017-02-02T15:43:00Z">
        <w:r w:rsidRPr="004161ED">
          <w:t>Appendix 1</w:t>
        </w:r>
        <w:bookmarkEnd w:id="2364"/>
      </w:ins>
    </w:p>
    <w:p w14:paraId="5B86598F" w14:textId="4C26B8A9" w:rsidR="00CE27D4" w:rsidRDefault="00CE27D4" w:rsidP="004161ED">
      <w:pPr>
        <w:rPr>
          <w:ins w:id="2366" w:author="Prabhvir Saran" w:date="2017-02-02T15:39:00Z"/>
        </w:rPr>
      </w:pPr>
    </w:p>
    <w:p w14:paraId="3D66A0F0" w14:textId="370D486C" w:rsidR="00121F28" w:rsidRDefault="00121F28" w:rsidP="004161ED">
      <w:pPr>
        <w:pStyle w:val="Heading2"/>
        <w:rPr>
          <w:ins w:id="2367" w:author="Prabhvir Saran" w:date="2017-02-02T23:16:00Z"/>
        </w:rPr>
      </w:pPr>
      <w:bookmarkStart w:id="2368" w:name="_Toc479897311"/>
      <w:r w:rsidRPr="005341BF">
        <w:t>Introduction</w:t>
      </w:r>
      <w:bookmarkEnd w:id="2368"/>
    </w:p>
    <w:p w14:paraId="13A03A11" w14:textId="77777777" w:rsidR="00E268E0" w:rsidRPr="00487BA1" w:rsidRDefault="00E268E0">
      <w:pPr>
        <w:pPrChange w:id="2369" w:author="Prabhvir Saran" w:date="2017-02-02T23:16:00Z">
          <w:pPr>
            <w:pStyle w:val="Heading2"/>
          </w:pPr>
        </w:pPrChange>
      </w:pPr>
    </w:p>
    <w:p w14:paraId="4533D929" w14:textId="69B916F0" w:rsidR="00E47E58" w:rsidRDefault="00E47E58" w:rsidP="00E47E58">
      <w:pPr>
        <w:ind w:firstLine="720"/>
        <w:rPr>
          <w:ins w:id="2370" w:author="Tony Pacheco" w:date="2017-01-31T18:38:00Z"/>
        </w:rPr>
      </w:pPr>
      <w:ins w:id="2371"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2372" w:author="Prabhvir Saran" w:date="2017-02-02T22:41:00Z">
          <w:r w:rsidDel="005529B6">
            <w:rPr>
              <w:sz w:val="24"/>
              <w:szCs w:val="24"/>
            </w:rPr>
            <w:delText>self defence</w:delText>
          </w:r>
        </w:del>
      </w:ins>
      <w:ins w:id="2373" w:author="Prabhvir Saran" w:date="2017-02-02T22:41:00Z">
        <w:r w:rsidR="005529B6">
          <w:rPr>
            <w:sz w:val="24"/>
            <w:szCs w:val="24"/>
          </w:rPr>
          <w:t>self-defense</w:t>
        </w:r>
      </w:ins>
      <w:ins w:id="2374"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2375" w:author="Tony Pacheco" w:date="2017-01-31T18:38:00Z"/>
          <w:sz w:val="24"/>
          <w:szCs w:val="24"/>
        </w:rPr>
      </w:pPr>
      <w:del w:id="2376"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2377" w:author="Prabhvir Saran" w:date="2017-02-02T23:16:00Z"/>
        </w:rPr>
      </w:pPr>
      <w:bookmarkStart w:id="2378" w:name="_Toc479897312"/>
      <w:r>
        <w:t>About</w:t>
      </w:r>
      <w:r w:rsidR="00121F28" w:rsidRPr="005341BF">
        <w:t xml:space="preserve"> the website</w:t>
      </w:r>
      <w:bookmarkEnd w:id="2378"/>
      <w:r w:rsidR="00380CD1" w:rsidRPr="005341BF">
        <w:t xml:space="preserve"> </w:t>
      </w:r>
    </w:p>
    <w:p w14:paraId="7D300A6F" w14:textId="77777777" w:rsidR="00E268E0" w:rsidRPr="00487BA1" w:rsidRDefault="00E268E0">
      <w:pPr>
        <w:pPrChange w:id="2379" w:author="Prabhvir Saran" w:date="2017-02-02T23:16:00Z">
          <w:pPr>
            <w:pStyle w:val="Heading2"/>
          </w:pPr>
        </w:pPrChange>
      </w:pPr>
    </w:p>
    <w:p w14:paraId="4713C747" w14:textId="77777777" w:rsidR="00E47E58" w:rsidRDefault="00E47E58" w:rsidP="00E47E58">
      <w:pPr>
        <w:ind w:firstLine="720"/>
        <w:rPr>
          <w:ins w:id="2380" w:author="Tony Pacheco" w:date="2017-01-31T18:39:00Z"/>
          <w:sz w:val="24"/>
          <w:szCs w:val="24"/>
        </w:rPr>
      </w:pPr>
      <w:ins w:id="2381"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2382" w:author="Tony Pacheco" w:date="2017-01-31T18:39:00Z"/>
          <w:sz w:val="24"/>
          <w:szCs w:val="24"/>
        </w:rPr>
      </w:pPr>
      <w:ins w:id="2383"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2384" w:author="Tony Pacheco" w:date="2017-01-31T18:39:00Z"/>
          <w:sz w:val="24"/>
          <w:szCs w:val="24"/>
        </w:rPr>
      </w:pPr>
      <w:ins w:id="2385"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2386" w:author="Tony Pacheco" w:date="2017-01-31T18:39:00Z"/>
          <w:del w:id="2387" w:author="Prabhvir Saran" w:date="2017-02-02T16:01:00Z"/>
          <w:sz w:val="24"/>
          <w:szCs w:val="24"/>
        </w:rPr>
      </w:pPr>
      <w:ins w:id="2388"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2389" w:author="Tony Pacheco" w:date="2017-01-31T18:39:00Z"/>
          <w:sz w:val="24"/>
          <w:szCs w:val="24"/>
        </w:rPr>
      </w:pPr>
    </w:p>
    <w:p w14:paraId="75935159" w14:textId="77777777" w:rsidR="00E268E0" w:rsidRDefault="00E47E58" w:rsidP="00F55454">
      <w:pPr>
        <w:ind w:firstLine="720"/>
        <w:rPr>
          <w:ins w:id="2390" w:author="Prabhvir Saran" w:date="2017-02-02T23:16:00Z"/>
          <w:sz w:val="24"/>
          <w:szCs w:val="24"/>
        </w:rPr>
      </w:pPr>
      <w:ins w:id="2391"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2392" w:author="Tony Pacheco" w:date="2017-01-31T18:39:00Z"/>
          <w:sz w:val="24"/>
          <w:szCs w:val="24"/>
        </w:rPr>
      </w:pPr>
      <w:del w:id="2393"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2394" w:author="Tony Pacheco" w:date="2017-01-31T18:39:00Z"/>
          <w:sz w:val="24"/>
          <w:szCs w:val="24"/>
        </w:rPr>
      </w:pPr>
      <w:del w:id="2395"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2396" w:author="Tony Pacheco" w:date="2017-01-31T18:39:00Z"/>
          <w:sz w:val="24"/>
          <w:szCs w:val="24"/>
        </w:rPr>
      </w:pPr>
      <w:del w:id="2397"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2398" w:author="Tony Pacheco" w:date="2017-01-31T18:39:00Z"/>
          <w:sz w:val="24"/>
          <w:szCs w:val="24"/>
        </w:rPr>
      </w:pPr>
      <w:del w:id="2399"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2400" w:author="Tony Pacheco" w:date="2017-01-31T18:39:00Z"/>
          <w:sz w:val="24"/>
          <w:szCs w:val="24"/>
        </w:rPr>
      </w:pPr>
      <w:del w:id="2401"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2402" w:author="Prabhvir Saran" w:date="2017-02-02T23:16:00Z"/>
        </w:rPr>
      </w:pPr>
      <w:bookmarkStart w:id="2403" w:name="_Toc479897313"/>
      <w:r w:rsidRPr="005341BF">
        <w:t>Functional Requirements</w:t>
      </w:r>
      <w:bookmarkEnd w:id="2403"/>
      <w:r w:rsidRPr="005341BF">
        <w:t xml:space="preserve"> </w:t>
      </w:r>
    </w:p>
    <w:p w14:paraId="7ABDC0F0" w14:textId="77777777" w:rsidR="00E268E0" w:rsidRPr="00487BA1" w:rsidRDefault="00E268E0">
      <w:pPr>
        <w:pPrChange w:id="2404" w:author="Prabhvir Saran" w:date="2017-02-02T23:16:00Z">
          <w:pPr>
            <w:pStyle w:val="Heading2"/>
          </w:pPr>
        </w:pPrChange>
      </w:pPr>
    </w:p>
    <w:p w14:paraId="07076490" w14:textId="032FEC25" w:rsidR="001A25C4" w:rsidDel="009732DE" w:rsidRDefault="009732DE">
      <w:pPr>
        <w:ind w:firstLine="720"/>
        <w:rPr>
          <w:del w:id="2405" w:author="Prabhvir Saran" w:date="2017-02-02T15:44:00Z"/>
        </w:rPr>
      </w:pPr>
      <w:ins w:id="2406"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2407"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2408" w:author="Prabhvir Saran" w:date="2017-02-02T15:44:00Z"/>
        </w:rPr>
        <w:pPrChange w:id="2409" w:author="Prabhvir Saran" w:date="2017-02-02T23:16:00Z">
          <w:pPr/>
        </w:pPrChange>
      </w:pPr>
      <w:del w:id="2410"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2411" w:author="Prabhvir Saran" w:date="2017-02-02T15:44:00Z"/>
          <w:sz w:val="24"/>
          <w:szCs w:val="24"/>
        </w:rPr>
        <w:pPrChange w:id="2412" w:author="Prabhvir Saran" w:date="2017-02-02T23:16:00Z">
          <w:pPr>
            <w:widowControl w:val="0"/>
            <w:numPr>
              <w:numId w:val="4"/>
            </w:numPr>
            <w:spacing w:after="0" w:line="256" w:lineRule="auto"/>
            <w:ind w:left="720" w:hanging="360"/>
            <w:contextualSpacing/>
          </w:pPr>
        </w:pPrChange>
      </w:pPr>
      <w:del w:id="2413"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2414" w:author="Prabhvir Saran" w:date="2017-02-02T15:44:00Z"/>
          <w:sz w:val="24"/>
          <w:szCs w:val="24"/>
        </w:rPr>
        <w:pPrChange w:id="2415" w:author="Prabhvir Saran" w:date="2017-02-02T23:16:00Z">
          <w:pPr>
            <w:widowControl w:val="0"/>
            <w:numPr>
              <w:numId w:val="4"/>
            </w:numPr>
            <w:spacing w:after="0" w:line="256" w:lineRule="auto"/>
            <w:ind w:left="720" w:hanging="360"/>
            <w:contextualSpacing/>
          </w:pPr>
        </w:pPrChange>
      </w:pPr>
      <w:del w:id="2416"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2417" w:author="Prabhvir Saran" w:date="2017-02-02T15:44:00Z"/>
          <w:sz w:val="24"/>
          <w:szCs w:val="24"/>
        </w:rPr>
        <w:pPrChange w:id="2418" w:author="Prabhvir Saran" w:date="2017-02-02T23:16:00Z">
          <w:pPr>
            <w:widowControl w:val="0"/>
            <w:numPr>
              <w:numId w:val="4"/>
            </w:numPr>
            <w:spacing w:after="0" w:line="256" w:lineRule="auto"/>
            <w:ind w:left="720" w:hanging="360"/>
            <w:contextualSpacing/>
          </w:pPr>
        </w:pPrChange>
      </w:pPr>
      <w:del w:id="2419"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2420" w:author="Prabhvir Saran" w:date="2017-02-02T15:44:00Z"/>
          <w:sz w:val="24"/>
          <w:szCs w:val="24"/>
        </w:rPr>
        <w:pPrChange w:id="2421" w:author="Prabhvir Saran" w:date="2017-02-02T23:16:00Z">
          <w:pPr>
            <w:widowControl w:val="0"/>
            <w:numPr>
              <w:numId w:val="4"/>
            </w:numPr>
            <w:spacing w:after="0" w:line="256" w:lineRule="auto"/>
            <w:ind w:left="720" w:hanging="360"/>
            <w:contextualSpacing/>
          </w:pPr>
        </w:pPrChange>
      </w:pPr>
      <w:del w:id="2422"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2423" w:author="Prabhvir Saran" w:date="2017-02-02T15:44:00Z"/>
          <w:sz w:val="24"/>
          <w:szCs w:val="24"/>
        </w:rPr>
        <w:pPrChange w:id="2424" w:author="Prabhvir Saran" w:date="2017-02-02T23:16:00Z">
          <w:pPr>
            <w:widowControl w:val="0"/>
            <w:numPr>
              <w:numId w:val="4"/>
            </w:numPr>
            <w:spacing w:after="0" w:line="256" w:lineRule="auto"/>
            <w:ind w:left="720" w:hanging="360"/>
            <w:contextualSpacing/>
          </w:pPr>
        </w:pPrChange>
      </w:pPr>
      <w:del w:id="2425"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2426" w:author="Prabhvir Saran" w:date="2017-02-02T15:44:00Z"/>
          <w:sz w:val="24"/>
          <w:szCs w:val="24"/>
        </w:rPr>
        <w:pPrChange w:id="2427" w:author="Prabhvir Saran" w:date="2017-02-02T23:16:00Z">
          <w:pPr>
            <w:widowControl w:val="0"/>
            <w:numPr>
              <w:numId w:val="4"/>
            </w:numPr>
            <w:spacing w:line="256" w:lineRule="auto"/>
            <w:ind w:left="720" w:hanging="360"/>
            <w:contextualSpacing/>
          </w:pPr>
        </w:pPrChange>
      </w:pPr>
      <w:del w:id="2428"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2429"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2430" w:author="Prabhvir Saran" w:date="2017-02-02T23:16:00Z"/>
        </w:rPr>
      </w:pPr>
      <w:bookmarkStart w:id="2431" w:name="_Toc479897314"/>
      <w:r>
        <w:t>Work P</w:t>
      </w:r>
      <w:r w:rsidR="00380CD1" w:rsidRPr="005341BF">
        <w:t>lan</w:t>
      </w:r>
      <w:bookmarkEnd w:id="2431"/>
    </w:p>
    <w:p w14:paraId="1A569111" w14:textId="77777777" w:rsidR="00E268E0" w:rsidRPr="00487BA1" w:rsidRDefault="00E268E0">
      <w:pPr>
        <w:pPrChange w:id="2432"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D04120"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2433" w:author="Prabhvir Saran" w:date="2017-02-02T16:28:00Z"/>
          <w:b/>
          <w:sz w:val="32"/>
          <w:u w:val="single"/>
        </w:rPr>
      </w:pPr>
      <w:r w:rsidRPr="003F6EAA">
        <w:rPr>
          <w:b/>
          <w:sz w:val="32"/>
          <w:u w:val="single"/>
        </w:rPr>
        <w:t xml:space="preserve">                                                                                                                                                                                      </w:t>
      </w:r>
      <w:del w:id="2434"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2435" w:author="Prabhvir Saran" w:date="2017-02-02T16:28:00Z"/>
          <w:b/>
          <w:sz w:val="32"/>
        </w:rPr>
      </w:pPr>
    </w:p>
    <w:p w14:paraId="2591A100" w14:textId="5EDA5590" w:rsidR="00B83921" w:rsidDel="00760B99" w:rsidRDefault="00B83921">
      <w:pPr>
        <w:rPr>
          <w:del w:id="2436" w:author="Prabhvir Saran" w:date="2017-02-02T16:28:00Z"/>
          <w:b/>
        </w:rPr>
      </w:pPr>
    </w:p>
    <w:p w14:paraId="336C925A" w14:textId="5270514B" w:rsidR="00B83921" w:rsidDel="00760B99" w:rsidRDefault="00B83921">
      <w:pPr>
        <w:rPr>
          <w:del w:id="2437" w:author="Prabhvir Saran" w:date="2017-02-02T16:28:00Z"/>
          <w:b/>
        </w:rPr>
      </w:pPr>
      <w:del w:id="2438" w:author="Prabhvir Saran" w:date="2017-02-02T16:28:00Z">
        <w:r w:rsidDel="00760B99">
          <w:rPr>
            <w:b/>
          </w:rPr>
          <w:delText xml:space="preserve">                           </w:delText>
        </w:r>
      </w:del>
    </w:p>
    <w:p w14:paraId="7A378C6A" w14:textId="449D858F" w:rsidR="00B83921" w:rsidDel="00760B99" w:rsidRDefault="00B83921">
      <w:pPr>
        <w:rPr>
          <w:del w:id="2439" w:author="Prabhvir Saran" w:date="2017-02-02T16:28:00Z"/>
          <w:b/>
        </w:rPr>
      </w:pPr>
    </w:p>
    <w:p w14:paraId="72F172ED" w14:textId="77777777" w:rsidR="00B83921" w:rsidDel="00760B99" w:rsidRDefault="00B83921">
      <w:pPr>
        <w:rPr>
          <w:del w:id="2440" w:author="Prabhvir Saran" w:date="2017-02-02T16:28:00Z"/>
          <w:b/>
          <w:sz w:val="32"/>
          <w:szCs w:val="32"/>
          <w:u w:val="single"/>
        </w:rPr>
      </w:pPr>
      <w:del w:id="2441" w:author="Prabhvir Saran" w:date="2017-02-02T16:28:00Z">
        <w:r w:rsidDel="00760B99">
          <w:rPr>
            <w:b/>
            <w:sz w:val="32"/>
            <w:szCs w:val="32"/>
            <w:u w:val="single"/>
          </w:rPr>
          <w:delText xml:space="preserve">                   </w:delText>
        </w:r>
      </w:del>
    </w:p>
    <w:p w14:paraId="3CD65FB0" w14:textId="77777777" w:rsidR="00B83921" w:rsidDel="00760B99" w:rsidRDefault="00B83921">
      <w:pPr>
        <w:rPr>
          <w:del w:id="2442" w:author="Prabhvir Saran" w:date="2017-02-02T16:28:00Z"/>
          <w:b/>
          <w:sz w:val="32"/>
          <w:szCs w:val="32"/>
          <w:u w:val="single"/>
        </w:rPr>
      </w:pPr>
    </w:p>
    <w:p w14:paraId="33039F19" w14:textId="77777777" w:rsidR="00B83921" w:rsidDel="00760B99" w:rsidRDefault="00B83921">
      <w:pPr>
        <w:rPr>
          <w:del w:id="2443" w:author="Prabhvir Saran" w:date="2017-02-02T16:28:00Z"/>
          <w:b/>
          <w:sz w:val="32"/>
          <w:szCs w:val="32"/>
          <w:u w:val="single"/>
        </w:rPr>
      </w:pPr>
    </w:p>
    <w:p w14:paraId="3F75BBC3" w14:textId="77777777" w:rsidR="00B83921" w:rsidDel="00760B99" w:rsidRDefault="00B83921">
      <w:pPr>
        <w:rPr>
          <w:del w:id="2444" w:author="Prabhvir Saran" w:date="2017-02-02T16:28:00Z"/>
          <w:b/>
          <w:sz w:val="32"/>
          <w:szCs w:val="32"/>
          <w:u w:val="single"/>
        </w:rPr>
      </w:pPr>
    </w:p>
    <w:p w14:paraId="7DBF492E" w14:textId="77777777" w:rsidR="00B83921" w:rsidDel="00760B99" w:rsidRDefault="00B83921">
      <w:pPr>
        <w:rPr>
          <w:del w:id="2445" w:author="Prabhvir Saran" w:date="2017-02-02T16:28:00Z"/>
          <w:b/>
          <w:sz w:val="32"/>
          <w:szCs w:val="32"/>
          <w:u w:val="single"/>
        </w:rPr>
      </w:pPr>
    </w:p>
    <w:p w14:paraId="4D4C0ABA" w14:textId="77777777" w:rsidR="00B83921" w:rsidDel="00760B99" w:rsidRDefault="00B83921">
      <w:pPr>
        <w:rPr>
          <w:del w:id="2446" w:author="Prabhvir Saran" w:date="2017-02-02T16:28:00Z"/>
          <w:b/>
          <w:sz w:val="32"/>
          <w:szCs w:val="32"/>
          <w:u w:val="single"/>
        </w:rPr>
      </w:pPr>
    </w:p>
    <w:p w14:paraId="4F063638" w14:textId="77777777" w:rsidR="00B83921" w:rsidDel="00760B99" w:rsidRDefault="00B83921">
      <w:pPr>
        <w:rPr>
          <w:del w:id="2447" w:author="Prabhvir Saran" w:date="2017-02-02T16:28:00Z"/>
          <w:b/>
          <w:sz w:val="32"/>
          <w:szCs w:val="32"/>
          <w:u w:val="single"/>
        </w:rPr>
      </w:pPr>
    </w:p>
    <w:p w14:paraId="07AEE6DE" w14:textId="77777777" w:rsidR="00B83921" w:rsidDel="00760B99" w:rsidRDefault="00B83921">
      <w:pPr>
        <w:rPr>
          <w:del w:id="2448" w:author="Prabhvir Saran" w:date="2017-02-02T16:28:00Z"/>
          <w:b/>
          <w:sz w:val="32"/>
          <w:szCs w:val="32"/>
          <w:u w:val="single"/>
        </w:rPr>
      </w:pPr>
    </w:p>
    <w:p w14:paraId="0ECF55A5" w14:textId="77777777" w:rsidR="00B83921" w:rsidDel="00760B99" w:rsidRDefault="00B83921">
      <w:pPr>
        <w:rPr>
          <w:del w:id="2449" w:author="Prabhvir Saran" w:date="2017-02-02T16:28:00Z"/>
          <w:b/>
          <w:sz w:val="32"/>
          <w:szCs w:val="32"/>
          <w:u w:val="single"/>
        </w:rPr>
      </w:pPr>
    </w:p>
    <w:p w14:paraId="26C6CA01" w14:textId="77777777" w:rsidR="00B83921" w:rsidDel="00760B99" w:rsidRDefault="00B83921">
      <w:pPr>
        <w:rPr>
          <w:del w:id="2450" w:author="Prabhvir Saran" w:date="2017-02-02T16:28:00Z"/>
          <w:b/>
          <w:sz w:val="32"/>
          <w:szCs w:val="32"/>
          <w:u w:val="single"/>
        </w:rPr>
      </w:pPr>
    </w:p>
    <w:p w14:paraId="47E1B81D" w14:textId="77777777" w:rsidR="00B83921" w:rsidDel="00760B99" w:rsidRDefault="00B83921">
      <w:pPr>
        <w:rPr>
          <w:del w:id="2451" w:author="Prabhvir Saran" w:date="2017-02-02T16:28:00Z"/>
          <w:b/>
          <w:sz w:val="32"/>
          <w:szCs w:val="32"/>
          <w:u w:val="single"/>
        </w:rPr>
      </w:pPr>
    </w:p>
    <w:p w14:paraId="5C70042E" w14:textId="77777777" w:rsidR="00B83921" w:rsidDel="00760B99" w:rsidRDefault="00B83921">
      <w:pPr>
        <w:rPr>
          <w:del w:id="2452" w:author="Prabhvir Saran" w:date="2017-02-02T16:28:00Z"/>
          <w:b/>
          <w:sz w:val="32"/>
          <w:szCs w:val="32"/>
          <w:u w:val="single"/>
        </w:rPr>
      </w:pPr>
    </w:p>
    <w:p w14:paraId="26A1EC45" w14:textId="77777777" w:rsidR="00B83921" w:rsidDel="00760B99" w:rsidRDefault="00B83921">
      <w:pPr>
        <w:rPr>
          <w:del w:id="2453" w:author="Prabhvir Saran" w:date="2017-02-02T16:28:00Z"/>
          <w:b/>
          <w:sz w:val="32"/>
          <w:szCs w:val="32"/>
          <w:u w:val="single"/>
        </w:rPr>
      </w:pPr>
    </w:p>
    <w:p w14:paraId="55CA2C98" w14:textId="77777777" w:rsidR="00B83921" w:rsidDel="00760B99" w:rsidRDefault="00B83921">
      <w:pPr>
        <w:rPr>
          <w:del w:id="2454" w:author="Prabhvir Saran" w:date="2017-02-02T16:28:00Z"/>
          <w:b/>
          <w:sz w:val="32"/>
          <w:szCs w:val="32"/>
          <w:u w:val="single"/>
        </w:rPr>
      </w:pPr>
    </w:p>
    <w:p w14:paraId="33CB925D" w14:textId="77777777" w:rsidR="00B83921" w:rsidDel="00760B99" w:rsidRDefault="00B83921">
      <w:pPr>
        <w:rPr>
          <w:del w:id="2455" w:author="Prabhvir Saran" w:date="2017-02-02T16:28:00Z"/>
          <w:b/>
          <w:sz w:val="32"/>
          <w:szCs w:val="32"/>
          <w:u w:val="single"/>
        </w:rPr>
      </w:pPr>
    </w:p>
    <w:p w14:paraId="4EB4D10F" w14:textId="77777777" w:rsidR="00B83921" w:rsidDel="00760B99" w:rsidRDefault="00B83921">
      <w:pPr>
        <w:rPr>
          <w:del w:id="2456" w:author="Prabhvir Saran" w:date="2017-02-02T16:28:00Z"/>
          <w:b/>
          <w:sz w:val="32"/>
          <w:szCs w:val="32"/>
          <w:u w:val="single"/>
        </w:rPr>
      </w:pPr>
    </w:p>
    <w:p w14:paraId="67470E47" w14:textId="77777777" w:rsidR="00B83921" w:rsidDel="00760B99" w:rsidRDefault="00B83921">
      <w:pPr>
        <w:rPr>
          <w:del w:id="2457" w:author="Prabhvir Saran" w:date="2017-02-02T16:28:00Z"/>
          <w:b/>
          <w:sz w:val="32"/>
          <w:szCs w:val="32"/>
          <w:u w:val="single"/>
        </w:rPr>
      </w:pPr>
    </w:p>
    <w:p w14:paraId="31B1294E" w14:textId="579874EA" w:rsidR="00B83921" w:rsidRPr="00121F28" w:rsidRDefault="00B83921">
      <w:pPr>
        <w:rPr>
          <w:b/>
        </w:rPr>
      </w:pPr>
      <w:del w:id="2458" w:author="Prabhvir Saran" w:date="2017-02-02T16:28:00Z">
        <w:r w:rsidDel="00760B99">
          <w:rPr>
            <w:b/>
            <w:sz w:val="32"/>
            <w:szCs w:val="32"/>
            <w:u w:val="single"/>
          </w:rPr>
          <w:delText xml:space="preserve"> </w:delText>
        </w:r>
      </w:del>
    </w:p>
    <w:sectPr w:rsidR="00B83921" w:rsidRPr="00121F28" w:rsidSect="005A76A2">
      <w:head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57BA1" w14:textId="77777777" w:rsidR="005E5A01" w:rsidRDefault="005E5A01" w:rsidP="0028412B">
      <w:pPr>
        <w:spacing w:after="0" w:line="240" w:lineRule="auto"/>
      </w:pPr>
      <w:r>
        <w:separator/>
      </w:r>
    </w:p>
  </w:endnote>
  <w:endnote w:type="continuationSeparator" w:id="0">
    <w:p w14:paraId="5A7DA299" w14:textId="77777777" w:rsidR="005E5A01" w:rsidRDefault="005E5A01"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B2BA2" w14:textId="77777777" w:rsidR="005E5A01" w:rsidRDefault="005E5A01" w:rsidP="0028412B">
      <w:pPr>
        <w:spacing w:after="0" w:line="240" w:lineRule="auto"/>
      </w:pPr>
      <w:r>
        <w:separator/>
      </w:r>
    </w:p>
  </w:footnote>
  <w:footnote w:type="continuationSeparator" w:id="0">
    <w:p w14:paraId="708C5231" w14:textId="77777777" w:rsidR="005E5A01" w:rsidRDefault="005E5A01"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D04120" w:rsidRDefault="00D04120" w:rsidP="005A76A2">
    <w:pPr>
      <w:pStyle w:val="Header"/>
      <w:jc w:val="right"/>
    </w:pPr>
  </w:p>
  <w:p w14:paraId="056D1BD3" w14:textId="77777777" w:rsidR="00D04120" w:rsidRPr="005A76A2" w:rsidRDefault="00D04120"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Bhagwan Virdi">
    <w15:presenceInfo w15:providerId="Windows Live" w15:userId="40513c0a0b51384f"/>
  </w15:person>
  <w15:person w15:author="prabh">
    <w15:presenceInfo w15:providerId="Windows Live" w15:userId="d7938aed8a62bc35"/>
  </w15:person>
  <w15:person w15:author="Prabhvir Saran [2]">
    <w15:presenceInfo w15:providerId="Windows Live" w15:userId="d7938aed8a62bc35"/>
  </w15:person>
  <w15:person w15:author="prabh [2]">
    <w15:presenceInfo w15:providerId="None" w15:userId="prab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0" w:nlCheck="1" w:checkStyle="0"/>
  <w:activeWritingStyle w:appName="MSWord" w:lang="en-CA" w:vendorID="64" w:dllVersion="0" w:nlCheck="1" w:checkStyle="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15CEC"/>
    <w:rsid w:val="00017763"/>
    <w:rsid w:val="00022245"/>
    <w:rsid w:val="000259E9"/>
    <w:rsid w:val="00036EFA"/>
    <w:rsid w:val="00047999"/>
    <w:rsid w:val="0005111D"/>
    <w:rsid w:val="000606D1"/>
    <w:rsid w:val="00063B35"/>
    <w:rsid w:val="000661C9"/>
    <w:rsid w:val="00066FC0"/>
    <w:rsid w:val="00070639"/>
    <w:rsid w:val="000763DB"/>
    <w:rsid w:val="0008509B"/>
    <w:rsid w:val="00085465"/>
    <w:rsid w:val="00092D90"/>
    <w:rsid w:val="000A5E87"/>
    <w:rsid w:val="000B18C4"/>
    <w:rsid w:val="000B201E"/>
    <w:rsid w:val="000C0008"/>
    <w:rsid w:val="000D11F7"/>
    <w:rsid w:val="000E02EE"/>
    <w:rsid w:val="000E3144"/>
    <w:rsid w:val="000E4105"/>
    <w:rsid w:val="000E778D"/>
    <w:rsid w:val="000F2E1A"/>
    <w:rsid w:val="00110E2C"/>
    <w:rsid w:val="00116AA7"/>
    <w:rsid w:val="00120B5E"/>
    <w:rsid w:val="00121F28"/>
    <w:rsid w:val="00122A71"/>
    <w:rsid w:val="0012395B"/>
    <w:rsid w:val="00124C35"/>
    <w:rsid w:val="00130463"/>
    <w:rsid w:val="00130AC0"/>
    <w:rsid w:val="00132EC9"/>
    <w:rsid w:val="001517EF"/>
    <w:rsid w:val="001609EC"/>
    <w:rsid w:val="0016316E"/>
    <w:rsid w:val="00165CCA"/>
    <w:rsid w:val="001665B5"/>
    <w:rsid w:val="00167652"/>
    <w:rsid w:val="00170042"/>
    <w:rsid w:val="00180A80"/>
    <w:rsid w:val="0019162B"/>
    <w:rsid w:val="00197962"/>
    <w:rsid w:val="001A1BBF"/>
    <w:rsid w:val="001A25C4"/>
    <w:rsid w:val="001A75D8"/>
    <w:rsid w:val="001B012E"/>
    <w:rsid w:val="001B01E3"/>
    <w:rsid w:val="001B77FC"/>
    <w:rsid w:val="001C2347"/>
    <w:rsid w:val="001C4BA0"/>
    <w:rsid w:val="001C63C6"/>
    <w:rsid w:val="001D692D"/>
    <w:rsid w:val="001E3397"/>
    <w:rsid w:val="001E44DE"/>
    <w:rsid w:val="001E5810"/>
    <w:rsid w:val="001E5BDC"/>
    <w:rsid w:val="001F1EBD"/>
    <w:rsid w:val="001F35C9"/>
    <w:rsid w:val="001F5F37"/>
    <w:rsid w:val="00203AC7"/>
    <w:rsid w:val="002048E5"/>
    <w:rsid w:val="002061B1"/>
    <w:rsid w:val="002124E1"/>
    <w:rsid w:val="00217B10"/>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907BB"/>
    <w:rsid w:val="00290EFC"/>
    <w:rsid w:val="002A21B5"/>
    <w:rsid w:val="002B2FF8"/>
    <w:rsid w:val="002B4101"/>
    <w:rsid w:val="002B5111"/>
    <w:rsid w:val="002C11BD"/>
    <w:rsid w:val="002C12AC"/>
    <w:rsid w:val="002C15DF"/>
    <w:rsid w:val="002C2296"/>
    <w:rsid w:val="002C30BD"/>
    <w:rsid w:val="002C798B"/>
    <w:rsid w:val="002D4FE5"/>
    <w:rsid w:val="002F1CF2"/>
    <w:rsid w:val="002F1E15"/>
    <w:rsid w:val="00306683"/>
    <w:rsid w:val="00310B36"/>
    <w:rsid w:val="003127CE"/>
    <w:rsid w:val="0031282D"/>
    <w:rsid w:val="00313727"/>
    <w:rsid w:val="00315233"/>
    <w:rsid w:val="00320719"/>
    <w:rsid w:val="00324368"/>
    <w:rsid w:val="00334C62"/>
    <w:rsid w:val="00334D18"/>
    <w:rsid w:val="00341909"/>
    <w:rsid w:val="003443F7"/>
    <w:rsid w:val="00345E1C"/>
    <w:rsid w:val="00352648"/>
    <w:rsid w:val="0036068B"/>
    <w:rsid w:val="00360DC7"/>
    <w:rsid w:val="00361CB6"/>
    <w:rsid w:val="00363304"/>
    <w:rsid w:val="00366C2A"/>
    <w:rsid w:val="00370AC9"/>
    <w:rsid w:val="003753D1"/>
    <w:rsid w:val="003804E5"/>
    <w:rsid w:val="00380CD1"/>
    <w:rsid w:val="00381A22"/>
    <w:rsid w:val="00385666"/>
    <w:rsid w:val="003865F8"/>
    <w:rsid w:val="003A58CD"/>
    <w:rsid w:val="003B00C0"/>
    <w:rsid w:val="003B7D1F"/>
    <w:rsid w:val="003B7E9F"/>
    <w:rsid w:val="003C7398"/>
    <w:rsid w:val="003D0C8E"/>
    <w:rsid w:val="003D633D"/>
    <w:rsid w:val="003D75E9"/>
    <w:rsid w:val="003E185E"/>
    <w:rsid w:val="003F6EAA"/>
    <w:rsid w:val="00411D89"/>
    <w:rsid w:val="00412C81"/>
    <w:rsid w:val="004154BF"/>
    <w:rsid w:val="004161ED"/>
    <w:rsid w:val="00425EE1"/>
    <w:rsid w:val="004269A2"/>
    <w:rsid w:val="00427BBB"/>
    <w:rsid w:val="0043098F"/>
    <w:rsid w:val="00432394"/>
    <w:rsid w:val="00434297"/>
    <w:rsid w:val="00436213"/>
    <w:rsid w:val="00444304"/>
    <w:rsid w:val="00452847"/>
    <w:rsid w:val="004605B7"/>
    <w:rsid w:val="0046230F"/>
    <w:rsid w:val="00466EFF"/>
    <w:rsid w:val="00470AC3"/>
    <w:rsid w:val="00473135"/>
    <w:rsid w:val="00477C6C"/>
    <w:rsid w:val="00481F58"/>
    <w:rsid w:val="00484B05"/>
    <w:rsid w:val="00484EA6"/>
    <w:rsid w:val="00487BA1"/>
    <w:rsid w:val="00491EC0"/>
    <w:rsid w:val="004A17E7"/>
    <w:rsid w:val="004A2ADD"/>
    <w:rsid w:val="004A5284"/>
    <w:rsid w:val="004A7CE2"/>
    <w:rsid w:val="004A7F09"/>
    <w:rsid w:val="004B272E"/>
    <w:rsid w:val="004C0937"/>
    <w:rsid w:val="004C1396"/>
    <w:rsid w:val="004C1B73"/>
    <w:rsid w:val="004D14C3"/>
    <w:rsid w:val="004D4D92"/>
    <w:rsid w:val="004D5572"/>
    <w:rsid w:val="004E3F3A"/>
    <w:rsid w:val="0050278E"/>
    <w:rsid w:val="0050335C"/>
    <w:rsid w:val="00516893"/>
    <w:rsid w:val="0051798E"/>
    <w:rsid w:val="00520569"/>
    <w:rsid w:val="00522B41"/>
    <w:rsid w:val="0052364E"/>
    <w:rsid w:val="00524ACB"/>
    <w:rsid w:val="005341BF"/>
    <w:rsid w:val="00535BE1"/>
    <w:rsid w:val="005374C4"/>
    <w:rsid w:val="00550B78"/>
    <w:rsid w:val="005529B6"/>
    <w:rsid w:val="00553070"/>
    <w:rsid w:val="005644C4"/>
    <w:rsid w:val="00565996"/>
    <w:rsid w:val="00565C62"/>
    <w:rsid w:val="00570C1C"/>
    <w:rsid w:val="005710E2"/>
    <w:rsid w:val="00572080"/>
    <w:rsid w:val="00583BE8"/>
    <w:rsid w:val="00587379"/>
    <w:rsid w:val="0059234D"/>
    <w:rsid w:val="005A04E4"/>
    <w:rsid w:val="005A251B"/>
    <w:rsid w:val="005A27FE"/>
    <w:rsid w:val="005A76A2"/>
    <w:rsid w:val="005B788D"/>
    <w:rsid w:val="005C1A64"/>
    <w:rsid w:val="005C20FE"/>
    <w:rsid w:val="005D4026"/>
    <w:rsid w:val="005D4B24"/>
    <w:rsid w:val="005E12C5"/>
    <w:rsid w:val="005E17B7"/>
    <w:rsid w:val="005E1A1C"/>
    <w:rsid w:val="005E35E2"/>
    <w:rsid w:val="005E4D79"/>
    <w:rsid w:val="005E5569"/>
    <w:rsid w:val="005E5A01"/>
    <w:rsid w:val="005F147E"/>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19CA"/>
    <w:rsid w:val="0064264C"/>
    <w:rsid w:val="006438B4"/>
    <w:rsid w:val="00645B64"/>
    <w:rsid w:val="00651F97"/>
    <w:rsid w:val="006523A4"/>
    <w:rsid w:val="006641F0"/>
    <w:rsid w:val="00666BDC"/>
    <w:rsid w:val="00680865"/>
    <w:rsid w:val="00684743"/>
    <w:rsid w:val="006874EB"/>
    <w:rsid w:val="00690AC5"/>
    <w:rsid w:val="006A108C"/>
    <w:rsid w:val="006A1771"/>
    <w:rsid w:val="006A4579"/>
    <w:rsid w:val="006B09CE"/>
    <w:rsid w:val="006B1206"/>
    <w:rsid w:val="006B3F3B"/>
    <w:rsid w:val="006B5D4D"/>
    <w:rsid w:val="006B6CF4"/>
    <w:rsid w:val="006C0035"/>
    <w:rsid w:val="006D26CE"/>
    <w:rsid w:val="006D29C2"/>
    <w:rsid w:val="006D2A31"/>
    <w:rsid w:val="006D4964"/>
    <w:rsid w:val="006D5511"/>
    <w:rsid w:val="006D5F43"/>
    <w:rsid w:val="006E05DC"/>
    <w:rsid w:val="006E128C"/>
    <w:rsid w:val="006E7AC6"/>
    <w:rsid w:val="006F0D56"/>
    <w:rsid w:val="00717083"/>
    <w:rsid w:val="0072300C"/>
    <w:rsid w:val="007243EA"/>
    <w:rsid w:val="0073044C"/>
    <w:rsid w:val="00737246"/>
    <w:rsid w:val="0075202D"/>
    <w:rsid w:val="00756B3E"/>
    <w:rsid w:val="007602BC"/>
    <w:rsid w:val="00760B99"/>
    <w:rsid w:val="00770DC1"/>
    <w:rsid w:val="00773491"/>
    <w:rsid w:val="00775F5D"/>
    <w:rsid w:val="00776164"/>
    <w:rsid w:val="007768F7"/>
    <w:rsid w:val="007833BF"/>
    <w:rsid w:val="00784695"/>
    <w:rsid w:val="0078676A"/>
    <w:rsid w:val="007A0008"/>
    <w:rsid w:val="007B07EB"/>
    <w:rsid w:val="007B3BDF"/>
    <w:rsid w:val="007D3DCA"/>
    <w:rsid w:val="007E3FC9"/>
    <w:rsid w:val="00800474"/>
    <w:rsid w:val="008013EF"/>
    <w:rsid w:val="0080454E"/>
    <w:rsid w:val="00814DE6"/>
    <w:rsid w:val="00833878"/>
    <w:rsid w:val="00835269"/>
    <w:rsid w:val="00842197"/>
    <w:rsid w:val="00843D79"/>
    <w:rsid w:val="00870D6F"/>
    <w:rsid w:val="00871A48"/>
    <w:rsid w:val="00880981"/>
    <w:rsid w:val="00894C26"/>
    <w:rsid w:val="00896970"/>
    <w:rsid w:val="00897856"/>
    <w:rsid w:val="008A0611"/>
    <w:rsid w:val="008A2DFB"/>
    <w:rsid w:val="008A3BCA"/>
    <w:rsid w:val="008A61F0"/>
    <w:rsid w:val="008A7390"/>
    <w:rsid w:val="008A7E1C"/>
    <w:rsid w:val="008B1404"/>
    <w:rsid w:val="008B1D25"/>
    <w:rsid w:val="008D1308"/>
    <w:rsid w:val="008D2054"/>
    <w:rsid w:val="008D527E"/>
    <w:rsid w:val="008D745E"/>
    <w:rsid w:val="008E4305"/>
    <w:rsid w:val="008E7B36"/>
    <w:rsid w:val="008E7E99"/>
    <w:rsid w:val="008F1378"/>
    <w:rsid w:val="008F254E"/>
    <w:rsid w:val="009000FD"/>
    <w:rsid w:val="00902EFF"/>
    <w:rsid w:val="00903FA7"/>
    <w:rsid w:val="00904F83"/>
    <w:rsid w:val="009142AF"/>
    <w:rsid w:val="00915B73"/>
    <w:rsid w:val="0092294F"/>
    <w:rsid w:val="00922D5A"/>
    <w:rsid w:val="00930BA6"/>
    <w:rsid w:val="00930F36"/>
    <w:rsid w:val="00935867"/>
    <w:rsid w:val="00941892"/>
    <w:rsid w:val="00942360"/>
    <w:rsid w:val="009437D9"/>
    <w:rsid w:val="009460A9"/>
    <w:rsid w:val="00946908"/>
    <w:rsid w:val="00946A41"/>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A69B0"/>
    <w:rsid w:val="009B3633"/>
    <w:rsid w:val="009B645E"/>
    <w:rsid w:val="009C151C"/>
    <w:rsid w:val="009E6A96"/>
    <w:rsid w:val="009F0E13"/>
    <w:rsid w:val="00A004D0"/>
    <w:rsid w:val="00A05477"/>
    <w:rsid w:val="00A1445E"/>
    <w:rsid w:val="00A22DDC"/>
    <w:rsid w:val="00A3104A"/>
    <w:rsid w:val="00A37F93"/>
    <w:rsid w:val="00A40C2D"/>
    <w:rsid w:val="00A44F84"/>
    <w:rsid w:val="00A477D7"/>
    <w:rsid w:val="00A52768"/>
    <w:rsid w:val="00A553AE"/>
    <w:rsid w:val="00A6287F"/>
    <w:rsid w:val="00A7485C"/>
    <w:rsid w:val="00A75E62"/>
    <w:rsid w:val="00A82ADE"/>
    <w:rsid w:val="00A83A71"/>
    <w:rsid w:val="00A9131E"/>
    <w:rsid w:val="00A91FE5"/>
    <w:rsid w:val="00A93EAD"/>
    <w:rsid w:val="00AA1DC8"/>
    <w:rsid w:val="00AB5474"/>
    <w:rsid w:val="00AB579A"/>
    <w:rsid w:val="00AB6F1C"/>
    <w:rsid w:val="00AB7328"/>
    <w:rsid w:val="00AD1F27"/>
    <w:rsid w:val="00AD320B"/>
    <w:rsid w:val="00AE60F4"/>
    <w:rsid w:val="00AE6FFC"/>
    <w:rsid w:val="00AF2742"/>
    <w:rsid w:val="00AF6A95"/>
    <w:rsid w:val="00B12BA9"/>
    <w:rsid w:val="00B1433C"/>
    <w:rsid w:val="00B15D99"/>
    <w:rsid w:val="00B2191E"/>
    <w:rsid w:val="00B26E66"/>
    <w:rsid w:val="00B31CDD"/>
    <w:rsid w:val="00B413F9"/>
    <w:rsid w:val="00B42A06"/>
    <w:rsid w:val="00B4522C"/>
    <w:rsid w:val="00B45422"/>
    <w:rsid w:val="00B466CC"/>
    <w:rsid w:val="00B47B3D"/>
    <w:rsid w:val="00B50380"/>
    <w:rsid w:val="00B538E0"/>
    <w:rsid w:val="00B62295"/>
    <w:rsid w:val="00B6316B"/>
    <w:rsid w:val="00B6502F"/>
    <w:rsid w:val="00B65495"/>
    <w:rsid w:val="00B67FBE"/>
    <w:rsid w:val="00B718EC"/>
    <w:rsid w:val="00B82A09"/>
    <w:rsid w:val="00B83921"/>
    <w:rsid w:val="00B86E4C"/>
    <w:rsid w:val="00B915CA"/>
    <w:rsid w:val="00B92D69"/>
    <w:rsid w:val="00B97ADA"/>
    <w:rsid w:val="00BA003E"/>
    <w:rsid w:val="00BA63DE"/>
    <w:rsid w:val="00BA7B9A"/>
    <w:rsid w:val="00BB09A4"/>
    <w:rsid w:val="00BC6E03"/>
    <w:rsid w:val="00BD001E"/>
    <w:rsid w:val="00BD7077"/>
    <w:rsid w:val="00BE0F35"/>
    <w:rsid w:val="00BE19B9"/>
    <w:rsid w:val="00BE5EB1"/>
    <w:rsid w:val="00BE7934"/>
    <w:rsid w:val="00BF1A78"/>
    <w:rsid w:val="00BF785C"/>
    <w:rsid w:val="00C15E6D"/>
    <w:rsid w:val="00C26893"/>
    <w:rsid w:val="00C325F4"/>
    <w:rsid w:val="00C32CCB"/>
    <w:rsid w:val="00C35A98"/>
    <w:rsid w:val="00C400DE"/>
    <w:rsid w:val="00C53D8B"/>
    <w:rsid w:val="00C62259"/>
    <w:rsid w:val="00C6374D"/>
    <w:rsid w:val="00C642C2"/>
    <w:rsid w:val="00C774D2"/>
    <w:rsid w:val="00C86785"/>
    <w:rsid w:val="00CA7BD3"/>
    <w:rsid w:val="00CB13C5"/>
    <w:rsid w:val="00CC7C1A"/>
    <w:rsid w:val="00CD1BFE"/>
    <w:rsid w:val="00CD4409"/>
    <w:rsid w:val="00CE0D1C"/>
    <w:rsid w:val="00CE27D4"/>
    <w:rsid w:val="00CE5EDC"/>
    <w:rsid w:val="00CF40EB"/>
    <w:rsid w:val="00CF60F9"/>
    <w:rsid w:val="00CF75C9"/>
    <w:rsid w:val="00D01AED"/>
    <w:rsid w:val="00D01C23"/>
    <w:rsid w:val="00D04120"/>
    <w:rsid w:val="00D069C5"/>
    <w:rsid w:val="00D113B2"/>
    <w:rsid w:val="00D11ECA"/>
    <w:rsid w:val="00D148C6"/>
    <w:rsid w:val="00D31015"/>
    <w:rsid w:val="00D40537"/>
    <w:rsid w:val="00D442C2"/>
    <w:rsid w:val="00D45279"/>
    <w:rsid w:val="00D47253"/>
    <w:rsid w:val="00D537E4"/>
    <w:rsid w:val="00D57C9F"/>
    <w:rsid w:val="00D60E75"/>
    <w:rsid w:val="00D64DDA"/>
    <w:rsid w:val="00D650A7"/>
    <w:rsid w:val="00D70E4A"/>
    <w:rsid w:val="00D71FFD"/>
    <w:rsid w:val="00D73BF8"/>
    <w:rsid w:val="00D81006"/>
    <w:rsid w:val="00D86468"/>
    <w:rsid w:val="00D92629"/>
    <w:rsid w:val="00D95C23"/>
    <w:rsid w:val="00D96154"/>
    <w:rsid w:val="00DA422D"/>
    <w:rsid w:val="00DA548F"/>
    <w:rsid w:val="00DA7437"/>
    <w:rsid w:val="00DD0D97"/>
    <w:rsid w:val="00DE5061"/>
    <w:rsid w:val="00DE5854"/>
    <w:rsid w:val="00DF31E2"/>
    <w:rsid w:val="00DF3403"/>
    <w:rsid w:val="00DF3C03"/>
    <w:rsid w:val="00E037F3"/>
    <w:rsid w:val="00E124D6"/>
    <w:rsid w:val="00E124EB"/>
    <w:rsid w:val="00E268E0"/>
    <w:rsid w:val="00E2697D"/>
    <w:rsid w:val="00E31C81"/>
    <w:rsid w:val="00E325F2"/>
    <w:rsid w:val="00E401C0"/>
    <w:rsid w:val="00E407C8"/>
    <w:rsid w:val="00E47E58"/>
    <w:rsid w:val="00E50883"/>
    <w:rsid w:val="00E562B6"/>
    <w:rsid w:val="00E62152"/>
    <w:rsid w:val="00E625D2"/>
    <w:rsid w:val="00E76763"/>
    <w:rsid w:val="00E8063A"/>
    <w:rsid w:val="00E8373E"/>
    <w:rsid w:val="00E8758F"/>
    <w:rsid w:val="00E973BD"/>
    <w:rsid w:val="00EA2782"/>
    <w:rsid w:val="00EA3704"/>
    <w:rsid w:val="00EB1294"/>
    <w:rsid w:val="00EC0B5A"/>
    <w:rsid w:val="00EC554A"/>
    <w:rsid w:val="00EC596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92DCC"/>
    <w:rsid w:val="00FA13EA"/>
    <w:rsid w:val="00FA5304"/>
    <w:rsid w:val="00FD0654"/>
    <w:rsid w:val="00FE7EC9"/>
    <w:rsid w:val="00FF33F2"/>
    <w:rsid w:val="00FF69BF"/>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Default">
    <w:name w:val="Default"/>
    <w:rsid w:val="00B718EC"/>
    <w:pPr>
      <w:autoSpaceDE w:val="0"/>
      <w:autoSpaceDN w:val="0"/>
      <w:adjustRightInd w:val="0"/>
      <w:spacing w:after="0" w:line="240" w:lineRule="auto"/>
    </w:pPr>
    <w:rPr>
      <w:rFonts w:ascii="Times New Roman" w:hAnsi="Times New Roman" w:cs="Times New Roman"/>
      <w:color w:val="000000"/>
      <w:sz w:val="24"/>
      <w:szCs w:val="24"/>
      <w:lang w:val="en-CA"/>
    </w:rPr>
  </w:style>
  <w:style w:type="character" w:styleId="Mention">
    <w:name w:val="Mention"/>
    <w:basedOn w:val="DefaultParagraphFont"/>
    <w:uiPriority w:val="99"/>
    <w:semiHidden/>
    <w:unhideWhenUsed/>
    <w:rsid w:val="008F137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tmp"/><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5B52B6-0EAB-4520-BE79-6C504AC1D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20</Pages>
  <Words>4055</Words>
  <Characters>23115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5</dc:subject>
  <dc:creator>Prabhvir Saran, Bhagwan Virdi, Jaisreet Khaira, Tony Pacheco, and Liam MacIntyre</dc:creator>
  <cp:keywords/>
  <dc:description/>
  <cp:lastModifiedBy>prabh</cp:lastModifiedBy>
  <cp:revision>317</cp:revision>
  <dcterms:created xsi:type="dcterms:W3CDTF">2017-02-03T02:09:00Z</dcterms:created>
  <dcterms:modified xsi:type="dcterms:W3CDTF">2017-04-14T08:43:00Z</dcterms:modified>
  <cp:category>Web Development</cp:category>
</cp:coreProperties>
</file>