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lang w:val="en-CA" w:eastAsia="en-CA"/>
            </w:rPr>
            <mc:AlternateContent>
              <mc:Choice Requires="wps">
                <w:drawing>
                  <wp:anchor distT="0" distB="0" distL="114300" distR="114300" simplePos="0" relativeHeight="251651072" behindDoc="1" locked="0" layoutInCell="1" allowOverlap="1" wp14:anchorId="6C57AAEE" wp14:editId="0A26548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5341BF" w:rsidRPr="00CE27D4" w:rsidRDefault="00CE27D4">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5341BF" w:rsidRPr="00CE27D4" w:rsidRDefault="00CE27D4">
                          <w:ins w:id="1" w:author="Prabhvir Saran" w:date="2017-02-02T15:34:00Z">
                            <w:r>
                              <w:softHyphen/>
                            </w:r>
                            <w:r>
                              <w:softHyphen/>
                            </w:r>
                            <w:r>
                              <w:softHyphen/>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48000" behindDoc="0" locked="0" layoutInCell="1" allowOverlap="1" wp14:anchorId="52B19B29" wp14:editId="7B84FE1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E47E58" w:rsidRDefault="0099040D" w:rsidP="00E47E58">
                                <w:pPr>
                                  <w:spacing w:before="240"/>
                                  <w:jc w:val="center"/>
                                  <w:rPr>
                                    <w:ins w:id="2"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3" w:author="Tony Pacheco" w:date="2017-01-31T18:36:00Z">
                                      <w:r w:rsidR="00E47E58" w:rsidDel="00E47E58">
                                        <w:rPr>
                                          <w:color w:val="FFFFFF" w:themeColor="background1"/>
                                        </w:rPr>
                                        <w:delText>A website to educate, inform, and bring about a positive change in our climate.</w:delText>
                                      </w:r>
                                    </w:del>
                                  </w:sdtContent>
                                </w:sdt>
                                <w:ins w:id="4" w:author="Tony Pacheco" w:date="2017-01-31T18:36:00Z">
                                  <w:r w:rsidR="00E47E58" w:rsidRPr="00E47E58">
                                    <w:rPr>
                                      <w:color w:val="FFFFFF" w:themeColor="background1"/>
                                    </w:rPr>
                                    <w:t xml:space="preserve"> </w:t>
                                  </w:r>
                                </w:ins>
                                <w:customXmlInsRangeStart w:id="5"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5"/>
                                    <w:r w:rsidR="00E47E58">
                                      <w:rPr>
                                        <w:color w:val="FFFFFF" w:themeColor="background1"/>
                                      </w:rPr>
                                      <w:t xml:space="preserve">     </w:t>
                                    </w:r>
                                    <w:customXmlInsRangeStart w:id="6" w:author="Tony Pacheco" w:date="2017-01-31T18:36:00Z"/>
                                  </w:sdtContent>
                                </w:sdt>
                                <w:customXmlInsRangeEnd w:id="6"/>
                              </w:p>
                              <w:p w14:paraId="7AF49FFF" w14:textId="11CE5982" w:rsidR="005341BF" w:rsidRDefault="00E47E58">
                                <w:pPr>
                                  <w:spacing w:before="240"/>
                                  <w:jc w:val="center"/>
                                  <w:rPr>
                                    <w:color w:val="FFFFFF" w:themeColor="background1"/>
                                  </w:rPr>
                                </w:pPr>
                                <w:ins w:id="7"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4800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E47E58" w:rsidRDefault="0099040D"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9" w:author="Tony Pacheco" w:date="2017-01-31T18:36:00Z">
                                <w:r w:rsidR="00E47E58" w:rsidDel="00E47E58">
                                  <w:rPr>
                                    <w:color w:val="FFFFFF" w:themeColor="background1"/>
                                  </w:rPr>
                                  <w:delText>A website to educate, inform, and bring about a positive change in our climate.</w:delText>
                                </w:r>
                              </w:del>
                            </w:sdtContent>
                          </w:sdt>
                          <w:ins w:id="10" w:author="Tony Pacheco" w:date="2017-01-31T18:36:00Z">
                            <w:r w:rsidR="00E47E58"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11"/>
                              <w:r w:rsidR="00E47E58">
                                <w:rPr>
                                  <w:color w:val="FFFFFF" w:themeColor="background1"/>
                                </w:rPr>
                                <w:t xml:space="preserve">     </w:t>
                              </w:r>
                              <w:customXmlInsRangeStart w:id="12" w:author="Tony Pacheco" w:date="2017-01-31T18:36:00Z"/>
                            </w:sdtContent>
                          </w:sdt>
                          <w:customXmlInsRangeEnd w:id="12"/>
                        </w:p>
                        <w:p w14:paraId="7AF49FFF" w14:textId="11CE5982" w:rsidR="005341BF" w:rsidRDefault="00E47E58">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46976" behindDoc="0" locked="0" layoutInCell="1" allowOverlap="1" wp14:anchorId="7784D5DC" wp14:editId="381432F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538F113" id="Rectangle 468" o:spid="_x0000_s1026" style="position:absolute;margin-left:0;margin-top:0;width:244.8pt;height:554.4pt;z-index:251646976;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CA" w:eastAsia="en-CA"/>
            </w:rPr>
            <mc:AlternateContent>
              <mc:Choice Requires="wps">
                <w:drawing>
                  <wp:anchor distT="0" distB="0" distL="114300" distR="114300" simplePos="0" relativeHeight="251650048" behindDoc="0" locked="0" layoutInCell="1" allowOverlap="1" wp14:anchorId="1E2FEB30" wp14:editId="79F3DE3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D34153A" id="Rectangle 469" o:spid="_x0000_s1026" style="position:absolute;margin-left:0;margin-top:0;width:226.45pt;height:9.35pt;z-index:25165004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lang w:val="en-CA" w:eastAsia="en-CA"/>
            </w:rPr>
            <mc:AlternateContent>
              <mc:Choice Requires="wps">
                <w:drawing>
                  <wp:anchor distT="0" distB="0" distL="114300" distR="114300" simplePos="0" relativeHeight="251649024" behindDoc="0" locked="0" layoutInCell="1" allowOverlap="1" wp14:anchorId="4DC7E089" wp14:editId="1BA0851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5341BF" w:rsidRDefault="00E47E58">
                                    <w:pPr>
                                      <w:spacing w:line="240" w:lineRule="auto"/>
                                      <w:rPr>
                                        <w:rFonts w:asciiTheme="majorHAnsi" w:eastAsiaTheme="majorEastAsia" w:hAnsiTheme="majorHAnsi" w:cstheme="majorBidi"/>
                                        <w:noProof/>
                                        <w:color w:val="4472C4" w:themeColor="accent1"/>
                                        <w:sz w:val="72"/>
                                        <w:szCs w:val="144"/>
                                      </w:rPr>
                                    </w:pPr>
                                    <w:del w:id="14"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5"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1A6F8A24" w:rsidR="005341BF" w:rsidRDefault="00C32CCB">
                                    <w:pPr>
                                      <w:rPr>
                                        <w:rFonts w:asciiTheme="majorHAnsi" w:eastAsiaTheme="majorEastAsia" w:hAnsiTheme="majorHAnsi" w:cstheme="majorBidi"/>
                                        <w:noProof/>
                                        <w:color w:val="44546A" w:themeColor="text2"/>
                                        <w:sz w:val="32"/>
                                        <w:szCs w:val="40"/>
                                      </w:rPr>
                                    </w:pPr>
                                    <w:del w:id="16"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7" w:author="Prabhvir Saran" w:date="2017-02-02T15:55:00Z">
                                      <w:r>
                                        <w:rPr>
                                          <w:rFonts w:asciiTheme="majorHAnsi" w:eastAsiaTheme="majorEastAsia" w:hAnsiTheme="majorHAnsi" w:cstheme="majorBidi"/>
                                          <w:noProof/>
                                          <w:color w:val="44546A" w:themeColor="text2"/>
                                          <w:sz w:val="32"/>
                                          <w:szCs w:val="32"/>
                                        </w:rPr>
                                        <w:t>Milestone</w:t>
                                      </w:r>
                                    </w:ins>
                                    <w:ins w:id="18" w:author="Tony Pacheco" w:date="2017-02-16T23:41:00Z">
                                      <w:r w:rsidR="00CA4D8C">
                                        <w:rPr>
                                          <w:rFonts w:asciiTheme="majorHAnsi" w:eastAsiaTheme="majorEastAsia" w:hAnsiTheme="majorHAnsi" w:cstheme="majorBidi"/>
                                          <w:noProof/>
                                          <w:color w:val="44546A" w:themeColor="text2"/>
                                          <w:sz w:val="32"/>
                                          <w:szCs w:val="32"/>
                                        </w:rPr>
                                        <w:t xml:space="preserve"> 3</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4902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5341BF" w:rsidRDefault="00E47E58">
                              <w:pPr>
                                <w:spacing w:line="240" w:lineRule="auto"/>
                                <w:rPr>
                                  <w:rFonts w:asciiTheme="majorHAnsi" w:eastAsiaTheme="majorEastAsia" w:hAnsiTheme="majorHAnsi" w:cstheme="majorBidi"/>
                                  <w:noProof/>
                                  <w:color w:val="4472C4" w:themeColor="accent1"/>
                                  <w:sz w:val="72"/>
                                  <w:szCs w:val="144"/>
                                </w:rPr>
                              </w:pPr>
                              <w:del w:id="19"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20"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1A6F8A24" w:rsidR="005341BF" w:rsidRDefault="00C32CCB">
                              <w:pPr>
                                <w:rPr>
                                  <w:rFonts w:asciiTheme="majorHAnsi" w:eastAsiaTheme="majorEastAsia" w:hAnsiTheme="majorHAnsi" w:cstheme="majorBidi"/>
                                  <w:noProof/>
                                  <w:color w:val="44546A" w:themeColor="text2"/>
                                  <w:sz w:val="32"/>
                                  <w:szCs w:val="40"/>
                                </w:rPr>
                              </w:pPr>
                              <w:del w:id="21"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2" w:author="Prabhvir Saran" w:date="2017-02-02T15:55:00Z">
                                <w:r>
                                  <w:rPr>
                                    <w:rFonts w:asciiTheme="majorHAnsi" w:eastAsiaTheme="majorEastAsia" w:hAnsiTheme="majorHAnsi" w:cstheme="majorBidi"/>
                                    <w:noProof/>
                                    <w:color w:val="44546A" w:themeColor="text2"/>
                                    <w:sz w:val="32"/>
                                    <w:szCs w:val="32"/>
                                  </w:rPr>
                                  <w:t>Milestone</w:t>
                                </w:r>
                              </w:ins>
                              <w:ins w:id="23" w:author="Tony Pacheco" w:date="2017-02-16T23:41:00Z">
                                <w:r w:rsidR="00CA4D8C">
                                  <w:rPr>
                                    <w:rFonts w:asciiTheme="majorHAnsi" w:eastAsiaTheme="majorEastAsia" w:hAnsiTheme="majorHAnsi" w:cstheme="majorBidi"/>
                                    <w:noProof/>
                                    <w:color w:val="44546A" w:themeColor="text2"/>
                                    <w:sz w:val="32"/>
                                    <w:szCs w:val="32"/>
                                  </w:rPr>
                                  <w:t xml:space="preserve"> 3</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lang w:val="en-CA" w:eastAsia="en-CA"/>
            </w:rPr>
            <mc:AlternateContent>
              <mc:Choice Requires="wps">
                <w:drawing>
                  <wp:anchor distT="0" distB="0" distL="114300" distR="114300" simplePos="0" relativeHeight="251652096" behindDoc="0" locked="0" layoutInCell="1" allowOverlap="1" wp14:anchorId="035FB17B" wp14:editId="781EF502">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5341BF" w:rsidRDefault="0099040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132EC9">
                                      <w:rPr>
                                        <w:noProof/>
                                        <w:color w:val="44546A" w:themeColor="text2"/>
                                        <w:lang w:val="en-CA"/>
                                      </w:rPr>
                                      <w:t>Prabhvir Saran, Bhagwan Virdi,</w:t>
                                    </w:r>
                                    <w:r w:rsidR="005341BF">
                                      <w:rPr>
                                        <w:noProof/>
                                        <w:color w:val="44546A" w:themeColor="text2"/>
                                        <w:lang w:val="en-CA"/>
                                      </w:rPr>
                                      <w:t xml:space="preserve"> Jaisreet Khaira</w:t>
                                    </w:r>
                                    <w:r w:rsidR="00132EC9">
                                      <w:rPr>
                                        <w:noProof/>
                                        <w:color w:val="44546A" w:themeColor="text2"/>
                                        <w:lang w:val="en-CA"/>
                                      </w:rPr>
                                      <w:t>, Tony</w:t>
                                    </w:r>
                                    <w:r w:rsidR="001A25C4">
                                      <w:rPr>
                                        <w:noProof/>
                                        <w:color w:val="44546A" w:themeColor="text2"/>
                                        <w:lang w:val="en-CA"/>
                                      </w:rPr>
                                      <w:t xml:space="preserve">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5209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5341BF" w:rsidRDefault="0099040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132EC9">
                                <w:rPr>
                                  <w:noProof/>
                                  <w:color w:val="44546A" w:themeColor="text2"/>
                                  <w:lang w:val="en-CA"/>
                                </w:rPr>
                                <w:t>Prabhvir Saran, Bhagwan Virdi,</w:t>
                              </w:r>
                              <w:r w:rsidR="005341BF">
                                <w:rPr>
                                  <w:noProof/>
                                  <w:color w:val="44546A" w:themeColor="text2"/>
                                  <w:lang w:val="en-CA"/>
                                </w:rPr>
                                <w:t xml:space="preserve"> Jaisreet Khaira</w:t>
                              </w:r>
                              <w:r w:rsidR="00132EC9">
                                <w:rPr>
                                  <w:noProof/>
                                  <w:color w:val="44546A" w:themeColor="text2"/>
                                  <w:lang w:val="en-CA"/>
                                </w:rPr>
                                <w:t>, Tony</w:t>
                              </w:r>
                              <w:r w:rsidR="001A25C4">
                                <w:rPr>
                                  <w:noProof/>
                                  <w:color w:val="44546A" w:themeColor="text2"/>
                                  <w:lang w:val="en-CA"/>
                                </w:rPr>
                                <w:t xml:space="preserve">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24"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24"/>
        <w:p w14:paraId="3A6C39AC" w14:textId="244E61ED" w:rsidR="00EC6476" w:rsidRPr="004161ED" w:rsidRDefault="00EC6476" w:rsidP="004161ED">
          <w:pPr>
            <w:pStyle w:val="TOCHeading"/>
            <w:ind w:firstLine="720"/>
            <w:jc w:val="center"/>
            <w:rPr>
              <w:ins w:id="25" w:author="Prabhvir Saran" w:date="2017-02-02T16:03:00Z"/>
              <w:b/>
              <w:sz w:val="44"/>
              <w:u w:val="single"/>
            </w:rPr>
          </w:pPr>
          <w:ins w:id="26" w:author="Prabhvir Saran" w:date="2017-02-02T16:03:00Z">
            <w:r w:rsidRPr="004161ED">
              <w:rPr>
                <w:b/>
                <w:sz w:val="44"/>
                <w:u w:val="single"/>
              </w:rPr>
              <w:t>Table of Contents</w:t>
            </w:r>
          </w:ins>
        </w:p>
        <w:p w14:paraId="6E0F9A09" w14:textId="77777777" w:rsidR="00EC6476" w:rsidRPr="004161ED" w:rsidRDefault="00EC6476" w:rsidP="004161ED">
          <w:pPr>
            <w:rPr>
              <w:ins w:id="27" w:author="Prabhvir Saran" w:date="2017-02-02T16:03:00Z"/>
            </w:rPr>
          </w:pPr>
        </w:p>
        <w:p w14:paraId="6B642D00" w14:textId="6059E006" w:rsidR="00CA4D8C" w:rsidRDefault="00EC6476">
          <w:pPr>
            <w:pStyle w:val="TOC1"/>
            <w:tabs>
              <w:tab w:val="right" w:leader="dot" w:pos="9350"/>
            </w:tabs>
            <w:rPr>
              <w:ins w:id="28" w:author="Tony Pacheco" w:date="2017-02-16T23:42:00Z"/>
              <w:rFonts w:eastAsiaTheme="minorEastAsia"/>
              <w:noProof/>
              <w:lang w:val="en-CA" w:eastAsia="en-CA"/>
            </w:rPr>
          </w:pPr>
          <w:ins w:id="29" w:author="Prabhvir Saran" w:date="2017-02-02T16:03:00Z">
            <w:r>
              <w:fldChar w:fldCharType="begin"/>
            </w:r>
            <w:r>
              <w:instrText xml:space="preserve"> TOC \o "1-3" \h \z \u </w:instrText>
            </w:r>
            <w:r>
              <w:fldChar w:fldCharType="separate"/>
            </w:r>
          </w:ins>
          <w:ins w:id="30" w:author="Tony Pacheco" w:date="2017-02-16T23:42:00Z">
            <w:r w:rsidR="00CA4D8C" w:rsidRPr="00633A19">
              <w:rPr>
                <w:rStyle w:val="Hyperlink"/>
                <w:noProof/>
              </w:rPr>
              <w:fldChar w:fldCharType="begin"/>
            </w:r>
            <w:r w:rsidR="00CA4D8C" w:rsidRPr="00633A19">
              <w:rPr>
                <w:rStyle w:val="Hyperlink"/>
                <w:noProof/>
              </w:rPr>
              <w:instrText xml:space="preserve"> </w:instrText>
            </w:r>
            <w:r w:rsidR="00CA4D8C">
              <w:rPr>
                <w:noProof/>
              </w:rPr>
              <w:instrText>HYPERLINK \l "_Toc475051865"</w:instrText>
            </w:r>
            <w:r w:rsidR="00CA4D8C" w:rsidRPr="00633A19">
              <w:rPr>
                <w:rStyle w:val="Hyperlink"/>
                <w:noProof/>
              </w:rPr>
              <w:instrText xml:space="preserve"> </w:instrText>
            </w:r>
            <w:r w:rsidR="00CA4D8C" w:rsidRPr="00633A19">
              <w:rPr>
                <w:rStyle w:val="Hyperlink"/>
                <w:noProof/>
              </w:rPr>
            </w:r>
            <w:r w:rsidR="00CA4D8C" w:rsidRPr="00633A19">
              <w:rPr>
                <w:rStyle w:val="Hyperlink"/>
                <w:noProof/>
              </w:rPr>
              <w:fldChar w:fldCharType="separate"/>
            </w:r>
            <w:r w:rsidR="00CA4D8C" w:rsidRPr="00633A19">
              <w:rPr>
                <w:rStyle w:val="Hyperlink"/>
                <w:noProof/>
              </w:rPr>
              <w:t>Milestone 3: Skeleton site with layout, tables and forms</w:t>
            </w:r>
            <w:r w:rsidR="00CA4D8C">
              <w:rPr>
                <w:noProof/>
                <w:webHidden/>
              </w:rPr>
              <w:tab/>
            </w:r>
            <w:r w:rsidR="00CA4D8C">
              <w:rPr>
                <w:noProof/>
                <w:webHidden/>
              </w:rPr>
              <w:fldChar w:fldCharType="begin"/>
            </w:r>
            <w:r w:rsidR="00CA4D8C">
              <w:rPr>
                <w:noProof/>
                <w:webHidden/>
              </w:rPr>
              <w:instrText xml:space="preserve"> PAGEREF _Toc475051865 \h </w:instrText>
            </w:r>
            <w:r w:rsidR="00CA4D8C">
              <w:rPr>
                <w:noProof/>
                <w:webHidden/>
              </w:rPr>
            </w:r>
          </w:ins>
          <w:r w:rsidR="00CA4D8C">
            <w:rPr>
              <w:noProof/>
              <w:webHidden/>
            </w:rPr>
            <w:fldChar w:fldCharType="separate"/>
          </w:r>
          <w:ins w:id="31" w:author="Tony Pacheco" w:date="2017-02-16T23:42:00Z">
            <w:r w:rsidR="00CA4D8C">
              <w:rPr>
                <w:noProof/>
                <w:webHidden/>
              </w:rPr>
              <w:t>2</w:t>
            </w:r>
            <w:r w:rsidR="00CA4D8C">
              <w:rPr>
                <w:noProof/>
                <w:webHidden/>
              </w:rPr>
              <w:fldChar w:fldCharType="end"/>
            </w:r>
            <w:r w:rsidR="00CA4D8C" w:rsidRPr="00633A19">
              <w:rPr>
                <w:rStyle w:val="Hyperlink"/>
                <w:noProof/>
              </w:rPr>
              <w:fldChar w:fldCharType="end"/>
            </w:r>
          </w:ins>
        </w:p>
        <w:p w14:paraId="7D1F5647" w14:textId="019ECB8E" w:rsidR="00CA4D8C" w:rsidRDefault="00CA4D8C">
          <w:pPr>
            <w:pStyle w:val="TOC2"/>
            <w:tabs>
              <w:tab w:val="right" w:leader="dot" w:pos="9350"/>
            </w:tabs>
            <w:rPr>
              <w:ins w:id="32" w:author="Tony Pacheco" w:date="2017-02-16T23:42:00Z"/>
              <w:rFonts w:eastAsiaTheme="minorEastAsia"/>
              <w:noProof/>
              <w:lang w:val="en-CA" w:eastAsia="en-CA"/>
            </w:rPr>
          </w:pPr>
          <w:ins w:id="33"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"_Toc475051866"</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URL of the prototype website</w:t>
            </w:r>
            <w:r>
              <w:rPr>
                <w:noProof/>
                <w:webHidden/>
              </w:rPr>
              <w:tab/>
            </w:r>
            <w:r>
              <w:rPr>
                <w:noProof/>
                <w:webHidden/>
              </w:rPr>
              <w:fldChar w:fldCharType="begin"/>
            </w:r>
            <w:r>
              <w:rPr>
                <w:noProof/>
                <w:webHidden/>
              </w:rPr>
              <w:instrText xml:space="preserve"> PAGEREF _Toc475051866 \h </w:instrText>
            </w:r>
            <w:r>
              <w:rPr>
                <w:noProof/>
                <w:webHidden/>
              </w:rPr>
            </w:r>
          </w:ins>
          <w:r>
            <w:rPr>
              <w:noProof/>
              <w:webHidden/>
            </w:rPr>
            <w:fldChar w:fldCharType="separate"/>
          </w:r>
          <w:ins w:id="34" w:author="Tony Pacheco" w:date="2017-02-16T23:42:00Z">
            <w:r>
              <w:rPr>
                <w:noProof/>
                <w:webHidden/>
              </w:rPr>
              <w:t>2</w:t>
            </w:r>
            <w:r>
              <w:rPr>
                <w:noProof/>
                <w:webHidden/>
              </w:rPr>
              <w:fldChar w:fldCharType="end"/>
            </w:r>
            <w:r w:rsidRPr="00633A19">
              <w:rPr>
                <w:rStyle w:val="Hyperlink"/>
                <w:noProof/>
              </w:rPr>
              <w:fldChar w:fldCharType="end"/>
            </w:r>
          </w:ins>
        </w:p>
        <w:p w14:paraId="363DD69B" w14:textId="4ABE232B" w:rsidR="00CA4D8C" w:rsidRDefault="00CA4D8C">
          <w:pPr>
            <w:pStyle w:val="TOC2"/>
            <w:tabs>
              <w:tab w:val="right" w:leader="dot" w:pos="9350"/>
            </w:tabs>
            <w:rPr>
              <w:ins w:id="35" w:author="Tony Pacheco" w:date="2017-02-16T23:42:00Z"/>
              <w:rFonts w:eastAsiaTheme="minorEastAsia"/>
              <w:noProof/>
              <w:lang w:val="en-CA" w:eastAsia="en-CA"/>
            </w:rPr>
          </w:pPr>
          <w:ins w:id="36"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"_Toc475051867"</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List of all the items completed</w:t>
            </w:r>
            <w:r>
              <w:rPr>
                <w:noProof/>
                <w:webHidden/>
              </w:rPr>
              <w:tab/>
            </w:r>
            <w:r>
              <w:rPr>
                <w:noProof/>
                <w:webHidden/>
              </w:rPr>
              <w:fldChar w:fldCharType="begin"/>
            </w:r>
            <w:r>
              <w:rPr>
                <w:noProof/>
                <w:webHidden/>
              </w:rPr>
              <w:instrText xml:space="preserve"> PAGEREF _Toc475051867 \h </w:instrText>
            </w:r>
            <w:r>
              <w:rPr>
                <w:noProof/>
                <w:webHidden/>
              </w:rPr>
            </w:r>
          </w:ins>
          <w:r>
            <w:rPr>
              <w:noProof/>
              <w:webHidden/>
            </w:rPr>
            <w:fldChar w:fldCharType="separate"/>
          </w:r>
          <w:ins w:id="37" w:author="Tony Pacheco" w:date="2017-02-16T23:42:00Z">
            <w:r>
              <w:rPr>
                <w:noProof/>
                <w:webHidden/>
              </w:rPr>
              <w:t>2</w:t>
            </w:r>
            <w:r>
              <w:rPr>
                <w:noProof/>
                <w:webHidden/>
              </w:rPr>
              <w:fldChar w:fldCharType="end"/>
            </w:r>
            <w:r w:rsidRPr="00633A19">
              <w:rPr>
                <w:rStyle w:val="Hyperlink"/>
                <w:noProof/>
              </w:rPr>
              <w:fldChar w:fldCharType="end"/>
            </w:r>
          </w:ins>
        </w:p>
        <w:p w14:paraId="7D5ED90A" w14:textId="23E76DD2" w:rsidR="00CA4D8C" w:rsidRDefault="00CA4D8C">
          <w:pPr>
            <w:pStyle w:val="TOC2"/>
            <w:tabs>
              <w:tab w:val="right" w:leader="dot" w:pos="9350"/>
            </w:tabs>
            <w:rPr>
              <w:ins w:id="38" w:author="Tony Pacheco" w:date="2017-02-16T23:42:00Z"/>
              <w:rFonts w:eastAsiaTheme="minorEastAsia"/>
              <w:noProof/>
              <w:lang w:val="en-CA" w:eastAsia="en-CA"/>
            </w:rPr>
          </w:pPr>
          <w:ins w:id="39"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"_Toc475051868"</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Documentation of Work</w:t>
            </w:r>
            <w:r>
              <w:rPr>
                <w:noProof/>
                <w:webHidden/>
              </w:rPr>
              <w:tab/>
            </w:r>
            <w:r>
              <w:rPr>
                <w:noProof/>
                <w:webHidden/>
              </w:rPr>
              <w:fldChar w:fldCharType="begin"/>
            </w:r>
            <w:r>
              <w:rPr>
                <w:noProof/>
                <w:webHidden/>
              </w:rPr>
              <w:instrText xml:space="preserve"> PAGEREF _Toc475051868 \h </w:instrText>
            </w:r>
            <w:r>
              <w:rPr>
                <w:noProof/>
                <w:webHidden/>
              </w:rPr>
            </w:r>
          </w:ins>
          <w:r>
            <w:rPr>
              <w:noProof/>
              <w:webHidden/>
            </w:rPr>
            <w:fldChar w:fldCharType="separate"/>
          </w:r>
          <w:ins w:id="40" w:author="Tony Pacheco" w:date="2017-02-16T23:42:00Z">
            <w:r>
              <w:rPr>
                <w:noProof/>
                <w:webHidden/>
              </w:rPr>
              <w:t>3</w:t>
            </w:r>
            <w:r>
              <w:rPr>
                <w:noProof/>
                <w:webHidden/>
              </w:rPr>
              <w:fldChar w:fldCharType="end"/>
            </w:r>
            <w:r w:rsidRPr="00633A19">
              <w:rPr>
                <w:rStyle w:val="Hyperlink"/>
                <w:noProof/>
              </w:rPr>
              <w:fldChar w:fldCharType="end"/>
            </w:r>
          </w:ins>
        </w:p>
        <w:p w14:paraId="7015A8CC" w14:textId="226B4B90" w:rsidR="00CA4D8C" w:rsidRDefault="00CA4D8C">
          <w:pPr>
            <w:pStyle w:val="TOC2"/>
            <w:tabs>
              <w:tab w:val="right" w:leader="dot" w:pos="9350"/>
            </w:tabs>
            <w:rPr>
              <w:ins w:id="41" w:author="Tony Pacheco" w:date="2017-02-16T23:42:00Z"/>
              <w:rFonts w:eastAsiaTheme="minorEastAsia"/>
              <w:noProof/>
              <w:lang w:val="en-CA" w:eastAsia="en-CA"/>
            </w:rPr>
          </w:pPr>
          <w:ins w:id="42"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"_Toc475051870"</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A/B Testing</w:t>
            </w:r>
            <w:r>
              <w:rPr>
                <w:noProof/>
                <w:webHidden/>
              </w:rPr>
              <w:tab/>
            </w:r>
            <w:r>
              <w:rPr>
                <w:noProof/>
                <w:webHidden/>
              </w:rPr>
              <w:fldChar w:fldCharType="begin"/>
            </w:r>
            <w:r>
              <w:rPr>
                <w:noProof/>
                <w:webHidden/>
              </w:rPr>
              <w:instrText xml:space="preserve"> PAGEREF _Toc475051870 \h </w:instrText>
            </w:r>
            <w:r>
              <w:rPr>
                <w:noProof/>
                <w:webHidden/>
              </w:rPr>
            </w:r>
          </w:ins>
          <w:r>
            <w:rPr>
              <w:noProof/>
              <w:webHidden/>
            </w:rPr>
            <w:fldChar w:fldCharType="separate"/>
          </w:r>
          <w:ins w:id="43" w:author="Tony Pacheco" w:date="2017-02-16T23:42:00Z">
            <w:r>
              <w:rPr>
                <w:noProof/>
                <w:webHidden/>
              </w:rPr>
              <w:t>5</w:t>
            </w:r>
            <w:r>
              <w:rPr>
                <w:noProof/>
                <w:webHidden/>
              </w:rPr>
              <w:fldChar w:fldCharType="end"/>
            </w:r>
            <w:r w:rsidRPr="00633A19">
              <w:rPr>
                <w:rStyle w:val="Hyperlink"/>
                <w:noProof/>
              </w:rPr>
              <w:fldChar w:fldCharType="end"/>
            </w:r>
          </w:ins>
        </w:p>
        <w:p w14:paraId="09F998BE" w14:textId="2E73DD6C" w:rsidR="00CA4D8C" w:rsidRDefault="00CA4D8C">
          <w:pPr>
            <w:pStyle w:val="TOC1"/>
            <w:tabs>
              <w:tab w:val="right" w:leader="dot" w:pos="9350"/>
            </w:tabs>
            <w:rPr>
              <w:ins w:id="44" w:author="Tony Pacheco" w:date="2017-02-16T23:42:00Z"/>
              <w:rFonts w:eastAsiaTheme="minorEastAsia"/>
              <w:noProof/>
              <w:lang w:val="en-CA" w:eastAsia="en-CA"/>
            </w:rPr>
          </w:pPr>
          <w:ins w:id="45"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"_Toc475051871"</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Appendix 2</w:t>
            </w:r>
            <w:r>
              <w:rPr>
                <w:noProof/>
                <w:webHidden/>
              </w:rPr>
              <w:tab/>
            </w:r>
            <w:r>
              <w:rPr>
                <w:noProof/>
                <w:webHidden/>
              </w:rPr>
              <w:fldChar w:fldCharType="begin"/>
            </w:r>
            <w:r>
              <w:rPr>
                <w:noProof/>
                <w:webHidden/>
              </w:rPr>
              <w:instrText xml:space="preserve"> PAGEREF _Toc475051871 \h </w:instrText>
            </w:r>
            <w:r>
              <w:rPr>
                <w:noProof/>
                <w:webHidden/>
              </w:rPr>
            </w:r>
          </w:ins>
          <w:r>
            <w:rPr>
              <w:noProof/>
              <w:webHidden/>
            </w:rPr>
            <w:fldChar w:fldCharType="separate"/>
          </w:r>
          <w:ins w:id="46" w:author="Tony Pacheco" w:date="2017-02-16T23:42:00Z">
            <w:r>
              <w:rPr>
                <w:noProof/>
                <w:webHidden/>
              </w:rPr>
              <w:t>6</w:t>
            </w:r>
            <w:r>
              <w:rPr>
                <w:noProof/>
                <w:webHidden/>
              </w:rPr>
              <w:fldChar w:fldCharType="end"/>
            </w:r>
            <w:r w:rsidRPr="00633A19">
              <w:rPr>
                <w:rStyle w:val="Hyperlink"/>
                <w:noProof/>
              </w:rPr>
              <w:fldChar w:fldCharType="end"/>
            </w:r>
          </w:ins>
        </w:p>
        <w:p w14:paraId="4765639A" w14:textId="5AE4016C" w:rsidR="00CA4D8C" w:rsidRDefault="00CA4D8C">
          <w:pPr>
            <w:pStyle w:val="TOC2"/>
            <w:tabs>
              <w:tab w:val="right" w:leader="dot" w:pos="9350"/>
            </w:tabs>
            <w:rPr>
              <w:ins w:id="47" w:author="Tony Pacheco" w:date="2017-02-16T23:42:00Z"/>
              <w:rFonts w:eastAsiaTheme="minorEastAsia"/>
              <w:noProof/>
              <w:lang w:val="en-CA" w:eastAsia="en-CA"/>
            </w:rPr>
          </w:pPr>
          <w:ins w:id="48"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"_Toc475051872"</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Milestone 2: Site Map and Page Design</w:t>
            </w:r>
            <w:r>
              <w:rPr>
                <w:noProof/>
                <w:webHidden/>
              </w:rPr>
              <w:tab/>
            </w:r>
            <w:r>
              <w:rPr>
                <w:noProof/>
                <w:webHidden/>
              </w:rPr>
              <w:fldChar w:fldCharType="begin"/>
            </w:r>
            <w:r>
              <w:rPr>
                <w:noProof/>
                <w:webHidden/>
              </w:rPr>
              <w:instrText xml:space="preserve"> PAGEREF _Toc475051872 \h </w:instrText>
            </w:r>
            <w:r>
              <w:rPr>
                <w:noProof/>
                <w:webHidden/>
              </w:rPr>
            </w:r>
          </w:ins>
          <w:r>
            <w:rPr>
              <w:noProof/>
              <w:webHidden/>
            </w:rPr>
            <w:fldChar w:fldCharType="separate"/>
          </w:r>
          <w:ins w:id="49" w:author="Tony Pacheco" w:date="2017-02-16T23:42:00Z">
            <w:r>
              <w:rPr>
                <w:noProof/>
                <w:webHidden/>
              </w:rPr>
              <w:t>6</w:t>
            </w:r>
            <w:r>
              <w:rPr>
                <w:noProof/>
                <w:webHidden/>
              </w:rPr>
              <w:fldChar w:fldCharType="end"/>
            </w:r>
            <w:r w:rsidRPr="00633A19">
              <w:rPr>
                <w:rStyle w:val="Hyperlink"/>
                <w:noProof/>
              </w:rPr>
              <w:fldChar w:fldCharType="end"/>
            </w:r>
          </w:ins>
        </w:p>
        <w:p w14:paraId="17AAD5BA" w14:textId="1B79E4B3" w:rsidR="00CA4D8C" w:rsidRDefault="00CA4D8C">
          <w:pPr>
            <w:pStyle w:val="TOC2"/>
            <w:tabs>
              <w:tab w:val="right" w:leader="dot" w:pos="9350"/>
            </w:tabs>
            <w:rPr>
              <w:ins w:id="50" w:author="Tony Pacheco" w:date="2017-02-16T23:42:00Z"/>
              <w:rFonts w:eastAsiaTheme="minorEastAsia"/>
              <w:noProof/>
              <w:lang w:val="en-CA" w:eastAsia="en-CA"/>
            </w:rPr>
          </w:pPr>
          <w:ins w:id="51"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"_Toc475051873"</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Sitemap</w:t>
            </w:r>
            <w:r>
              <w:rPr>
                <w:noProof/>
                <w:webHidden/>
              </w:rPr>
              <w:tab/>
            </w:r>
            <w:r>
              <w:rPr>
                <w:noProof/>
                <w:webHidden/>
              </w:rPr>
              <w:fldChar w:fldCharType="begin"/>
            </w:r>
            <w:r>
              <w:rPr>
                <w:noProof/>
                <w:webHidden/>
              </w:rPr>
              <w:instrText xml:space="preserve"> PAGEREF _Toc475051873 \h </w:instrText>
            </w:r>
            <w:r>
              <w:rPr>
                <w:noProof/>
                <w:webHidden/>
              </w:rPr>
            </w:r>
          </w:ins>
          <w:r>
            <w:rPr>
              <w:noProof/>
              <w:webHidden/>
            </w:rPr>
            <w:fldChar w:fldCharType="separate"/>
          </w:r>
          <w:ins w:id="52" w:author="Tony Pacheco" w:date="2017-02-16T23:42:00Z">
            <w:r>
              <w:rPr>
                <w:noProof/>
                <w:webHidden/>
              </w:rPr>
              <w:t>6</w:t>
            </w:r>
            <w:r>
              <w:rPr>
                <w:noProof/>
                <w:webHidden/>
              </w:rPr>
              <w:fldChar w:fldCharType="end"/>
            </w:r>
            <w:r w:rsidRPr="00633A19">
              <w:rPr>
                <w:rStyle w:val="Hyperlink"/>
                <w:noProof/>
              </w:rPr>
              <w:fldChar w:fldCharType="end"/>
            </w:r>
          </w:ins>
        </w:p>
        <w:p w14:paraId="1F986FAB" w14:textId="62C0F186" w:rsidR="00CA4D8C" w:rsidRDefault="00CA4D8C">
          <w:pPr>
            <w:pStyle w:val="TOC3"/>
            <w:tabs>
              <w:tab w:val="right" w:leader="dot" w:pos="9350"/>
            </w:tabs>
            <w:rPr>
              <w:ins w:id="53" w:author="Tony Pacheco" w:date="2017-02-16T23:42:00Z"/>
              <w:rFonts w:eastAsiaTheme="minorEastAsia"/>
              <w:noProof/>
              <w:lang w:val="en-CA" w:eastAsia="en-CA"/>
            </w:rPr>
          </w:pPr>
          <w:ins w:id="54"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"_Toc475051875"</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Site map explained</w:t>
            </w:r>
            <w:r>
              <w:rPr>
                <w:noProof/>
                <w:webHidden/>
              </w:rPr>
              <w:tab/>
            </w:r>
            <w:r>
              <w:rPr>
                <w:noProof/>
                <w:webHidden/>
              </w:rPr>
              <w:fldChar w:fldCharType="begin"/>
            </w:r>
            <w:r>
              <w:rPr>
                <w:noProof/>
                <w:webHidden/>
              </w:rPr>
              <w:instrText xml:space="preserve"> PAGEREF _Toc475051875 \h </w:instrText>
            </w:r>
            <w:r>
              <w:rPr>
                <w:noProof/>
                <w:webHidden/>
              </w:rPr>
            </w:r>
          </w:ins>
          <w:r>
            <w:rPr>
              <w:noProof/>
              <w:webHidden/>
            </w:rPr>
            <w:fldChar w:fldCharType="separate"/>
          </w:r>
          <w:ins w:id="55" w:author="Tony Pacheco" w:date="2017-02-16T23:42:00Z">
            <w:r>
              <w:rPr>
                <w:noProof/>
                <w:webHidden/>
              </w:rPr>
              <w:t>6</w:t>
            </w:r>
            <w:r>
              <w:rPr>
                <w:noProof/>
                <w:webHidden/>
              </w:rPr>
              <w:fldChar w:fldCharType="end"/>
            </w:r>
            <w:r w:rsidRPr="00633A19">
              <w:rPr>
                <w:rStyle w:val="Hyperlink"/>
                <w:noProof/>
              </w:rPr>
              <w:fldChar w:fldCharType="end"/>
            </w:r>
          </w:ins>
        </w:p>
        <w:p w14:paraId="3600C2C5" w14:textId="4CE48D42" w:rsidR="00CA4D8C" w:rsidRDefault="00CA4D8C">
          <w:pPr>
            <w:pStyle w:val="TOC2"/>
            <w:tabs>
              <w:tab w:val="right" w:leader="dot" w:pos="9350"/>
            </w:tabs>
            <w:rPr>
              <w:ins w:id="56" w:author="Tony Pacheco" w:date="2017-02-16T23:42:00Z"/>
              <w:rFonts w:eastAsiaTheme="minorEastAsia"/>
              <w:noProof/>
              <w:lang w:val="en-CA" w:eastAsia="en-CA"/>
            </w:rPr>
          </w:pPr>
          <w:ins w:id="57"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"_Toc475051876"</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Wireframe Page Layouts</w:t>
            </w:r>
            <w:r>
              <w:rPr>
                <w:noProof/>
                <w:webHidden/>
              </w:rPr>
              <w:tab/>
            </w:r>
            <w:r>
              <w:rPr>
                <w:noProof/>
                <w:webHidden/>
              </w:rPr>
              <w:fldChar w:fldCharType="begin"/>
            </w:r>
            <w:r>
              <w:rPr>
                <w:noProof/>
                <w:webHidden/>
              </w:rPr>
              <w:instrText xml:space="preserve"> PAGEREF _Toc475051876 \h </w:instrText>
            </w:r>
            <w:r>
              <w:rPr>
                <w:noProof/>
                <w:webHidden/>
              </w:rPr>
            </w:r>
          </w:ins>
          <w:r>
            <w:rPr>
              <w:noProof/>
              <w:webHidden/>
            </w:rPr>
            <w:fldChar w:fldCharType="separate"/>
          </w:r>
          <w:ins w:id="58" w:author="Tony Pacheco" w:date="2017-02-16T23:42:00Z">
            <w:r>
              <w:rPr>
                <w:noProof/>
                <w:webHidden/>
              </w:rPr>
              <w:t>7</w:t>
            </w:r>
            <w:r>
              <w:rPr>
                <w:noProof/>
                <w:webHidden/>
              </w:rPr>
              <w:fldChar w:fldCharType="end"/>
            </w:r>
            <w:r w:rsidRPr="00633A19">
              <w:rPr>
                <w:rStyle w:val="Hyperlink"/>
                <w:noProof/>
              </w:rPr>
              <w:fldChar w:fldCharType="end"/>
            </w:r>
          </w:ins>
        </w:p>
        <w:p w14:paraId="563CDCA0" w14:textId="465B7599" w:rsidR="00CA4D8C" w:rsidRDefault="00CA4D8C">
          <w:pPr>
            <w:pStyle w:val="TOC2"/>
            <w:tabs>
              <w:tab w:val="right" w:leader="dot" w:pos="9350"/>
            </w:tabs>
            <w:rPr>
              <w:ins w:id="59" w:author="Tony Pacheco" w:date="2017-02-16T23:42:00Z"/>
              <w:rFonts w:eastAsiaTheme="minorEastAsia"/>
              <w:noProof/>
              <w:lang w:val="en-CA" w:eastAsia="en-CA"/>
            </w:rPr>
          </w:pPr>
          <w:ins w:id="60"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"_Toc475051877"</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Print Layouts</w:t>
            </w:r>
            <w:r>
              <w:rPr>
                <w:noProof/>
                <w:webHidden/>
              </w:rPr>
              <w:tab/>
            </w:r>
            <w:r>
              <w:rPr>
                <w:noProof/>
                <w:webHidden/>
              </w:rPr>
              <w:fldChar w:fldCharType="begin"/>
            </w:r>
            <w:r>
              <w:rPr>
                <w:noProof/>
                <w:webHidden/>
              </w:rPr>
              <w:instrText xml:space="preserve"> PAGEREF _Toc475051877 \h </w:instrText>
            </w:r>
            <w:r>
              <w:rPr>
                <w:noProof/>
                <w:webHidden/>
              </w:rPr>
            </w:r>
          </w:ins>
          <w:r>
            <w:rPr>
              <w:noProof/>
              <w:webHidden/>
            </w:rPr>
            <w:fldChar w:fldCharType="separate"/>
          </w:r>
          <w:ins w:id="61" w:author="Tony Pacheco" w:date="2017-02-16T23:42:00Z">
            <w:r>
              <w:rPr>
                <w:noProof/>
                <w:webHidden/>
              </w:rPr>
              <w:t>9</w:t>
            </w:r>
            <w:r>
              <w:rPr>
                <w:noProof/>
                <w:webHidden/>
              </w:rPr>
              <w:fldChar w:fldCharType="end"/>
            </w:r>
            <w:r w:rsidRPr="00633A19">
              <w:rPr>
                <w:rStyle w:val="Hyperlink"/>
                <w:noProof/>
              </w:rPr>
              <w:fldChar w:fldCharType="end"/>
            </w:r>
          </w:ins>
        </w:p>
        <w:p w14:paraId="77E8D6E4" w14:textId="7406F40F" w:rsidR="00CA4D8C" w:rsidRDefault="00CA4D8C">
          <w:pPr>
            <w:pStyle w:val="TOC2"/>
            <w:tabs>
              <w:tab w:val="right" w:leader="dot" w:pos="9350"/>
            </w:tabs>
            <w:rPr>
              <w:ins w:id="62" w:author="Tony Pacheco" w:date="2017-02-16T23:42:00Z"/>
              <w:rFonts w:eastAsiaTheme="minorEastAsia"/>
              <w:noProof/>
              <w:lang w:val="en-CA" w:eastAsia="en-CA"/>
            </w:rPr>
          </w:pPr>
          <w:ins w:id="63"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"_Toc475051878"</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Page Design / Colour Scheme</w:t>
            </w:r>
            <w:r>
              <w:rPr>
                <w:noProof/>
                <w:webHidden/>
              </w:rPr>
              <w:tab/>
            </w:r>
            <w:r>
              <w:rPr>
                <w:noProof/>
                <w:webHidden/>
              </w:rPr>
              <w:fldChar w:fldCharType="begin"/>
            </w:r>
            <w:r>
              <w:rPr>
                <w:noProof/>
                <w:webHidden/>
              </w:rPr>
              <w:instrText xml:space="preserve"> PAGEREF _Toc475051878 \h </w:instrText>
            </w:r>
            <w:r>
              <w:rPr>
                <w:noProof/>
                <w:webHidden/>
              </w:rPr>
            </w:r>
          </w:ins>
          <w:r>
            <w:rPr>
              <w:noProof/>
              <w:webHidden/>
            </w:rPr>
            <w:fldChar w:fldCharType="separate"/>
          </w:r>
          <w:ins w:id="64" w:author="Tony Pacheco" w:date="2017-02-16T23:42:00Z">
            <w:r>
              <w:rPr>
                <w:noProof/>
                <w:webHidden/>
              </w:rPr>
              <w:t>11</w:t>
            </w:r>
            <w:r>
              <w:rPr>
                <w:noProof/>
                <w:webHidden/>
              </w:rPr>
              <w:fldChar w:fldCharType="end"/>
            </w:r>
            <w:r w:rsidRPr="00633A19">
              <w:rPr>
                <w:rStyle w:val="Hyperlink"/>
                <w:noProof/>
              </w:rPr>
              <w:fldChar w:fldCharType="end"/>
            </w:r>
          </w:ins>
        </w:p>
        <w:p w14:paraId="3A88D0D4" w14:textId="7CB5073C" w:rsidR="00CA4D8C" w:rsidRDefault="00CA4D8C">
          <w:pPr>
            <w:pStyle w:val="TOC1"/>
            <w:tabs>
              <w:tab w:val="right" w:leader="dot" w:pos="9350"/>
            </w:tabs>
            <w:rPr>
              <w:ins w:id="65" w:author="Tony Pacheco" w:date="2017-02-16T23:42:00Z"/>
              <w:rFonts w:eastAsiaTheme="minorEastAsia"/>
              <w:noProof/>
              <w:lang w:val="en-CA" w:eastAsia="en-CA"/>
            </w:rPr>
          </w:pPr>
          <w:ins w:id="66"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"_Toc475051879"</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Appendix 1</w:t>
            </w:r>
            <w:r>
              <w:rPr>
                <w:noProof/>
                <w:webHidden/>
              </w:rPr>
              <w:tab/>
            </w:r>
            <w:r>
              <w:rPr>
                <w:noProof/>
                <w:webHidden/>
              </w:rPr>
              <w:fldChar w:fldCharType="begin"/>
            </w:r>
            <w:r>
              <w:rPr>
                <w:noProof/>
                <w:webHidden/>
              </w:rPr>
              <w:instrText xml:space="preserve"> PAGEREF _Toc475051879 \h </w:instrText>
            </w:r>
            <w:r>
              <w:rPr>
                <w:noProof/>
                <w:webHidden/>
              </w:rPr>
            </w:r>
          </w:ins>
          <w:r>
            <w:rPr>
              <w:noProof/>
              <w:webHidden/>
            </w:rPr>
            <w:fldChar w:fldCharType="separate"/>
          </w:r>
          <w:ins w:id="67" w:author="Tony Pacheco" w:date="2017-02-16T23:42:00Z">
            <w:r>
              <w:rPr>
                <w:noProof/>
                <w:webHidden/>
              </w:rPr>
              <w:t>12</w:t>
            </w:r>
            <w:r>
              <w:rPr>
                <w:noProof/>
                <w:webHidden/>
              </w:rPr>
              <w:fldChar w:fldCharType="end"/>
            </w:r>
            <w:r w:rsidRPr="00633A19">
              <w:rPr>
                <w:rStyle w:val="Hyperlink"/>
                <w:noProof/>
              </w:rPr>
              <w:fldChar w:fldCharType="end"/>
            </w:r>
          </w:ins>
        </w:p>
        <w:p w14:paraId="2DC0335A" w14:textId="63CB216A" w:rsidR="00CA4D8C" w:rsidRDefault="00CA4D8C">
          <w:pPr>
            <w:pStyle w:val="TOC2"/>
            <w:tabs>
              <w:tab w:val="right" w:leader="dot" w:pos="9350"/>
            </w:tabs>
            <w:rPr>
              <w:ins w:id="68" w:author="Tony Pacheco" w:date="2017-02-16T23:42:00Z"/>
              <w:rFonts w:eastAsiaTheme="minorEastAsia"/>
              <w:noProof/>
              <w:lang w:val="en-CA" w:eastAsia="en-CA"/>
            </w:rPr>
          </w:pPr>
          <w:ins w:id="69"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"_Toc475051880"</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Introduction</w:t>
            </w:r>
            <w:r>
              <w:rPr>
                <w:noProof/>
                <w:webHidden/>
              </w:rPr>
              <w:tab/>
            </w:r>
            <w:r>
              <w:rPr>
                <w:noProof/>
                <w:webHidden/>
              </w:rPr>
              <w:fldChar w:fldCharType="begin"/>
            </w:r>
            <w:r>
              <w:rPr>
                <w:noProof/>
                <w:webHidden/>
              </w:rPr>
              <w:instrText xml:space="preserve"> PAGEREF _Toc475051880 \h </w:instrText>
            </w:r>
            <w:r>
              <w:rPr>
                <w:noProof/>
                <w:webHidden/>
              </w:rPr>
            </w:r>
          </w:ins>
          <w:r>
            <w:rPr>
              <w:noProof/>
              <w:webHidden/>
            </w:rPr>
            <w:fldChar w:fldCharType="separate"/>
          </w:r>
          <w:ins w:id="70" w:author="Tony Pacheco" w:date="2017-02-16T23:42:00Z">
            <w:r>
              <w:rPr>
                <w:noProof/>
                <w:webHidden/>
              </w:rPr>
              <w:t>12</w:t>
            </w:r>
            <w:r>
              <w:rPr>
                <w:noProof/>
                <w:webHidden/>
              </w:rPr>
              <w:fldChar w:fldCharType="end"/>
            </w:r>
            <w:r w:rsidRPr="00633A19">
              <w:rPr>
                <w:rStyle w:val="Hyperlink"/>
                <w:noProof/>
              </w:rPr>
              <w:fldChar w:fldCharType="end"/>
            </w:r>
          </w:ins>
        </w:p>
        <w:p w14:paraId="417ED179" w14:textId="71F2C3FF" w:rsidR="00CA4D8C" w:rsidRDefault="00CA4D8C">
          <w:pPr>
            <w:pStyle w:val="TOC2"/>
            <w:tabs>
              <w:tab w:val="right" w:leader="dot" w:pos="9350"/>
            </w:tabs>
            <w:rPr>
              <w:ins w:id="71" w:author="Tony Pacheco" w:date="2017-02-16T23:42:00Z"/>
              <w:rFonts w:eastAsiaTheme="minorEastAsia"/>
              <w:noProof/>
              <w:lang w:val="en-CA" w:eastAsia="en-CA"/>
            </w:rPr>
          </w:pPr>
          <w:ins w:id="72"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"_Toc475051881"</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About the website</w:t>
            </w:r>
            <w:r>
              <w:rPr>
                <w:noProof/>
                <w:webHidden/>
              </w:rPr>
              <w:tab/>
            </w:r>
            <w:r>
              <w:rPr>
                <w:noProof/>
                <w:webHidden/>
              </w:rPr>
              <w:fldChar w:fldCharType="begin"/>
            </w:r>
            <w:r>
              <w:rPr>
                <w:noProof/>
                <w:webHidden/>
              </w:rPr>
              <w:instrText xml:space="preserve"> PAGEREF _Toc475051881 \h </w:instrText>
            </w:r>
            <w:r>
              <w:rPr>
                <w:noProof/>
                <w:webHidden/>
              </w:rPr>
            </w:r>
          </w:ins>
          <w:r>
            <w:rPr>
              <w:noProof/>
              <w:webHidden/>
            </w:rPr>
            <w:fldChar w:fldCharType="separate"/>
          </w:r>
          <w:ins w:id="73" w:author="Tony Pacheco" w:date="2017-02-16T23:42:00Z">
            <w:r>
              <w:rPr>
                <w:noProof/>
                <w:webHidden/>
              </w:rPr>
              <w:t>12</w:t>
            </w:r>
            <w:r>
              <w:rPr>
                <w:noProof/>
                <w:webHidden/>
              </w:rPr>
              <w:fldChar w:fldCharType="end"/>
            </w:r>
            <w:r w:rsidRPr="00633A19">
              <w:rPr>
                <w:rStyle w:val="Hyperlink"/>
                <w:noProof/>
              </w:rPr>
              <w:fldChar w:fldCharType="end"/>
            </w:r>
          </w:ins>
        </w:p>
        <w:p w14:paraId="3936D743" w14:textId="61495400" w:rsidR="00CA4D8C" w:rsidRDefault="00CA4D8C">
          <w:pPr>
            <w:pStyle w:val="TOC2"/>
            <w:tabs>
              <w:tab w:val="right" w:leader="dot" w:pos="9350"/>
            </w:tabs>
            <w:rPr>
              <w:ins w:id="74" w:author="Tony Pacheco" w:date="2017-02-16T23:42:00Z"/>
              <w:rFonts w:eastAsiaTheme="minorEastAsia"/>
              <w:noProof/>
              <w:lang w:val="en-CA" w:eastAsia="en-CA"/>
            </w:rPr>
          </w:pPr>
          <w:ins w:id="75"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"_Toc475051882"</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Functional Requirements</w:t>
            </w:r>
            <w:r>
              <w:rPr>
                <w:noProof/>
                <w:webHidden/>
              </w:rPr>
              <w:tab/>
            </w:r>
            <w:r>
              <w:rPr>
                <w:noProof/>
                <w:webHidden/>
              </w:rPr>
              <w:fldChar w:fldCharType="begin"/>
            </w:r>
            <w:r>
              <w:rPr>
                <w:noProof/>
                <w:webHidden/>
              </w:rPr>
              <w:instrText xml:space="preserve"> PAGEREF _Toc475051882 \h </w:instrText>
            </w:r>
            <w:r>
              <w:rPr>
                <w:noProof/>
                <w:webHidden/>
              </w:rPr>
            </w:r>
          </w:ins>
          <w:r>
            <w:rPr>
              <w:noProof/>
              <w:webHidden/>
            </w:rPr>
            <w:fldChar w:fldCharType="separate"/>
          </w:r>
          <w:ins w:id="76" w:author="Tony Pacheco" w:date="2017-02-16T23:42:00Z">
            <w:r>
              <w:rPr>
                <w:noProof/>
                <w:webHidden/>
              </w:rPr>
              <w:t>12</w:t>
            </w:r>
            <w:r>
              <w:rPr>
                <w:noProof/>
                <w:webHidden/>
              </w:rPr>
              <w:fldChar w:fldCharType="end"/>
            </w:r>
            <w:r w:rsidRPr="00633A19">
              <w:rPr>
                <w:rStyle w:val="Hyperlink"/>
                <w:noProof/>
              </w:rPr>
              <w:fldChar w:fldCharType="end"/>
            </w:r>
          </w:ins>
        </w:p>
        <w:p w14:paraId="07ED0A0C" w14:textId="0C6B3D01" w:rsidR="00CA4D8C" w:rsidRDefault="00CA4D8C">
          <w:pPr>
            <w:pStyle w:val="TOC2"/>
            <w:tabs>
              <w:tab w:val="right" w:leader="dot" w:pos="9350"/>
            </w:tabs>
            <w:rPr>
              <w:ins w:id="77" w:author="Tony Pacheco" w:date="2017-02-16T23:42:00Z"/>
              <w:rFonts w:eastAsiaTheme="minorEastAsia"/>
              <w:noProof/>
              <w:lang w:val="en-CA" w:eastAsia="en-CA"/>
            </w:rPr>
          </w:pPr>
          <w:ins w:id="78" w:author="Tony Pacheco" w:date="2017-02-16T23:42:00Z">
            <w:r w:rsidRPr="00633A19">
              <w:rPr>
                <w:rStyle w:val="Hyperlink"/>
                <w:noProof/>
              </w:rPr>
              <w:fldChar w:fldCharType="begin"/>
            </w:r>
            <w:r w:rsidRPr="00633A19">
              <w:rPr>
                <w:rStyle w:val="Hyperlink"/>
                <w:noProof/>
              </w:rPr>
              <w:instrText xml:space="preserve"> </w:instrText>
            </w:r>
            <w:r>
              <w:rPr>
                <w:noProof/>
              </w:rPr>
              <w:instrText>HYPERLINK \l "_Toc475051883"</w:instrText>
            </w:r>
            <w:r w:rsidRPr="00633A19">
              <w:rPr>
                <w:rStyle w:val="Hyperlink"/>
                <w:noProof/>
              </w:rPr>
              <w:instrText xml:space="preserve"> </w:instrText>
            </w:r>
            <w:r w:rsidRPr="00633A19">
              <w:rPr>
                <w:rStyle w:val="Hyperlink"/>
                <w:noProof/>
              </w:rPr>
            </w:r>
            <w:r w:rsidRPr="00633A19">
              <w:rPr>
                <w:rStyle w:val="Hyperlink"/>
                <w:noProof/>
              </w:rPr>
              <w:fldChar w:fldCharType="separate"/>
            </w:r>
            <w:r w:rsidRPr="00633A19">
              <w:rPr>
                <w:rStyle w:val="Hyperlink"/>
                <w:noProof/>
              </w:rPr>
              <w:t>Work Plan</w:t>
            </w:r>
            <w:r>
              <w:rPr>
                <w:noProof/>
                <w:webHidden/>
              </w:rPr>
              <w:tab/>
            </w:r>
            <w:r>
              <w:rPr>
                <w:noProof/>
                <w:webHidden/>
              </w:rPr>
              <w:fldChar w:fldCharType="begin"/>
            </w:r>
            <w:r>
              <w:rPr>
                <w:noProof/>
                <w:webHidden/>
              </w:rPr>
              <w:instrText xml:space="preserve"> PAGEREF _Toc475051883 \h </w:instrText>
            </w:r>
            <w:r>
              <w:rPr>
                <w:noProof/>
                <w:webHidden/>
              </w:rPr>
            </w:r>
          </w:ins>
          <w:r>
            <w:rPr>
              <w:noProof/>
              <w:webHidden/>
            </w:rPr>
            <w:fldChar w:fldCharType="separate"/>
          </w:r>
          <w:ins w:id="79" w:author="Tony Pacheco" w:date="2017-02-16T23:42:00Z">
            <w:r>
              <w:rPr>
                <w:noProof/>
                <w:webHidden/>
              </w:rPr>
              <w:t>13</w:t>
            </w:r>
            <w:r>
              <w:rPr>
                <w:noProof/>
                <w:webHidden/>
              </w:rPr>
              <w:fldChar w:fldCharType="end"/>
            </w:r>
            <w:r w:rsidRPr="00633A19">
              <w:rPr>
                <w:rStyle w:val="Hyperlink"/>
                <w:noProof/>
              </w:rPr>
              <w:fldChar w:fldCharType="end"/>
            </w:r>
          </w:ins>
        </w:p>
        <w:p w14:paraId="38A92265" w14:textId="231E76C9" w:rsidR="008E7E99" w:rsidDel="00CA4D8C" w:rsidRDefault="008E7E99">
          <w:pPr>
            <w:pStyle w:val="TOC1"/>
            <w:tabs>
              <w:tab w:val="right" w:leader="dot" w:pos="9350"/>
            </w:tabs>
            <w:rPr>
              <w:ins w:id="80" w:author="Prabhvir Saran" w:date="2017-02-14T23:26:00Z"/>
              <w:del w:id="81" w:author="Tony Pacheco" w:date="2017-02-16T23:42:00Z"/>
              <w:rFonts w:eastAsiaTheme="minorEastAsia"/>
              <w:noProof/>
            </w:rPr>
          </w:pPr>
          <w:ins w:id="82" w:author="Prabhvir Saran" w:date="2017-02-14T23:26:00Z">
            <w:del w:id="83" w:author="Tony Pacheco" w:date="2017-02-16T23:42:00Z">
              <w:r w:rsidRPr="00A850D3" w:rsidDel="00CA4D8C">
                <w:rPr>
                  <w:rStyle w:val="Hyperlink"/>
                  <w:noProof/>
                </w:rPr>
                <w:delText>Milestone 3: Skeleton site with layout, tables and forms</w:delText>
              </w:r>
              <w:r w:rsidDel="00CA4D8C">
                <w:rPr>
                  <w:noProof/>
                  <w:webHidden/>
                </w:rPr>
                <w:tab/>
              </w:r>
            </w:del>
          </w:ins>
          <w:ins w:id="84" w:author="Prabhvir Saran" w:date="2017-02-14T23:28:00Z">
            <w:del w:id="85" w:author="Tony Pacheco" w:date="2017-02-16T23:42:00Z">
              <w:r w:rsidR="00E8063A" w:rsidDel="00CA4D8C">
                <w:rPr>
                  <w:noProof/>
                  <w:webHidden/>
                </w:rPr>
                <w:delText>2</w:delText>
              </w:r>
            </w:del>
          </w:ins>
        </w:p>
        <w:p w14:paraId="4B995F4C" w14:textId="2D0374A8" w:rsidR="008E7E99" w:rsidDel="00CA4D8C" w:rsidRDefault="008E7E99">
          <w:pPr>
            <w:pStyle w:val="TOC2"/>
            <w:tabs>
              <w:tab w:val="right" w:leader="dot" w:pos="9350"/>
            </w:tabs>
            <w:rPr>
              <w:ins w:id="86" w:author="Prabhvir Saran" w:date="2017-02-14T23:26:00Z"/>
              <w:del w:id="87" w:author="Tony Pacheco" w:date="2017-02-16T23:42:00Z"/>
              <w:rFonts w:eastAsiaTheme="minorEastAsia"/>
              <w:noProof/>
            </w:rPr>
          </w:pPr>
          <w:ins w:id="88" w:author="Prabhvir Saran" w:date="2017-02-14T23:26:00Z">
            <w:del w:id="89" w:author="Tony Pacheco" w:date="2017-02-16T23:42:00Z">
              <w:r w:rsidRPr="00A850D3" w:rsidDel="00CA4D8C">
                <w:rPr>
                  <w:rStyle w:val="Hyperlink"/>
                  <w:noProof/>
                </w:rPr>
                <w:delText>Url of the prototype website</w:delText>
              </w:r>
              <w:r w:rsidDel="00CA4D8C">
                <w:rPr>
                  <w:noProof/>
                  <w:webHidden/>
                </w:rPr>
                <w:tab/>
              </w:r>
            </w:del>
          </w:ins>
          <w:ins w:id="90" w:author="Prabhvir Saran" w:date="2017-02-14T23:28:00Z">
            <w:del w:id="91" w:author="Tony Pacheco" w:date="2017-02-16T23:42:00Z">
              <w:r w:rsidR="00E8063A" w:rsidDel="00CA4D8C">
                <w:rPr>
                  <w:noProof/>
                  <w:webHidden/>
                </w:rPr>
                <w:delText>2</w:delText>
              </w:r>
            </w:del>
          </w:ins>
        </w:p>
        <w:p w14:paraId="55E9C1F2" w14:textId="4CBDE2DA" w:rsidR="008E7E99" w:rsidDel="00CA4D8C" w:rsidRDefault="008E7E99">
          <w:pPr>
            <w:pStyle w:val="TOC2"/>
            <w:tabs>
              <w:tab w:val="right" w:leader="dot" w:pos="9350"/>
            </w:tabs>
            <w:rPr>
              <w:ins w:id="92" w:author="Prabhvir Saran" w:date="2017-02-14T23:26:00Z"/>
              <w:del w:id="93" w:author="Tony Pacheco" w:date="2017-02-16T23:42:00Z"/>
              <w:rFonts w:eastAsiaTheme="minorEastAsia"/>
              <w:noProof/>
            </w:rPr>
          </w:pPr>
          <w:ins w:id="94" w:author="Prabhvir Saran" w:date="2017-02-14T23:26:00Z">
            <w:del w:id="95" w:author="Tony Pacheco" w:date="2017-02-16T23:42:00Z">
              <w:r w:rsidRPr="00A850D3" w:rsidDel="00CA4D8C">
                <w:rPr>
                  <w:rStyle w:val="Hyperlink"/>
                  <w:noProof/>
                </w:rPr>
                <w:delText>List of all the items completed</w:delText>
              </w:r>
              <w:r w:rsidDel="00CA4D8C">
                <w:rPr>
                  <w:noProof/>
                  <w:webHidden/>
                </w:rPr>
                <w:tab/>
              </w:r>
            </w:del>
          </w:ins>
          <w:ins w:id="96" w:author="Prabhvir Saran" w:date="2017-02-14T23:28:00Z">
            <w:del w:id="97" w:author="Tony Pacheco" w:date="2017-02-16T23:42:00Z">
              <w:r w:rsidR="00E8063A" w:rsidDel="00CA4D8C">
                <w:rPr>
                  <w:noProof/>
                  <w:webHidden/>
                </w:rPr>
                <w:delText>2</w:delText>
              </w:r>
            </w:del>
          </w:ins>
        </w:p>
        <w:p w14:paraId="03C24ADE" w14:textId="7EF71565" w:rsidR="008E7E99" w:rsidDel="00CA4D8C" w:rsidRDefault="008E7E99">
          <w:pPr>
            <w:pStyle w:val="TOC2"/>
            <w:tabs>
              <w:tab w:val="right" w:leader="dot" w:pos="9350"/>
            </w:tabs>
            <w:rPr>
              <w:ins w:id="98" w:author="Prabhvir Saran" w:date="2017-02-14T23:26:00Z"/>
              <w:del w:id="99" w:author="Tony Pacheco" w:date="2017-02-16T23:42:00Z"/>
              <w:rFonts w:eastAsiaTheme="minorEastAsia"/>
              <w:noProof/>
            </w:rPr>
          </w:pPr>
          <w:ins w:id="100" w:author="Prabhvir Saran" w:date="2017-02-14T23:26:00Z">
            <w:del w:id="101" w:author="Tony Pacheco" w:date="2017-02-16T23:42:00Z">
              <w:r w:rsidRPr="00A850D3" w:rsidDel="00CA4D8C">
                <w:rPr>
                  <w:rStyle w:val="Hyperlink"/>
                  <w:noProof/>
                </w:rPr>
                <w:delText>Documentation of Work</w:delText>
              </w:r>
              <w:r w:rsidDel="00CA4D8C">
                <w:rPr>
                  <w:noProof/>
                  <w:webHidden/>
                </w:rPr>
                <w:tab/>
              </w:r>
            </w:del>
          </w:ins>
          <w:ins w:id="102" w:author="Prabhvir Saran" w:date="2017-02-14T23:28:00Z">
            <w:del w:id="103" w:author="Tony Pacheco" w:date="2017-02-16T23:42:00Z">
              <w:r w:rsidR="00E8063A" w:rsidDel="00CA4D8C">
                <w:rPr>
                  <w:noProof/>
                  <w:webHidden/>
                </w:rPr>
                <w:delText>3</w:delText>
              </w:r>
            </w:del>
          </w:ins>
        </w:p>
        <w:p w14:paraId="4FBED3FB" w14:textId="7B98D063" w:rsidR="008E7E99" w:rsidDel="00CA4D8C" w:rsidRDefault="008E7E99">
          <w:pPr>
            <w:pStyle w:val="TOC2"/>
            <w:tabs>
              <w:tab w:val="right" w:leader="dot" w:pos="9350"/>
            </w:tabs>
            <w:rPr>
              <w:ins w:id="104" w:author="Prabhvir Saran" w:date="2017-02-14T23:26:00Z"/>
              <w:del w:id="105" w:author="Tony Pacheco" w:date="2017-02-16T23:42:00Z"/>
              <w:rFonts w:eastAsiaTheme="minorEastAsia"/>
              <w:noProof/>
            </w:rPr>
          </w:pPr>
          <w:ins w:id="106" w:author="Prabhvir Saran" w:date="2017-02-14T23:26:00Z">
            <w:del w:id="107" w:author="Tony Pacheco" w:date="2017-02-16T23:42:00Z">
              <w:r w:rsidRPr="00A850D3" w:rsidDel="00CA4D8C">
                <w:rPr>
                  <w:rStyle w:val="Hyperlink"/>
                  <w:noProof/>
                </w:rPr>
                <w:delText>A/B Testing</w:delText>
              </w:r>
              <w:r w:rsidDel="00CA4D8C">
                <w:rPr>
                  <w:noProof/>
                  <w:webHidden/>
                </w:rPr>
                <w:tab/>
              </w:r>
            </w:del>
          </w:ins>
          <w:ins w:id="108" w:author="Prabhvir Saran" w:date="2017-02-14T23:28:00Z">
            <w:del w:id="109" w:author="Tony Pacheco" w:date="2017-02-16T23:42:00Z">
              <w:r w:rsidR="00E8063A" w:rsidDel="00CA4D8C">
                <w:rPr>
                  <w:noProof/>
                  <w:webHidden/>
                </w:rPr>
                <w:delText>3</w:delText>
              </w:r>
            </w:del>
          </w:ins>
        </w:p>
        <w:p w14:paraId="66D719E6" w14:textId="63B54844" w:rsidR="008E7E99" w:rsidDel="00CA4D8C" w:rsidRDefault="008E7E99">
          <w:pPr>
            <w:pStyle w:val="TOC1"/>
            <w:tabs>
              <w:tab w:val="right" w:leader="dot" w:pos="9350"/>
            </w:tabs>
            <w:rPr>
              <w:ins w:id="110" w:author="Prabhvir Saran" w:date="2017-02-14T23:26:00Z"/>
              <w:del w:id="111" w:author="Tony Pacheco" w:date="2017-02-16T23:42:00Z"/>
              <w:rFonts w:eastAsiaTheme="minorEastAsia"/>
              <w:noProof/>
            </w:rPr>
          </w:pPr>
          <w:ins w:id="112" w:author="Prabhvir Saran" w:date="2017-02-14T23:26:00Z">
            <w:del w:id="113" w:author="Tony Pacheco" w:date="2017-02-16T23:42:00Z">
              <w:r w:rsidRPr="00A850D3" w:rsidDel="00CA4D8C">
                <w:rPr>
                  <w:rStyle w:val="Hyperlink"/>
                  <w:noProof/>
                </w:rPr>
                <w:delText>Appendix 2</w:delText>
              </w:r>
              <w:r w:rsidDel="00CA4D8C">
                <w:rPr>
                  <w:noProof/>
                  <w:webHidden/>
                </w:rPr>
                <w:tab/>
              </w:r>
            </w:del>
          </w:ins>
          <w:ins w:id="114" w:author="Prabhvir Saran" w:date="2017-02-14T23:28:00Z">
            <w:del w:id="115" w:author="Tony Pacheco" w:date="2017-02-16T23:42:00Z">
              <w:r w:rsidR="00E8063A" w:rsidDel="00CA4D8C">
                <w:rPr>
                  <w:noProof/>
                  <w:webHidden/>
                </w:rPr>
                <w:delText>5</w:delText>
              </w:r>
            </w:del>
          </w:ins>
        </w:p>
        <w:p w14:paraId="650984F6" w14:textId="10B66163" w:rsidR="008E7E99" w:rsidDel="00CA4D8C" w:rsidRDefault="008E7E99">
          <w:pPr>
            <w:pStyle w:val="TOC2"/>
            <w:tabs>
              <w:tab w:val="right" w:leader="dot" w:pos="9350"/>
            </w:tabs>
            <w:rPr>
              <w:ins w:id="116" w:author="Prabhvir Saran" w:date="2017-02-14T23:26:00Z"/>
              <w:del w:id="117" w:author="Tony Pacheco" w:date="2017-02-16T23:42:00Z"/>
              <w:rFonts w:eastAsiaTheme="minorEastAsia"/>
              <w:noProof/>
            </w:rPr>
          </w:pPr>
          <w:ins w:id="118" w:author="Prabhvir Saran" w:date="2017-02-14T23:26:00Z">
            <w:del w:id="119" w:author="Tony Pacheco" w:date="2017-02-16T23:42:00Z">
              <w:r w:rsidRPr="00A850D3" w:rsidDel="00CA4D8C">
                <w:rPr>
                  <w:rStyle w:val="Hyperlink"/>
                  <w:noProof/>
                </w:rPr>
                <w:delText>Milestone 2: Site Map and Page Design</w:delText>
              </w:r>
              <w:r w:rsidDel="00CA4D8C">
                <w:rPr>
                  <w:noProof/>
                  <w:webHidden/>
                </w:rPr>
                <w:tab/>
              </w:r>
            </w:del>
          </w:ins>
          <w:ins w:id="120" w:author="Prabhvir Saran" w:date="2017-02-14T23:28:00Z">
            <w:del w:id="121" w:author="Tony Pacheco" w:date="2017-02-16T23:42:00Z">
              <w:r w:rsidR="00E8063A" w:rsidDel="00CA4D8C">
                <w:rPr>
                  <w:noProof/>
                  <w:webHidden/>
                </w:rPr>
                <w:delText>5</w:delText>
              </w:r>
            </w:del>
          </w:ins>
        </w:p>
        <w:p w14:paraId="393ECD99" w14:textId="2DA4C9D2" w:rsidR="008E7E99" w:rsidDel="00CA4D8C" w:rsidRDefault="008E7E99">
          <w:pPr>
            <w:pStyle w:val="TOC2"/>
            <w:tabs>
              <w:tab w:val="right" w:leader="dot" w:pos="9350"/>
            </w:tabs>
            <w:rPr>
              <w:ins w:id="122" w:author="Prabhvir Saran" w:date="2017-02-14T23:26:00Z"/>
              <w:del w:id="123" w:author="Tony Pacheco" w:date="2017-02-16T23:42:00Z"/>
              <w:rFonts w:eastAsiaTheme="minorEastAsia"/>
              <w:noProof/>
            </w:rPr>
          </w:pPr>
          <w:ins w:id="124" w:author="Prabhvir Saran" w:date="2017-02-14T23:26:00Z">
            <w:del w:id="125" w:author="Tony Pacheco" w:date="2017-02-16T23:42:00Z">
              <w:r w:rsidRPr="00A850D3" w:rsidDel="00CA4D8C">
                <w:rPr>
                  <w:rStyle w:val="Hyperlink"/>
                  <w:noProof/>
                </w:rPr>
                <w:delText>Sitemap</w:delText>
              </w:r>
              <w:r w:rsidDel="00CA4D8C">
                <w:rPr>
                  <w:noProof/>
                  <w:webHidden/>
                </w:rPr>
                <w:tab/>
              </w:r>
            </w:del>
          </w:ins>
          <w:ins w:id="126" w:author="Prabhvir Saran" w:date="2017-02-14T23:28:00Z">
            <w:del w:id="127" w:author="Tony Pacheco" w:date="2017-02-16T23:42:00Z">
              <w:r w:rsidR="00E8063A" w:rsidDel="00CA4D8C">
                <w:rPr>
                  <w:noProof/>
                  <w:webHidden/>
                </w:rPr>
                <w:delText>5</w:delText>
              </w:r>
            </w:del>
          </w:ins>
        </w:p>
        <w:p w14:paraId="0A39F64E" w14:textId="2DB065B3" w:rsidR="008E7E99" w:rsidDel="00CA4D8C" w:rsidRDefault="008E7E99">
          <w:pPr>
            <w:pStyle w:val="TOC3"/>
            <w:tabs>
              <w:tab w:val="right" w:leader="dot" w:pos="9350"/>
            </w:tabs>
            <w:rPr>
              <w:ins w:id="128" w:author="Prabhvir Saran" w:date="2017-02-14T23:26:00Z"/>
              <w:del w:id="129" w:author="Tony Pacheco" w:date="2017-02-16T23:42:00Z"/>
              <w:rFonts w:eastAsiaTheme="minorEastAsia"/>
              <w:noProof/>
            </w:rPr>
          </w:pPr>
          <w:ins w:id="130" w:author="Prabhvir Saran" w:date="2017-02-14T23:26:00Z">
            <w:del w:id="131" w:author="Tony Pacheco" w:date="2017-02-16T23:42:00Z">
              <w:r w:rsidRPr="00A850D3" w:rsidDel="00CA4D8C">
                <w:rPr>
                  <w:rStyle w:val="Hyperlink"/>
                  <w:noProof/>
                </w:rPr>
                <w:delText>Site map explained</w:delText>
              </w:r>
              <w:r w:rsidDel="00CA4D8C">
                <w:rPr>
                  <w:noProof/>
                  <w:webHidden/>
                </w:rPr>
                <w:tab/>
              </w:r>
            </w:del>
          </w:ins>
          <w:ins w:id="132" w:author="Prabhvir Saran" w:date="2017-02-14T23:28:00Z">
            <w:del w:id="133" w:author="Tony Pacheco" w:date="2017-02-16T23:42:00Z">
              <w:r w:rsidR="00E8063A" w:rsidDel="00CA4D8C">
                <w:rPr>
                  <w:noProof/>
                  <w:webHidden/>
                </w:rPr>
                <w:delText>5</w:delText>
              </w:r>
            </w:del>
          </w:ins>
        </w:p>
        <w:p w14:paraId="6CAAC8B4" w14:textId="220ADB1A" w:rsidR="008E7E99" w:rsidDel="00CA4D8C" w:rsidRDefault="008E7E99">
          <w:pPr>
            <w:pStyle w:val="TOC2"/>
            <w:tabs>
              <w:tab w:val="right" w:leader="dot" w:pos="9350"/>
            </w:tabs>
            <w:rPr>
              <w:ins w:id="134" w:author="Prabhvir Saran" w:date="2017-02-14T23:26:00Z"/>
              <w:del w:id="135" w:author="Tony Pacheco" w:date="2017-02-16T23:42:00Z"/>
              <w:rFonts w:eastAsiaTheme="minorEastAsia"/>
              <w:noProof/>
            </w:rPr>
          </w:pPr>
          <w:ins w:id="136" w:author="Prabhvir Saran" w:date="2017-02-14T23:26:00Z">
            <w:del w:id="137" w:author="Tony Pacheco" w:date="2017-02-16T23:42:00Z">
              <w:r w:rsidRPr="00A850D3" w:rsidDel="00CA4D8C">
                <w:rPr>
                  <w:rStyle w:val="Hyperlink"/>
                  <w:noProof/>
                </w:rPr>
                <w:delText>Wireframe Page Layouts</w:delText>
              </w:r>
              <w:r w:rsidDel="00CA4D8C">
                <w:rPr>
                  <w:noProof/>
                  <w:webHidden/>
                </w:rPr>
                <w:tab/>
              </w:r>
            </w:del>
          </w:ins>
          <w:ins w:id="138" w:author="Prabhvir Saran" w:date="2017-02-14T23:28:00Z">
            <w:del w:id="139" w:author="Tony Pacheco" w:date="2017-02-16T23:42:00Z">
              <w:r w:rsidR="00E8063A" w:rsidDel="00CA4D8C">
                <w:rPr>
                  <w:noProof/>
                  <w:webHidden/>
                </w:rPr>
                <w:delText>6</w:delText>
              </w:r>
            </w:del>
          </w:ins>
        </w:p>
        <w:p w14:paraId="6EE28E55" w14:textId="136AF559" w:rsidR="008E7E99" w:rsidDel="00CA4D8C" w:rsidRDefault="008E7E99">
          <w:pPr>
            <w:pStyle w:val="TOC2"/>
            <w:tabs>
              <w:tab w:val="right" w:leader="dot" w:pos="9350"/>
            </w:tabs>
            <w:rPr>
              <w:ins w:id="140" w:author="Prabhvir Saran" w:date="2017-02-14T23:26:00Z"/>
              <w:del w:id="141" w:author="Tony Pacheco" w:date="2017-02-16T23:42:00Z"/>
              <w:rFonts w:eastAsiaTheme="minorEastAsia"/>
              <w:noProof/>
            </w:rPr>
          </w:pPr>
          <w:ins w:id="142" w:author="Prabhvir Saran" w:date="2017-02-14T23:26:00Z">
            <w:del w:id="143" w:author="Tony Pacheco" w:date="2017-02-16T23:42:00Z">
              <w:r w:rsidRPr="00A850D3" w:rsidDel="00CA4D8C">
                <w:rPr>
                  <w:rStyle w:val="Hyperlink"/>
                  <w:noProof/>
                </w:rPr>
                <w:delText>Print Layouts</w:delText>
              </w:r>
              <w:r w:rsidDel="00CA4D8C">
                <w:rPr>
                  <w:noProof/>
                  <w:webHidden/>
                </w:rPr>
                <w:tab/>
              </w:r>
            </w:del>
          </w:ins>
          <w:ins w:id="144" w:author="Prabhvir Saran" w:date="2017-02-14T23:28:00Z">
            <w:del w:id="145" w:author="Tony Pacheco" w:date="2017-02-16T23:42:00Z">
              <w:r w:rsidR="00E8063A" w:rsidDel="00CA4D8C">
                <w:rPr>
                  <w:noProof/>
                  <w:webHidden/>
                </w:rPr>
                <w:delText>8</w:delText>
              </w:r>
            </w:del>
          </w:ins>
        </w:p>
        <w:p w14:paraId="047B5748" w14:textId="22B05F16" w:rsidR="008E7E99" w:rsidDel="00CA4D8C" w:rsidRDefault="008E7E99">
          <w:pPr>
            <w:pStyle w:val="TOC2"/>
            <w:tabs>
              <w:tab w:val="right" w:leader="dot" w:pos="9350"/>
            </w:tabs>
            <w:rPr>
              <w:ins w:id="146" w:author="Prabhvir Saran" w:date="2017-02-14T23:26:00Z"/>
              <w:del w:id="147" w:author="Tony Pacheco" w:date="2017-02-16T23:42:00Z"/>
              <w:rFonts w:eastAsiaTheme="minorEastAsia"/>
              <w:noProof/>
            </w:rPr>
          </w:pPr>
          <w:ins w:id="148" w:author="Prabhvir Saran" w:date="2017-02-14T23:26:00Z">
            <w:del w:id="149" w:author="Tony Pacheco" w:date="2017-02-16T23:42:00Z">
              <w:r w:rsidRPr="00A850D3" w:rsidDel="00CA4D8C">
                <w:rPr>
                  <w:rStyle w:val="Hyperlink"/>
                  <w:noProof/>
                </w:rPr>
                <w:delText>Page Design / Colour Scheme</w:delText>
              </w:r>
              <w:r w:rsidDel="00CA4D8C">
                <w:rPr>
                  <w:noProof/>
                  <w:webHidden/>
                </w:rPr>
                <w:tab/>
              </w:r>
            </w:del>
          </w:ins>
          <w:ins w:id="150" w:author="Prabhvir Saran" w:date="2017-02-14T23:28:00Z">
            <w:del w:id="151" w:author="Tony Pacheco" w:date="2017-02-16T23:42:00Z">
              <w:r w:rsidR="00E8063A" w:rsidDel="00CA4D8C">
                <w:rPr>
                  <w:noProof/>
                  <w:webHidden/>
                </w:rPr>
                <w:delText>10</w:delText>
              </w:r>
            </w:del>
          </w:ins>
        </w:p>
        <w:p w14:paraId="0AD01723" w14:textId="07AD2735" w:rsidR="008E7E99" w:rsidDel="00CA4D8C" w:rsidRDefault="008E7E99">
          <w:pPr>
            <w:pStyle w:val="TOC1"/>
            <w:tabs>
              <w:tab w:val="right" w:leader="dot" w:pos="9350"/>
            </w:tabs>
            <w:rPr>
              <w:ins w:id="152" w:author="Prabhvir Saran" w:date="2017-02-14T23:26:00Z"/>
              <w:del w:id="153" w:author="Tony Pacheco" w:date="2017-02-16T23:42:00Z"/>
              <w:rFonts w:eastAsiaTheme="minorEastAsia"/>
              <w:noProof/>
            </w:rPr>
          </w:pPr>
          <w:ins w:id="154" w:author="Prabhvir Saran" w:date="2017-02-14T23:26:00Z">
            <w:del w:id="155" w:author="Tony Pacheco" w:date="2017-02-16T23:42:00Z">
              <w:r w:rsidRPr="00A850D3" w:rsidDel="00CA4D8C">
                <w:rPr>
                  <w:rStyle w:val="Hyperlink"/>
                  <w:noProof/>
                </w:rPr>
                <w:delText>Appendix 1</w:delText>
              </w:r>
              <w:r w:rsidDel="00CA4D8C">
                <w:rPr>
                  <w:noProof/>
                  <w:webHidden/>
                </w:rPr>
                <w:tab/>
              </w:r>
            </w:del>
          </w:ins>
          <w:ins w:id="156" w:author="Prabhvir Saran" w:date="2017-02-14T23:28:00Z">
            <w:del w:id="157" w:author="Tony Pacheco" w:date="2017-02-16T23:42:00Z">
              <w:r w:rsidR="00E8063A" w:rsidDel="00CA4D8C">
                <w:rPr>
                  <w:noProof/>
                  <w:webHidden/>
                </w:rPr>
                <w:delText>11</w:delText>
              </w:r>
            </w:del>
          </w:ins>
        </w:p>
        <w:p w14:paraId="6C14531C" w14:textId="36D9D6AC" w:rsidR="008E7E99" w:rsidDel="00CA4D8C" w:rsidRDefault="008E7E99">
          <w:pPr>
            <w:pStyle w:val="TOC2"/>
            <w:tabs>
              <w:tab w:val="right" w:leader="dot" w:pos="9350"/>
            </w:tabs>
            <w:rPr>
              <w:ins w:id="158" w:author="Prabhvir Saran" w:date="2017-02-14T23:26:00Z"/>
              <w:del w:id="159" w:author="Tony Pacheco" w:date="2017-02-16T23:42:00Z"/>
              <w:rFonts w:eastAsiaTheme="minorEastAsia"/>
              <w:noProof/>
            </w:rPr>
          </w:pPr>
          <w:ins w:id="160" w:author="Prabhvir Saran" w:date="2017-02-14T23:26:00Z">
            <w:del w:id="161" w:author="Tony Pacheco" w:date="2017-02-16T23:42:00Z">
              <w:r w:rsidRPr="00A850D3" w:rsidDel="00CA4D8C">
                <w:rPr>
                  <w:rStyle w:val="Hyperlink"/>
                  <w:noProof/>
                </w:rPr>
                <w:delText>Introduction</w:delText>
              </w:r>
              <w:r w:rsidDel="00CA4D8C">
                <w:rPr>
                  <w:noProof/>
                  <w:webHidden/>
                </w:rPr>
                <w:tab/>
              </w:r>
            </w:del>
          </w:ins>
          <w:ins w:id="162" w:author="Prabhvir Saran" w:date="2017-02-14T23:28:00Z">
            <w:del w:id="163" w:author="Tony Pacheco" w:date="2017-02-16T23:42:00Z">
              <w:r w:rsidR="00E8063A" w:rsidDel="00CA4D8C">
                <w:rPr>
                  <w:noProof/>
                  <w:webHidden/>
                </w:rPr>
                <w:delText>11</w:delText>
              </w:r>
            </w:del>
          </w:ins>
        </w:p>
        <w:p w14:paraId="62C53841" w14:textId="06A36762" w:rsidR="008E7E99" w:rsidDel="00CA4D8C" w:rsidRDefault="008E7E99">
          <w:pPr>
            <w:pStyle w:val="TOC2"/>
            <w:tabs>
              <w:tab w:val="right" w:leader="dot" w:pos="9350"/>
            </w:tabs>
            <w:rPr>
              <w:ins w:id="164" w:author="Prabhvir Saran" w:date="2017-02-14T23:26:00Z"/>
              <w:del w:id="165" w:author="Tony Pacheco" w:date="2017-02-16T23:42:00Z"/>
              <w:rFonts w:eastAsiaTheme="minorEastAsia"/>
              <w:noProof/>
            </w:rPr>
          </w:pPr>
          <w:ins w:id="166" w:author="Prabhvir Saran" w:date="2017-02-14T23:26:00Z">
            <w:del w:id="167" w:author="Tony Pacheco" w:date="2017-02-16T23:42:00Z">
              <w:r w:rsidRPr="00A850D3" w:rsidDel="00CA4D8C">
                <w:rPr>
                  <w:rStyle w:val="Hyperlink"/>
                  <w:noProof/>
                </w:rPr>
                <w:delText>About the website</w:delText>
              </w:r>
              <w:r w:rsidDel="00CA4D8C">
                <w:rPr>
                  <w:noProof/>
                  <w:webHidden/>
                </w:rPr>
                <w:tab/>
              </w:r>
            </w:del>
          </w:ins>
          <w:ins w:id="168" w:author="Prabhvir Saran" w:date="2017-02-14T23:28:00Z">
            <w:del w:id="169" w:author="Tony Pacheco" w:date="2017-02-16T23:42:00Z">
              <w:r w:rsidR="00E8063A" w:rsidDel="00CA4D8C">
                <w:rPr>
                  <w:noProof/>
                  <w:webHidden/>
                </w:rPr>
                <w:delText>11</w:delText>
              </w:r>
            </w:del>
          </w:ins>
        </w:p>
        <w:p w14:paraId="430C02C9" w14:textId="4B8DA1A8" w:rsidR="008E7E99" w:rsidDel="00CA4D8C" w:rsidRDefault="008E7E99">
          <w:pPr>
            <w:pStyle w:val="TOC2"/>
            <w:tabs>
              <w:tab w:val="right" w:leader="dot" w:pos="9350"/>
            </w:tabs>
            <w:rPr>
              <w:ins w:id="170" w:author="Prabhvir Saran" w:date="2017-02-14T23:26:00Z"/>
              <w:del w:id="171" w:author="Tony Pacheco" w:date="2017-02-16T23:42:00Z"/>
              <w:rFonts w:eastAsiaTheme="minorEastAsia"/>
              <w:noProof/>
            </w:rPr>
          </w:pPr>
          <w:ins w:id="172" w:author="Prabhvir Saran" w:date="2017-02-14T23:26:00Z">
            <w:del w:id="173" w:author="Tony Pacheco" w:date="2017-02-16T23:42:00Z">
              <w:r w:rsidRPr="00A850D3" w:rsidDel="00CA4D8C">
                <w:rPr>
                  <w:rStyle w:val="Hyperlink"/>
                  <w:noProof/>
                </w:rPr>
                <w:delText>Functional Requirements</w:delText>
              </w:r>
              <w:r w:rsidDel="00CA4D8C">
                <w:rPr>
                  <w:noProof/>
                  <w:webHidden/>
                </w:rPr>
                <w:tab/>
              </w:r>
            </w:del>
          </w:ins>
          <w:ins w:id="174" w:author="Prabhvir Saran" w:date="2017-02-14T23:28:00Z">
            <w:del w:id="175" w:author="Tony Pacheco" w:date="2017-02-16T23:42:00Z">
              <w:r w:rsidR="00E8063A" w:rsidDel="00CA4D8C">
                <w:rPr>
                  <w:noProof/>
                  <w:webHidden/>
                </w:rPr>
                <w:delText>11</w:delText>
              </w:r>
            </w:del>
          </w:ins>
        </w:p>
        <w:p w14:paraId="3ED3A572" w14:textId="71742E24" w:rsidR="008E7E99" w:rsidDel="00CA4D8C" w:rsidRDefault="008E7E99">
          <w:pPr>
            <w:pStyle w:val="TOC2"/>
            <w:tabs>
              <w:tab w:val="right" w:leader="dot" w:pos="9350"/>
            </w:tabs>
            <w:rPr>
              <w:ins w:id="176" w:author="Prabhvir Saran" w:date="2017-02-14T23:26:00Z"/>
              <w:del w:id="177" w:author="Tony Pacheco" w:date="2017-02-16T23:42:00Z"/>
              <w:rFonts w:eastAsiaTheme="minorEastAsia"/>
              <w:noProof/>
            </w:rPr>
          </w:pPr>
          <w:ins w:id="178" w:author="Prabhvir Saran" w:date="2017-02-14T23:26:00Z">
            <w:del w:id="179" w:author="Tony Pacheco" w:date="2017-02-16T23:42:00Z">
              <w:r w:rsidRPr="00A850D3" w:rsidDel="00CA4D8C">
                <w:rPr>
                  <w:rStyle w:val="Hyperlink"/>
                  <w:noProof/>
                </w:rPr>
                <w:delText>Work Plan</w:delText>
              </w:r>
              <w:r w:rsidDel="00CA4D8C">
                <w:rPr>
                  <w:noProof/>
                  <w:webHidden/>
                </w:rPr>
                <w:tab/>
              </w:r>
            </w:del>
          </w:ins>
          <w:ins w:id="180" w:author="Prabhvir Saran" w:date="2017-02-14T23:28:00Z">
            <w:del w:id="181" w:author="Tony Pacheco" w:date="2017-02-16T23:42:00Z">
              <w:r w:rsidR="00E8063A" w:rsidDel="00CA4D8C">
                <w:rPr>
                  <w:noProof/>
                  <w:webHidden/>
                </w:rPr>
                <w:delText>12</w:delText>
              </w:r>
            </w:del>
          </w:ins>
        </w:p>
        <w:p w14:paraId="2CA4D823" w14:textId="2C99957D" w:rsidR="00F911EF" w:rsidDel="00CA4D8C" w:rsidRDefault="00F911EF">
          <w:pPr>
            <w:pStyle w:val="TOC1"/>
            <w:tabs>
              <w:tab w:val="right" w:leader="dot" w:pos="9350"/>
            </w:tabs>
            <w:rPr>
              <w:del w:id="182" w:author="Tony Pacheco" w:date="2017-02-16T23:42:00Z"/>
              <w:rFonts w:eastAsiaTheme="minorEastAsia"/>
              <w:noProof/>
            </w:rPr>
          </w:pPr>
          <w:del w:id="183" w:author="Tony Pacheco" w:date="2017-02-16T23:42:00Z">
            <w:r w:rsidRPr="00477C6C" w:rsidDel="00CA4D8C">
              <w:rPr>
                <w:noProof/>
                <w:rPrChange w:id="184" w:author="Prabhvir Saran" w:date="2017-02-02T23:02:00Z">
                  <w:rPr>
                    <w:rStyle w:val="Hyperlink"/>
                    <w:noProof/>
                  </w:rPr>
                </w:rPrChange>
              </w:rPr>
              <w:delText>Milestone 2: Site Map and Page Design</w:delText>
            </w:r>
            <w:r w:rsidDel="00CA4D8C">
              <w:rPr>
                <w:noProof/>
                <w:webHidden/>
              </w:rPr>
              <w:tab/>
              <w:delText>1</w:delText>
            </w:r>
          </w:del>
        </w:p>
        <w:p w14:paraId="4B04738F" w14:textId="3A8F8E93" w:rsidR="00F911EF" w:rsidDel="00CA4D8C" w:rsidRDefault="00F911EF">
          <w:pPr>
            <w:pStyle w:val="TOC2"/>
            <w:tabs>
              <w:tab w:val="right" w:leader="dot" w:pos="9350"/>
            </w:tabs>
            <w:rPr>
              <w:del w:id="185" w:author="Tony Pacheco" w:date="2017-02-16T23:42:00Z"/>
              <w:rFonts w:eastAsiaTheme="minorEastAsia"/>
              <w:noProof/>
            </w:rPr>
          </w:pPr>
          <w:del w:id="186" w:author="Tony Pacheco" w:date="2017-02-16T23:42:00Z">
            <w:r w:rsidRPr="00477C6C" w:rsidDel="00CA4D8C">
              <w:rPr>
                <w:noProof/>
                <w:rPrChange w:id="187" w:author="Prabhvir Saran" w:date="2017-02-02T23:02:00Z">
                  <w:rPr>
                    <w:rStyle w:val="Hyperlink"/>
                    <w:noProof/>
                  </w:rPr>
                </w:rPrChange>
              </w:rPr>
              <w:delText xml:space="preserve">HEMA Sitemap </w:delText>
            </w:r>
            <w:r w:rsidDel="00CA4D8C">
              <w:rPr>
                <w:noProof/>
                <w:webHidden/>
              </w:rPr>
              <w:tab/>
              <w:delText>2</w:delText>
            </w:r>
          </w:del>
        </w:p>
        <w:p w14:paraId="04D21250" w14:textId="6F12F515" w:rsidR="00F911EF" w:rsidDel="00CA4D8C" w:rsidRDefault="00F911EF">
          <w:pPr>
            <w:pStyle w:val="TOC3"/>
            <w:tabs>
              <w:tab w:val="right" w:leader="dot" w:pos="9350"/>
            </w:tabs>
            <w:rPr>
              <w:del w:id="188" w:author="Tony Pacheco" w:date="2017-02-16T23:42:00Z"/>
              <w:rFonts w:eastAsiaTheme="minorEastAsia"/>
              <w:noProof/>
            </w:rPr>
          </w:pPr>
          <w:del w:id="189" w:author="Tony Pacheco" w:date="2017-02-16T23:42:00Z">
            <w:r w:rsidRPr="00477C6C" w:rsidDel="00CA4D8C">
              <w:rPr>
                <w:noProof/>
                <w:rPrChange w:id="190" w:author="Prabhvir Saran" w:date="2017-02-02T23:02:00Z">
                  <w:rPr>
                    <w:rStyle w:val="Hyperlink"/>
                    <w:noProof/>
                  </w:rPr>
                </w:rPrChange>
              </w:rPr>
              <w:delText>Home</w:delText>
            </w:r>
            <w:r w:rsidDel="00CA4D8C">
              <w:rPr>
                <w:noProof/>
                <w:webHidden/>
              </w:rPr>
              <w:tab/>
              <w:delText>2</w:delText>
            </w:r>
          </w:del>
        </w:p>
        <w:p w14:paraId="0A1546FB" w14:textId="1A1A939C" w:rsidR="00F911EF" w:rsidDel="00CA4D8C" w:rsidRDefault="00F911EF">
          <w:pPr>
            <w:pStyle w:val="TOC3"/>
            <w:tabs>
              <w:tab w:val="right" w:leader="dot" w:pos="9350"/>
            </w:tabs>
            <w:rPr>
              <w:del w:id="191" w:author="Tony Pacheco" w:date="2017-02-16T23:42:00Z"/>
              <w:rFonts w:eastAsiaTheme="minorEastAsia"/>
              <w:noProof/>
            </w:rPr>
          </w:pPr>
          <w:del w:id="192" w:author="Tony Pacheco" w:date="2017-02-16T23:42:00Z">
            <w:r w:rsidRPr="00477C6C" w:rsidDel="00CA4D8C">
              <w:rPr>
                <w:noProof/>
                <w:rPrChange w:id="193" w:author="Prabhvir Saran" w:date="2017-02-02T23:02:00Z">
                  <w:rPr>
                    <w:rStyle w:val="Hyperlink"/>
                    <w:noProof/>
                  </w:rPr>
                </w:rPrChange>
              </w:rPr>
              <w:delText>Page Layout</w:delText>
            </w:r>
            <w:r w:rsidDel="00CA4D8C">
              <w:rPr>
                <w:noProof/>
                <w:webHidden/>
              </w:rPr>
              <w:tab/>
              <w:delText>2</w:delText>
            </w:r>
          </w:del>
        </w:p>
        <w:p w14:paraId="6D50BC56" w14:textId="26B37C6C" w:rsidR="00F911EF" w:rsidDel="00CA4D8C" w:rsidRDefault="00F911EF">
          <w:pPr>
            <w:pStyle w:val="TOC3"/>
            <w:tabs>
              <w:tab w:val="right" w:leader="dot" w:pos="9350"/>
            </w:tabs>
            <w:rPr>
              <w:del w:id="194" w:author="Tony Pacheco" w:date="2017-02-16T23:42:00Z"/>
              <w:rStyle w:val="Hyperlink"/>
              <w:noProof/>
            </w:rPr>
          </w:pPr>
          <w:del w:id="195" w:author="Tony Pacheco" w:date="2017-02-16T23:42:00Z">
            <w:r w:rsidRPr="00477C6C" w:rsidDel="00CA4D8C">
              <w:rPr>
                <w:noProof/>
                <w:rPrChange w:id="196" w:author="Prabhvir Saran" w:date="2017-02-02T23:02:00Z">
                  <w:rPr>
                    <w:rStyle w:val="Hyperlink"/>
                    <w:noProof/>
                  </w:rPr>
                </w:rPrChange>
              </w:rPr>
              <w:delText>Color Scheme</w:delText>
            </w:r>
            <w:r w:rsidDel="00CA4D8C">
              <w:rPr>
                <w:noProof/>
                <w:webHidden/>
              </w:rPr>
              <w:tab/>
              <w:delText>5</w:delText>
            </w:r>
          </w:del>
        </w:p>
        <w:p w14:paraId="21F646CF" w14:textId="77777777" w:rsidR="009774A5" w:rsidRPr="009774A5" w:rsidDel="00CA4D8C" w:rsidRDefault="009774A5" w:rsidP="009774A5">
          <w:pPr>
            <w:rPr>
              <w:del w:id="197" w:author="Tony Pacheco" w:date="2017-02-16T23:42:00Z"/>
              <w:noProof/>
            </w:rPr>
          </w:pPr>
        </w:p>
        <w:p w14:paraId="4D560F13" w14:textId="0A50A9E6" w:rsidR="00F911EF" w:rsidDel="00CA4D8C" w:rsidRDefault="00F911EF">
          <w:pPr>
            <w:pStyle w:val="TOC1"/>
            <w:tabs>
              <w:tab w:val="right" w:leader="dot" w:pos="9350"/>
            </w:tabs>
            <w:rPr>
              <w:del w:id="198" w:author="Tony Pacheco" w:date="2017-02-16T23:42:00Z"/>
              <w:rFonts w:eastAsiaTheme="minorEastAsia"/>
              <w:noProof/>
            </w:rPr>
          </w:pPr>
          <w:del w:id="199" w:author="Tony Pacheco" w:date="2017-02-16T23:42:00Z">
            <w:r w:rsidRPr="00477C6C" w:rsidDel="00CA4D8C">
              <w:rPr>
                <w:noProof/>
                <w:rPrChange w:id="200" w:author="Prabhvir Saran" w:date="2017-02-02T23:02:00Z">
                  <w:rPr>
                    <w:rStyle w:val="Hyperlink"/>
                    <w:noProof/>
                  </w:rPr>
                </w:rPrChange>
              </w:rPr>
              <w:delText>Appendix 1</w:delText>
            </w:r>
            <w:r w:rsidDel="00CA4D8C">
              <w:rPr>
                <w:noProof/>
                <w:webHidden/>
              </w:rPr>
              <w:tab/>
              <w:delText>6</w:delText>
            </w:r>
          </w:del>
        </w:p>
        <w:p w14:paraId="798D3207" w14:textId="07158778" w:rsidR="00F911EF" w:rsidDel="00CA4D8C" w:rsidRDefault="00F911EF">
          <w:pPr>
            <w:pStyle w:val="TOC2"/>
            <w:tabs>
              <w:tab w:val="right" w:leader="dot" w:pos="9350"/>
            </w:tabs>
            <w:rPr>
              <w:del w:id="201" w:author="Tony Pacheco" w:date="2017-02-16T23:42:00Z"/>
              <w:rFonts w:eastAsiaTheme="minorEastAsia"/>
              <w:noProof/>
            </w:rPr>
          </w:pPr>
          <w:del w:id="202" w:author="Tony Pacheco" w:date="2017-02-16T23:42:00Z">
            <w:r w:rsidRPr="00477C6C" w:rsidDel="00CA4D8C">
              <w:rPr>
                <w:noProof/>
                <w:rPrChange w:id="203" w:author="Prabhvir Saran" w:date="2017-02-02T23:02:00Z">
                  <w:rPr>
                    <w:rStyle w:val="Hyperlink"/>
                    <w:noProof/>
                  </w:rPr>
                </w:rPrChange>
              </w:rPr>
              <w:delText>Introduction</w:delText>
            </w:r>
            <w:r w:rsidDel="00CA4D8C">
              <w:rPr>
                <w:noProof/>
                <w:webHidden/>
              </w:rPr>
              <w:tab/>
              <w:delText>6</w:delText>
            </w:r>
          </w:del>
        </w:p>
        <w:p w14:paraId="38C5267D" w14:textId="2B11732E" w:rsidR="00F911EF" w:rsidDel="00CA4D8C" w:rsidRDefault="00F911EF">
          <w:pPr>
            <w:pStyle w:val="TOC2"/>
            <w:tabs>
              <w:tab w:val="right" w:leader="dot" w:pos="9350"/>
            </w:tabs>
            <w:rPr>
              <w:del w:id="204" w:author="Tony Pacheco" w:date="2017-02-16T23:42:00Z"/>
              <w:rFonts w:eastAsiaTheme="minorEastAsia"/>
              <w:noProof/>
            </w:rPr>
          </w:pPr>
          <w:del w:id="205" w:author="Tony Pacheco" w:date="2017-02-16T23:42:00Z">
            <w:r w:rsidRPr="00477C6C" w:rsidDel="00CA4D8C">
              <w:rPr>
                <w:noProof/>
                <w:rPrChange w:id="206" w:author="Prabhvir Saran" w:date="2017-02-02T23:02:00Z">
                  <w:rPr>
                    <w:rStyle w:val="Hyperlink"/>
                    <w:noProof/>
                  </w:rPr>
                </w:rPrChange>
              </w:rPr>
              <w:delText>About the website</w:delText>
            </w:r>
            <w:r w:rsidDel="00CA4D8C">
              <w:rPr>
                <w:noProof/>
                <w:webHidden/>
              </w:rPr>
              <w:tab/>
              <w:delText>6</w:delText>
            </w:r>
          </w:del>
        </w:p>
        <w:p w14:paraId="7E624B45" w14:textId="2C21DBB9" w:rsidR="00F911EF" w:rsidDel="00CA4D8C" w:rsidRDefault="00F911EF">
          <w:pPr>
            <w:pStyle w:val="TOC2"/>
            <w:tabs>
              <w:tab w:val="right" w:leader="dot" w:pos="9350"/>
            </w:tabs>
            <w:rPr>
              <w:del w:id="207" w:author="Tony Pacheco" w:date="2017-02-16T23:42:00Z"/>
              <w:rFonts w:eastAsiaTheme="minorEastAsia"/>
              <w:noProof/>
            </w:rPr>
          </w:pPr>
          <w:del w:id="208" w:author="Tony Pacheco" w:date="2017-02-16T23:42:00Z">
            <w:r w:rsidRPr="00477C6C" w:rsidDel="00CA4D8C">
              <w:rPr>
                <w:noProof/>
                <w:rPrChange w:id="209" w:author="Prabhvir Saran" w:date="2017-02-02T23:02:00Z">
                  <w:rPr>
                    <w:rStyle w:val="Hyperlink"/>
                    <w:noProof/>
                  </w:rPr>
                </w:rPrChange>
              </w:rPr>
              <w:delText>Functional Requirements</w:delText>
            </w:r>
            <w:r w:rsidDel="00CA4D8C">
              <w:rPr>
                <w:noProof/>
                <w:webHidden/>
              </w:rPr>
              <w:tab/>
              <w:delText>6</w:delText>
            </w:r>
          </w:del>
        </w:p>
        <w:p w14:paraId="1BEE894F" w14:textId="63B7FE65" w:rsidR="00F911EF" w:rsidDel="00CA4D8C" w:rsidRDefault="00F911EF">
          <w:pPr>
            <w:pStyle w:val="TOC2"/>
            <w:tabs>
              <w:tab w:val="right" w:leader="dot" w:pos="9350"/>
            </w:tabs>
            <w:rPr>
              <w:del w:id="210" w:author="Tony Pacheco" w:date="2017-02-16T23:42:00Z"/>
              <w:rFonts w:eastAsiaTheme="minorEastAsia"/>
              <w:noProof/>
            </w:rPr>
          </w:pPr>
          <w:del w:id="211" w:author="Tony Pacheco" w:date="2017-02-16T23:42:00Z">
            <w:r w:rsidRPr="00477C6C" w:rsidDel="00CA4D8C">
              <w:rPr>
                <w:noProof/>
                <w:rPrChange w:id="212" w:author="Prabhvir Saran" w:date="2017-02-02T23:02:00Z">
                  <w:rPr>
                    <w:rStyle w:val="Hyperlink"/>
                    <w:noProof/>
                  </w:rPr>
                </w:rPrChange>
              </w:rPr>
              <w:delText>Work Plan</w:delText>
            </w:r>
            <w:r w:rsidDel="00CA4D8C">
              <w:rPr>
                <w:noProof/>
                <w:webHidden/>
              </w:rPr>
              <w:tab/>
              <w:delText>7</w:delText>
            </w:r>
          </w:del>
        </w:p>
        <w:p w14:paraId="64ED3D0B" w14:textId="591FBB7F" w:rsidR="00EC6476" w:rsidRDefault="00EC6476">
          <w:pPr>
            <w:rPr>
              <w:ins w:id="213" w:author="Prabhvir Saran" w:date="2017-02-02T16:03:00Z"/>
            </w:rPr>
          </w:pPr>
          <w:ins w:id="214" w:author="Prabhvir Saran" w:date="2017-02-02T16:03:00Z">
            <w:r>
              <w:rPr>
                <w:b/>
                <w:bCs/>
                <w:noProof/>
              </w:rPr>
              <w:fldChar w:fldCharType="end"/>
            </w:r>
          </w:ins>
        </w:p>
        <w:customXmlInsRangeStart w:id="215" w:author="Prabhvir Saran" w:date="2017-02-02T16:03:00Z"/>
      </w:sdtContent>
    </w:sdt>
    <w:customXmlInsRangeEnd w:id="215"/>
    <w:p w14:paraId="2AEBD665" w14:textId="77777777" w:rsidR="00776164" w:rsidRDefault="00776164" w:rsidP="00776164">
      <w:pPr>
        <w:rPr>
          <w:sz w:val="36"/>
        </w:rPr>
      </w:pPr>
    </w:p>
    <w:p w14:paraId="348C9B23" w14:textId="77777777" w:rsidR="00776164" w:rsidRDefault="00776164" w:rsidP="00776164">
      <w:pPr>
        <w:rPr>
          <w:sz w:val="36"/>
        </w:rPr>
      </w:pPr>
    </w:p>
    <w:p w14:paraId="11285B45" w14:textId="77777777" w:rsidR="00776164" w:rsidRDefault="00776164" w:rsidP="00776164">
      <w:pPr>
        <w:rPr>
          <w:sz w:val="36"/>
        </w:rPr>
      </w:pPr>
    </w:p>
    <w:p w14:paraId="54421977" w14:textId="3C4AD080" w:rsidR="00776164" w:rsidRDefault="00776164" w:rsidP="00776164">
      <w:pPr>
        <w:rPr>
          <w:sz w:val="36"/>
        </w:rPr>
      </w:pPr>
    </w:p>
    <w:p w14:paraId="06D7DB4D" w14:textId="7848C3E9" w:rsidR="00776164" w:rsidRDefault="00776164" w:rsidP="00776164">
      <w:pPr>
        <w:rPr>
          <w:sz w:val="36"/>
        </w:rPr>
      </w:pPr>
    </w:p>
    <w:p w14:paraId="2204D01F" w14:textId="266D9990" w:rsidR="00776164" w:rsidDel="001665B5" w:rsidRDefault="00776164" w:rsidP="004161ED">
      <w:pPr>
        <w:pStyle w:val="Heading1"/>
        <w:rPr>
          <w:del w:id="216" w:author="Prabhvir Saran" w:date="2017-02-02T15:45:00Z"/>
          <w:sz w:val="36"/>
        </w:rPr>
      </w:pPr>
    </w:p>
    <w:p w14:paraId="55A8F43D" w14:textId="4DAEBA93" w:rsidR="001665B5" w:rsidRDefault="001665B5" w:rsidP="004161ED">
      <w:pPr>
        <w:rPr>
          <w:ins w:id="217" w:author="Prabhvir Saran" w:date="2017-02-02T15:57:00Z"/>
        </w:rPr>
      </w:pPr>
    </w:p>
    <w:p w14:paraId="43388141" w14:textId="69C36B02" w:rsidR="001665B5" w:rsidRDefault="001665B5" w:rsidP="004161ED">
      <w:pPr>
        <w:rPr>
          <w:ins w:id="218" w:author="Prabhvir Saran" w:date="2017-02-02T15:57:00Z"/>
        </w:rPr>
      </w:pPr>
    </w:p>
    <w:p w14:paraId="08ED281C" w14:textId="77777777" w:rsidR="001665B5" w:rsidRPr="004161ED" w:rsidRDefault="001665B5" w:rsidP="004161ED">
      <w:pPr>
        <w:rPr>
          <w:ins w:id="219" w:author="Prabhvir Saran" w:date="2017-02-02T15:57:00Z"/>
        </w:rPr>
      </w:pPr>
    </w:p>
    <w:p w14:paraId="2DB1031D" w14:textId="22C8A927" w:rsidR="00776164" w:rsidDel="00487BA1" w:rsidRDefault="00776164">
      <w:pPr>
        <w:rPr>
          <w:del w:id="220" w:author="Prabhvir Saran" w:date="2017-02-02T15:45:00Z"/>
        </w:rPr>
      </w:pPr>
    </w:p>
    <w:p w14:paraId="070E1237" w14:textId="36FF31AA" w:rsidR="00487BA1" w:rsidRDefault="00487BA1" w:rsidP="004161ED">
      <w:pPr>
        <w:pStyle w:val="Heading1"/>
        <w:rPr>
          <w:ins w:id="221" w:author="Prabhvir Saran" w:date="2017-02-14T17:56:00Z"/>
          <w:rFonts w:asciiTheme="minorHAnsi" w:eastAsiaTheme="minorHAnsi" w:hAnsiTheme="minorHAnsi" w:cstheme="minorBidi"/>
          <w:color w:val="auto"/>
          <w:sz w:val="22"/>
          <w:szCs w:val="22"/>
        </w:rPr>
      </w:pPr>
    </w:p>
    <w:p w14:paraId="77210DB6" w14:textId="4A17FFD8" w:rsidR="00487BA1" w:rsidRDefault="00487BA1">
      <w:pPr>
        <w:rPr>
          <w:ins w:id="222" w:author="Prabhvir Saran" w:date="2017-02-14T17:56:00Z"/>
        </w:rPr>
        <w:pPrChange w:id="223" w:author="Prabhvir Saran" w:date="2017-02-14T17:56:00Z">
          <w:pPr>
            <w:pStyle w:val="Heading1"/>
          </w:pPr>
        </w:pPrChange>
      </w:pPr>
    </w:p>
    <w:p w14:paraId="15BEDDB5" w14:textId="564C333B" w:rsidR="00487BA1" w:rsidRDefault="00487BA1">
      <w:pPr>
        <w:rPr>
          <w:ins w:id="224" w:author="Prabhvir Saran" w:date="2017-02-14T17:56:00Z"/>
        </w:rPr>
        <w:pPrChange w:id="225" w:author="Prabhvir Saran" w:date="2017-02-14T17:56:00Z">
          <w:pPr>
            <w:pStyle w:val="Heading1"/>
          </w:pPr>
        </w:pPrChange>
      </w:pPr>
    </w:p>
    <w:p w14:paraId="44564D67" w14:textId="3DE442A2" w:rsidR="00487BA1" w:rsidRDefault="00487BA1">
      <w:pPr>
        <w:rPr>
          <w:ins w:id="226" w:author="Prabhvir Saran" w:date="2017-02-14T17:56:00Z"/>
        </w:rPr>
        <w:pPrChange w:id="227" w:author="Prabhvir Saran" w:date="2017-02-14T17:56:00Z">
          <w:pPr>
            <w:pStyle w:val="Heading1"/>
          </w:pPr>
        </w:pPrChange>
      </w:pPr>
    </w:p>
    <w:p w14:paraId="78DD0F00" w14:textId="53955E26" w:rsidR="00487BA1" w:rsidRDefault="00487BA1">
      <w:pPr>
        <w:rPr>
          <w:ins w:id="228" w:author="Prabhvir Saran" w:date="2017-02-14T17:56:00Z"/>
        </w:rPr>
        <w:pPrChange w:id="229" w:author="Prabhvir Saran" w:date="2017-02-14T17:56:00Z">
          <w:pPr>
            <w:pStyle w:val="Heading1"/>
          </w:pPr>
        </w:pPrChange>
      </w:pPr>
    </w:p>
    <w:p w14:paraId="2449A80E" w14:textId="38C0E92B" w:rsidR="00487BA1" w:rsidRDefault="00487BA1">
      <w:pPr>
        <w:rPr>
          <w:ins w:id="230" w:author="Prabhvir Saran" w:date="2017-02-14T17:56:00Z"/>
        </w:rPr>
        <w:pPrChange w:id="231" w:author="Prabhvir Saran" w:date="2017-02-14T17:56:00Z">
          <w:pPr>
            <w:pStyle w:val="Heading1"/>
          </w:pPr>
        </w:pPrChange>
      </w:pPr>
    </w:p>
    <w:p w14:paraId="15AC0A2D" w14:textId="7523D7F2" w:rsidR="00487BA1" w:rsidRDefault="00487BA1">
      <w:pPr>
        <w:pStyle w:val="Heading1"/>
        <w:jc w:val="center"/>
        <w:rPr>
          <w:ins w:id="232" w:author="Prabhvir Saran" w:date="2017-02-14T23:25:00Z"/>
          <w:b/>
          <w:sz w:val="36"/>
          <w:u w:val="single"/>
        </w:rPr>
        <w:pPrChange w:id="233" w:author="Prabhvir Saran" w:date="2017-02-14T23:20:00Z">
          <w:pPr>
            <w:pStyle w:val="Heading1"/>
          </w:pPr>
        </w:pPrChange>
      </w:pPr>
      <w:bookmarkStart w:id="234" w:name="_Toc475051865"/>
      <w:ins w:id="235" w:author="Prabhvir Saran" w:date="2017-02-14T17:56:00Z">
        <w:r w:rsidRPr="003B7E9F">
          <w:rPr>
            <w:b/>
            <w:sz w:val="36"/>
            <w:u w:val="single"/>
            <w:rPrChange w:id="236" w:author="Prabhvir Saran" w:date="2017-02-14T23:20:00Z">
              <w:rPr/>
            </w:rPrChange>
          </w:rPr>
          <w:t>Milestone 3: Skeleton site with layout, tables and forms</w:t>
        </w:r>
      </w:ins>
      <w:bookmarkEnd w:id="234"/>
    </w:p>
    <w:p w14:paraId="7B206568" w14:textId="77777777" w:rsidR="008E7E99" w:rsidRPr="00867B27" w:rsidRDefault="008E7E99">
      <w:pPr>
        <w:rPr>
          <w:ins w:id="237" w:author="Prabhvir Saran" w:date="2017-02-14T17:57:00Z"/>
        </w:rPr>
        <w:pPrChange w:id="238" w:author="Prabhvir Saran" w:date="2017-02-14T23:25:00Z">
          <w:pPr>
            <w:pStyle w:val="Heading1"/>
          </w:pPr>
        </w:pPrChange>
      </w:pPr>
    </w:p>
    <w:p w14:paraId="6E71666B" w14:textId="351A121D" w:rsidR="001B012E" w:rsidRPr="00867B27" w:rsidRDefault="00487BA1">
      <w:pPr>
        <w:pStyle w:val="Heading2"/>
        <w:spacing w:after="240"/>
        <w:rPr>
          <w:ins w:id="239" w:author="Prabhvir Saran" w:date="2017-02-14T23:07:00Z"/>
        </w:rPr>
        <w:pPrChange w:id="240" w:author="Prabhvir Saran" w:date="2017-02-14T23:13:00Z">
          <w:pPr>
            <w:pStyle w:val="Heading1"/>
          </w:pPr>
        </w:pPrChange>
      </w:pPr>
      <w:bookmarkStart w:id="241" w:name="_Toc475051866"/>
      <w:ins w:id="242" w:author="Prabhvir Saran" w:date="2017-02-14T17:58:00Z">
        <w:r>
          <w:t>U</w:t>
        </w:r>
      </w:ins>
      <w:ins w:id="243" w:author="Tony Pacheco" w:date="2017-02-16T23:22:00Z">
        <w:r w:rsidR="00EF170A">
          <w:t>RL</w:t>
        </w:r>
      </w:ins>
      <w:ins w:id="244" w:author="Prabhvir Saran" w:date="2017-02-14T17:58:00Z">
        <w:del w:id="245" w:author="Tony Pacheco" w:date="2017-02-16T23:22:00Z">
          <w:r w:rsidDel="00EF170A">
            <w:delText>rl</w:delText>
          </w:r>
        </w:del>
        <w:r>
          <w:t xml:space="preserve"> of the prototype website</w:t>
        </w:r>
      </w:ins>
      <w:bookmarkEnd w:id="241"/>
    </w:p>
    <w:p w14:paraId="4950D83D" w14:textId="6471A0C7" w:rsidR="001B012E" w:rsidRDefault="00EF170A">
      <w:pPr>
        <w:spacing w:after="240"/>
        <w:rPr>
          <w:ins w:id="246" w:author="Prabhvir Saran" w:date="2017-02-14T17:58:00Z"/>
        </w:rPr>
        <w:pPrChange w:id="247" w:author="Prabhvir Saran" w:date="2017-02-14T23:20:00Z">
          <w:pPr>
            <w:pStyle w:val="Heading1"/>
          </w:pPr>
        </w:pPrChange>
      </w:pPr>
      <w:ins w:id="248" w:author="Tony Pacheco" w:date="2017-02-16T23:23:00Z">
        <w:r>
          <w:fldChar w:fldCharType="begin"/>
        </w:r>
        <w:r>
          <w:instrText xml:space="preserve"> HYPERLINK "http://students.bcitdev.com/A00980505/G2/" </w:instrText>
        </w:r>
        <w:r>
          <w:fldChar w:fldCharType="separate"/>
        </w:r>
        <w:r w:rsidR="002832A7" w:rsidRPr="00A850D3">
          <w:rPr>
            <w:rStyle w:val="Hyperlink"/>
          </w:rPr>
          <w:t>http://students.bcitdev.com/A00980505/G2</w:t>
        </w:r>
        <w:r>
          <w:fldChar w:fldCharType="end"/>
        </w:r>
      </w:ins>
    </w:p>
    <w:p w14:paraId="2BEA5E59" w14:textId="7F611B1E" w:rsidR="004A7F09" w:rsidRDefault="004A7F09">
      <w:pPr>
        <w:pStyle w:val="Heading2"/>
        <w:rPr>
          <w:ins w:id="249" w:author="Prabhvir Saran" w:date="2017-02-14T17:59:00Z"/>
        </w:rPr>
        <w:pPrChange w:id="250" w:author="Prabhvir Saran" w:date="2017-02-14T17:58:00Z">
          <w:pPr>
            <w:pStyle w:val="Heading1"/>
          </w:pPr>
        </w:pPrChange>
      </w:pPr>
      <w:bookmarkStart w:id="251" w:name="_Toc475051867"/>
      <w:ins w:id="252" w:author="Prabhvir Saran" w:date="2017-02-14T17:58:00Z">
        <w:r>
          <w:t>List of all the items completed</w:t>
        </w:r>
        <w:bookmarkEnd w:id="251"/>
        <w:r>
          <w:t xml:space="preserve"> </w:t>
        </w:r>
      </w:ins>
    </w:p>
    <w:p w14:paraId="4B5A52F9" w14:textId="3D321D6F" w:rsidR="004A7F09" w:rsidRDefault="004A7F09">
      <w:pPr>
        <w:pStyle w:val="ListParagraph"/>
        <w:numPr>
          <w:ilvl w:val="0"/>
          <w:numId w:val="14"/>
        </w:numPr>
        <w:rPr>
          <w:ins w:id="253" w:author="Prabhvir Saran" w:date="2017-02-14T18:12:00Z"/>
        </w:rPr>
        <w:pPrChange w:id="254" w:author="Prabhvir Saran" w:date="2017-02-14T17:59:00Z">
          <w:pPr>
            <w:pStyle w:val="Heading1"/>
          </w:pPr>
        </w:pPrChange>
      </w:pPr>
      <w:ins w:id="255" w:author="Prabhvir Saran" w:date="2017-02-14T18:00:00Z">
        <w:r>
          <w:t xml:space="preserve">Organized all the files in the main folder called G2. All pages except index have their own folder so their content can be put inside along with them. The main </w:t>
        </w:r>
      </w:ins>
      <w:ins w:id="256" w:author="Prabhvir Saran" w:date="2017-02-14T23:07:00Z">
        <w:r w:rsidR="001B012E">
          <w:t>CSS</w:t>
        </w:r>
      </w:ins>
      <w:ins w:id="257" w:author="Prabhvir Saran" w:date="2017-02-14T18:00:00Z">
        <w:r>
          <w:t xml:space="preserve"> file</w:t>
        </w:r>
        <w:del w:id="258" w:author="Tony Pacheco" w:date="2017-02-16T23:23:00Z">
          <w:r w:rsidDel="00323664">
            <w:delText xml:space="preserve"> called</w:delText>
          </w:r>
        </w:del>
        <w:r>
          <w:t xml:space="preserve"> </w:t>
        </w:r>
      </w:ins>
      <w:ins w:id="259" w:author="Tony Pacheco" w:date="2017-02-16T23:23:00Z">
        <w:r w:rsidR="00323664">
          <w:t>(</w:t>
        </w:r>
      </w:ins>
      <w:ins w:id="260" w:author="Prabhvir Saran" w:date="2017-02-14T18:00:00Z">
        <w:r>
          <w:t>base</w:t>
        </w:r>
      </w:ins>
      <w:ins w:id="261" w:author="Tony Pacheco" w:date="2017-02-16T23:23:00Z">
        <w:r w:rsidR="00323664">
          <w:t>.css)</w:t>
        </w:r>
      </w:ins>
      <w:ins w:id="262" w:author="Prabhvir Saran" w:date="2017-02-14T18:00:00Z">
        <w:r>
          <w:t xml:space="preserve"> is in the style folder. </w:t>
        </w:r>
      </w:ins>
    </w:p>
    <w:p w14:paraId="2CFDB56E" w14:textId="1CBD4FA5" w:rsidR="001A75D8" w:rsidRDefault="001A75D8">
      <w:pPr>
        <w:pStyle w:val="ListParagraph"/>
        <w:numPr>
          <w:ilvl w:val="0"/>
          <w:numId w:val="14"/>
        </w:numPr>
        <w:rPr>
          <w:ins w:id="263" w:author="Prabhvir Saran" w:date="2017-02-14T18:11:00Z"/>
        </w:rPr>
        <w:pPrChange w:id="264" w:author="Prabhvir Saran" w:date="2017-02-14T17:59:00Z">
          <w:pPr>
            <w:pStyle w:val="Heading1"/>
          </w:pPr>
        </w:pPrChange>
      </w:pPr>
      <w:ins w:id="265" w:author="Prabhvir Saran" w:date="2017-02-14T18:12:00Z">
        <w:r>
          <w:t>A prototype page has been created for every single page</w:t>
        </w:r>
        <w:del w:id="266" w:author="Tony Pacheco" w:date="2017-02-16T23:26:00Z">
          <w:r w:rsidDel="00323664">
            <w:delText>.</w:delText>
          </w:r>
        </w:del>
      </w:ins>
    </w:p>
    <w:p w14:paraId="56B4201D" w14:textId="0ABA252C" w:rsidR="004A2ADD" w:rsidRDefault="00E8373E">
      <w:pPr>
        <w:pStyle w:val="ListParagraph"/>
        <w:numPr>
          <w:ilvl w:val="0"/>
          <w:numId w:val="14"/>
        </w:numPr>
        <w:rPr>
          <w:ins w:id="267" w:author="Prabhvir Saran" w:date="2017-02-14T18:00:00Z"/>
        </w:rPr>
        <w:pPrChange w:id="268" w:author="Prabhvir Saran" w:date="2017-02-14T17:59:00Z">
          <w:pPr>
            <w:pStyle w:val="Heading1"/>
          </w:pPr>
        </w:pPrChange>
      </w:pPr>
      <w:ins w:id="269" w:author="Prabhvir Saran" w:date="2017-02-14T23:14:00Z">
        <w:r>
          <w:t>A single</w:t>
        </w:r>
      </w:ins>
      <w:ins w:id="270" w:author="Prabhvir Saran" w:date="2017-02-14T18:11:00Z">
        <w:r w:rsidR="004A2ADD">
          <w:t xml:space="preserve"> </w:t>
        </w:r>
      </w:ins>
      <w:ins w:id="271" w:author="Prabhvir Saran" w:date="2017-02-14T23:07:00Z">
        <w:r w:rsidR="001B012E">
          <w:t>CSS</w:t>
        </w:r>
      </w:ins>
      <w:ins w:id="272" w:author="Prabhvir Saran" w:date="2017-02-14T18:11:00Z">
        <w:r w:rsidR="004A2ADD">
          <w:t xml:space="preserve"> file is used to style all the pages</w:t>
        </w:r>
        <w:del w:id="273" w:author="Tony Pacheco" w:date="2017-02-16T23:26:00Z">
          <w:r w:rsidR="004A2ADD" w:rsidDel="00323664">
            <w:delText>.</w:delText>
          </w:r>
        </w:del>
      </w:ins>
    </w:p>
    <w:p w14:paraId="004C4ECF" w14:textId="0874D5D3" w:rsidR="004A7F09" w:rsidRDefault="004A7F09" w:rsidP="00323664">
      <w:pPr>
        <w:pStyle w:val="ListParagraph"/>
        <w:numPr>
          <w:ilvl w:val="0"/>
          <w:numId w:val="14"/>
        </w:numPr>
        <w:rPr>
          <w:ins w:id="274" w:author="Prabhvir Saran" w:date="2017-02-14T18:04:00Z"/>
        </w:rPr>
        <w:pPrChange w:id="275" w:author="Prabhvir Saran" w:date="2017-02-14T18:02:00Z">
          <w:pPr>
            <w:pStyle w:val="Heading1"/>
          </w:pPr>
        </w:pPrChange>
      </w:pPr>
      <w:ins w:id="276" w:author="Prabhvir Saran" w:date="2017-02-14T18:02:00Z">
        <w:r>
          <w:t xml:space="preserve">All the content in the header and </w:t>
        </w:r>
      </w:ins>
      <w:ins w:id="277" w:author="Prabhvir Saran" w:date="2017-02-14T18:03:00Z">
        <w:r>
          <w:t>footer will have the font</w:t>
        </w:r>
      </w:ins>
      <w:ins w:id="278" w:author="Tony Pacheco" w:date="2017-02-16T23:25:00Z">
        <w:r w:rsidR="00323664">
          <w:t xml:space="preserve"> ‘Cinzel’</w:t>
        </w:r>
      </w:ins>
      <w:ins w:id="279" w:author="Prabhvir Saran" w:date="2017-02-14T18:03:00Z">
        <w:del w:id="280" w:author="Tony Pacheco" w:date="2017-02-16T23:25:00Z">
          <w:r w:rsidDel="00323664">
            <w:delText xml:space="preserve"> ….</w:delText>
          </w:r>
        </w:del>
        <w:r>
          <w:t xml:space="preserve"> And all the content in the body will have the font</w:t>
        </w:r>
      </w:ins>
      <w:ins w:id="281" w:author="Tony Pacheco" w:date="2017-02-16T23:25:00Z">
        <w:r w:rsidR="00323664">
          <w:t xml:space="preserve"> ‘</w:t>
        </w:r>
        <w:r w:rsidR="00323664" w:rsidRPr="00323664">
          <w:t>Titillium Web</w:t>
        </w:r>
        <w:r w:rsidR="00323664">
          <w:t>’</w:t>
        </w:r>
      </w:ins>
      <w:ins w:id="282" w:author="Prabhvir Saran" w:date="2017-02-14T18:03:00Z">
        <w:del w:id="283" w:author="Tony Pacheco" w:date="2017-02-16T23:25:00Z">
          <w:r w:rsidDel="00323664">
            <w:delText xml:space="preserve"> </w:delText>
          </w:r>
        </w:del>
      </w:ins>
      <w:ins w:id="284" w:author="Prabhvir Saran" w:date="2017-02-14T18:04:00Z">
        <w:del w:id="285" w:author="Tony Pacheco" w:date="2017-02-16T23:25:00Z">
          <w:r w:rsidDel="00323664">
            <w:delText>….</w:delText>
          </w:r>
        </w:del>
      </w:ins>
    </w:p>
    <w:p w14:paraId="26580717" w14:textId="7AAE1294" w:rsidR="004A7F09" w:rsidRDefault="004A7F09">
      <w:pPr>
        <w:pStyle w:val="ListParagraph"/>
        <w:numPr>
          <w:ilvl w:val="0"/>
          <w:numId w:val="14"/>
        </w:numPr>
        <w:rPr>
          <w:ins w:id="286" w:author="Prabhvir Saran" w:date="2017-02-14T18:06:00Z"/>
        </w:rPr>
        <w:pPrChange w:id="287" w:author="Prabhvir Saran" w:date="2017-02-14T18:02:00Z">
          <w:pPr>
            <w:pStyle w:val="Heading1"/>
          </w:pPr>
        </w:pPrChange>
      </w:pPr>
      <w:ins w:id="288" w:author="Prabhvir Saran" w:date="2017-02-14T18:04:00Z">
        <w:r>
          <w:t xml:space="preserve">The main navigation bar is </w:t>
        </w:r>
      </w:ins>
      <w:ins w:id="289" w:author="Prabhvir Saran" w:date="2017-02-14T18:05:00Z">
        <w:r>
          <w:t xml:space="preserve">configured with </w:t>
        </w:r>
      </w:ins>
      <w:ins w:id="290" w:author="Prabhvir Saran" w:date="2017-02-14T18:06:00Z">
        <w:r>
          <w:t>an unordered list</w:t>
        </w:r>
      </w:ins>
    </w:p>
    <w:p w14:paraId="030BAD08" w14:textId="05EBACEA" w:rsidR="004A7F09" w:rsidRDefault="003B7E9F">
      <w:pPr>
        <w:pStyle w:val="ListParagraph"/>
        <w:numPr>
          <w:ilvl w:val="0"/>
          <w:numId w:val="14"/>
        </w:numPr>
        <w:rPr>
          <w:ins w:id="291" w:author="Prabhvir Saran" w:date="2017-02-14T18:11:00Z"/>
        </w:rPr>
        <w:pPrChange w:id="292" w:author="Prabhvir Saran" w:date="2017-02-14T18:02:00Z">
          <w:pPr>
            <w:pStyle w:val="Heading1"/>
          </w:pPr>
        </w:pPrChange>
      </w:pPr>
      <w:ins w:id="293" w:author="Prabhvir Saran" w:date="2017-02-14T23:21:00Z">
        <w:r>
          <w:t xml:space="preserve">A table is used </w:t>
        </w:r>
      </w:ins>
      <w:ins w:id="294" w:author="Tony Pacheco" w:date="2017-02-16T23:25:00Z">
        <w:r w:rsidR="00323664">
          <w:t>to organize the</w:t>
        </w:r>
      </w:ins>
      <w:ins w:id="295" w:author="Prabhvir Saran" w:date="2017-02-14T23:21:00Z">
        <w:del w:id="296" w:author="Tony Pacheco" w:date="2017-02-16T23:25:00Z">
          <w:r w:rsidDel="00323664">
            <w:delText>the</w:delText>
          </w:r>
        </w:del>
        <w:r>
          <w:t xml:space="preserve"> content on the About Us page</w:t>
        </w:r>
        <w:del w:id="297" w:author="Tony Pacheco" w:date="2017-02-16T23:26:00Z">
          <w:r w:rsidDel="00323664">
            <w:delText xml:space="preserve">. </w:delText>
          </w:r>
        </w:del>
      </w:ins>
    </w:p>
    <w:p w14:paraId="43EEB311" w14:textId="2F0AD3FA" w:rsidR="004A2ADD" w:rsidRDefault="003B7E9F">
      <w:pPr>
        <w:pStyle w:val="ListParagraph"/>
        <w:numPr>
          <w:ilvl w:val="0"/>
          <w:numId w:val="14"/>
        </w:numPr>
        <w:rPr>
          <w:ins w:id="298" w:author="Prabhvir Saran" w:date="2017-02-14T18:16:00Z"/>
        </w:rPr>
        <w:pPrChange w:id="299" w:author="Prabhvir Saran" w:date="2017-02-14T18:02:00Z">
          <w:pPr>
            <w:pStyle w:val="Heading1"/>
          </w:pPr>
        </w:pPrChange>
      </w:pPr>
      <w:ins w:id="300" w:author="Prabhvir Saran" w:date="2017-02-14T18:15:00Z">
        <w:r>
          <w:t>The L</w:t>
        </w:r>
        <w:r w:rsidR="001A75D8">
          <w:t>ogin/signup page forms are using the action attribute to push the data to the website provided</w:t>
        </w:r>
        <w:del w:id="301" w:author="Tony Pacheco" w:date="2017-02-16T23:26:00Z">
          <w:r w:rsidR="001A75D8" w:rsidDel="00323664">
            <w:delText xml:space="preserve">. </w:delText>
          </w:r>
        </w:del>
      </w:ins>
    </w:p>
    <w:p w14:paraId="49CC9A8C" w14:textId="2CE70216" w:rsidR="00F8500B" w:rsidRDefault="00F8500B">
      <w:pPr>
        <w:pStyle w:val="ListParagraph"/>
        <w:rPr>
          <w:ins w:id="302" w:author="Prabhvir Saran" w:date="2017-02-14T18:23:00Z"/>
        </w:rPr>
        <w:pPrChange w:id="303" w:author="Prabhvir Saran" w:date="2017-02-14T18:16:00Z">
          <w:pPr>
            <w:pStyle w:val="Heading1"/>
          </w:pPr>
        </w:pPrChange>
      </w:pPr>
    </w:p>
    <w:p w14:paraId="3547CBC0" w14:textId="1E6062B6" w:rsidR="00F8500B" w:rsidDel="00323664" w:rsidRDefault="00F8500B">
      <w:pPr>
        <w:pStyle w:val="ListParagraph"/>
        <w:rPr>
          <w:ins w:id="304" w:author="Prabhvir Saran" w:date="2017-02-14T18:23:00Z"/>
          <w:del w:id="305" w:author="Tony Pacheco" w:date="2017-02-16T23:26:00Z"/>
        </w:rPr>
        <w:pPrChange w:id="306" w:author="Prabhvir Saran" w:date="2017-02-14T18:16:00Z">
          <w:pPr>
            <w:pStyle w:val="Heading1"/>
          </w:pPr>
        </w:pPrChange>
      </w:pPr>
    </w:p>
    <w:p w14:paraId="72B7B169" w14:textId="02F01636" w:rsidR="00F8500B" w:rsidDel="00323664" w:rsidRDefault="00F8500B">
      <w:pPr>
        <w:pStyle w:val="ListParagraph"/>
        <w:rPr>
          <w:ins w:id="307" w:author="Prabhvir Saran" w:date="2017-02-14T18:23:00Z"/>
          <w:del w:id="308" w:author="Tony Pacheco" w:date="2017-02-16T23:26:00Z"/>
        </w:rPr>
        <w:pPrChange w:id="309" w:author="Prabhvir Saran" w:date="2017-02-14T18:16:00Z">
          <w:pPr>
            <w:pStyle w:val="Heading1"/>
          </w:pPr>
        </w:pPrChange>
      </w:pPr>
    </w:p>
    <w:p w14:paraId="71A4CACD" w14:textId="3CE9F05C" w:rsidR="00F8500B" w:rsidRPr="00AE6FFC" w:rsidDel="00323664" w:rsidRDefault="003B7E9F">
      <w:pPr>
        <w:rPr>
          <w:ins w:id="310" w:author="Prabhvir Saran" w:date="2017-02-14T18:16:00Z"/>
          <w:del w:id="311" w:author="Tony Pacheco" w:date="2017-02-16T23:26:00Z"/>
          <w:b/>
          <w:rPrChange w:id="312" w:author="Prabhvir Saran" w:date="2017-02-14T23:27:00Z">
            <w:rPr>
              <w:ins w:id="313" w:author="Prabhvir Saran" w:date="2017-02-14T18:16:00Z"/>
              <w:del w:id="314" w:author="Tony Pacheco" w:date="2017-02-16T23:26:00Z"/>
            </w:rPr>
          </w:rPrChange>
        </w:rPr>
        <w:pPrChange w:id="315" w:author="Prabhvir Saran" w:date="2017-02-14T23:22:00Z">
          <w:pPr>
            <w:pStyle w:val="Heading1"/>
          </w:pPr>
        </w:pPrChange>
      </w:pPr>
      <w:ins w:id="316" w:author="Prabhvir Saran" w:date="2017-02-14T23:22:00Z">
        <w:del w:id="317" w:author="Tony Pacheco" w:date="2017-02-16T23:26:00Z">
          <w:r w:rsidRPr="00AE6FFC" w:rsidDel="00323664">
            <w:rPr>
              <w:b/>
              <w:rPrChange w:id="318" w:author="Prabhvir Saran" w:date="2017-02-14T23:27:00Z">
                <w:rPr/>
              </w:rPrChange>
            </w:rPr>
            <w:delText>(need a heading here)</w:delText>
          </w:r>
        </w:del>
      </w:ins>
    </w:p>
    <w:p w14:paraId="19AC9EB0" w14:textId="72CD0C79" w:rsidR="002832A7" w:rsidRDefault="009E6A96">
      <w:pPr>
        <w:rPr>
          <w:ins w:id="319" w:author="Prabhvir Saran" w:date="2017-02-14T23:19:00Z"/>
        </w:rPr>
        <w:pPrChange w:id="320" w:author="Prabhvir Saran" w:date="2017-02-14T18:18:00Z">
          <w:pPr>
            <w:pStyle w:val="Heading1"/>
          </w:pPr>
        </w:pPrChange>
      </w:pPr>
      <w:ins w:id="321" w:author="Prabhvir Saran" w:date="2017-02-14T23:16:00Z">
        <w:r>
          <w:t xml:space="preserve">There was no additional work </w:t>
        </w:r>
      </w:ins>
      <w:ins w:id="322" w:author="Prabhvir Saran" w:date="2017-02-14T23:17:00Z">
        <w:r>
          <w:t xml:space="preserve">that was needed for this milestone. </w:t>
        </w:r>
      </w:ins>
      <w:ins w:id="323" w:author="Prabhvir Saran" w:date="2017-02-14T23:19:00Z">
        <w:r w:rsidR="002832A7">
          <w:t>However,</w:t>
        </w:r>
      </w:ins>
      <w:ins w:id="324" w:author="Prabhvir Saran" w:date="2017-02-14T23:17:00Z">
        <w:r w:rsidR="0096103A">
          <w:t xml:space="preserve"> we did encounter some issue</w:t>
        </w:r>
      </w:ins>
      <w:ins w:id="325" w:author="Tony Pacheco" w:date="2017-02-16T23:26:00Z">
        <w:r w:rsidR="00323664">
          <w:t>s. There were a lot of minor problems with getting CSS styling to work the way we want</w:t>
        </w:r>
        <w:r w:rsidR="00801F82">
          <w:t>ed it to, but after lots of tria</w:t>
        </w:r>
        <w:bookmarkStart w:id="326" w:name="_GoBack"/>
        <w:bookmarkEnd w:id="326"/>
        <w:r w:rsidR="00323664">
          <w:t>l and error and testing things in the browser inspector, we were able to make the site look the way we want it to.</w:t>
        </w:r>
      </w:ins>
      <w:ins w:id="327" w:author="Prabhvir Saran" w:date="2017-02-14T23:17:00Z">
        <w:del w:id="328" w:author="Tony Pacheco" w:date="2017-02-16T23:26:00Z">
          <w:r w:rsidR="0096103A" w:rsidDel="00323664">
            <w:delText>s …………</w:delText>
          </w:r>
        </w:del>
      </w:ins>
    </w:p>
    <w:p w14:paraId="3AFD7C11" w14:textId="5026C5AD" w:rsidR="001A75D8" w:rsidRDefault="001A75D8">
      <w:pPr>
        <w:rPr>
          <w:ins w:id="329" w:author="Prabhvir Saran" w:date="2017-02-14T23:27:00Z"/>
        </w:rPr>
        <w:pPrChange w:id="330" w:author="Prabhvir Saran" w:date="2017-02-14T18:18:00Z">
          <w:pPr>
            <w:pStyle w:val="Heading1"/>
          </w:pPr>
        </w:pPrChange>
      </w:pPr>
      <w:ins w:id="331" w:author="Prabhvir Saran" w:date="2017-02-14T18:18:00Z">
        <w:r>
          <w:t>There were some changes made</w:t>
        </w:r>
      </w:ins>
      <w:ins w:id="332" w:author="Tony Pacheco" w:date="2017-02-16T23:27:00Z">
        <w:r w:rsidR="00323664">
          <w:t xml:space="preserve"> that differ from our original layout plan</w:t>
        </w:r>
      </w:ins>
      <w:ins w:id="333" w:author="Prabhvir Saran" w:date="2017-02-14T18:18:00Z">
        <w:r>
          <w:t xml:space="preserve">. The </w:t>
        </w:r>
      </w:ins>
      <w:ins w:id="334" w:author="Tony Pacheco" w:date="2017-02-16T23:28:00Z">
        <w:r w:rsidR="00323664">
          <w:t>‘</w:t>
        </w:r>
      </w:ins>
      <w:ins w:id="335" w:author="Prabhvir Saran" w:date="2017-02-14T18:18:00Z">
        <w:r>
          <w:t>contact</w:t>
        </w:r>
      </w:ins>
      <w:ins w:id="336" w:author="Tony Pacheco" w:date="2017-02-16T23:28:00Z">
        <w:r w:rsidR="00323664">
          <w:t xml:space="preserve"> us’</w:t>
        </w:r>
      </w:ins>
      <w:ins w:id="337" w:author="Prabhvir Saran" w:date="2017-02-14T18:18:00Z">
        <w:r>
          <w:t xml:space="preserve"> and the </w:t>
        </w:r>
      </w:ins>
      <w:ins w:id="338" w:author="Tony Pacheco" w:date="2017-02-16T23:28:00Z">
        <w:r w:rsidR="00323664">
          <w:t>‘</w:t>
        </w:r>
      </w:ins>
      <w:ins w:id="339" w:author="Prabhvir Saran" w:date="2017-02-14T18:18:00Z">
        <w:r>
          <w:t>meet the team</w:t>
        </w:r>
      </w:ins>
      <w:ins w:id="340" w:author="Tony Pacheco" w:date="2017-02-16T23:28:00Z">
        <w:r w:rsidR="00323664">
          <w:t>’</w:t>
        </w:r>
      </w:ins>
      <w:ins w:id="341" w:author="Prabhvir Saran" w:date="2017-02-14T18:18:00Z">
        <w:r>
          <w:t xml:space="preserve"> pages were combined in to a single </w:t>
        </w:r>
      </w:ins>
      <w:ins w:id="342" w:author="Tony Pacheco" w:date="2017-02-16T23:28:00Z">
        <w:r w:rsidR="00323664">
          <w:t xml:space="preserve">‘about us’ </w:t>
        </w:r>
      </w:ins>
      <w:ins w:id="343" w:author="Prabhvir Saran" w:date="2017-02-14T18:18:00Z">
        <w:r>
          <w:t xml:space="preserve">page. </w:t>
        </w:r>
      </w:ins>
      <w:ins w:id="344" w:author="Prabhvir Saran" w:date="2017-02-14T18:20:00Z">
        <w:r>
          <w:t xml:space="preserve">The </w:t>
        </w:r>
      </w:ins>
      <w:ins w:id="345" w:author="Prabhvir Saran" w:date="2017-02-14T18:22:00Z">
        <w:r>
          <w:t xml:space="preserve">layout on the </w:t>
        </w:r>
      </w:ins>
      <w:ins w:id="346" w:author="Tony Pacheco" w:date="2017-02-16T23:28:00Z">
        <w:r w:rsidR="00323664">
          <w:t>‘</w:t>
        </w:r>
      </w:ins>
      <w:ins w:id="347" w:author="Prabhvir Saran" w:date="2017-02-14T18:20:00Z">
        <w:r>
          <w:t>About HEMA</w:t>
        </w:r>
      </w:ins>
      <w:ins w:id="348" w:author="Tony Pacheco" w:date="2017-02-16T23:28:00Z">
        <w:r w:rsidR="00323664">
          <w:t>’</w:t>
        </w:r>
      </w:ins>
      <w:ins w:id="349" w:author="Prabhvir Saran" w:date="2017-02-14T18:20:00Z">
        <w:r>
          <w:t xml:space="preserve"> page, </w:t>
        </w:r>
      </w:ins>
      <w:ins w:id="350" w:author="Tony Pacheco" w:date="2017-02-16T23:28:00Z">
        <w:r w:rsidR="00323664">
          <w:t>‘</w:t>
        </w:r>
      </w:ins>
      <w:ins w:id="351" w:author="Prabhvir Saran" w:date="2017-02-14T18:20:00Z">
        <w:r>
          <w:t>Style</w:t>
        </w:r>
      </w:ins>
      <w:ins w:id="352" w:author="Tony Pacheco" w:date="2017-02-16T23:28:00Z">
        <w:r w:rsidR="00323664">
          <w:t>s’</w:t>
        </w:r>
      </w:ins>
      <w:ins w:id="353" w:author="Prabhvir Saran" w:date="2017-02-14T18:20:00Z">
        <w:r>
          <w:t xml:space="preserve"> page and </w:t>
        </w:r>
      </w:ins>
      <w:ins w:id="354" w:author="Tony Pacheco" w:date="2017-02-16T23:28:00Z">
        <w:r w:rsidR="00323664">
          <w:t>‘</w:t>
        </w:r>
      </w:ins>
      <w:ins w:id="355" w:author="Prabhvir Saran" w:date="2017-02-14T18:20:00Z">
        <w:r>
          <w:t>HEMA in BC</w:t>
        </w:r>
      </w:ins>
      <w:ins w:id="356" w:author="Tony Pacheco" w:date="2017-02-16T23:28:00Z">
        <w:r w:rsidR="00323664">
          <w:t>’</w:t>
        </w:r>
      </w:ins>
      <w:ins w:id="357" w:author="Prabhvir Saran" w:date="2017-02-14T18:20:00Z">
        <w:r>
          <w:t xml:space="preserve"> page </w:t>
        </w:r>
      </w:ins>
      <w:ins w:id="358" w:author="Prabhvir Saran" w:date="2017-02-14T23:15:00Z">
        <w:r w:rsidR="009E6A96">
          <w:t>w</w:t>
        </w:r>
      </w:ins>
      <w:ins w:id="359" w:author="Tony Pacheco" w:date="2017-02-16T23:29:00Z">
        <w:r w:rsidR="00323664">
          <w:t>as</w:t>
        </w:r>
      </w:ins>
      <w:ins w:id="360" w:author="Prabhvir Saran" w:date="2017-02-14T23:15:00Z">
        <w:del w:id="361" w:author="Tony Pacheco" w:date="2017-02-16T23:29:00Z">
          <w:r w:rsidR="009E6A96" w:rsidDel="00323664">
            <w:delText>as</w:delText>
          </w:r>
        </w:del>
        <w:r w:rsidR="009E6A96">
          <w:t xml:space="preserve"> changed </w:t>
        </w:r>
      </w:ins>
      <w:ins w:id="362" w:author="Prabhvir Saran" w:date="2017-02-14T23:16:00Z">
        <w:r w:rsidR="009E6A96">
          <w:t>slightly</w:t>
        </w:r>
      </w:ins>
      <w:ins w:id="363" w:author="Prabhvir Saran" w:date="2017-02-14T23:15:00Z">
        <w:r w:rsidR="009E6A96">
          <w:t xml:space="preserve">. Now the images/videos are on top with text underneath. </w:t>
        </w:r>
      </w:ins>
    </w:p>
    <w:p w14:paraId="49C2888A" w14:textId="77777777" w:rsidR="00BE5EB1" w:rsidRPr="00867B27" w:rsidRDefault="00BE5EB1">
      <w:pPr>
        <w:rPr>
          <w:ins w:id="364" w:author="Prabhvir Saran" w:date="2017-02-14T18:16:00Z"/>
        </w:rPr>
        <w:pPrChange w:id="365" w:author="Prabhvir Saran" w:date="2017-02-14T18:18:00Z">
          <w:pPr>
            <w:pStyle w:val="Heading1"/>
          </w:pPr>
        </w:pPrChange>
      </w:pPr>
    </w:p>
    <w:p w14:paraId="727C9FC1" w14:textId="0C73837F" w:rsidR="001A75D8" w:rsidRDefault="001A75D8">
      <w:pPr>
        <w:rPr>
          <w:ins w:id="366" w:author="Prabhvir Saran" w:date="2017-02-14T18:23:00Z"/>
        </w:rPr>
        <w:pPrChange w:id="367" w:author="Prabhvir Saran" w:date="2017-02-14T18:16:00Z">
          <w:pPr>
            <w:pStyle w:val="Heading1"/>
          </w:pPr>
        </w:pPrChange>
      </w:pPr>
    </w:p>
    <w:p w14:paraId="4688686B" w14:textId="4C7983F5" w:rsidR="00F8500B" w:rsidDel="00867B27" w:rsidRDefault="00867B27">
      <w:pPr>
        <w:pStyle w:val="Heading2"/>
        <w:rPr>
          <w:ins w:id="368" w:author="Prabhvir Saran" w:date="2017-02-14T18:16:00Z"/>
          <w:del w:id="369" w:author="Tony Pacheco" w:date="2017-02-16T23:15:00Z"/>
        </w:rPr>
        <w:pPrChange w:id="370" w:author="Prabhvir Saran" w:date="2017-02-14T23:16:00Z">
          <w:pPr>
            <w:pStyle w:val="Heading1"/>
          </w:pPr>
        </w:pPrChange>
      </w:pPr>
      <w:bookmarkStart w:id="371" w:name="_Toc475051868"/>
      <w:ins w:id="372" w:author="Tony Pacheco" w:date="2017-02-16T23:16:00Z">
        <w:r>
          <w:rPr>
            <w:noProof/>
          </w:rPr>
          <w:lastRenderedPageBreak/>
          <mc:AlternateContent>
            <mc:Choice Requires="wps">
              <w:drawing>
                <wp:anchor distT="0" distB="0" distL="114300" distR="114300" simplePos="0" relativeHeight="251702272" behindDoc="1" locked="0" layoutInCell="1" allowOverlap="1" wp14:anchorId="0270E06A" wp14:editId="67D441AC">
                  <wp:simplePos x="0" y="0"/>
                  <wp:positionH relativeFrom="page">
                    <wp:posOffset>3314700</wp:posOffset>
                  </wp:positionH>
                  <wp:positionV relativeFrom="paragraph">
                    <wp:posOffset>3981450</wp:posOffset>
                  </wp:positionV>
                  <wp:extent cx="1057275" cy="635"/>
                  <wp:effectExtent l="0" t="0" r="9525" b="0"/>
                  <wp:wrapTight wrapText="bothSides">
                    <wp:wrapPolygon edited="0">
                      <wp:start x="0" y="0"/>
                      <wp:lineTo x="0" y="20057"/>
                      <wp:lineTo x="21405" y="20057"/>
                      <wp:lineTo x="21405" y="0"/>
                      <wp:lineTo x="0" y="0"/>
                    </wp:wrapPolygon>
                  </wp:wrapTight>
                  <wp:docPr id="478" name="Text Box 478"/>
                  <wp:cNvGraphicFramePr/>
                  <a:graphic xmlns:a="http://schemas.openxmlformats.org/drawingml/2006/main">
                    <a:graphicData uri="http://schemas.microsoft.com/office/word/2010/wordprocessingShape">
                      <wps:wsp>
                        <wps:cNvSpPr txBox="1"/>
                        <wps:spPr>
                          <a:xfrm>
                            <a:off x="0" y="0"/>
                            <a:ext cx="1057275" cy="635"/>
                          </a:xfrm>
                          <a:prstGeom prst="rect">
                            <a:avLst/>
                          </a:prstGeom>
                          <a:solidFill>
                            <a:prstClr val="white"/>
                          </a:solidFill>
                          <a:ln>
                            <a:noFill/>
                          </a:ln>
                        </wps:spPr>
                        <wps:txbx>
                          <w:txbxContent>
                            <w:p w14:paraId="22A1ED3E" w14:textId="16A98E83" w:rsidR="00867B27" w:rsidRDefault="00867B27" w:rsidP="00867B27">
                              <w:pPr>
                                <w:pStyle w:val="Caption"/>
                                <w:rPr>
                                  <w:noProof/>
                                </w:rPr>
                                <w:pPrChange w:id="373" w:author="Tony Pacheco" w:date="2017-02-16T23:16:00Z">
                                  <w:pPr>
                                    <w:pStyle w:val="Heading2"/>
                                  </w:pPr>
                                </w:pPrChange>
                              </w:pPr>
                              <w:ins w:id="374" w:author="Tony Pacheco" w:date="2017-02-16T23:16:00Z">
                                <w:r>
                                  <w:t xml:space="preserve">Figure </w:t>
                                </w:r>
                              </w:ins>
                              <w:ins w:id="375" w:author="Tony Pacheco" w:date="2017-02-16T23:20:00Z">
                                <w:r>
                                  <w:t>1</w:t>
                                </w:r>
                              </w:ins>
                              <w:ins w:id="376" w:author="Tony Pacheco" w:date="2017-02-16T23:16:00Z">
                                <w:r>
                                  <w:t xml:space="preserve"> Home 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0E06A" id="Text Box 478" o:spid="_x0000_s1030" type="#_x0000_t202" style="position:absolute;margin-left:261pt;margin-top:313.5pt;width:83.25pt;height:.05pt;z-index:-2516142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" stroked="f">
                  <v:textbox style="mso-fit-shape-to-text:t" inset="0,0,0,0">
                    <w:txbxContent>
                      <w:p w14:paraId="22A1ED3E" w14:textId="16A98E83" w:rsidR="00867B27" w:rsidRDefault="00867B27" w:rsidP="00867B27">
                        <w:pPr>
                          <w:pStyle w:val="Caption"/>
                          <w:rPr>
                            <w:noProof/>
                          </w:rPr>
                          <w:pPrChange w:id="377" w:author="Tony Pacheco" w:date="2017-02-16T23:16:00Z">
                            <w:pPr>
                              <w:pStyle w:val="Heading2"/>
                            </w:pPr>
                          </w:pPrChange>
                        </w:pPr>
                        <w:ins w:id="378" w:author="Tony Pacheco" w:date="2017-02-16T23:16:00Z">
                          <w:r>
                            <w:t xml:space="preserve">Figure </w:t>
                          </w:r>
                        </w:ins>
                        <w:ins w:id="379" w:author="Tony Pacheco" w:date="2017-02-16T23:20:00Z">
                          <w:r>
                            <w:t>1</w:t>
                          </w:r>
                        </w:ins>
                        <w:ins w:id="380" w:author="Tony Pacheco" w:date="2017-02-16T23:16:00Z">
                          <w:r>
                            <w:t xml:space="preserve"> Home Page</w:t>
                          </w:r>
                        </w:ins>
                      </w:p>
                    </w:txbxContent>
                  </v:textbox>
                  <w10:wrap type="tight" anchorx="page"/>
                </v:shape>
              </w:pict>
            </mc:Fallback>
          </mc:AlternateContent>
        </w:r>
      </w:ins>
      <w:ins w:id="381" w:author="Tony Pacheco" w:date="2017-02-16T23:19:00Z">
        <w:r>
          <w:rPr>
            <w:noProof/>
          </w:rPr>
          <mc:AlternateContent>
            <mc:Choice Requires="wps">
              <w:drawing>
                <wp:anchor distT="0" distB="0" distL="114300" distR="114300" simplePos="0" relativeHeight="251705344" behindDoc="1" locked="0" layoutInCell="1" allowOverlap="1" wp14:anchorId="0B0EF13B" wp14:editId="6A2D0026">
                  <wp:simplePos x="0" y="0"/>
                  <wp:positionH relativeFrom="page">
                    <wp:posOffset>2676525</wp:posOffset>
                  </wp:positionH>
                  <wp:positionV relativeFrom="paragraph">
                    <wp:posOffset>7778750</wp:posOffset>
                  </wp:positionV>
                  <wp:extent cx="2447925" cy="635"/>
                  <wp:effectExtent l="0" t="0" r="9525" b="0"/>
                  <wp:wrapTight wrapText="bothSides">
                    <wp:wrapPolygon edited="0">
                      <wp:start x="0" y="0"/>
                      <wp:lineTo x="0" y="20057"/>
                      <wp:lineTo x="21516" y="20057"/>
                      <wp:lineTo x="21516" y="0"/>
                      <wp:lineTo x="0" y="0"/>
                    </wp:wrapPolygon>
                  </wp:wrapTight>
                  <wp:docPr id="481" name="Text Box 481"/>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0DA4111C" w14:textId="6CCA97A1" w:rsidR="00867B27" w:rsidRDefault="00867B27" w:rsidP="00867B27">
                              <w:pPr>
                                <w:pStyle w:val="Caption"/>
                                <w:rPr>
                                  <w:noProof/>
                                </w:rPr>
                                <w:pPrChange w:id="382" w:author="Tony Pacheco" w:date="2017-02-16T23:19:00Z">
                                  <w:pPr>
                                    <w:pStyle w:val="Heading2"/>
                                  </w:pPr>
                                </w:pPrChange>
                              </w:pPr>
                              <w:ins w:id="383" w:author="Tony Pacheco" w:date="2017-02-16T23:19:00Z">
                                <w:r>
                                  <w:t xml:space="preserve">Figure 2 </w:t>
                                </w:r>
                                <w:r>
                                  <w:t>Login/Register Page with user forms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EF13B" id="Text Box 481" o:spid="_x0000_s1031" type="#_x0000_t202" style="position:absolute;margin-left:210.75pt;margin-top:612.5pt;width:192.75pt;height:.05pt;z-index:-2516111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lMAIAAGgEAAAOAAAAZHJzL2Uyb0RvYy54bWysVFFv2yAQfp+0/4B4X5xkad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" stroked="f">
                  <v:textbox style="mso-fit-shape-to-text:t" inset="0,0,0,0">
                    <w:txbxContent>
                      <w:p w14:paraId="0DA4111C" w14:textId="6CCA97A1" w:rsidR="00867B27" w:rsidRDefault="00867B27" w:rsidP="00867B27">
                        <w:pPr>
                          <w:pStyle w:val="Caption"/>
                          <w:rPr>
                            <w:noProof/>
                          </w:rPr>
                          <w:pPrChange w:id="384" w:author="Tony Pacheco" w:date="2017-02-16T23:19:00Z">
                            <w:pPr>
                              <w:pStyle w:val="Heading2"/>
                            </w:pPr>
                          </w:pPrChange>
                        </w:pPr>
                        <w:ins w:id="385" w:author="Tony Pacheco" w:date="2017-02-16T23:19:00Z">
                          <w:r>
                            <w:t xml:space="preserve">Figure 2 </w:t>
                          </w:r>
                          <w:r>
                            <w:t>Login/Register Page with user forms</w:t>
                          </w:r>
                        </w:ins>
                      </w:p>
                    </w:txbxContent>
                  </v:textbox>
                  <w10:wrap type="tight" anchorx="page"/>
                </v:shape>
              </w:pict>
            </mc:Fallback>
          </mc:AlternateContent>
        </w:r>
      </w:ins>
      <w:ins w:id="386" w:author="Tony Pacheco" w:date="2017-02-16T23:17:00Z">
        <w:r>
          <w:rPr>
            <w:noProof/>
            <w:lang w:val="en-CA" w:eastAsia="en-CA"/>
          </w:rPr>
          <w:drawing>
            <wp:anchor distT="0" distB="0" distL="114300" distR="114300" simplePos="0" relativeHeight="251703296" behindDoc="1" locked="0" layoutInCell="1" allowOverlap="1" wp14:anchorId="3097950F" wp14:editId="365ABEBA">
              <wp:simplePos x="0" y="0"/>
              <wp:positionH relativeFrom="margin">
                <wp:align>center</wp:align>
              </wp:positionH>
              <wp:positionV relativeFrom="paragraph">
                <wp:posOffset>4333875</wp:posOffset>
              </wp:positionV>
              <wp:extent cx="7156450" cy="3876675"/>
              <wp:effectExtent l="0" t="0" r="6350" b="9525"/>
              <wp:wrapTight wrapText="bothSides">
                <wp:wrapPolygon edited="0">
                  <wp:start x="0" y="0"/>
                  <wp:lineTo x="0" y="21547"/>
                  <wp:lineTo x="21562" y="21547"/>
                  <wp:lineTo x="21562" y="0"/>
                  <wp:lineTo x="0" y="0"/>
                </wp:wrapPolygon>
              </wp:wrapTight>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56450" cy="3876675"/>
                      </a:xfrm>
                      <a:prstGeom prst="rect">
                        <a:avLst/>
                      </a:prstGeom>
                    </pic:spPr>
                  </pic:pic>
                </a:graphicData>
              </a:graphic>
              <wp14:sizeRelH relativeFrom="page">
                <wp14:pctWidth>0</wp14:pctWidth>
              </wp14:sizeRelH>
              <wp14:sizeRelV relativeFrom="page">
                <wp14:pctHeight>0</wp14:pctHeight>
              </wp14:sizeRelV>
            </wp:anchor>
          </w:drawing>
        </w:r>
      </w:ins>
      <w:ins w:id="387" w:author="Prabhvir Saran" w:date="2017-02-14T18:23:00Z">
        <w:r w:rsidR="00F8500B">
          <w:t>Documentation of Work</w:t>
        </w:r>
        <w:bookmarkEnd w:id="371"/>
        <w:r w:rsidR="00F8500B">
          <w:t xml:space="preserve"> </w:t>
        </w:r>
      </w:ins>
    </w:p>
    <w:p w14:paraId="3A6E3817" w14:textId="47388B94" w:rsidR="0096103A" w:rsidRDefault="00867B27" w:rsidP="00867B27">
      <w:pPr>
        <w:pStyle w:val="Heading2"/>
        <w:rPr>
          <w:ins w:id="388" w:author="Tony Pacheco" w:date="2017-02-16T23:14:00Z"/>
        </w:rPr>
        <w:pPrChange w:id="389" w:author="Tony Pacheco" w:date="2017-02-16T23:15:00Z">
          <w:pPr>
            <w:pStyle w:val="Heading1"/>
          </w:pPr>
        </w:pPrChange>
      </w:pPr>
      <w:bookmarkStart w:id="390" w:name="_Toc475051869"/>
      <w:ins w:id="391" w:author="Tony Pacheco" w:date="2017-02-16T23:14:00Z">
        <w:r>
          <w:rPr>
            <w:noProof/>
            <w:lang w:val="en-CA" w:eastAsia="en-CA"/>
          </w:rPr>
          <w:drawing>
            <wp:anchor distT="0" distB="0" distL="114300" distR="114300" simplePos="0" relativeHeight="251700224" behindDoc="1" locked="0" layoutInCell="1" allowOverlap="1" wp14:anchorId="67D6A1FA" wp14:editId="6EA3544C">
              <wp:simplePos x="0" y="0"/>
              <wp:positionH relativeFrom="column">
                <wp:posOffset>-657860</wp:posOffset>
              </wp:positionH>
              <wp:positionV relativeFrom="paragraph">
                <wp:posOffset>219710</wp:posOffset>
              </wp:positionV>
              <wp:extent cx="7305675" cy="3956685"/>
              <wp:effectExtent l="0" t="0" r="9525" b="5715"/>
              <wp:wrapTight wrapText="bothSides">
                <wp:wrapPolygon edited="0">
                  <wp:start x="0" y="0"/>
                  <wp:lineTo x="0" y="21527"/>
                  <wp:lineTo x="21572" y="21527"/>
                  <wp:lineTo x="21572" y="0"/>
                  <wp:lineTo x="0" y="0"/>
                </wp:wrapPolygon>
              </wp:wrapTight>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05675" cy="3956685"/>
                      </a:xfrm>
                      <a:prstGeom prst="rect">
                        <a:avLst/>
                      </a:prstGeom>
                    </pic:spPr>
                  </pic:pic>
                </a:graphicData>
              </a:graphic>
              <wp14:sizeRelH relativeFrom="page">
                <wp14:pctWidth>0</wp14:pctWidth>
              </wp14:sizeRelH>
              <wp14:sizeRelV relativeFrom="page">
                <wp14:pctHeight>0</wp14:pctHeight>
              </wp14:sizeRelV>
            </wp:anchor>
          </w:drawing>
        </w:r>
      </w:ins>
      <w:bookmarkEnd w:id="390"/>
      <w:ins w:id="392" w:author="Prabhvir Saran" w:date="2017-02-14T23:24:00Z">
        <w:del w:id="393" w:author="Tony Pacheco" w:date="2017-02-16T23:15:00Z">
          <w:r w:rsidR="008A0611" w:rsidRPr="008A0611" w:rsidDel="00867B27">
            <w:delText>Screenshots of the front page as well pages containing the required display table and the form</w:delText>
          </w:r>
        </w:del>
      </w:ins>
    </w:p>
    <w:p w14:paraId="5790B5F3" w14:textId="07CC7668" w:rsidR="00CA4D8C" w:rsidRDefault="00CA4D8C">
      <w:pPr>
        <w:rPr>
          <w:ins w:id="394" w:author="Tony Pacheco" w:date="2017-02-16T23:37:00Z"/>
        </w:rPr>
        <w:pPrChange w:id="395" w:author="Prabhvir Saran" w:date="2017-02-14T17:56:00Z">
          <w:pPr>
            <w:pStyle w:val="Heading1"/>
          </w:pPr>
        </w:pPrChange>
      </w:pPr>
      <w:ins w:id="396" w:author="Tony Pacheco" w:date="2017-02-16T23:21:00Z">
        <w:r>
          <w:rPr>
            <w:noProof/>
          </w:rPr>
          <w:lastRenderedPageBreak/>
          <mc:AlternateContent>
            <mc:Choice Requires="wps">
              <w:drawing>
                <wp:anchor distT="0" distB="0" distL="114300" distR="114300" simplePos="0" relativeHeight="251708416" behindDoc="1" locked="0" layoutInCell="1" allowOverlap="1" wp14:anchorId="57A024DF" wp14:editId="3A390E47">
                  <wp:simplePos x="0" y="0"/>
                  <wp:positionH relativeFrom="column">
                    <wp:posOffset>1781175</wp:posOffset>
                  </wp:positionH>
                  <wp:positionV relativeFrom="paragraph">
                    <wp:posOffset>3143250</wp:posOffset>
                  </wp:positionV>
                  <wp:extent cx="1762125" cy="635"/>
                  <wp:effectExtent l="0" t="0" r="9525" b="0"/>
                  <wp:wrapTight wrapText="bothSides">
                    <wp:wrapPolygon edited="0">
                      <wp:start x="0" y="0"/>
                      <wp:lineTo x="0" y="20057"/>
                      <wp:lineTo x="21483" y="20057"/>
                      <wp:lineTo x="21483" y="0"/>
                      <wp:lineTo x="0" y="0"/>
                    </wp:wrapPolygon>
                  </wp:wrapTight>
                  <wp:docPr id="483" name="Text Box 483"/>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2F75CA33" w14:textId="59D419C2" w:rsidR="00EF170A" w:rsidRPr="00A92087" w:rsidRDefault="00EF170A" w:rsidP="00EF170A">
                              <w:pPr>
                                <w:pStyle w:val="Caption"/>
                                <w:rPr>
                                  <w:noProof/>
                                </w:rPr>
                                <w:pPrChange w:id="397" w:author="Tony Pacheco" w:date="2017-02-16T23:21:00Z">
                                  <w:pPr/>
                                </w:pPrChange>
                              </w:pPr>
                              <w:ins w:id="398" w:author="Tony Pacheco" w:date="2017-02-16T23:21:00Z">
                                <w:r>
                                  <w:t xml:space="preserve">Figure 3 </w:t>
                                </w:r>
                                <w:r>
                                  <w:t>About Us page with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024DF" id="Text Box 483" o:spid="_x0000_s1032" type="#_x0000_t202" style="position:absolute;margin-left:140.25pt;margin-top:247.5pt;width:138.75pt;height:.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54MAIAAGg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" stroked="f">
                  <v:textbox style="mso-fit-shape-to-text:t" inset="0,0,0,0">
                    <w:txbxContent>
                      <w:p w14:paraId="2F75CA33" w14:textId="59D419C2" w:rsidR="00EF170A" w:rsidRPr="00A92087" w:rsidRDefault="00EF170A" w:rsidP="00EF170A">
                        <w:pPr>
                          <w:pStyle w:val="Caption"/>
                          <w:rPr>
                            <w:noProof/>
                          </w:rPr>
                          <w:pPrChange w:id="399" w:author="Tony Pacheco" w:date="2017-02-16T23:21:00Z">
                            <w:pPr/>
                          </w:pPrChange>
                        </w:pPr>
                        <w:ins w:id="400" w:author="Tony Pacheco" w:date="2017-02-16T23:21:00Z">
                          <w:r>
                            <w:t xml:space="preserve">Figure 3 </w:t>
                          </w:r>
                          <w:r>
                            <w:t>About Us page with table</w:t>
                          </w:r>
                        </w:ins>
                      </w:p>
                    </w:txbxContent>
                  </v:textbox>
                  <w10:wrap type="tight"/>
                </v:shape>
              </w:pict>
            </mc:Fallback>
          </mc:AlternateContent>
        </w:r>
      </w:ins>
    </w:p>
    <w:p w14:paraId="702840B8" w14:textId="424FBB2D" w:rsidR="00CA4D8C" w:rsidRDefault="00CA4D8C">
      <w:pPr>
        <w:rPr>
          <w:ins w:id="401" w:author="Tony Pacheco" w:date="2017-02-16T23:37:00Z"/>
        </w:rPr>
        <w:pPrChange w:id="402" w:author="Prabhvir Saran" w:date="2017-02-14T17:56:00Z">
          <w:pPr>
            <w:pStyle w:val="Heading1"/>
          </w:pPr>
        </w:pPrChange>
      </w:pPr>
    </w:p>
    <w:p w14:paraId="03C358C5" w14:textId="77777777" w:rsidR="00CA4D8C" w:rsidRDefault="00CA4D8C">
      <w:pPr>
        <w:rPr>
          <w:ins w:id="403" w:author="Tony Pacheco" w:date="2017-02-16T23:37:00Z"/>
        </w:rPr>
        <w:pPrChange w:id="404" w:author="Prabhvir Saran" w:date="2017-02-14T17:56:00Z">
          <w:pPr>
            <w:pStyle w:val="Heading1"/>
          </w:pPr>
        </w:pPrChange>
      </w:pPr>
    </w:p>
    <w:p w14:paraId="0F5085E8" w14:textId="77777777" w:rsidR="00CA4D8C" w:rsidRDefault="00CA4D8C">
      <w:pPr>
        <w:rPr>
          <w:ins w:id="405" w:author="Tony Pacheco" w:date="2017-02-16T23:37:00Z"/>
        </w:rPr>
        <w:pPrChange w:id="406" w:author="Prabhvir Saran" w:date="2017-02-14T17:56:00Z">
          <w:pPr>
            <w:pStyle w:val="Heading1"/>
          </w:pPr>
        </w:pPrChange>
      </w:pPr>
    </w:p>
    <w:p w14:paraId="3DEB2493" w14:textId="77777777" w:rsidR="00CA4D8C" w:rsidRDefault="00CA4D8C">
      <w:pPr>
        <w:rPr>
          <w:ins w:id="407" w:author="Tony Pacheco" w:date="2017-02-16T23:37:00Z"/>
        </w:rPr>
        <w:pPrChange w:id="408" w:author="Prabhvir Saran" w:date="2017-02-14T17:56:00Z">
          <w:pPr>
            <w:pStyle w:val="Heading1"/>
          </w:pPr>
        </w:pPrChange>
      </w:pPr>
    </w:p>
    <w:p w14:paraId="498B0818" w14:textId="5F18423B" w:rsidR="00867B27" w:rsidRDefault="00EF170A">
      <w:pPr>
        <w:rPr>
          <w:ins w:id="409" w:author="Tony Pacheco" w:date="2017-02-16T23:16:00Z"/>
        </w:rPr>
        <w:pPrChange w:id="410" w:author="Prabhvir Saran" w:date="2017-02-14T17:56:00Z">
          <w:pPr>
            <w:pStyle w:val="Heading1"/>
          </w:pPr>
        </w:pPrChange>
      </w:pPr>
      <w:ins w:id="411" w:author="Tony Pacheco" w:date="2017-02-16T23:21:00Z">
        <w:r>
          <w:rPr>
            <w:noProof/>
            <w:lang w:val="en-CA" w:eastAsia="en-CA"/>
          </w:rPr>
          <w:drawing>
            <wp:anchor distT="0" distB="0" distL="114300" distR="114300" simplePos="0" relativeHeight="251706368" behindDoc="1" locked="0" layoutInCell="1" allowOverlap="1" wp14:anchorId="5FD476D4" wp14:editId="7C934733">
              <wp:simplePos x="0" y="0"/>
              <wp:positionH relativeFrom="column">
                <wp:posOffset>-695325</wp:posOffset>
              </wp:positionH>
              <wp:positionV relativeFrom="page">
                <wp:posOffset>218440</wp:posOffset>
              </wp:positionV>
              <wp:extent cx="7334250" cy="3972560"/>
              <wp:effectExtent l="0" t="0" r="0" b="8890"/>
              <wp:wrapTight wrapText="bothSides">
                <wp:wrapPolygon edited="0">
                  <wp:start x="0" y="0"/>
                  <wp:lineTo x="0" y="21545"/>
                  <wp:lineTo x="21544" y="21545"/>
                  <wp:lineTo x="21544" y="0"/>
                  <wp:lineTo x="0" y="0"/>
                </wp:wrapPolygon>
              </wp:wrapTight>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34250" cy="3972560"/>
                      </a:xfrm>
                      <a:prstGeom prst="rect">
                        <a:avLst/>
                      </a:prstGeom>
                    </pic:spPr>
                  </pic:pic>
                </a:graphicData>
              </a:graphic>
              <wp14:sizeRelH relativeFrom="margin">
                <wp14:pctWidth>0</wp14:pctWidth>
              </wp14:sizeRelH>
              <wp14:sizeRelV relativeFrom="margin">
                <wp14:pctHeight>0</wp14:pctHeight>
              </wp14:sizeRelV>
            </wp:anchor>
          </w:drawing>
        </w:r>
      </w:ins>
    </w:p>
    <w:p w14:paraId="41E2274C" w14:textId="67AC631B" w:rsidR="00867B27" w:rsidRDefault="00867B27">
      <w:pPr>
        <w:rPr>
          <w:ins w:id="412" w:author="Tony Pacheco" w:date="2017-02-16T23:16:00Z"/>
        </w:rPr>
        <w:pPrChange w:id="413" w:author="Prabhvir Saran" w:date="2017-02-14T17:56:00Z">
          <w:pPr>
            <w:pStyle w:val="Heading1"/>
          </w:pPr>
        </w:pPrChange>
      </w:pPr>
    </w:p>
    <w:p w14:paraId="4F2024E6" w14:textId="71138C5D" w:rsidR="00867B27" w:rsidDel="00EF170A" w:rsidRDefault="00867B27">
      <w:pPr>
        <w:rPr>
          <w:ins w:id="414" w:author="Prabhvir Saran" w:date="2017-02-14T23:24:00Z"/>
          <w:del w:id="415" w:author="Tony Pacheco" w:date="2017-02-16T23:22:00Z"/>
        </w:rPr>
        <w:pPrChange w:id="416" w:author="Prabhvir Saran" w:date="2017-02-14T17:56:00Z">
          <w:pPr>
            <w:pStyle w:val="Heading1"/>
          </w:pPr>
        </w:pPrChange>
      </w:pPr>
    </w:p>
    <w:p w14:paraId="1BCE0669" w14:textId="2A6601FE" w:rsidR="008A0611" w:rsidRPr="00AE6FFC" w:rsidDel="00EF170A" w:rsidRDefault="008A0611">
      <w:pPr>
        <w:rPr>
          <w:ins w:id="417" w:author="Prabhvir Saran" w:date="2017-02-14T23:18:00Z"/>
          <w:del w:id="418" w:author="Tony Pacheco" w:date="2017-02-16T23:22:00Z"/>
          <w:b/>
          <w:rPrChange w:id="419" w:author="Prabhvir Saran" w:date="2017-02-14T23:27:00Z">
            <w:rPr>
              <w:ins w:id="420" w:author="Prabhvir Saran" w:date="2017-02-14T23:18:00Z"/>
              <w:del w:id="421" w:author="Tony Pacheco" w:date="2017-02-16T23:22:00Z"/>
            </w:rPr>
          </w:rPrChange>
        </w:rPr>
        <w:pPrChange w:id="422" w:author="Prabhvir Saran" w:date="2017-02-14T17:56:00Z">
          <w:pPr>
            <w:pStyle w:val="Heading1"/>
          </w:pPr>
        </w:pPrChange>
      </w:pPr>
      <w:ins w:id="423" w:author="Prabhvir Saran" w:date="2017-02-14T23:24:00Z">
        <w:del w:id="424" w:author="Tony Pacheco" w:date="2017-02-16T23:22:00Z">
          <w:r w:rsidRPr="00AE6FFC" w:rsidDel="00EF170A">
            <w:rPr>
              <w:b/>
              <w:rPrChange w:id="425" w:author="Prabhvir Saran" w:date="2017-02-14T23:27:00Z">
                <w:rPr/>
              </w:rPrChange>
            </w:rPr>
            <w:delText>base.css ????????????</w:delText>
          </w:r>
        </w:del>
      </w:ins>
    </w:p>
    <w:p w14:paraId="1FFCBA92" w14:textId="77777777" w:rsidR="0096103A" w:rsidRDefault="0096103A" w:rsidP="0096103A">
      <w:pPr>
        <w:pStyle w:val="Heading2"/>
        <w:rPr>
          <w:ins w:id="426" w:author="Prabhvir Saran" w:date="2017-02-14T23:18:00Z"/>
        </w:rPr>
      </w:pPr>
      <w:bookmarkStart w:id="427" w:name="_Toc475051870"/>
      <w:ins w:id="428" w:author="Prabhvir Saran" w:date="2017-02-14T23:18:00Z">
        <w:r>
          <w:t>A/B Testing</w:t>
        </w:r>
        <w:bookmarkEnd w:id="427"/>
      </w:ins>
    </w:p>
    <w:p w14:paraId="3D8E3FC4" w14:textId="21432E9F" w:rsidR="0096103A" w:rsidDel="00323664" w:rsidRDefault="00CA4D8C" w:rsidP="0096103A">
      <w:pPr>
        <w:rPr>
          <w:ins w:id="429" w:author="Prabhvir Saran" w:date="2017-02-14T23:18:00Z"/>
          <w:del w:id="430" w:author="Tony Pacheco" w:date="2017-02-16T23:29:00Z"/>
        </w:rPr>
      </w:pPr>
      <w:ins w:id="431" w:author="Tony Pacheco" w:date="2017-02-16T23:32:00Z">
        <w:r>
          <w:rPr>
            <w:noProof/>
            <w:lang w:val="en-CA" w:eastAsia="en-CA"/>
          </w:rPr>
          <w:drawing>
            <wp:anchor distT="0" distB="0" distL="114300" distR="114300" simplePos="0" relativeHeight="251710464" behindDoc="1" locked="0" layoutInCell="1" allowOverlap="1" wp14:anchorId="24692B39" wp14:editId="2960481B">
              <wp:simplePos x="0" y="0"/>
              <wp:positionH relativeFrom="margin">
                <wp:align>center</wp:align>
              </wp:positionH>
              <wp:positionV relativeFrom="paragraph">
                <wp:posOffset>3753485</wp:posOffset>
              </wp:positionV>
              <wp:extent cx="6560353" cy="2731614"/>
              <wp:effectExtent l="0" t="0" r="0" b="0"/>
              <wp:wrapTight wrapText="bothSides">
                <wp:wrapPolygon edited="0">
                  <wp:start x="0" y="0"/>
                  <wp:lineTo x="0" y="21394"/>
                  <wp:lineTo x="21514" y="21394"/>
                  <wp:lineTo x="21514" y="0"/>
                  <wp:lineTo x="0" y="0"/>
                </wp:wrapPolygon>
              </wp:wrapTight>
              <wp:docPr id="484" name="Picture 484" descr="C:\Users\blue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ueo\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0353" cy="2731614"/>
                      </a:xfrm>
                      <a:prstGeom prst="rect">
                        <a:avLst/>
                      </a:prstGeom>
                      <a:noFill/>
                      <a:ln>
                        <a:noFill/>
                      </a:ln>
                    </pic:spPr>
                  </pic:pic>
                </a:graphicData>
              </a:graphic>
            </wp:anchor>
          </w:drawing>
        </w:r>
        <w:r>
          <w:rPr>
            <w:noProof/>
            <w:lang w:val="en-CA" w:eastAsia="en-CA"/>
          </w:rPr>
          <w:drawing>
            <wp:anchor distT="0" distB="0" distL="114300" distR="114300" simplePos="0" relativeHeight="251709440" behindDoc="1" locked="0" layoutInCell="1" allowOverlap="1" wp14:anchorId="3D020057" wp14:editId="2FC7EFE2">
              <wp:simplePos x="0" y="0"/>
              <wp:positionH relativeFrom="margin">
                <wp:align>center</wp:align>
              </wp:positionH>
              <wp:positionV relativeFrom="paragraph">
                <wp:posOffset>894715</wp:posOffset>
              </wp:positionV>
              <wp:extent cx="6599993" cy="2729488"/>
              <wp:effectExtent l="0" t="0" r="0" b="0"/>
              <wp:wrapTight wrapText="bothSides">
                <wp:wrapPolygon edited="0">
                  <wp:start x="0" y="0"/>
                  <wp:lineTo x="0" y="21409"/>
                  <wp:lineTo x="21511" y="21409"/>
                  <wp:lineTo x="21511" y="0"/>
                  <wp:lineTo x="0" y="0"/>
                </wp:wrapPolygon>
              </wp:wrapTight>
              <wp:docPr id="485" name="Picture 485" descr="C:\Users\blue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ueo\AppData\Local\Microsoft\Windows\INetCacheContent.Wor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9993" cy="2729488"/>
                      </a:xfrm>
                      <a:prstGeom prst="rect">
                        <a:avLst/>
                      </a:prstGeom>
                      <a:noFill/>
                      <a:ln>
                        <a:noFill/>
                      </a:ln>
                    </pic:spPr>
                  </pic:pic>
                </a:graphicData>
              </a:graphic>
              <wp14:sizeRelH relativeFrom="page">
                <wp14:pctWidth>0</wp14:pctWidth>
              </wp14:sizeRelH>
              <wp14:sizeRelV relativeFrom="page">
                <wp14:pctHeight>0</wp14:pctHeight>
              </wp14:sizeRelV>
            </wp:anchor>
          </w:drawing>
        </w:r>
        <w:r>
          <w:br/>
          <w:t xml:space="preserve">We used the A/B testing process to help us decide which font scheme to go with. Of our sample of 5 people, 3 agreed that the </w:t>
        </w:r>
      </w:ins>
      <w:ins w:id="432" w:author="Tony Pacheco" w:date="2017-02-16T23:34:00Z">
        <w:r>
          <w:t>‘Cinzel’ font in the header looked better (second of the following images). All 5 people agreed that the login/signup button was better than a login tab on the nav</w:t>
        </w:r>
      </w:ins>
      <w:ins w:id="433" w:author="Tony Pacheco" w:date="2017-02-16T23:36:00Z">
        <w:r>
          <w:t>igation</w:t>
        </w:r>
      </w:ins>
      <w:ins w:id="434" w:author="Tony Pacheco" w:date="2017-02-16T23:34:00Z">
        <w:r>
          <w:t xml:space="preserve"> bar.</w:t>
        </w:r>
      </w:ins>
      <w:ins w:id="435" w:author="Prabhvir Saran" w:date="2017-02-14T23:18:00Z">
        <w:del w:id="436" w:author="Tony Pacheco" w:date="2017-02-16T23:30:00Z">
          <w:r w:rsidR="0096103A" w:rsidDel="00323664">
            <w:delText>Site a com</w:delText>
          </w:r>
        </w:del>
        <w:del w:id="437" w:author="Tony Pacheco" w:date="2017-02-16T23:29:00Z">
          <w:r w:rsidR="0096103A" w:rsidDel="00323664">
            <w:delText>pared to site b</w:delText>
          </w:r>
        </w:del>
      </w:ins>
    </w:p>
    <w:p w14:paraId="631E645A" w14:textId="01BC7B77" w:rsidR="0096103A" w:rsidDel="00323664" w:rsidRDefault="0096103A">
      <w:pPr>
        <w:rPr>
          <w:ins w:id="438" w:author="Prabhvir Saran" w:date="2017-02-14T17:56:00Z"/>
          <w:del w:id="439" w:author="Tony Pacheco" w:date="2017-02-16T23:29:00Z"/>
        </w:rPr>
        <w:pPrChange w:id="440" w:author="Prabhvir Saran" w:date="2017-02-14T17:56:00Z">
          <w:pPr>
            <w:pStyle w:val="Heading1"/>
          </w:pPr>
        </w:pPrChange>
      </w:pPr>
      <w:ins w:id="441" w:author="Prabhvir Saran" w:date="2017-02-14T23:18:00Z">
        <w:del w:id="442" w:author="Tony Pacheco" w:date="2017-02-16T23:29:00Z">
          <w:r w:rsidDel="00323664">
            <w:delText xml:space="preserve">Put two pictures here and explain why the 3/5 users picked one over the other. </w:delText>
          </w:r>
        </w:del>
      </w:ins>
    </w:p>
    <w:p w14:paraId="7D30CF11" w14:textId="5484CD64" w:rsidR="00487BA1" w:rsidDel="00CA4D8C" w:rsidRDefault="00487BA1">
      <w:pPr>
        <w:rPr>
          <w:ins w:id="443" w:author="Prabhvir Saran" w:date="2017-02-14T17:56:00Z"/>
          <w:del w:id="444" w:author="Tony Pacheco" w:date="2017-02-16T23:37:00Z"/>
        </w:rPr>
        <w:pPrChange w:id="445" w:author="Prabhvir Saran" w:date="2017-02-14T17:56:00Z">
          <w:pPr>
            <w:pStyle w:val="Heading1"/>
          </w:pPr>
        </w:pPrChange>
      </w:pPr>
    </w:p>
    <w:p w14:paraId="05C845E1" w14:textId="7BAFC1CD" w:rsidR="00487BA1" w:rsidRDefault="00487BA1">
      <w:pPr>
        <w:rPr>
          <w:ins w:id="446" w:author="Prabhvir Saran" w:date="2017-02-14T17:56:00Z"/>
        </w:rPr>
        <w:pPrChange w:id="447" w:author="Prabhvir Saran" w:date="2017-02-14T17:56:00Z">
          <w:pPr>
            <w:pStyle w:val="Heading1"/>
          </w:pPr>
        </w:pPrChange>
      </w:pPr>
    </w:p>
    <w:p w14:paraId="40872A32" w14:textId="6BF9B10F" w:rsidR="00487BA1" w:rsidRDefault="00CA4D8C">
      <w:pPr>
        <w:rPr>
          <w:ins w:id="448" w:author="Prabhvir Saran" w:date="2017-02-14T17:56:00Z"/>
        </w:rPr>
        <w:pPrChange w:id="449" w:author="Prabhvir Saran" w:date="2017-02-14T17:56:00Z">
          <w:pPr>
            <w:pStyle w:val="Heading1"/>
          </w:pPr>
        </w:pPrChange>
      </w:pPr>
      <w:ins w:id="450" w:author="Tony Pacheco" w:date="2017-02-16T23:38:00Z">
        <w:r>
          <w:rPr>
            <w:noProof/>
            <w:lang w:val="en-CA" w:eastAsia="en-CA"/>
          </w:rPr>
          <w:drawing>
            <wp:anchor distT="0" distB="0" distL="114300" distR="114300" simplePos="0" relativeHeight="251711488" behindDoc="1" locked="0" layoutInCell="1" allowOverlap="1" wp14:anchorId="69085627" wp14:editId="5C7E658F">
              <wp:simplePos x="0" y="0"/>
              <wp:positionH relativeFrom="column">
                <wp:posOffset>-390525</wp:posOffset>
              </wp:positionH>
              <wp:positionV relativeFrom="paragraph">
                <wp:posOffset>5974080</wp:posOffset>
              </wp:positionV>
              <wp:extent cx="4295775" cy="866775"/>
              <wp:effectExtent l="0" t="0" r="9525" b="9525"/>
              <wp:wrapTight wrapText="bothSides">
                <wp:wrapPolygon edited="0">
                  <wp:start x="0" y="0"/>
                  <wp:lineTo x="0" y="21363"/>
                  <wp:lineTo x="21552" y="21363"/>
                  <wp:lineTo x="21552" y="0"/>
                  <wp:lineTo x="0" y="0"/>
                </wp:wrapPolygon>
              </wp:wrapTight>
              <wp:docPr id="489" name="Picture 489" descr="C:\Users\blue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lueo\AppData\Local\Microsoft\Windows\INetCacheContent.Word\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DB1CBEB" w14:textId="718D9599" w:rsidR="00487BA1" w:rsidRDefault="00487BA1">
      <w:pPr>
        <w:rPr>
          <w:ins w:id="451" w:author="Prabhvir Saran" w:date="2017-02-14T17:56:00Z"/>
        </w:rPr>
        <w:pPrChange w:id="452" w:author="Prabhvir Saran" w:date="2017-02-14T17:56:00Z">
          <w:pPr>
            <w:pStyle w:val="Heading1"/>
          </w:pPr>
        </w:pPrChange>
      </w:pPr>
    </w:p>
    <w:p w14:paraId="474BF07F" w14:textId="3CA65D18" w:rsidR="00487BA1" w:rsidRDefault="00487BA1">
      <w:pPr>
        <w:rPr>
          <w:ins w:id="453" w:author="Prabhvir Saran" w:date="2017-02-14T23:28:00Z"/>
        </w:rPr>
        <w:pPrChange w:id="454" w:author="Prabhvir Saran" w:date="2017-02-14T17:56:00Z">
          <w:pPr>
            <w:pStyle w:val="Heading1"/>
          </w:pPr>
        </w:pPrChange>
      </w:pPr>
    </w:p>
    <w:p w14:paraId="4D310FFD" w14:textId="3EACE5C6" w:rsidR="00334D18" w:rsidRDefault="00334D18">
      <w:pPr>
        <w:rPr>
          <w:ins w:id="455" w:author="Prabhvir Saran" w:date="2017-02-14T23:28:00Z"/>
        </w:rPr>
        <w:pPrChange w:id="456" w:author="Prabhvir Saran" w:date="2017-02-14T17:56:00Z">
          <w:pPr>
            <w:pStyle w:val="Heading1"/>
          </w:pPr>
        </w:pPrChange>
      </w:pPr>
    </w:p>
    <w:p w14:paraId="7BE56D33" w14:textId="09F7C10A" w:rsidR="00334D18" w:rsidDel="00CA4D8C" w:rsidRDefault="00CA4D8C">
      <w:pPr>
        <w:rPr>
          <w:ins w:id="457" w:author="Prabhvir Saran" w:date="2017-02-14T23:28:00Z"/>
          <w:del w:id="458" w:author="Tony Pacheco" w:date="2017-02-16T23:41:00Z"/>
        </w:rPr>
        <w:pPrChange w:id="459" w:author="Prabhvir Saran" w:date="2017-02-14T17:56:00Z">
          <w:pPr>
            <w:pStyle w:val="Heading1"/>
          </w:pPr>
        </w:pPrChange>
      </w:pPr>
      <w:ins w:id="460" w:author="Tony Pacheco" w:date="2017-02-16T23:38:00Z">
        <w:r>
          <w:rPr>
            <w:noProof/>
            <w:lang w:val="en-CA" w:eastAsia="en-CA"/>
          </w:rPr>
          <w:drawing>
            <wp:anchor distT="0" distB="0" distL="114300" distR="114300" simplePos="0" relativeHeight="251712512" behindDoc="1" locked="0" layoutInCell="1" allowOverlap="1" wp14:anchorId="629A8246" wp14:editId="12D89EC2">
              <wp:simplePos x="0" y="0"/>
              <wp:positionH relativeFrom="margin">
                <wp:posOffset>-381000</wp:posOffset>
              </wp:positionH>
              <wp:positionV relativeFrom="margin">
                <wp:posOffset>7981950</wp:posOffset>
              </wp:positionV>
              <wp:extent cx="4314825" cy="934085"/>
              <wp:effectExtent l="0" t="0" r="9525" b="0"/>
              <wp:wrapTight wrapText="bothSides">
                <wp:wrapPolygon edited="0">
                  <wp:start x="0" y="0"/>
                  <wp:lineTo x="0" y="21145"/>
                  <wp:lineTo x="21552" y="21145"/>
                  <wp:lineTo x="21552" y="0"/>
                  <wp:lineTo x="0" y="0"/>
                </wp:wrapPolygon>
              </wp:wrapTight>
              <wp:docPr id="488" name="Picture 488" descr="C:\Users\blue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lueo\AppData\Local\Microsoft\Windows\INetCacheContent.Word\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93408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7C544F6C" w14:textId="0B09C1E5" w:rsidR="00334D18" w:rsidDel="00CA4D8C" w:rsidRDefault="00334D18">
      <w:pPr>
        <w:rPr>
          <w:ins w:id="461" w:author="Prabhvir Saran" w:date="2017-02-14T23:28:00Z"/>
          <w:del w:id="462" w:author="Tony Pacheco" w:date="2017-02-16T23:41:00Z"/>
        </w:rPr>
        <w:pPrChange w:id="463" w:author="Prabhvir Saran" w:date="2017-02-14T17:56:00Z">
          <w:pPr>
            <w:pStyle w:val="Heading1"/>
          </w:pPr>
        </w:pPrChange>
      </w:pPr>
    </w:p>
    <w:p w14:paraId="13DB3B08" w14:textId="10602617" w:rsidR="00334D18" w:rsidDel="00CA4D8C" w:rsidRDefault="00334D18">
      <w:pPr>
        <w:rPr>
          <w:ins w:id="464" w:author="Prabhvir Saran" w:date="2017-02-14T23:28:00Z"/>
          <w:del w:id="465" w:author="Tony Pacheco" w:date="2017-02-16T23:41:00Z"/>
        </w:rPr>
        <w:pPrChange w:id="466" w:author="Prabhvir Saran" w:date="2017-02-14T17:56:00Z">
          <w:pPr>
            <w:pStyle w:val="Heading1"/>
          </w:pPr>
        </w:pPrChange>
      </w:pPr>
    </w:p>
    <w:p w14:paraId="769A7B28" w14:textId="53A20729" w:rsidR="00334D18" w:rsidDel="00CA4D8C" w:rsidRDefault="00334D18">
      <w:pPr>
        <w:rPr>
          <w:ins w:id="467" w:author="Prabhvir Saran" w:date="2017-02-14T23:28:00Z"/>
          <w:del w:id="468" w:author="Tony Pacheco" w:date="2017-02-16T23:41:00Z"/>
        </w:rPr>
        <w:pPrChange w:id="469" w:author="Prabhvir Saran" w:date="2017-02-14T17:56:00Z">
          <w:pPr>
            <w:pStyle w:val="Heading1"/>
          </w:pPr>
        </w:pPrChange>
      </w:pPr>
    </w:p>
    <w:p w14:paraId="3452B1AB" w14:textId="09F9A2B0" w:rsidR="00334D18" w:rsidDel="00CA4D8C" w:rsidRDefault="00334D18">
      <w:pPr>
        <w:rPr>
          <w:ins w:id="470" w:author="Prabhvir Saran" w:date="2017-02-14T23:28:00Z"/>
          <w:del w:id="471" w:author="Tony Pacheco" w:date="2017-02-16T23:41:00Z"/>
        </w:rPr>
        <w:pPrChange w:id="472" w:author="Prabhvir Saran" w:date="2017-02-14T17:56:00Z">
          <w:pPr>
            <w:pStyle w:val="Heading1"/>
          </w:pPr>
        </w:pPrChange>
      </w:pPr>
    </w:p>
    <w:p w14:paraId="5C575896" w14:textId="48E2F7E7" w:rsidR="00334D18" w:rsidDel="00CA4D8C" w:rsidRDefault="00334D18">
      <w:pPr>
        <w:rPr>
          <w:ins w:id="473" w:author="Prabhvir Saran" w:date="2017-02-14T23:28:00Z"/>
          <w:del w:id="474" w:author="Tony Pacheco" w:date="2017-02-16T23:41:00Z"/>
        </w:rPr>
        <w:pPrChange w:id="475" w:author="Prabhvir Saran" w:date="2017-02-14T17:56:00Z">
          <w:pPr>
            <w:pStyle w:val="Heading1"/>
          </w:pPr>
        </w:pPrChange>
      </w:pPr>
    </w:p>
    <w:p w14:paraId="59329337" w14:textId="2E30FEB7" w:rsidR="00334D18" w:rsidDel="00CA4D8C" w:rsidRDefault="00334D18">
      <w:pPr>
        <w:rPr>
          <w:ins w:id="476" w:author="Prabhvir Saran" w:date="2017-02-14T23:28:00Z"/>
          <w:del w:id="477" w:author="Tony Pacheco" w:date="2017-02-16T23:41:00Z"/>
        </w:rPr>
        <w:pPrChange w:id="478" w:author="Prabhvir Saran" w:date="2017-02-14T17:56:00Z">
          <w:pPr>
            <w:pStyle w:val="Heading1"/>
          </w:pPr>
        </w:pPrChange>
      </w:pPr>
    </w:p>
    <w:p w14:paraId="208D23AD" w14:textId="05956879" w:rsidR="00334D18" w:rsidDel="00CA4D8C" w:rsidRDefault="00334D18">
      <w:pPr>
        <w:rPr>
          <w:ins w:id="479" w:author="Prabhvir Saran" w:date="2017-02-14T23:28:00Z"/>
          <w:del w:id="480" w:author="Tony Pacheco" w:date="2017-02-16T23:41:00Z"/>
        </w:rPr>
        <w:pPrChange w:id="481" w:author="Prabhvir Saran" w:date="2017-02-14T17:56:00Z">
          <w:pPr>
            <w:pStyle w:val="Heading1"/>
          </w:pPr>
        </w:pPrChange>
      </w:pPr>
    </w:p>
    <w:p w14:paraId="170988F8" w14:textId="6AD566D0" w:rsidR="00334D18" w:rsidDel="00CA4D8C" w:rsidRDefault="00334D18">
      <w:pPr>
        <w:rPr>
          <w:ins w:id="482" w:author="Prabhvir Saran" w:date="2017-02-14T23:28:00Z"/>
          <w:del w:id="483" w:author="Tony Pacheco" w:date="2017-02-16T23:41:00Z"/>
        </w:rPr>
        <w:pPrChange w:id="484" w:author="Prabhvir Saran" w:date="2017-02-14T17:56:00Z">
          <w:pPr>
            <w:pStyle w:val="Heading1"/>
          </w:pPr>
        </w:pPrChange>
      </w:pPr>
    </w:p>
    <w:p w14:paraId="7A706987" w14:textId="4DB6AFB8" w:rsidR="00334D18" w:rsidDel="00CA4D8C" w:rsidRDefault="00334D18">
      <w:pPr>
        <w:rPr>
          <w:ins w:id="485" w:author="Prabhvir Saran" w:date="2017-02-14T23:28:00Z"/>
          <w:del w:id="486" w:author="Tony Pacheco" w:date="2017-02-16T23:41:00Z"/>
        </w:rPr>
        <w:pPrChange w:id="487" w:author="Prabhvir Saran" w:date="2017-02-14T17:56:00Z">
          <w:pPr>
            <w:pStyle w:val="Heading1"/>
          </w:pPr>
        </w:pPrChange>
      </w:pPr>
    </w:p>
    <w:p w14:paraId="5AAC8E53" w14:textId="7858B140" w:rsidR="00334D18" w:rsidDel="00CA4D8C" w:rsidRDefault="00334D18">
      <w:pPr>
        <w:rPr>
          <w:ins w:id="488" w:author="Prabhvir Saran" w:date="2017-02-14T23:28:00Z"/>
          <w:del w:id="489" w:author="Tony Pacheco" w:date="2017-02-16T23:41:00Z"/>
        </w:rPr>
        <w:pPrChange w:id="490" w:author="Prabhvir Saran" w:date="2017-02-14T17:56:00Z">
          <w:pPr>
            <w:pStyle w:val="Heading1"/>
          </w:pPr>
        </w:pPrChange>
      </w:pPr>
    </w:p>
    <w:p w14:paraId="40EDD261" w14:textId="2125AC69" w:rsidR="00334D18" w:rsidDel="00CA4D8C" w:rsidRDefault="00334D18">
      <w:pPr>
        <w:rPr>
          <w:ins w:id="491" w:author="Prabhvir Saran" w:date="2017-02-14T23:28:00Z"/>
          <w:del w:id="492" w:author="Tony Pacheco" w:date="2017-02-16T23:41:00Z"/>
        </w:rPr>
        <w:pPrChange w:id="493" w:author="Prabhvir Saran" w:date="2017-02-14T17:56:00Z">
          <w:pPr>
            <w:pStyle w:val="Heading1"/>
          </w:pPr>
        </w:pPrChange>
      </w:pPr>
    </w:p>
    <w:p w14:paraId="41648AD8" w14:textId="492F506B" w:rsidR="00334D18" w:rsidDel="00CA4D8C" w:rsidRDefault="00334D18">
      <w:pPr>
        <w:rPr>
          <w:ins w:id="494" w:author="Prabhvir Saran" w:date="2017-02-14T23:28:00Z"/>
          <w:del w:id="495" w:author="Tony Pacheco" w:date="2017-02-16T23:41:00Z"/>
        </w:rPr>
        <w:pPrChange w:id="496" w:author="Prabhvir Saran" w:date="2017-02-14T17:56:00Z">
          <w:pPr>
            <w:pStyle w:val="Heading1"/>
          </w:pPr>
        </w:pPrChange>
      </w:pPr>
    </w:p>
    <w:p w14:paraId="372CEB71" w14:textId="51512E55" w:rsidR="00334D18" w:rsidDel="00CA4D8C" w:rsidRDefault="00334D18">
      <w:pPr>
        <w:rPr>
          <w:ins w:id="497" w:author="Prabhvir Saran" w:date="2017-02-14T23:28:00Z"/>
          <w:del w:id="498" w:author="Tony Pacheco" w:date="2017-02-16T23:41:00Z"/>
        </w:rPr>
        <w:pPrChange w:id="499" w:author="Prabhvir Saran" w:date="2017-02-14T17:56:00Z">
          <w:pPr>
            <w:pStyle w:val="Heading1"/>
          </w:pPr>
        </w:pPrChange>
      </w:pPr>
    </w:p>
    <w:p w14:paraId="326B5C61" w14:textId="5360F981" w:rsidR="00334D18" w:rsidDel="00CA4D8C" w:rsidRDefault="00334D18">
      <w:pPr>
        <w:rPr>
          <w:ins w:id="500" w:author="Prabhvir Saran" w:date="2017-02-14T23:28:00Z"/>
          <w:del w:id="501" w:author="Tony Pacheco" w:date="2017-02-16T23:41:00Z"/>
        </w:rPr>
        <w:pPrChange w:id="502" w:author="Prabhvir Saran" w:date="2017-02-14T17:56:00Z">
          <w:pPr>
            <w:pStyle w:val="Heading1"/>
          </w:pPr>
        </w:pPrChange>
      </w:pPr>
    </w:p>
    <w:p w14:paraId="007C147F" w14:textId="332AF593" w:rsidR="00334D18" w:rsidDel="00CA4D8C" w:rsidRDefault="00334D18">
      <w:pPr>
        <w:rPr>
          <w:ins w:id="503" w:author="Prabhvir Saran" w:date="2017-02-14T23:28:00Z"/>
          <w:del w:id="504" w:author="Tony Pacheco" w:date="2017-02-16T23:41:00Z"/>
        </w:rPr>
        <w:pPrChange w:id="505" w:author="Prabhvir Saran" w:date="2017-02-14T17:56:00Z">
          <w:pPr>
            <w:pStyle w:val="Heading1"/>
          </w:pPr>
        </w:pPrChange>
      </w:pPr>
    </w:p>
    <w:p w14:paraId="121BCD0A" w14:textId="4F95C64C" w:rsidR="00334D18" w:rsidDel="00CA4D8C" w:rsidRDefault="00334D18">
      <w:pPr>
        <w:rPr>
          <w:ins w:id="506" w:author="Prabhvir Saran" w:date="2017-02-14T23:28:00Z"/>
          <w:del w:id="507" w:author="Tony Pacheco" w:date="2017-02-16T23:41:00Z"/>
        </w:rPr>
        <w:pPrChange w:id="508" w:author="Prabhvir Saran" w:date="2017-02-14T17:56:00Z">
          <w:pPr>
            <w:pStyle w:val="Heading1"/>
          </w:pPr>
        </w:pPrChange>
      </w:pPr>
    </w:p>
    <w:p w14:paraId="3FE522A5" w14:textId="546EEB9B" w:rsidR="00334D18" w:rsidDel="00CA4D8C" w:rsidRDefault="00334D18">
      <w:pPr>
        <w:rPr>
          <w:ins w:id="509" w:author="Prabhvir Saran" w:date="2017-02-14T23:28:00Z"/>
          <w:del w:id="510" w:author="Tony Pacheco" w:date="2017-02-16T23:41:00Z"/>
        </w:rPr>
        <w:pPrChange w:id="511" w:author="Prabhvir Saran" w:date="2017-02-14T17:56:00Z">
          <w:pPr>
            <w:pStyle w:val="Heading1"/>
          </w:pPr>
        </w:pPrChange>
      </w:pPr>
    </w:p>
    <w:p w14:paraId="3E518714" w14:textId="58B7E813" w:rsidR="00334D18" w:rsidDel="00CA4D8C" w:rsidRDefault="00334D18">
      <w:pPr>
        <w:rPr>
          <w:ins w:id="512" w:author="Prabhvir Saran" w:date="2017-02-14T23:28:00Z"/>
          <w:del w:id="513" w:author="Tony Pacheco" w:date="2017-02-16T23:41:00Z"/>
        </w:rPr>
        <w:pPrChange w:id="514" w:author="Prabhvir Saran" w:date="2017-02-14T17:56:00Z">
          <w:pPr>
            <w:pStyle w:val="Heading1"/>
          </w:pPr>
        </w:pPrChange>
      </w:pPr>
    </w:p>
    <w:p w14:paraId="224F0AA1" w14:textId="4D578147" w:rsidR="00334D18" w:rsidDel="00CA4D8C" w:rsidRDefault="00334D18">
      <w:pPr>
        <w:rPr>
          <w:ins w:id="515" w:author="Prabhvir Saran" w:date="2017-02-14T23:28:00Z"/>
          <w:del w:id="516" w:author="Tony Pacheco" w:date="2017-02-16T23:41:00Z"/>
        </w:rPr>
        <w:pPrChange w:id="517" w:author="Prabhvir Saran" w:date="2017-02-14T17:56:00Z">
          <w:pPr>
            <w:pStyle w:val="Heading1"/>
          </w:pPr>
        </w:pPrChange>
      </w:pPr>
    </w:p>
    <w:p w14:paraId="310762E0" w14:textId="0368FC4D" w:rsidR="00334D18" w:rsidDel="00CA4D8C" w:rsidRDefault="00334D18">
      <w:pPr>
        <w:rPr>
          <w:ins w:id="518" w:author="Prabhvir Saran" w:date="2017-02-14T23:28:00Z"/>
          <w:del w:id="519" w:author="Tony Pacheco" w:date="2017-02-16T23:41:00Z"/>
        </w:rPr>
        <w:pPrChange w:id="520" w:author="Prabhvir Saran" w:date="2017-02-14T17:56:00Z">
          <w:pPr>
            <w:pStyle w:val="Heading1"/>
          </w:pPr>
        </w:pPrChange>
      </w:pPr>
    </w:p>
    <w:p w14:paraId="6DA3D00A" w14:textId="40710712" w:rsidR="00334D18" w:rsidDel="00CA4D8C" w:rsidRDefault="00334D18">
      <w:pPr>
        <w:rPr>
          <w:ins w:id="521" w:author="Prabhvir Saran" w:date="2017-02-14T23:28:00Z"/>
          <w:del w:id="522" w:author="Tony Pacheco" w:date="2017-02-16T23:41:00Z"/>
        </w:rPr>
        <w:pPrChange w:id="523" w:author="Prabhvir Saran" w:date="2017-02-14T17:56:00Z">
          <w:pPr>
            <w:pStyle w:val="Heading1"/>
          </w:pPr>
        </w:pPrChange>
      </w:pPr>
    </w:p>
    <w:p w14:paraId="4B2905B2" w14:textId="7FCC546D" w:rsidR="00334D18" w:rsidDel="00CA4D8C" w:rsidRDefault="00334D18">
      <w:pPr>
        <w:rPr>
          <w:ins w:id="524" w:author="Prabhvir Saran" w:date="2017-02-14T23:28:00Z"/>
          <w:del w:id="525" w:author="Tony Pacheco" w:date="2017-02-16T23:41:00Z"/>
        </w:rPr>
        <w:pPrChange w:id="526" w:author="Prabhvir Saran" w:date="2017-02-14T17:56:00Z">
          <w:pPr>
            <w:pStyle w:val="Heading1"/>
          </w:pPr>
        </w:pPrChange>
      </w:pPr>
    </w:p>
    <w:p w14:paraId="5CCFE6D6" w14:textId="7259CAE5" w:rsidR="00334D18" w:rsidDel="00CA4D8C" w:rsidRDefault="00334D18">
      <w:pPr>
        <w:rPr>
          <w:ins w:id="527" w:author="Prabhvir Saran" w:date="2017-02-14T23:28:00Z"/>
          <w:del w:id="528" w:author="Tony Pacheco" w:date="2017-02-16T23:41:00Z"/>
        </w:rPr>
        <w:pPrChange w:id="529" w:author="Prabhvir Saran" w:date="2017-02-14T17:56:00Z">
          <w:pPr>
            <w:pStyle w:val="Heading1"/>
          </w:pPr>
        </w:pPrChange>
      </w:pPr>
    </w:p>
    <w:p w14:paraId="1DA4C0AE" w14:textId="548091C6" w:rsidR="00334D18" w:rsidDel="00CA4D8C" w:rsidRDefault="00334D18">
      <w:pPr>
        <w:rPr>
          <w:ins w:id="530" w:author="Prabhvir Saran" w:date="2017-02-14T23:28:00Z"/>
          <w:del w:id="531" w:author="Tony Pacheco" w:date="2017-02-16T23:41:00Z"/>
        </w:rPr>
        <w:pPrChange w:id="532" w:author="Prabhvir Saran" w:date="2017-02-14T17:56:00Z">
          <w:pPr>
            <w:pStyle w:val="Heading1"/>
          </w:pPr>
        </w:pPrChange>
      </w:pPr>
    </w:p>
    <w:p w14:paraId="63654C78" w14:textId="403374E1" w:rsidR="00334D18" w:rsidDel="00CA4D8C" w:rsidRDefault="00334D18">
      <w:pPr>
        <w:rPr>
          <w:ins w:id="533" w:author="Prabhvir Saran" w:date="2017-02-14T23:28:00Z"/>
          <w:del w:id="534" w:author="Tony Pacheco" w:date="2017-02-16T23:41:00Z"/>
        </w:rPr>
        <w:pPrChange w:id="535" w:author="Prabhvir Saran" w:date="2017-02-14T17:56:00Z">
          <w:pPr>
            <w:pStyle w:val="Heading1"/>
          </w:pPr>
        </w:pPrChange>
      </w:pPr>
    </w:p>
    <w:p w14:paraId="1117BB0D" w14:textId="566F96FF" w:rsidR="00334D18" w:rsidDel="00CA4D8C" w:rsidRDefault="00334D18">
      <w:pPr>
        <w:rPr>
          <w:ins w:id="536" w:author="Prabhvir Saran" w:date="2017-02-14T23:28:00Z"/>
          <w:del w:id="537" w:author="Tony Pacheco" w:date="2017-02-16T23:41:00Z"/>
        </w:rPr>
        <w:pPrChange w:id="538" w:author="Prabhvir Saran" w:date="2017-02-14T17:56:00Z">
          <w:pPr>
            <w:pStyle w:val="Heading1"/>
          </w:pPr>
        </w:pPrChange>
      </w:pPr>
    </w:p>
    <w:p w14:paraId="12009419" w14:textId="16E90452" w:rsidR="00334D18" w:rsidDel="00CA4D8C" w:rsidRDefault="00334D18">
      <w:pPr>
        <w:rPr>
          <w:ins w:id="539" w:author="Prabhvir Saran" w:date="2017-02-14T23:28:00Z"/>
          <w:del w:id="540" w:author="Tony Pacheco" w:date="2017-02-16T23:41:00Z"/>
        </w:rPr>
        <w:pPrChange w:id="541" w:author="Prabhvir Saran" w:date="2017-02-14T17:56:00Z">
          <w:pPr>
            <w:pStyle w:val="Heading1"/>
          </w:pPr>
        </w:pPrChange>
      </w:pPr>
    </w:p>
    <w:p w14:paraId="5F1B8276" w14:textId="3D68D331" w:rsidR="00334D18" w:rsidDel="00CA4D8C" w:rsidRDefault="00334D18">
      <w:pPr>
        <w:rPr>
          <w:ins w:id="542" w:author="Prabhvir Saran" w:date="2017-02-14T23:28:00Z"/>
          <w:del w:id="543" w:author="Tony Pacheco" w:date="2017-02-16T23:41:00Z"/>
        </w:rPr>
        <w:pPrChange w:id="544" w:author="Prabhvir Saran" w:date="2017-02-14T17:56:00Z">
          <w:pPr>
            <w:pStyle w:val="Heading1"/>
          </w:pPr>
        </w:pPrChange>
      </w:pPr>
    </w:p>
    <w:p w14:paraId="797ACEF9" w14:textId="464D3B13" w:rsidR="00334D18" w:rsidDel="00CA4D8C" w:rsidRDefault="00334D18">
      <w:pPr>
        <w:rPr>
          <w:ins w:id="545" w:author="Prabhvir Saran" w:date="2017-02-14T23:28:00Z"/>
          <w:del w:id="546" w:author="Tony Pacheco" w:date="2017-02-16T23:41:00Z"/>
        </w:rPr>
        <w:pPrChange w:id="547" w:author="Prabhvir Saran" w:date="2017-02-14T17:56:00Z">
          <w:pPr>
            <w:pStyle w:val="Heading1"/>
          </w:pPr>
        </w:pPrChange>
      </w:pPr>
    </w:p>
    <w:p w14:paraId="2E1A5DD2" w14:textId="1BE01FCC" w:rsidR="00334D18" w:rsidDel="00CA4D8C" w:rsidRDefault="00334D18">
      <w:pPr>
        <w:rPr>
          <w:ins w:id="548" w:author="Prabhvir Saran" w:date="2017-02-14T23:28:00Z"/>
          <w:del w:id="549" w:author="Tony Pacheco" w:date="2017-02-16T23:41:00Z"/>
        </w:rPr>
        <w:pPrChange w:id="550" w:author="Prabhvir Saran" w:date="2017-02-14T17:56:00Z">
          <w:pPr>
            <w:pStyle w:val="Heading1"/>
          </w:pPr>
        </w:pPrChange>
      </w:pPr>
    </w:p>
    <w:p w14:paraId="1885EBC1" w14:textId="00308B10" w:rsidR="00334D18" w:rsidDel="00CA4D8C" w:rsidRDefault="00334D18">
      <w:pPr>
        <w:rPr>
          <w:ins w:id="551" w:author="Prabhvir Saran" w:date="2017-02-14T23:28:00Z"/>
          <w:del w:id="552" w:author="Tony Pacheco" w:date="2017-02-16T23:41:00Z"/>
        </w:rPr>
        <w:pPrChange w:id="553" w:author="Prabhvir Saran" w:date="2017-02-14T17:56:00Z">
          <w:pPr>
            <w:pStyle w:val="Heading1"/>
          </w:pPr>
        </w:pPrChange>
      </w:pPr>
    </w:p>
    <w:p w14:paraId="1A83C3E9" w14:textId="61538FE5" w:rsidR="00334D18" w:rsidDel="00CA4D8C" w:rsidRDefault="00334D18">
      <w:pPr>
        <w:rPr>
          <w:ins w:id="554" w:author="Prabhvir Saran" w:date="2017-02-14T23:28:00Z"/>
          <w:del w:id="555" w:author="Tony Pacheco" w:date="2017-02-16T23:41:00Z"/>
        </w:rPr>
        <w:pPrChange w:id="556" w:author="Prabhvir Saran" w:date="2017-02-14T17:56:00Z">
          <w:pPr>
            <w:pStyle w:val="Heading1"/>
          </w:pPr>
        </w:pPrChange>
      </w:pPr>
    </w:p>
    <w:p w14:paraId="24C69AB5" w14:textId="5DC42F0A" w:rsidR="00334D18" w:rsidDel="00CA4D8C" w:rsidRDefault="00334D18">
      <w:pPr>
        <w:rPr>
          <w:ins w:id="557" w:author="Prabhvir Saran" w:date="2017-02-14T23:28:00Z"/>
          <w:del w:id="558" w:author="Tony Pacheco" w:date="2017-02-16T23:41:00Z"/>
        </w:rPr>
        <w:pPrChange w:id="559" w:author="Prabhvir Saran" w:date="2017-02-14T17:56:00Z">
          <w:pPr>
            <w:pStyle w:val="Heading1"/>
          </w:pPr>
        </w:pPrChange>
      </w:pPr>
    </w:p>
    <w:p w14:paraId="4B968B08" w14:textId="4A4D7B9B" w:rsidR="00334D18" w:rsidDel="00CA4D8C" w:rsidRDefault="00334D18">
      <w:pPr>
        <w:rPr>
          <w:ins w:id="560" w:author="Prabhvir Saran" w:date="2017-02-14T23:28:00Z"/>
          <w:del w:id="561" w:author="Tony Pacheco" w:date="2017-02-16T23:41:00Z"/>
        </w:rPr>
        <w:pPrChange w:id="562" w:author="Prabhvir Saran" w:date="2017-02-14T17:56:00Z">
          <w:pPr>
            <w:pStyle w:val="Heading1"/>
          </w:pPr>
        </w:pPrChange>
      </w:pPr>
    </w:p>
    <w:p w14:paraId="373CF74D" w14:textId="198BD582" w:rsidR="00334D18" w:rsidDel="00CA4D8C" w:rsidRDefault="00334D18">
      <w:pPr>
        <w:rPr>
          <w:ins w:id="563" w:author="Prabhvir Saran" w:date="2017-02-14T23:28:00Z"/>
          <w:del w:id="564" w:author="Tony Pacheco" w:date="2017-02-16T23:41:00Z"/>
        </w:rPr>
        <w:pPrChange w:id="565" w:author="Prabhvir Saran" w:date="2017-02-14T17:56:00Z">
          <w:pPr>
            <w:pStyle w:val="Heading1"/>
          </w:pPr>
        </w:pPrChange>
      </w:pPr>
    </w:p>
    <w:p w14:paraId="3BF8A2FA" w14:textId="248A9ACB" w:rsidR="00334D18" w:rsidDel="00CA4D8C" w:rsidRDefault="00334D18">
      <w:pPr>
        <w:rPr>
          <w:ins w:id="566" w:author="Prabhvir Saran" w:date="2017-02-14T23:28:00Z"/>
          <w:del w:id="567" w:author="Tony Pacheco" w:date="2017-02-16T23:41:00Z"/>
        </w:rPr>
        <w:pPrChange w:id="568" w:author="Prabhvir Saran" w:date="2017-02-14T17:56:00Z">
          <w:pPr>
            <w:pStyle w:val="Heading1"/>
          </w:pPr>
        </w:pPrChange>
      </w:pPr>
    </w:p>
    <w:p w14:paraId="76D0F611" w14:textId="74612AEB" w:rsidR="00334D18" w:rsidDel="00CA4D8C" w:rsidRDefault="00334D18">
      <w:pPr>
        <w:rPr>
          <w:ins w:id="569" w:author="Prabhvir Saran" w:date="2017-02-14T23:28:00Z"/>
          <w:del w:id="570" w:author="Tony Pacheco" w:date="2017-02-16T23:41:00Z"/>
        </w:rPr>
        <w:pPrChange w:id="571" w:author="Prabhvir Saran" w:date="2017-02-14T17:56:00Z">
          <w:pPr>
            <w:pStyle w:val="Heading1"/>
          </w:pPr>
        </w:pPrChange>
      </w:pPr>
    </w:p>
    <w:p w14:paraId="550DC174" w14:textId="4EB87D05" w:rsidR="00334D18" w:rsidDel="00CA4D8C" w:rsidRDefault="00334D18">
      <w:pPr>
        <w:rPr>
          <w:ins w:id="572" w:author="Prabhvir Saran" w:date="2017-02-14T23:28:00Z"/>
          <w:del w:id="573" w:author="Tony Pacheco" w:date="2017-02-16T23:41:00Z"/>
        </w:rPr>
        <w:pPrChange w:id="574" w:author="Prabhvir Saran" w:date="2017-02-14T17:56:00Z">
          <w:pPr>
            <w:pStyle w:val="Heading1"/>
          </w:pPr>
        </w:pPrChange>
      </w:pPr>
    </w:p>
    <w:p w14:paraId="62E2A834" w14:textId="16A10834" w:rsidR="00334D18" w:rsidDel="00CA4D8C" w:rsidRDefault="00334D18">
      <w:pPr>
        <w:rPr>
          <w:ins w:id="575" w:author="Prabhvir Saran" w:date="2017-02-14T23:28:00Z"/>
          <w:del w:id="576" w:author="Tony Pacheco" w:date="2017-02-16T23:41:00Z"/>
        </w:rPr>
        <w:pPrChange w:id="577" w:author="Prabhvir Saran" w:date="2017-02-14T17:56:00Z">
          <w:pPr>
            <w:pStyle w:val="Heading1"/>
          </w:pPr>
        </w:pPrChange>
      </w:pPr>
    </w:p>
    <w:p w14:paraId="5709508F" w14:textId="3AC46F22" w:rsidR="00334D18" w:rsidDel="00CA4D8C" w:rsidRDefault="00334D18">
      <w:pPr>
        <w:rPr>
          <w:ins w:id="578" w:author="Prabhvir Saran" w:date="2017-02-14T17:56:00Z"/>
          <w:del w:id="579" w:author="Tony Pacheco" w:date="2017-02-16T23:41:00Z"/>
        </w:rPr>
        <w:pPrChange w:id="580" w:author="Prabhvir Saran" w:date="2017-02-14T17:56:00Z">
          <w:pPr>
            <w:pStyle w:val="Heading1"/>
          </w:pPr>
        </w:pPrChange>
      </w:pPr>
    </w:p>
    <w:p w14:paraId="4A2ACA71" w14:textId="1CE846B1" w:rsidR="00487BA1" w:rsidRPr="00867B27" w:rsidDel="00CA4D8C" w:rsidRDefault="00487BA1">
      <w:pPr>
        <w:rPr>
          <w:ins w:id="581" w:author="Prabhvir Saran" w:date="2017-02-14T17:56:00Z"/>
          <w:del w:id="582" w:author="Tony Pacheco" w:date="2017-02-16T23:41:00Z"/>
        </w:rPr>
        <w:pPrChange w:id="583" w:author="Prabhvir Saran" w:date="2017-02-14T17:56:00Z">
          <w:pPr>
            <w:pStyle w:val="Heading1"/>
          </w:pPr>
        </w:pPrChange>
      </w:pPr>
    </w:p>
    <w:p w14:paraId="4031A636" w14:textId="50A5CB34" w:rsidR="004161ED" w:rsidDel="001B77FC" w:rsidRDefault="004161ED" w:rsidP="004161ED">
      <w:pPr>
        <w:pStyle w:val="Heading1"/>
        <w:jc w:val="center"/>
        <w:rPr>
          <w:del w:id="584" w:author="Prabhvir Saran" w:date="2017-02-02T16:26:00Z"/>
          <w:b/>
          <w:sz w:val="14"/>
          <w:u w:val="single"/>
        </w:rPr>
      </w:pPr>
    </w:p>
    <w:p w14:paraId="03716BC0" w14:textId="313F60C5" w:rsidR="001B77FC" w:rsidRDefault="001B77FC">
      <w:pPr>
        <w:rPr>
          <w:ins w:id="585" w:author="Prabhvir Saran" w:date="2017-02-02T16:26:00Z"/>
        </w:rPr>
      </w:pPr>
    </w:p>
    <w:p w14:paraId="5460CA51" w14:textId="3120FBD9" w:rsidR="004161ED" w:rsidRPr="008E7E99" w:rsidDel="001B77FC" w:rsidRDefault="004161ED">
      <w:pPr>
        <w:pStyle w:val="Heading1"/>
        <w:rPr>
          <w:del w:id="586" w:author="Prabhvir Saran" w:date="2017-02-02T16:25:00Z"/>
          <w:rPrChange w:id="587" w:author="Prabhvir Saran" w:date="2017-02-14T23:25:00Z">
            <w:rPr>
              <w:del w:id="588" w:author="Prabhvir Saran" w:date="2017-02-02T16:25:00Z"/>
              <w:rFonts w:asciiTheme="minorHAnsi" w:eastAsiaTheme="minorHAnsi" w:hAnsiTheme="minorHAnsi" w:cstheme="minorBidi"/>
              <w:color w:val="auto"/>
              <w:sz w:val="22"/>
              <w:szCs w:val="22"/>
            </w:rPr>
          </w:rPrChange>
        </w:rPr>
        <w:pPrChange w:id="589" w:author="Prabhvir Saran" w:date="2017-02-14T23:25:00Z">
          <w:pPr>
            <w:pStyle w:val="Heading1"/>
            <w:jc w:val="center"/>
          </w:pPr>
        </w:pPrChange>
      </w:pPr>
    </w:p>
    <w:p w14:paraId="449A7FE6" w14:textId="2FBD7624" w:rsidR="001B77FC" w:rsidRPr="008E7E99" w:rsidDel="005529B6" w:rsidRDefault="001B77FC">
      <w:pPr>
        <w:pStyle w:val="Heading1"/>
        <w:rPr>
          <w:del w:id="590" w:author="Prabhvir Saran" w:date="2017-02-02T16:26:00Z"/>
          <w:rPrChange w:id="591" w:author="Prabhvir Saran" w:date="2017-02-14T23:25:00Z">
            <w:rPr>
              <w:del w:id="592" w:author="Prabhvir Saran" w:date="2017-02-02T16:26:00Z"/>
              <w:rFonts w:asciiTheme="minorHAnsi" w:eastAsiaTheme="minorHAnsi" w:hAnsiTheme="minorHAnsi" w:cstheme="minorBidi"/>
              <w:color w:val="auto"/>
              <w:sz w:val="22"/>
              <w:szCs w:val="22"/>
            </w:rPr>
          </w:rPrChange>
        </w:rPr>
        <w:pPrChange w:id="593" w:author="Prabhvir Saran" w:date="2017-02-14T23:25:00Z">
          <w:pPr>
            <w:pStyle w:val="Heading1"/>
            <w:ind w:left="720" w:firstLine="720"/>
            <w:jc w:val="center"/>
          </w:pPr>
        </w:pPrChange>
      </w:pPr>
    </w:p>
    <w:p w14:paraId="036076F8" w14:textId="6BD1C8F3" w:rsidR="00487BA1" w:rsidRPr="008E7E99" w:rsidRDefault="00487BA1">
      <w:pPr>
        <w:pStyle w:val="Heading1"/>
        <w:rPr>
          <w:ins w:id="594" w:author="Prabhvir Saran" w:date="2017-02-14T17:50:00Z"/>
          <w:rPrChange w:id="595" w:author="Prabhvir Saran" w:date="2017-02-14T23:25:00Z">
            <w:rPr>
              <w:ins w:id="596" w:author="Prabhvir Saran" w:date="2017-02-14T17:50:00Z"/>
              <w:b/>
              <w:sz w:val="44"/>
              <w:u w:val="single"/>
            </w:rPr>
          </w:rPrChange>
        </w:rPr>
        <w:pPrChange w:id="597" w:author="Prabhvir Saran" w:date="2017-02-14T23:25:00Z">
          <w:pPr>
            <w:pStyle w:val="Heading1"/>
            <w:ind w:left="720" w:firstLine="720"/>
            <w:jc w:val="center"/>
          </w:pPr>
        </w:pPrChange>
      </w:pPr>
      <w:del w:id="598" w:author="Prabhvir Saran" w:date="2017-02-14T23:19:00Z">
        <w:r w:rsidRPr="008E7E99" w:rsidDel="002832A7">
          <w:rPr>
            <w:rPrChange w:id="599" w:author="Prabhvir Saran" w:date="2017-02-14T23:25:00Z">
              <w:rPr>
                <w:rFonts w:asciiTheme="minorHAnsi" w:eastAsiaTheme="minorHAnsi" w:hAnsiTheme="minorHAnsi" w:cstheme="minorBidi"/>
                <w:color w:val="auto"/>
                <w:sz w:val="22"/>
                <w:szCs w:val="22"/>
              </w:rPr>
            </w:rPrChange>
          </w:rPr>
          <w:delText xml:space="preserve">Appendix </w:delText>
        </w:r>
      </w:del>
      <w:bookmarkStart w:id="600" w:name="_Toc475051871"/>
      <w:ins w:id="601" w:author="Prabhvir Saran" w:date="2017-02-14T23:19:00Z">
        <w:r w:rsidR="002832A7" w:rsidRPr="008E7E99">
          <w:t>Appendix 2</w:t>
        </w:r>
      </w:ins>
      <w:bookmarkEnd w:id="600"/>
    </w:p>
    <w:p w14:paraId="534DDB51" w14:textId="2CE5B513" w:rsidR="00A1445E" w:rsidRPr="008E7E99" w:rsidRDefault="00A1445E">
      <w:pPr>
        <w:pStyle w:val="Heading2"/>
        <w:jc w:val="center"/>
        <w:rPr>
          <w:ins w:id="602" w:author="Prabhvir Saran" w:date="2017-02-02T23:24:00Z"/>
          <w:b/>
          <w:sz w:val="36"/>
          <w:u w:val="single"/>
          <w:rPrChange w:id="603" w:author="Prabhvir Saran" w:date="2017-02-14T23:26:00Z">
            <w:rPr>
              <w:ins w:id="604" w:author="Prabhvir Saran" w:date="2017-02-02T23:24:00Z"/>
            </w:rPr>
          </w:rPrChange>
        </w:rPr>
        <w:pPrChange w:id="605" w:author="Prabhvir Saran" w:date="2017-02-14T23:26:00Z">
          <w:pPr>
            <w:pStyle w:val="Heading1"/>
            <w:ind w:left="720" w:firstLine="720"/>
            <w:jc w:val="center"/>
          </w:pPr>
        </w:pPrChange>
      </w:pPr>
      <w:bookmarkStart w:id="606" w:name="_Toc475051872"/>
      <w:ins w:id="607" w:author="Prabhvir Saran" w:date="2017-02-02T23:24:00Z">
        <w:r w:rsidRPr="008E7E99">
          <w:rPr>
            <w:b/>
            <w:sz w:val="36"/>
            <w:u w:val="single"/>
            <w:rPrChange w:id="608" w:author="Prabhvir Saran" w:date="2017-02-14T23:26:00Z">
              <w:rPr/>
            </w:rPrChange>
          </w:rPr>
          <w:t>Milestone 2: Site Map and Page Design</w:t>
        </w:r>
        <w:bookmarkEnd w:id="606"/>
      </w:ins>
    </w:p>
    <w:p w14:paraId="19251868" w14:textId="3F25FF3C" w:rsidR="005529B6" w:rsidRDefault="005529B6" w:rsidP="005529B6">
      <w:pPr>
        <w:pStyle w:val="Heading1"/>
        <w:ind w:left="720" w:firstLine="720"/>
        <w:jc w:val="center"/>
        <w:rPr>
          <w:ins w:id="609" w:author="Prabhvir Saran" w:date="2017-02-02T22:45:00Z"/>
          <w:b/>
          <w:sz w:val="44"/>
          <w:u w:val="single"/>
        </w:rPr>
      </w:pPr>
    </w:p>
    <w:p w14:paraId="485C5B13" w14:textId="77777777" w:rsidR="00A1445E" w:rsidRPr="004161ED" w:rsidRDefault="00A1445E" w:rsidP="00A1445E">
      <w:pPr>
        <w:pStyle w:val="Heading2"/>
        <w:rPr>
          <w:ins w:id="610" w:author="Prabhvir Saran" w:date="2017-02-02T23:24:00Z"/>
        </w:rPr>
      </w:pPr>
      <w:bookmarkStart w:id="611" w:name="_Toc475051873"/>
      <w:ins w:id="612" w:author="Prabhvir Saran" w:date="2017-02-02T23:24:00Z">
        <w:r w:rsidRPr="004161ED">
          <w:rPr>
            <w:sz w:val="32"/>
          </w:rPr>
          <w:t>Sitemap</w:t>
        </w:r>
        <w:bookmarkEnd w:id="611"/>
        <w:r w:rsidRPr="004161ED">
          <w:t xml:space="preserve"> </w:t>
        </w:r>
      </w:ins>
    </w:p>
    <w:p w14:paraId="5458728B" w14:textId="1A1EC81D" w:rsidR="005529B6" w:rsidRPr="005529B6" w:rsidRDefault="005529B6">
      <w:pPr>
        <w:rPr>
          <w:ins w:id="613" w:author="Prabhvir Saran" w:date="2017-02-02T16:48:00Z"/>
          <w:rPrChange w:id="614" w:author="Prabhvir Saran" w:date="2017-02-02T22:45:00Z">
            <w:rPr>
              <w:ins w:id="615" w:author="Prabhvir Saran" w:date="2017-02-02T16:48:00Z"/>
              <w:b/>
              <w:sz w:val="44"/>
              <w:u w:val="single"/>
            </w:rPr>
          </w:rPrChange>
        </w:rPr>
        <w:pPrChange w:id="616" w:author="Prabhvir Saran" w:date="2017-02-02T22:45:00Z">
          <w:pPr>
            <w:pStyle w:val="Heading1"/>
            <w:jc w:val="center"/>
          </w:pPr>
        </w:pPrChange>
      </w:pPr>
    </w:p>
    <w:p w14:paraId="6EC667E2" w14:textId="44871AA6" w:rsidR="00CE27D4" w:rsidRDefault="00717083" w:rsidP="0029077D">
      <w:pPr>
        <w:pStyle w:val="Heading1"/>
        <w:spacing w:line="360" w:lineRule="auto"/>
        <w:rPr>
          <w:ins w:id="617" w:author="Prabhvir Saran" w:date="2017-02-02T15:38:00Z"/>
          <w:b/>
          <w:color w:val="4472C4" w:themeColor="accent1"/>
          <w:sz w:val="40"/>
        </w:rPr>
      </w:pPr>
      <w:bookmarkStart w:id="618" w:name="_Toc473839892"/>
      <w:bookmarkStart w:id="619" w:name="_Toc473840759"/>
      <w:bookmarkStart w:id="620" w:name="_Toc473842177"/>
      <w:bookmarkStart w:id="621" w:name="_Toc474878132"/>
      <w:bookmarkStart w:id="622" w:name="_Toc475051874"/>
      <w:ins w:id="623" w:author="Prabhvir Saran" w:date="2017-02-02T15:37:00Z">
        <w:r w:rsidRPr="004161ED">
          <w:rPr>
            <w:noProof/>
            <w:lang w:val="en-CA" w:eastAsia="en-CA"/>
          </w:rPr>
          <mc:AlternateContent>
            <mc:Choice Requires="wpg">
              <w:drawing>
                <wp:anchor distT="0" distB="0" distL="114300" distR="114300" simplePos="0" relativeHeight="251654144" behindDoc="0" locked="0" layoutInCell="1" allowOverlap="1" wp14:anchorId="4056CFE6" wp14:editId="1A7A3298">
                  <wp:simplePos x="0" y="0"/>
                  <wp:positionH relativeFrom="margin">
                    <wp:posOffset>-353833</wp:posOffset>
                  </wp:positionH>
                  <wp:positionV relativeFrom="paragraph">
                    <wp:posOffset>239616</wp:posOffset>
                  </wp:positionV>
                  <wp:extent cx="6838122" cy="2580198"/>
                  <wp:effectExtent l="0" t="0" r="20320" b="10795"/>
                  <wp:wrapNone/>
                  <wp:docPr id="23" name="Group 23"/>
                  <wp:cNvGraphicFramePr/>
                  <a:graphic xmlns:a="http://schemas.openxmlformats.org/drawingml/2006/main">
                    <a:graphicData uri="http://schemas.microsoft.com/office/word/2010/wordprocessingGroup">
                      <wpg:wgp>
                        <wpg:cNvGrpSpPr/>
                        <wpg:grpSpPr>
                          <a:xfrm>
                            <a:off x="0" y="0"/>
                            <a:ext cx="6838122" cy="2580198"/>
                            <a:chOff x="0" y="0"/>
                            <a:chExt cx="7100888"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CE27D4" w:rsidRDefault="00CE27D4"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CE27D4" w:rsidRDefault="00CE27D4" w:rsidP="00CE27D4">
                                <w:pPr>
                                  <w:jc w:val="center"/>
                                </w:pPr>
                                <w:r>
                                  <w:t>H</w:t>
                                </w:r>
                                <w:ins w:id="624" w:author="Prabhvir Saran" w:date="2017-02-02T22:56:00Z">
                                  <w:r w:rsidR="00953782">
                                    <w:t>EMA</w:t>
                                  </w:r>
                                </w:ins>
                                <w:del w:id="625"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4310063" y="919163"/>
                              <a:ext cx="1000125" cy="457200"/>
                            </a:xfrm>
                            <a:prstGeom prst="rect">
                              <a:avLst/>
                            </a:prstGeom>
                            <a:solidFill>
                              <a:schemeClr val="lt1"/>
                            </a:solidFill>
                            <a:ln w="6350">
                              <a:solidFill>
                                <a:prstClr val="black"/>
                              </a:solidFill>
                            </a:ln>
                          </wps:spPr>
                          <wps:txbx>
                            <w:txbxContent>
                              <w:p w14:paraId="34F2A018" w14:textId="77777777" w:rsidR="00CE27D4" w:rsidRDefault="00CE27D4"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076950" y="938213"/>
                              <a:ext cx="1023938" cy="457200"/>
                            </a:xfrm>
                            <a:prstGeom prst="rect">
                              <a:avLst/>
                            </a:prstGeom>
                            <a:solidFill>
                              <a:schemeClr val="lt1"/>
                            </a:solidFill>
                            <a:ln w="6350">
                              <a:solidFill>
                                <a:prstClr val="black"/>
                              </a:solidFill>
                            </a:ln>
                          </wps:spPr>
                          <wps:txbx>
                            <w:txbxContent>
                              <w:p w14:paraId="73AA297D" w14:textId="4CFAEDB5" w:rsidR="00CE27D4" w:rsidRDefault="00CE27D4" w:rsidP="00CE27D4">
                                <w:pPr>
                                  <w:jc w:val="center"/>
                                </w:pPr>
                                <w:r>
                                  <w:t>Login/</w:t>
                                </w:r>
                                <w:ins w:id="626" w:author="Prabhvir Saran" w:date="2017-02-02T22:42:00Z">
                                  <w:r w:rsidR="005529B6">
                                    <w:t>Signup</w:t>
                                  </w:r>
                                </w:ins>
                                <w:del w:id="627"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77777777" w:rsidR="00CE27D4" w:rsidRDefault="00CE27D4" w:rsidP="00CE27D4">
                                <w:pPr>
                                  <w:jc w:val="center"/>
                                </w:pPr>
                                <w:r>
                                  <w:t>About 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77777777" w:rsidR="00CE27D4" w:rsidRDefault="00CE27D4" w:rsidP="00CE27D4">
                                <w:pPr>
                                  <w:jc w:val="center"/>
                                </w:pPr>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CE27D4" w:rsidRDefault="00CE27D4"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4095750" y="2000250"/>
                              <a:ext cx="1000125" cy="457200"/>
                            </a:xfrm>
                            <a:prstGeom prst="rect">
                              <a:avLst/>
                            </a:prstGeom>
                            <a:solidFill>
                              <a:schemeClr val="lt1"/>
                            </a:solidFill>
                            <a:ln w="6350">
                              <a:solidFill>
                                <a:prstClr val="black"/>
                              </a:solidFill>
                            </a:ln>
                          </wps:spPr>
                          <wps:txbx>
                            <w:txbxContent>
                              <w:p w14:paraId="76F91948" w14:textId="77777777" w:rsidR="00CE27D4" w:rsidRDefault="00CE27D4" w:rsidP="00CE27D4">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200650" y="1990725"/>
                              <a:ext cx="1000125" cy="457200"/>
                            </a:xfrm>
                            <a:prstGeom prst="rect">
                              <a:avLst/>
                            </a:prstGeom>
                            <a:solidFill>
                              <a:schemeClr val="lt1"/>
                            </a:solidFill>
                            <a:ln w="6350">
                              <a:solidFill>
                                <a:prstClr val="black"/>
                              </a:solidFill>
                            </a:ln>
                          </wps:spPr>
                          <wps:txbx>
                            <w:txbxContent>
                              <w:p w14:paraId="7193EBE0" w14:textId="77777777" w:rsidR="00CE27D4" w:rsidRDefault="00CE27D4" w:rsidP="00CE27D4">
                                <w:pPr>
                                  <w:jc w:val="center"/>
                                </w:pPr>
                                <w:r>
                                  <w:t>Meet the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wps:spPr>
                            <a:xfrm>
                              <a:off x="3614738" y="152400"/>
                              <a:ext cx="3004820" cy="756920"/>
                            </a:xfrm>
                            <a:prstGeom prst="bentConnector3">
                              <a:avLst>
                                <a:gd name="adj1" fmla="val 10005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wps:spPr>
                            <a:xfrm>
                              <a:off x="3614738" y="328613"/>
                              <a:ext cx="1137920" cy="58070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Elbow Connector 21"/>
                          <wps:cNvCnPr/>
                          <wps:spPr>
                            <a:xfrm flipH="1">
                              <a:off x="4524375" y="1376363"/>
                              <a:ext cx="45719" cy="64293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wps:spPr>
                            <a:xfrm>
                              <a:off x="5300663" y="1219200"/>
                              <a:ext cx="400050" cy="771525"/>
                            </a:xfrm>
                            <a:prstGeom prst="bentConnector3">
                              <a:avLst>
                                <a:gd name="adj1" fmla="val 101804"/>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33" style="position:absolute;margin-left:-27.85pt;margin-top:18.85pt;width:538.45pt;height:203.15pt;z-index:251654144;mso-position-horizontal-relative:margin;mso-width-relative:margin;mso-height-relative:margin" coordsize="71008,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">
                  <v:shape id="Text Box 2" o:spid="_x0000_s1034"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CE27D4" w:rsidRDefault="00CE27D4" w:rsidP="00CE27D4">
                          <w:pPr>
                            <w:jc w:val="center"/>
                          </w:pPr>
                          <w:r>
                            <w:t>Home</w:t>
                          </w:r>
                        </w:p>
                      </w:txbxContent>
                    </v:textbox>
                  </v:shape>
                  <v:shape id="Text Box 4" o:spid="_x0000_s1035"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CE27D4" w:rsidRDefault="00CE27D4" w:rsidP="00CE27D4">
                          <w:pPr>
                            <w:jc w:val="center"/>
                          </w:pPr>
                          <w:r>
                            <w:t>H</w:t>
                          </w:r>
                          <w:ins w:id="628" w:author="Prabhvir Saran" w:date="2017-02-02T22:56:00Z">
                            <w:r w:rsidR="00953782">
                              <w:t>EMA</w:t>
                            </w:r>
                          </w:ins>
                          <w:del w:id="629" w:author="Prabhvir Saran" w:date="2017-02-02T22:56:00Z">
                            <w:r w:rsidDel="00953782">
                              <w:delText>ema</w:delText>
                            </w:r>
                          </w:del>
                        </w:p>
                      </w:txbxContent>
                    </v:textbox>
                  </v:shape>
                  <v:shape id="Text Box 5" o:spid="_x0000_s1036" type="#_x0000_t202" style="position:absolute;left:43100;top:9191;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CE27D4" w:rsidRDefault="00CE27D4" w:rsidP="00CE27D4">
                          <w:pPr>
                            <w:jc w:val="center"/>
                          </w:pPr>
                          <w:r>
                            <w:t>About us</w:t>
                          </w:r>
                        </w:p>
                      </w:txbxContent>
                    </v:textbox>
                  </v:shape>
                  <v:shape id="Text Box 6" o:spid="_x0000_s1037" type="#_x0000_t202" style="position:absolute;left:60769;top:9382;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4CFAEDB5" w:rsidR="00CE27D4" w:rsidRDefault="00CE27D4" w:rsidP="00CE27D4">
                          <w:pPr>
                            <w:jc w:val="center"/>
                          </w:pPr>
                          <w:r>
                            <w:t>Login/</w:t>
                          </w:r>
                          <w:ins w:id="630" w:author="Prabhvir Saran" w:date="2017-02-02T22:42:00Z">
                            <w:r w:rsidR="005529B6">
                              <w:t>Signup</w:t>
                            </w:r>
                          </w:ins>
                          <w:del w:id="631" w:author="Prabhvir Saran" w:date="2017-02-02T22:42:00Z">
                            <w:r w:rsidDel="005529B6">
                              <w:delText>Register</w:delText>
                            </w:r>
                          </w:del>
                        </w:p>
                      </w:txbxContent>
                    </v:textbox>
                  </v:shape>
                  <v:shape id="Text Box 7" o:spid="_x0000_s1038"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77777777" w:rsidR="00CE27D4" w:rsidRDefault="00CE27D4" w:rsidP="00CE27D4">
                          <w:pPr>
                            <w:jc w:val="center"/>
                          </w:pPr>
                          <w:r>
                            <w:t>About Hema</w:t>
                          </w:r>
                        </w:p>
                      </w:txbxContent>
                    </v:textbox>
                  </v:shape>
                  <v:shape id="Text Box 8" o:spid="_x0000_s1039"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77777777" w:rsidR="00CE27D4" w:rsidRDefault="00CE27D4" w:rsidP="00CE27D4">
                          <w:pPr>
                            <w:jc w:val="center"/>
                          </w:pPr>
                          <w:r>
                            <w:t>Styles</w:t>
                          </w:r>
                        </w:p>
                      </w:txbxContent>
                    </v:textbox>
                  </v:shape>
                  <v:shape id="Text Box 9" o:spid="_x0000_s1040"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CE27D4" w:rsidRDefault="00CE27D4" w:rsidP="00CE27D4">
                          <w:pPr>
                            <w:jc w:val="center"/>
                          </w:pPr>
                          <w:r>
                            <w:t>HEMA in BC</w:t>
                          </w:r>
                        </w:p>
                      </w:txbxContent>
                    </v:textbox>
                  </v:shape>
                  <v:shape id="Text Box 10" o:spid="_x0000_s1041" type="#_x0000_t202" style="position:absolute;left:40957;top:2000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" fillcolor="white [3201]" strokeweight=".5pt">
                    <v:textbox>
                      <w:txbxContent>
                        <w:p w14:paraId="76F91948" w14:textId="77777777" w:rsidR="00CE27D4" w:rsidRDefault="00CE27D4" w:rsidP="00CE27D4">
                          <w:pPr>
                            <w:jc w:val="center"/>
                          </w:pPr>
                          <w:r>
                            <w:t>Contact</w:t>
                          </w:r>
                        </w:p>
                      </w:txbxContent>
                    </v:textbox>
                  </v:shape>
                  <v:shape id="Text Box 11" o:spid="_x0000_s1042" type="#_x0000_t202" style="position:absolute;left:52006;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7777777" w:rsidR="00CE27D4" w:rsidRDefault="00CE27D4" w:rsidP="00CE27D4">
                          <w:pPr>
                            <w:jc w:val="center"/>
                          </w:pPr>
                          <w:r>
                            <w:t>Meet the team</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43"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 id="Elbow Connector 16" o:spid="_x0000_s1044" type="#_x0000_t34" style="position:absolute;left:36147;top:1524;width:30048;height:75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" adj="21611" strokecolor="#4472c4 [3204]" strokeweight=".5pt">
                    <v:stroke endarrow="block"/>
                  </v:shape>
                  <v:shape id="Elbow Connector 17" o:spid="_x0000_s1045" type="#_x0000_t34" style="position:absolute;left:36147;top:3286;width:11379;height:58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" adj="21724" strokecolor="#4472c4 [3204]" strokeweight=".5pt">
                    <v:stroke endarrow="block"/>
                  </v:shape>
                  <v:shape id="Elbow Connector 18" o:spid="_x0000_s1046"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47"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48"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1" o:spid="_x0000_s1049" type="#_x0000_t34" style="position:absolute;left:45243;top:13763;width:457;height:643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" adj="21724" strokecolor="#4472c4 [3204]" strokeweight=".5pt">
                    <v:stroke endarrow="block"/>
                  </v:shape>
                  <v:shape id="Elbow Connector 22" o:spid="_x0000_s1050" type="#_x0000_t34" style="position:absolute;left:53006;top:12192;width:4001;height:7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" adj="21990" strokecolor="#4472c4 [3204]" strokeweight=".5pt">
                    <v:stroke endarrow="block"/>
                  </v:shape>
                  <w10:wrap anchorx="margin"/>
                </v:group>
              </w:pict>
            </mc:Fallback>
          </mc:AlternateContent>
        </w:r>
      </w:ins>
      <w:bookmarkEnd w:id="618"/>
      <w:bookmarkEnd w:id="619"/>
      <w:bookmarkEnd w:id="620"/>
      <w:bookmarkEnd w:id="621"/>
      <w:bookmarkEnd w:id="622"/>
    </w:p>
    <w:p w14:paraId="3A024865" w14:textId="77777777" w:rsidR="00CE27D4" w:rsidRDefault="00CE27D4" w:rsidP="0029077D">
      <w:pPr>
        <w:pStyle w:val="Heading1"/>
        <w:spacing w:line="360" w:lineRule="auto"/>
        <w:rPr>
          <w:ins w:id="632" w:author="Prabhvir Saran" w:date="2017-02-02T15:38:00Z"/>
          <w:b/>
          <w:color w:val="4472C4" w:themeColor="accent1"/>
          <w:sz w:val="40"/>
        </w:rPr>
      </w:pPr>
    </w:p>
    <w:p w14:paraId="0E69E9CC" w14:textId="77777777" w:rsidR="00CE27D4" w:rsidRDefault="00CE27D4" w:rsidP="0029077D">
      <w:pPr>
        <w:pStyle w:val="Heading1"/>
        <w:spacing w:line="360" w:lineRule="auto"/>
        <w:rPr>
          <w:ins w:id="633" w:author="Prabhvir Saran" w:date="2017-02-02T15:38:00Z"/>
          <w:b/>
          <w:color w:val="4472C4" w:themeColor="accent1"/>
          <w:sz w:val="40"/>
        </w:rPr>
      </w:pPr>
    </w:p>
    <w:p w14:paraId="40AD9E00" w14:textId="77777777" w:rsidR="00CE27D4" w:rsidRDefault="00CE27D4" w:rsidP="0029077D">
      <w:pPr>
        <w:pStyle w:val="Heading1"/>
        <w:spacing w:line="360" w:lineRule="auto"/>
        <w:rPr>
          <w:ins w:id="634" w:author="Prabhvir Saran" w:date="2017-02-02T15:38:00Z"/>
          <w:b/>
          <w:color w:val="4472C4" w:themeColor="accent1"/>
          <w:sz w:val="40"/>
        </w:rPr>
      </w:pPr>
    </w:p>
    <w:p w14:paraId="2EA24C7C" w14:textId="77777777" w:rsidR="006641F0" w:rsidRDefault="006641F0" w:rsidP="00CE27D4">
      <w:pPr>
        <w:pStyle w:val="Heading2"/>
        <w:rPr>
          <w:ins w:id="635" w:author="Prabhvir Saran" w:date="2017-02-02T15:47:00Z"/>
          <w:rFonts w:ascii="Calibri" w:hAnsi="Calibri" w:cs="Calibri"/>
          <w:b/>
          <w:bCs/>
          <w:color w:val="2F5496"/>
        </w:rPr>
      </w:pPr>
    </w:p>
    <w:p w14:paraId="101DFCCC" w14:textId="77777777" w:rsidR="00EC6476" w:rsidRDefault="00EC6476" w:rsidP="004161ED">
      <w:pPr>
        <w:pStyle w:val="Heading3"/>
        <w:rPr>
          <w:ins w:id="636" w:author="Prabhvir Saran" w:date="2017-02-02T16:05:00Z"/>
          <w:sz w:val="28"/>
          <w:u w:val="single"/>
        </w:rPr>
      </w:pPr>
    </w:p>
    <w:p w14:paraId="0C2719A3" w14:textId="77777777" w:rsidR="005529B6" w:rsidRDefault="005529B6">
      <w:pPr>
        <w:rPr>
          <w:ins w:id="637" w:author="Prabhvir Saran" w:date="2017-02-02T22:45:00Z"/>
        </w:rPr>
        <w:pPrChange w:id="638" w:author="Prabhvir Saran" w:date="2017-02-02T16:49:00Z">
          <w:pPr>
            <w:pStyle w:val="Heading3"/>
          </w:pPr>
        </w:pPrChange>
      </w:pPr>
    </w:p>
    <w:p w14:paraId="1C1A9965" w14:textId="054C3D08" w:rsidR="00903FA7" w:rsidRPr="00553070" w:rsidRDefault="005529B6">
      <w:pPr>
        <w:pStyle w:val="Heading3"/>
        <w:rPr>
          <w:ins w:id="639" w:author="Prabhvir Saran" w:date="2017-02-02T22:59:00Z"/>
          <w:sz w:val="26"/>
          <w:szCs w:val="26"/>
          <w:rPrChange w:id="640" w:author="Prabhvir Saran" w:date="2017-02-02T23:39:00Z">
            <w:rPr>
              <w:ins w:id="641" w:author="Prabhvir Saran" w:date="2017-02-02T22:59:00Z"/>
            </w:rPr>
          </w:rPrChange>
        </w:rPr>
      </w:pPr>
      <w:bookmarkStart w:id="642" w:name="_Toc475051875"/>
      <w:ins w:id="643" w:author="Prabhvir Saran" w:date="2017-02-02T22:43:00Z">
        <w:r w:rsidRPr="00553070">
          <w:rPr>
            <w:sz w:val="26"/>
            <w:szCs w:val="26"/>
            <w:rPrChange w:id="644" w:author="Prabhvir Saran" w:date="2017-02-02T23:39:00Z">
              <w:rPr/>
            </w:rPrChange>
          </w:rPr>
          <w:t>Site map explained</w:t>
        </w:r>
        <w:bookmarkEnd w:id="642"/>
        <w:r w:rsidRPr="00553070">
          <w:rPr>
            <w:sz w:val="26"/>
            <w:szCs w:val="26"/>
            <w:rPrChange w:id="645" w:author="Prabhvir Saran" w:date="2017-02-02T23:39:00Z">
              <w:rPr/>
            </w:rPrChange>
          </w:rPr>
          <w:t xml:space="preserve"> </w:t>
        </w:r>
      </w:ins>
    </w:p>
    <w:p w14:paraId="58CE117B" w14:textId="77777777" w:rsidR="00953782" w:rsidRPr="00487BA1" w:rsidRDefault="00953782">
      <w:pPr>
        <w:rPr>
          <w:ins w:id="646" w:author="Prabhvir Saran" w:date="2017-02-02T22:56:00Z"/>
        </w:rPr>
        <w:pPrChange w:id="647" w:author="Prabhvir Saran" w:date="2017-02-02T22:59:00Z">
          <w:pPr>
            <w:pStyle w:val="Heading3"/>
          </w:pPr>
        </w:pPrChange>
      </w:pPr>
    </w:p>
    <w:p w14:paraId="75EC4CD3" w14:textId="77777777" w:rsidR="00953782" w:rsidRPr="00487BA1" w:rsidRDefault="00953782">
      <w:pPr>
        <w:rPr>
          <w:ins w:id="648" w:author="Prabhvir Saran" w:date="2017-02-02T22:59:00Z"/>
          <w:rFonts w:cstheme="minorHAnsi"/>
        </w:rPr>
        <w:pPrChange w:id="649" w:author="Prabhvir Saran" w:date="2017-02-02T22:56:00Z">
          <w:pPr>
            <w:pStyle w:val="Heading3"/>
          </w:pPr>
        </w:pPrChange>
      </w:pPr>
      <w:ins w:id="650" w:author="Prabhvir Saran" w:date="2017-02-02T22:56:00Z">
        <w:r w:rsidRPr="00553070">
          <w:rPr>
            <w:rFonts w:cstheme="minorHAnsi"/>
            <w:sz w:val="24"/>
            <w:szCs w:val="24"/>
            <w:rPrChange w:id="651" w:author="Prabhvir Saran" w:date="2017-02-02T23:38:00Z">
              <w:rPr/>
            </w:rPrChange>
          </w:rPr>
          <w:t>Home</w:t>
        </w:r>
      </w:ins>
    </w:p>
    <w:p w14:paraId="580CFF53" w14:textId="6A1655F3" w:rsidR="00953782" w:rsidRPr="00553070" w:rsidRDefault="00953782">
      <w:pPr>
        <w:pStyle w:val="ListParagraph"/>
        <w:numPr>
          <w:ilvl w:val="0"/>
          <w:numId w:val="13"/>
        </w:numPr>
        <w:rPr>
          <w:ins w:id="652" w:author="Prabhvir Saran" w:date="2017-02-02T15:39:00Z"/>
          <w:rFonts w:cstheme="minorHAnsi"/>
          <w:sz w:val="24"/>
          <w:rPrChange w:id="653" w:author="Prabhvir Saran" w:date="2017-02-02T23:38:00Z">
            <w:rPr>
              <w:ins w:id="654" w:author="Prabhvir Saran" w:date="2017-02-02T15:39:00Z"/>
              <w:sz w:val="28"/>
            </w:rPr>
          </w:rPrChange>
        </w:rPr>
        <w:pPrChange w:id="655" w:author="Prabhvir Saran" w:date="2017-02-02T22:59:00Z">
          <w:pPr>
            <w:pStyle w:val="Heading3"/>
          </w:pPr>
        </w:pPrChange>
      </w:pPr>
      <w:ins w:id="656" w:author="Prabhvir Saran" w:date="2017-02-02T22:57:00Z">
        <w:r w:rsidRPr="00553070">
          <w:rPr>
            <w:rFonts w:cstheme="minorHAnsi"/>
            <w:sz w:val="24"/>
            <w:szCs w:val="24"/>
            <w:rPrChange w:id="657" w:author="Prabhvir Saran" w:date="2017-02-02T23:38:00Z">
              <w:rPr/>
            </w:rPrChange>
          </w:rPr>
          <w:t xml:space="preserve">The home page would have a picture representing HEMA, a quick </w:t>
        </w:r>
      </w:ins>
      <w:ins w:id="658" w:author="Prabhvir Saran" w:date="2017-02-02T22:58:00Z">
        <w:r w:rsidRPr="00553070">
          <w:rPr>
            <w:rFonts w:cstheme="minorHAnsi"/>
            <w:sz w:val="24"/>
            <w:szCs w:val="24"/>
            <w:rPrChange w:id="659" w:author="Prabhvir Saran" w:date="2017-02-02T23:38:00Z">
              <w:rPr/>
            </w:rPrChange>
          </w:rPr>
          <w:t xml:space="preserve">introduction and some facts about HEMA. </w:t>
        </w:r>
      </w:ins>
    </w:p>
    <w:p w14:paraId="74503960" w14:textId="2121BAD2" w:rsidR="00CE27D4" w:rsidRPr="00553070" w:rsidRDefault="00953782">
      <w:pPr>
        <w:rPr>
          <w:ins w:id="660" w:author="Prabhvir Saran" w:date="2017-02-02T15:39:00Z"/>
          <w:rFonts w:cstheme="minorHAnsi"/>
          <w:sz w:val="24"/>
          <w:szCs w:val="24"/>
          <w:rPrChange w:id="661" w:author="Prabhvir Saran" w:date="2017-02-02T23:38:00Z">
            <w:rPr>
              <w:ins w:id="662" w:author="Prabhvir Saran" w:date="2017-02-02T15:39:00Z"/>
            </w:rPr>
          </w:rPrChange>
        </w:rPr>
        <w:pPrChange w:id="663" w:author="Prabhvir Saran" w:date="2017-02-02T22:56:00Z">
          <w:pPr>
            <w:pStyle w:val="Heading4"/>
          </w:pPr>
        </w:pPrChange>
      </w:pPr>
      <w:ins w:id="664" w:author="Prabhvir Saran" w:date="2017-02-02T15:39:00Z">
        <w:r w:rsidRPr="00553070">
          <w:rPr>
            <w:rFonts w:cstheme="minorHAnsi"/>
            <w:sz w:val="24"/>
            <w:szCs w:val="24"/>
            <w:rPrChange w:id="665" w:author="Prabhvir Saran" w:date="2017-02-02T23:38:00Z">
              <w:rPr/>
            </w:rPrChange>
          </w:rPr>
          <w:t>HEMA</w:t>
        </w:r>
        <w:r w:rsidR="00CE27D4" w:rsidRPr="00553070">
          <w:rPr>
            <w:rFonts w:cstheme="minorHAnsi"/>
            <w:sz w:val="24"/>
            <w:szCs w:val="24"/>
            <w:rPrChange w:id="666" w:author="Prabhvir Saran" w:date="2017-02-02T23:38:00Z">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667" w:author="Prabhvir Saran" w:date="2017-02-02T15:39:00Z"/>
          <w:rFonts w:asciiTheme="minorHAnsi" w:hAnsiTheme="minorHAnsi" w:cstheme="minorHAnsi"/>
          <w:color w:val="000000"/>
          <w:rPrChange w:id="668" w:author="Prabhvir Saran" w:date="2017-02-02T23:38:00Z">
            <w:rPr>
              <w:ins w:id="669" w:author="Prabhvir Saran" w:date="2017-02-02T15:39:00Z"/>
              <w:rFonts w:ascii="Arial" w:hAnsi="Arial" w:cs="Arial"/>
              <w:color w:val="000000"/>
            </w:rPr>
          </w:rPrChange>
        </w:rPr>
      </w:pPr>
      <w:ins w:id="670" w:author="Prabhvir Saran" w:date="2017-02-02T15:39:00Z">
        <w:r w:rsidRPr="00553070">
          <w:rPr>
            <w:rFonts w:asciiTheme="minorHAnsi" w:hAnsiTheme="minorHAnsi" w:cstheme="minorHAnsi"/>
            <w:color w:val="000000"/>
            <w:rPrChange w:id="671" w:author="Prabhvir Saran" w:date="2017-02-02T23:38:00Z">
              <w:rPr>
                <w:rFonts w:ascii="Calibri" w:hAnsi="Calibri" w:cs="Calibri"/>
                <w:color w:val="000000"/>
              </w:rPr>
            </w:rPrChange>
          </w:rPr>
          <w:t>About HEMA</w:t>
        </w:r>
      </w:ins>
    </w:p>
    <w:p w14:paraId="176AB8BD" w14:textId="77777777" w:rsidR="00CE27D4" w:rsidRPr="00553070" w:rsidRDefault="00CE27D4" w:rsidP="00CE27D4">
      <w:pPr>
        <w:pStyle w:val="NormalWeb"/>
        <w:numPr>
          <w:ilvl w:val="1"/>
          <w:numId w:val="9"/>
        </w:numPr>
        <w:spacing w:before="0" w:beforeAutospacing="0" w:after="0" w:afterAutospacing="0"/>
        <w:textAlignment w:val="baseline"/>
        <w:rPr>
          <w:ins w:id="672" w:author="Prabhvir Saran" w:date="2017-02-02T15:39:00Z"/>
          <w:rFonts w:asciiTheme="minorHAnsi" w:hAnsiTheme="minorHAnsi" w:cstheme="minorHAnsi"/>
          <w:color w:val="000000"/>
          <w:rPrChange w:id="673" w:author="Prabhvir Saran" w:date="2017-02-02T23:38:00Z">
            <w:rPr>
              <w:ins w:id="674" w:author="Prabhvir Saran" w:date="2017-02-02T15:39:00Z"/>
              <w:rFonts w:ascii="Arial" w:hAnsi="Arial" w:cs="Arial"/>
              <w:color w:val="000000"/>
            </w:rPr>
          </w:rPrChange>
        </w:rPr>
      </w:pPr>
      <w:ins w:id="675" w:author="Prabhvir Saran" w:date="2017-02-02T15:39:00Z">
        <w:r w:rsidRPr="00553070">
          <w:rPr>
            <w:rFonts w:asciiTheme="minorHAnsi" w:hAnsiTheme="minorHAnsi" w:cstheme="minorHAnsi"/>
            <w:color w:val="000000"/>
            <w:rPrChange w:id="676" w:author="Prabhvir Saran" w:date="2017-02-02T23:38:00Z">
              <w:rPr>
                <w:rFonts w:ascii="Calibri" w:hAnsi="Calibri" w:cs="Calibri"/>
                <w:color w:val="000000"/>
              </w:rPr>
            </w:rPrChange>
          </w:rPr>
          <w:t>Brief overview of the history of modern HEMA and how it relates to historical arts</w:t>
        </w:r>
      </w:ins>
    </w:p>
    <w:p w14:paraId="743DEB8C" w14:textId="77777777" w:rsidR="00CE27D4" w:rsidRPr="00553070" w:rsidRDefault="00CE27D4" w:rsidP="00CE27D4">
      <w:pPr>
        <w:pStyle w:val="NormalWeb"/>
        <w:numPr>
          <w:ilvl w:val="1"/>
          <w:numId w:val="9"/>
        </w:numPr>
        <w:spacing w:before="0" w:beforeAutospacing="0" w:after="0" w:afterAutospacing="0"/>
        <w:textAlignment w:val="baseline"/>
        <w:rPr>
          <w:ins w:id="677" w:author="Prabhvir Saran" w:date="2017-02-02T15:39:00Z"/>
          <w:rFonts w:asciiTheme="minorHAnsi" w:hAnsiTheme="minorHAnsi" w:cstheme="minorHAnsi"/>
          <w:color w:val="000000"/>
          <w:rPrChange w:id="678" w:author="Prabhvir Saran" w:date="2017-02-02T23:38:00Z">
            <w:rPr>
              <w:ins w:id="679" w:author="Prabhvir Saran" w:date="2017-02-02T15:39:00Z"/>
              <w:rFonts w:ascii="Arial" w:hAnsi="Arial" w:cs="Arial"/>
              <w:color w:val="000000"/>
            </w:rPr>
          </w:rPrChange>
        </w:rPr>
      </w:pPr>
      <w:ins w:id="680" w:author="Prabhvir Saran" w:date="2017-02-02T15:39:00Z">
        <w:r w:rsidRPr="00553070">
          <w:rPr>
            <w:rFonts w:asciiTheme="minorHAnsi" w:hAnsiTheme="minorHAnsi" w:cstheme="minorHAnsi"/>
            <w:color w:val="000000"/>
            <w:rPrChange w:id="681" w:author="Prabhvir Saran" w:date="2017-02-02T23:38:00Z">
              <w:rPr>
                <w:rFonts w:ascii="Calibri" w:hAnsi="Calibri" w:cs="Calibri"/>
                <w:color w:val="000000"/>
              </w:rPr>
            </w:rPrChange>
          </w:rPr>
          <w:t>How Hema relates to and contrasts with Eastern Martial Arts as well as with Modern Martial Arts</w:t>
        </w:r>
      </w:ins>
    </w:p>
    <w:p w14:paraId="06823F3E" w14:textId="77777777" w:rsidR="00CE27D4" w:rsidRPr="00553070" w:rsidRDefault="00CE27D4" w:rsidP="00CE27D4">
      <w:pPr>
        <w:pStyle w:val="NormalWeb"/>
        <w:numPr>
          <w:ilvl w:val="0"/>
          <w:numId w:val="9"/>
        </w:numPr>
        <w:spacing w:before="0" w:beforeAutospacing="0" w:after="0" w:afterAutospacing="0"/>
        <w:textAlignment w:val="baseline"/>
        <w:rPr>
          <w:ins w:id="682" w:author="Prabhvir Saran" w:date="2017-02-02T15:39:00Z"/>
          <w:rFonts w:asciiTheme="minorHAnsi" w:hAnsiTheme="minorHAnsi" w:cstheme="minorHAnsi"/>
          <w:color w:val="000000"/>
          <w:rPrChange w:id="683" w:author="Prabhvir Saran" w:date="2017-02-02T23:38:00Z">
            <w:rPr>
              <w:ins w:id="684" w:author="Prabhvir Saran" w:date="2017-02-02T15:39:00Z"/>
              <w:rFonts w:ascii="Arial" w:hAnsi="Arial" w:cs="Arial"/>
              <w:color w:val="000000"/>
            </w:rPr>
          </w:rPrChange>
        </w:rPr>
      </w:pPr>
      <w:ins w:id="685" w:author="Prabhvir Saran" w:date="2017-02-02T15:39:00Z">
        <w:r w:rsidRPr="00553070">
          <w:rPr>
            <w:rFonts w:asciiTheme="minorHAnsi" w:hAnsiTheme="minorHAnsi" w:cstheme="minorHAnsi"/>
            <w:color w:val="000000"/>
            <w:rPrChange w:id="686"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687" w:author="Prabhvir Saran" w:date="2017-02-02T23:28:00Z"/>
          <w:rFonts w:asciiTheme="minorHAnsi" w:hAnsiTheme="minorHAnsi" w:cstheme="minorHAnsi"/>
          <w:color w:val="000000"/>
          <w:rPrChange w:id="688" w:author="Prabhvir Saran" w:date="2017-02-02T23:38:00Z">
            <w:rPr>
              <w:ins w:id="689" w:author="Prabhvir Saran" w:date="2017-02-02T23:28:00Z"/>
              <w:rFonts w:ascii="Calibri" w:hAnsi="Calibri" w:cs="Calibri"/>
              <w:color w:val="000000"/>
            </w:rPr>
          </w:rPrChange>
        </w:rPr>
      </w:pPr>
      <w:ins w:id="690" w:author="Prabhvir Saran" w:date="2017-02-02T15:39:00Z">
        <w:r w:rsidRPr="00553070">
          <w:rPr>
            <w:rFonts w:asciiTheme="minorHAnsi" w:hAnsiTheme="minorHAnsi" w:cstheme="minorHAnsi"/>
            <w:color w:val="000000"/>
            <w:rPrChange w:id="691"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692"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693"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694" w:author="Prabhvir Saran" w:date="2017-02-02T15:47:00Z"/>
          <w:rFonts w:asciiTheme="minorHAnsi" w:hAnsiTheme="minorHAnsi" w:cstheme="minorHAnsi"/>
          <w:color w:val="000000"/>
          <w:rPrChange w:id="695" w:author="Prabhvir Saran" w:date="2017-02-02T23:38:00Z">
            <w:rPr>
              <w:ins w:id="696" w:author="Prabhvir Saran" w:date="2017-02-02T15:47:00Z"/>
              <w:rFonts w:ascii="Arial" w:hAnsi="Arial" w:cs="Arial"/>
              <w:color w:val="000000"/>
            </w:rPr>
          </w:rPrChange>
        </w:rPr>
        <w:pPrChange w:id="697"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698" w:author="Prabhvir Saran" w:date="2017-02-02T15:39:00Z"/>
          <w:rFonts w:asciiTheme="minorHAnsi" w:hAnsiTheme="minorHAnsi" w:cstheme="minorHAnsi"/>
          <w:color w:val="000000"/>
          <w:rPrChange w:id="699" w:author="Prabhvir Saran" w:date="2017-02-02T23:38:00Z">
            <w:rPr>
              <w:ins w:id="700"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701" w:author="Prabhvir Saran" w:date="2017-02-02T15:39:00Z"/>
          <w:rFonts w:asciiTheme="minorHAnsi" w:hAnsiTheme="minorHAnsi" w:cstheme="minorHAnsi"/>
          <w:color w:val="000000"/>
          <w:rPrChange w:id="702" w:author="Prabhvir Saran" w:date="2017-02-02T23:38:00Z">
            <w:rPr>
              <w:ins w:id="703" w:author="Prabhvir Saran" w:date="2017-02-02T15:39:00Z"/>
              <w:rFonts w:ascii="Arial" w:hAnsi="Arial" w:cs="Arial"/>
              <w:color w:val="000000"/>
            </w:rPr>
          </w:rPrChange>
        </w:rPr>
      </w:pPr>
      <w:ins w:id="704" w:author="Prabhvir Saran" w:date="2017-02-02T15:39:00Z">
        <w:r w:rsidRPr="00553070">
          <w:rPr>
            <w:rFonts w:asciiTheme="minorHAnsi" w:hAnsiTheme="minorHAnsi" w:cstheme="minorHAnsi"/>
            <w:color w:val="000000"/>
            <w:rPrChange w:id="705" w:author="Prabhvir Saran" w:date="2017-02-02T23:38:00Z">
              <w:rPr>
                <w:rFonts w:ascii="Calibri" w:hAnsi="Calibri" w:cs="Calibri"/>
                <w:color w:val="000000"/>
              </w:rPr>
            </w:rPrChange>
          </w:rPr>
          <w:t>HEMA in BC</w:t>
        </w:r>
      </w:ins>
    </w:p>
    <w:p w14:paraId="19D3BF37" w14:textId="45B19BB3" w:rsidR="00CE27D4" w:rsidRPr="00553070" w:rsidRDefault="00CE27D4" w:rsidP="00CE27D4">
      <w:pPr>
        <w:pStyle w:val="NormalWeb"/>
        <w:numPr>
          <w:ilvl w:val="1"/>
          <w:numId w:val="9"/>
        </w:numPr>
        <w:spacing w:before="0" w:beforeAutospacing="0" w:after="160" w:afterAutospacing="0"/>
        <w:textAlignment w:val="baseline"/>
        <w:rPr>
          <w:ins w:id="706" w:author="Prabhvir Saran" w:date="2017-02-02T15:39:00Z"/>
          <w:rFonts w:asciiTheme="minorHAnsi" w:hAnsiTheme="minorHAnsi" w:cstheme="minorHAnsi"/>
          <w:color w:val="000000"/>
          <w:rPrChange w:id="707" w:author="Prabhvir Saran" w:date="2017-02-02T23:38:00Z">
            <w:rPr>
              <w:ins w:id="708" w:author="Prabhvir Saran" w:date="2017-02-02T15:39:00Z"/>
              <w:rFonts w:ascii="Arial" w:hAnsi="Arial" w:cs="Arial"/>
              <w:color w:val="000000"/>
            </w:rPr>
          </w:rPrChange>
        </w:rPr>
      </w:pPr>
      <w:ins w:id="709" w:author="Prabhvir Saran" w:date="2017-02-02T15:39:00Z">
        <w:r w:rsidRPr="00553070">
          <w:rPr>
            <w:rFonts w:asciiTheme="minorHAnsi" w:hAnsiTheme="minorHAnsi" w:cstheme="minorHAnsi"/>
            <w:color w:val="000000"/>
            <w:rPrChange w:id="710" w:author="Prabhvir Saran" w:date="2017-02-02T23:38:00Z">
              <w:rPr>
                <w:rFonts w:ascii="Calibri" w:hAnsi="Calibri" w:cs="Calibri"/>
                <w:color w:val="000000"/>
              </w:rPr>
            </w:rPrChange>
          </w:rPr>
          <w:t xml:space="preserve">A short list of local HEMA clubs, groups, schools </w:t>
        </w:r>
      </w:ins>
      <w:ins w:id="711" w:author="Prabhvir Saran" w:date="2017-02-02T23:28:00Z">
        <w:r w:rsidR="00D40537" w:rsidRPr="00553070">
          <w:rPr>
            <w:rFonts w:asciiTheme="minorHAnsi" w:hAnsiTheme="minorHAnsi" w:cstheme="minorHAnsi"/>
            <w:color w:val="000000"/>
            <w:rPrChange w:id="712" w:author="Prabhvir Saran" w:date="2017-02-02T23:38:00Z">
              <w:rPr>
                <w:rFonts w:ascii="Calibri" w:hAnsi="Calibri" w:cs="Calibri"/>
                <w:color w:val="000000"/>
              </w:rPr>
            </w:rPrChange>
          </w:rPr>
          <w:t>etc.</w:t>
        </w:r>
      </w:ins>
    </w:p>
    <w:p w14:paraId="6B5B67EF" w14:textId="77777777" w:rsidR="00CE27D4" w:rsidRPr="00553070" w:rsidRDefault="00CE27D4">
      <w:pPr>
        <w:rPr>
          <w:ins w:id="713" w:author="Prabhvir Saran" w:date="2017-02-02T15:39:00Z"/>
          <w:rFonts w:cstheme="minorHAnsi"/>
          <w:sz w:val="24"/>
          <w:szCs w:val="24"/>
          <w:rPrChange w:id="714" w:author="Prabhvir Saran" w:date="2017-02-02T23:38:00Z">
            <w:rPr>
              <w:ins w:id="715" w:author="Prabhvir Saran" w:date="2017-02-02T15:39:00Z"/>
              <w:rFonts w:ascii="Times New Roman" w:hAnsi="Times New Roman" w:cs="Times New Roman"/>
            </w:rPr>
          </w:rPrChange>
        </w:rPr>
        <w:pPrChange w:id="716" w:author="Prabhvir Saran" w:date="2017-02-02T22:56:00Z">
          <w:pPr>
            <w:pStyle w:val="Heading4"/>
          </w:pPr>
        </w:pPrChange>
      </w:pPr>
      <w:ins w:id="717" w:author="Prabhvir Saran" w:date="2017-02-02T15:39:00Z">
        <w:r w:rsidRPr="00553070">
          <w:rPr>
            <w:rFonts w:cstheme="minorHAnsi"/>
            <w:sz w:val="24"/>
            <w:szCs w:val="24"/>
            <w:rPrChange w:id="718" w:author="Prabhvir Saran" w:date="2017-02-02T23:38:00Z">
              <w:rPr/>
            </w:rPrChange>
          </w:rPr>
          <w:t>About us (drop down menu, not an actual page)</w:t>
        </w:r>
      </w:ins>
    </w:p>
    <w:p w14:paraId="2CAF3C8D" w14:textId="77777777" w:rsidR="00CE27D4" w:rsidRPr="00553070" w:rsidRDefault="00CE27D4" w:rsidP="00CE27D4">
      <w:pPr>
        <w:pStyle w:val="NormalWeb"/>
        <w:numPr>
          <w:ilvl w:val="0"/>
          <w:numId w:val="10"/>
        </w:numPr>
        <w:spacing w:before="0" w:beforeAutospacing="0" w:after="0" w:afterAutospacing="0"/>
        <w:textAlignment w:val="baseline"/>
        <w:rPr>
          <w:ins w:id="719" w:author="Prabhvir Saran" w:date="2017-02-02T15:39:00Z"/>
          <w:rFonts w:asciiTheme="minorHAnsi" w:hAnsiTheme="minorHAnsi" w:cstheme="minorHAnsi"/>
          <w:color w:val="000000"/>
          <w:rPrChange w:id="720" w:author="Prabhvir Saran" w:date="2017-02-02T23:38:00Z">
            <w:rPr>
              <w:ins w:id="721" w:author="Prabhvir Saran" w:date="2017-02-02T15:39:00Z"/>
              <w:rFonts w:ascii="Arial" w:hAnsi="Arial" w:cs="Arial"/>
              <w:color w:val="000000"/>
            </w:rPr>
          </w:rPrChange>
        </w:rPr>
      </w:pPr>
      <w:ins w:id="722" w:author="Prabhvir Saran" w:date="2017-02-02T15:39:00Z">
        <w:r w:rsidRPr="00553070">
          <w:rPr>
            <w:rFonts w:asciiTheme="minorHAnsi" w:hAnsiTheme="minorHAnsi" w:cstheme="minorHAnsi"/>
            <w:color w:val="000000"/>
            <w:rPrChange w:id="723" w:author="Prabhvir Saran" w:date="2017-02-02T23:38:00Z">
              <w:rPr>
                <w:rFonts w:ascii="Calibri" w:hAnsi="Calibri" w:cs="Calibri"/>
                <w:color w:val="000000"/>
              </w:rPr>
            </w:rPrChange>
          </w:rPr>
          <w:t>Contact (comments)</w:t>
        </w:r>
      </w:ins>
    </w:p>
    <w:p w14:paraId="59B2C975" w14:textId="77777777" w:rsidR="00CE27D4" w:rsidRPr="00553070" w:rsidRDefault="00CE27D4" w:rsidP="00CE27D4">
      <w:pPr>
        <w:pStyle w:val="NormalWeb"/>
        <w:numPr>
          <w:ilvl w:val="0"/>
          <w:numId w:val="10"/>
        </w:numPr>
        <w:spacing w:before="0" w:beforeAutospacing="0" w:after="160" w:afterAutospacing="0"/>
        <w:textAlignment w:val="baseline"/>
        <w:rPr>
          <w:ins w:id="724" w:author="Prabhvir Saran" w:date="2017-02-02T15:39:00Z"/>
          <w:rFonts w:asciiTheme="minorHAnsi" w:hAnsiTheme="minorHAnsi" w:cstheme="minorHAnsi"/>
          <w:color w:val="000000"/>
          <w:rPrChange w:id="725" w:author="Prabhvir Saran" w:date="2017-02-02T23:38:00Z">
            <w:rPr>
              <w:ins w:id="726" w:author="Prabhvir Saran" w:date="2017-02-02T15:39:00Z"/>
              <w:rFonts w:ascii="Arial" w:hAnsi="Arial" w:cs="Arial"/>
              <w:color w:val="000000"/>
            </w:rPr>
          </w:rPrChange>
        </w:rPr>
      </w:pPr>
      <w:ins w:id="727" w:author="Prabhvir Saran" w:date="2017-02-02T15:39:00Z">
        <w:r w:rsidRPr="00553070">
          <w:rPr>
            <w:rFonts w:asciiTheme="minorHAnsi" w:hAnsiTheme="minorHAnsi" w:cstheme="minorHAnsi"/>
            <w:color w:val="000000"/>
            <w:rPrChange w:id="728" w:author="Prabhvir Saran" w:date="2017-02-02T23:38:00Z">
              <w:rPr>
                <w:rFonts w:ascii="Calibri" w:hAnsi="Calibri" w:cs="Calibri"/>
                <w:color w:val="000000"/>
              </w:rPr>
            </w:rPrChange>
          </w:rPr>
          <w:t>Meet the team</w:t>
        </w:r>
      </w:ins>
    </w:p>
    <w:p w14:paraId="3AE77E59" w14:textId="6FDC53EC" w:rsidR="00CE27D4" w:rsidRPr="00553070" w:rsidRDefault="00CE27D4">
      <w:pPr>
        <w:rPr>
          <w:ins w:id="729" w:author="Prabhvir Saran" w:date="2017-02-02T15:57:00Z"/>
          <w:rFonts w:cstheme="minorHAnsi"/>
          <w:sz w:val="24"/>
          <w:szCs w:val="24"/>
          <w:rPrChange w:id="730" w:author="Prabhvir Saran" w:date="2017-02-02T23:38:00Z">
            <w:rPr>
              <w:ins w:id="731" w:author="Prabhvir Saran" w:date="2017-02-02T15:57:00Z"/>
            </w:rPr>
          </w:rPrChange>
        </w:rPr>
        <w:pPrChange w:id="732" w:author="Prabhvir Saran" w:date="2017-02-02T22:59:00Z">
          <w:pPr>
            <w:pStyle w:val="Heading4"/>
          </w:pPr>
        </w:pPrChange>
      </w:pPr>
      <w:ins w:id="733" w:author="Prabhvir Saran" w:date="2017-02-02T15:39:00Z">
        <w:r w:rsidRPr="00553070">
          <w:rPr>
            <w:rFonts w:cstheme="minorHAnsi"/>
            <w:sz w:val="24"/>
            <w:szCs w:val="24"/>
            <w:rPrChange w:id="734" w:author="Prabhvir Saran" w:date="2017-02-02T23:38:00Z">
              <w:rPr/>
            </w:rPrChange>
          </w:rPr>
          <w:t>Login/</w:t>
        </w:r>
      </w:ins>
      <w:ins w:id="735" w:author="Prabhvir Saran" w:date="2017-02-02T23:28:00Z">
        <w:r w:rsidR="00D40537" w:rsidRPr="00487BA1">
          <w:rPr>
            <w:rFonts w:cstheme="minorHAnsi"/>
            <w:sz w:val="24"/>
            <w:szCs w:val="24"/>
          </w:rPr>
          <w:t>Signup</w:t>
        </w:r>
      </w:ins>
    </w:p>
    <w:p w14:paraId="2C7E29E1" w14:textId="311ADF68" w:rsidR="00CE27D4" w:rsidRPr="00A850D3" w:rsidRDefault="001665B5" w:rsidP="004161ED">
      <w:pPr>
        <w:pStyle w:val="ListParagraph"/>
        <w:numPr>
          <w:ilvl w:val="0"/>
          <w:numId w:val="11"/>
        </w:numPr>
        <w:rPr>
          <w:ins w:id="736" w:author="Prabhvir Saran" w:date="2017-02-02T22:43:00Z"/>
          <w:rFonts w:cstheme="minorHAnsi"/>
          <w:sz w:val="24"/>
          <w:szCs w:val="24"/>
        </w:rPr>
      </w:pPr>
      <w:ins w:id="737" w:author="Prabhvir Saran" w:date="2017-02-02T15:57:00Z">
        <w:r w:rsidRPr="00487BA1">
          <w:rPr>
            <w:rFonts w:cstheme="minorHAnsi"/>
            <w:sz w:val="24"/>
            <w:szCs w:val="24"/>
          </w:rPr>
          <w:t xml:space="preserve">The two buttons the top right hand corner will take the user to the </w:t>
        </w:r>
      </w:ins>
      <w:ins w:id="738" w:author="Prabhvir Saran" w:date="2017-02-02T15:58:00Z">
        <w:r w:rsidRPr="00487BA1">
          <w:rPr>
            <w:rFonts w:cstheme="minorHAnsi"/>
            <w:sz w:val="24"/>
            <w:szCs w:val="24"/>
          </w:rPr>
          <w:t xml:space="preserve">Login / Signup page. This page will be divided in to two sections, the </w:t>
        </w:r>
      </w:ins>
      <w:ins w:id="739" w:author="Prabhvir Saran" w:date="2017-02-02T15:59:00Z">
        <w:r w:rsidRPr="00867B27">
          <w:rPr>
            <w:rFonts w:cstheme="minorHAnsi"/>
            <w:sz w:val="24"/>
            <w:szCs w:val="24"/>
          </w:rPr>
          <w:t xml:space="preserve">left site to login and the right side to signup. </w:t>
        </w:r>
      </w:ins>
    </w:p>
    <w:p w14:paraId="6EF97863" w14:textId="3457F40D" w:rsidR="005529B6" w:rsidRDefault="005529B6">
      <w:pPr>
        <w:pStyle w:val="ListParagraph"/>
        <w:rPr>
          <w:ins w:id="740" w:author="Prabhvir Saran" w:date="2017-02-02T22:44:00Z"/>
          <w:sz w:val="24"/>
          <w:szCs w:val="24"/>
        </w:rPr>
        <w:pPrChange w:id="741" w:author="Prabhvir Saran" w:date="2017-02-02T22:43:00Z">
          <w:pPr>
            <w:pStyle w:val="ListParagraph"/>
            <w:numPr>
              <w:numId w:val="11"/>
            </w:numPr>
            <w:ind w:hanging="360"/>
          </w:pPr>
        </w:pPrChange>
      </w:pPr>
    </w:p>
    <w:p w14:paraId="2D3A5FEE" w14:textId="337EF2B2" w:rsidR="005529B6" w:rsidRDefault="005529B6">
      <w:pPr>
        <w:pStyle w:val="ListParagraph"/>
        <w:rPr>
          <w:ins w:id="742" w:author="Prabhvir Saran" w:date="2017-02-02T22:44:00Z"/>
          <w:sz w:val="24"/>
          <w:szCs w:val="24"/>
        </w:rPr>
        <w:pPrChange w:id="743"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744" w:author="Prabhvir Saran" w:date="2017-02-02T15:39:00Z"/>
          <w:sz w:val="24"/>
          <w:szCs w:val="24"/>
        </w:rPr>
        <w:pPrChange w:id="745" w:author="Prabhvir Saran" w:date="2017-02-02T22:43:00Z">
          <w:pPr>
            <w:pStyle w:val="ListParagraph"/>
            <w:numPr>
              <w:numId w:val="11"/>
            </w:numPr>
            <w:ind w:hanging="360"/>
          </w:pPr>
        </w:pPrChange>
      </w:pPr>
    </w:p>
    <w:p w14:paraId="76B083AE" w14:textId="5EDBAECF" w:rsidR="00EC6476" w:rsidRPr="00522B41" w:rsidRDefault="00B92D69">
      <w:pPr>
        <w:pStyle w:val="Heading2"/>
        <w:rPr>
          <w:ins w:id="746" w:author="Prabhvir Saran" w:date="2017-02-02T16:08:00Z"/>
          <w:sz w:val="32"/>
          <w:rPrChange w:id="747" w:author="Prabhvir Saran" w:date="2017-02-02T23:40:00Z">
            <w:rPr>
              <w:ins w:id="748" w:author="Prabhvir Saran" w:date="2017-02-02T16:08:00Z"/>
              <w:noProof/>
            </w:rPr>
          </w:rPrChange>
        </w:rPr>
        <w:pPrChange w:id="749" w:author="Prabhvir Saran" w:date="2017-02-02T23:40:00Z">
          <w:pPr/>
        </w:pPrChange>
      </w:pPr>
      <w:bookmarkStart w:id="750" w:name="_Toc475051876"/>
      <w:ins w:id="751" w:author="Prabhvir Saran" w:date="2017-02-02T23:01:00Z">
        <w:r w:rsidRPr="00522B41">
          <w:rPr>
            <w:sz w:val="32"/>
            <w:rPrChange w:id="752" w:author="Prabhvir Saran" w:date="2017-02-02T23:40:00Z">
              <w:rPr/>
            </w:rPrChange>
          </w:rPr>
          <w:t xml:space="preserve">Wireframe </w:t>
        </w:r>
      </w:ins>
      <w:ins w:id="753" w:author="Prabhvir Saran" w:date="2017-02-02T15:43:00Z">
        <w:r w:rsidR="00CE27D4" w:rsidRPr="00522B41">
          <w:rPr>
            <w:sz w:val="32"/>
            <w:rPrChange w:id="754" w:author="Prabhvir Saran" w:date="2017-02-02T23:40:00Z">
              <w:rPr/>
            </w:rPrChange>
          </w:rPr>
          <w:t>Page</w:t>
        </w:r>
      </w:ins>
      <w:ins w:id="755" w:author="Prabhvir Saran" w:date="2017-02-02T23:40:00Z">
        <w:r w:rsidR="00522B41">
          <w:rPr>
            <w:sz w:val="32"/>
          </w:rPr>
          <w:t xml:space="preserve"> Layouts</w:t>
        </w:r>
      </w:ins>
      <w:bookmarkEnd w:id="750"/>
      <w:ins w:id="756" w:author="Prabhvir Saran" w:date="2017-02-02T15:43:00Z">
        <w:r w:rsidR="00CE27D4" w:rsidRPr="00522B41">
          <w:rPr>
            <w:sz w:val="32"/>
            <w:rPrChange w:id="757" w:author="Prabhvir Saran" w:date="2017-02-02T23:40:00Z">
              <w:rPr/>
            </w:rPrChange>
          </w:rPr>
          <w:t xml:space="preserve"> </w:t>
        </w:r>
      </w:ins>
    </w:p>
    <w:p w14:paraId="2C6C12E5" w14:textId="0DD17EEF" w:rsidR="00CE27D4" w:rsidRDefault="00A3104A" w:rsidP="004161ED">
      <w:pPr>
        <w:rPr>
          <w:ins w:id="758" w:author="Prabhvir Saran" w:date="2017-02-02T15:39:00Z"/>
          <w:noProof/>
        </w:rPr>
      </w:pPr>
      <w:r>
        <w:rPr>
          <w:noProof/>
          <w:lang w:val="en-CA" w:eastAsia="en-CA"/>
        </w:rPr>
        <mc:AlternateContent>
          <mc:Choice Requires="wpg">
            <w:drawing>
              <wp:anchor distT="0" distB="0" distL="114300" distR="114300" simplePos="0" relativeHeight="251661312" behindDoc="0" locked="0" layoutInCell="1" allowOverlap="1" wp14:anchorId="6D7E8DC4" wp14:editId="325FBF94">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16">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5D4B24" w:rsidRPr="006A3986" w:rsidRDefault="005D4B24">
                              <w:pPr>
                                <w:pStyle w:val="Caption"/>
                                <w:rPr>
                                  <w:noProof/>
                                </w:rPr>
                                <w:pPrChange w:id="759" w:author="Windows User" w:date="2017-02-02T17:59:00Z">
                                  <w:pPr/>
                                </w:pPrChange>
                              </w:pPr>
                              <w:ins w:id="760"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51" style="position:absolute;margin-left:0;margin-top:39.05pt;width:234pt;height:296.25pt;z-index:251661312;mso-position-horizontal:left;mso-position-horizontal-relative:margin"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89coBg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B3cdRJP+tFuZvwEIIDVO341idwI2fKDGbqiG2xKUHV4A9hE+&#10;RSXbeSA7KyCl1F8u9eN8SCeMBqSF23cemD/3FGW3+thAovGq7g3dG9veaPb1UmINw9tCMWfCAm2r&#10;3iy0rF+ABwvcBYZow2CveWB7c2mhBQPwsGB8sXC2V++H5kmB5nuVQ2CfDy9Uqy4tFhL6SfZUotlJ&#10;Nfq5TmnUAgThTrhSRWA9isBvbACtneWudSdW3RME3w3ftt2srw+lm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02.png" o:spid="_x0000_s1052"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17" o:title="" croptop="3219f" cropbottom="1958f" cropleft="1189f" cropright="29135f"/>
                </v:shape>
                <v:shape id="Text Box 12" o:spid="_x0000_s1053"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5D4B24" w:rsidRPr="006A3986" w:rsidRDefault="005D4B24">
                        <w:pPr>
                          <w:pStyle w:val="Caption"/>
                          <w:rPr>
                            <w:noProof/>
                          </w:rPr>
                          <w:pPrChange w:id="761" w:author="Windows User" w:date="2017-02-02T17:59:00Z">
                            <w:pPr/>
                          </w:pPrChange>
                        </w:pPr>
                        <w:ins w:id="762" w:author="Windows User" w:date="2017-02-02T17:59:00Z">
                          <w:r>
                            <w:t xml:space="preserve">Home Page </w:t>
                          </w:r>
                        </w:ins>
                      </w:p>
                    </w:txbxContent>
                  </v:textbox>
                </v:shape>
                <w10:wrap type="square" anchorx="margin"/>
              </v:group>
            </w:pict>
          </mc:Fallback>
        </mc:AlternateContent>
      </w:r>
      <w:r w:rsidR="00EF7EC8">
        <w:rPr>
          <w:noProof/>
          <w:lang w:val="en-CA" w:eastAsia="en-CA"/>
        </w:rPr>
        <mc:AlternateContent>
          <mc:Choice Requires="wpg">
            <w:drawing>
              <wp:anchor distT="0" distB="0" distL="114300" distR="114300" simplePos="0" relativeHeight="251665408" behindDoc="0" locked="0" layoutInCell="1" allowOverlap="1" wp14:anchorId="4017600C" wp14:editId="38FF4791">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18">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5D4B24" w:rsidRPr="002B6948" w:rsidRDefault="005D4B24">
                              <w:pPr>
                                <w:pStyle w:val="Caption"/>
                                <w:rPr>
                                  <w:noProof/>
                                </w:rPr>
                                <w:pPrChange w:id="763" w:author="Windows User" w:date="2017-02-02T18:00:00Z">
                                  <w:pPr/>
                                </w:pPrChange>
                              </w:pPr>
                              <w:ins w:id="764"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54" style="position:absolute;margin-left:254.9pt;margin-top:39.2pt;width:231.3pt;height:296.25pt;z-index:251665408"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">
                <v:shape id="image06.png" o:spid="_x0000_s1055"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19" o:title="2" croptop="3057f" cropbottom="1976f" cropleft="4404f" cropright="29428f"/>
                </v:shape>
                <v:shape id="Text Box 27" o:spid="_x0000_s1056"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5D4B24" w:rsidRPr="002B6948" w:rsidRDefault="005D4B24">
                        <w:pPr>
                          <w:pStyle w:val="Caption"/>
                          <w:rPr>
                            <w:noProof/>
                          </w:rPr>
                          <w:pPrChange w:id="765" w:author="Windows User" w:date="2017-02-02T18:00:00Z">
                            <w:pPr/>
                          </w:pPrChange>
                        </w:pPr>
                        <w:ins w:id="766" w:author="Windows User" w:date="2017-02-02T18:00:00Z">
                          <w:r>
                            <w:t xml:space="preserve">About HEMA Page </w:t>
                          </w:r>
                        </w:ins>
                      </w:p>
                    </w:txbxContent>
                  </v:textbox>
                </v:shape>
                <w10:wrap type="square"/>
              </v:group>
            </w:pict>
          </mc:Fallback>
        </mc:AlternateContent>
      </w:r>
      <w:ins w:id="767" w:author="Prabhvir Saran" w:date="2017-02-02T16:09:00Z">
        <w:r w:rsidR="006E7AC6">
          <w:rPr>
            <w:noProof/>
          </w:rPr>
          <w:t xml:space="preserve"> </w:t>
        </w:r>
      </w:ins>
    </w:p>
    <w:p w14:paraId="4BCD294A" w14:textId="137885AE" w:rsidR="006E7AC6" w:rsidRDefault="00167652" w:rsidP="004161ED">
      <w:pPr>
        <w:rPr>
          <w:ins w:id="768" w:author="Prabhvir Saran" w:date="2017-02-02T16:10:00Z"/>
          <w:noProof/>
        </w:rPr>
      </w:pPr>
      <w:r>
        <w:rPr>
          <w:noProof/>
          <w:lang w:val="en-CA" w:eastAsia="en-CA"/>
        </w:rPr>
        <w:lastRenderedPageBreak/>
        <mc:AlternateContent>
          <mc:Choice Requires="wpg">
            <w:drawing>
              <wp:anchor distT="0" distB="0" distL="114300" distR="114300" simplePos="0" relativeHeight="251681792" behindDoc="0" locked="0" layoutInCell="1" allowOverlap="1" wp14:anchorId="0BC5ADAE" wp14:editId="36338855">
                <wp:simplePos x="0" y="0"/>
                <wp:positionH relativeFrom="column">
                  <wp:posOffset>3192145</wp:posOffset>
                </wp:positionH>
                <wp:positionV relativeFrom="paragraph">
                  <wp:posOffset>4147820</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20">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EF572A" w:rsidRPr="00993766" w:rsidRDefault="00EF572A">
                              <w:pPr>
                                <w:pStyle w:val="Caption"/>
                                <w:rPr>
                                  <w:noProof/>
                                </w:rPr>
                                <w:pPrChange w:id="769" w:author="Windows User" w:date="2017-02-02T18:02:00Z">
                                  <w:pPr/>
                                </w:pPrChange>
                              </w:pPr>
                              <w:ins w:id="770"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057" style="position:absolute;margin-left:251.35pt;margin-top:326.6pt;width:234.4pt;height:303.75pt;z-index:251681792"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">
                <v:shape id="image13.png" o:spid="_x0000_s1058"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21" o:title="Tla5F-F5HHSWq_w-buY_KF4xiw60fb5hUT9D5u9r1AlDeajpTk5r28zHVoCM1INWJeIG7Zz43X8RCC0mk1JqKqHHTv2pOUhfIcFWnErFx5Dygm6Pbn9ivyyR14l0Si5LQeWh70ZE" croptop="3080f" cropbottom="1940f" cropleft="1195f" cropright="29044f"/>
                </v:shape>
                <v:shape id="Text Box 458" o:spid="_x0000_s1059"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EF572A" w:rsidRPr="00993766" w:rsidRDefault="00EF572A">
                        <w:pPr>
                          <w:pStyle w:val="Caption"/>
                          <w:rPr>
                            <w:noProof/>
                          </w:rPr>
                          <w:pPrChange w:id="771" w:author="Windows User" w:date="2017-02-02T18:02:00Z">
                            <w:pPr/>
                          </w:pPrChange>
                        </w:pPr>
                        <w:ins w:id="772" w:author="Windows User" w:date="2017-02-02T18:02:00Z">
                          <w:r>
                            <w:t xml:space="preserve">Meet the team Page </w:t>
                          </w:r>
                        </w:ins>
                      </w:p>
                    </w:txbxContent>
                  </v:textbox>
                </v:shape>
                <w10:wrap type="square"/>
              </v:group>
            </w:pict>
          </mc:Fallback>
        </mc:AlternateContent>
      </w:r>
      <w:r>
        <w:rPr>
          <w:noProof/>
          <w:lang w:val="en-CA" w:eastAsia="en-CA"/>
        </w:rPr>
        <mc:AlternateContent>
          <mc:Choice Requires="wpg">
            <w:drawing>
              <wp:anchor distT="0" distB="0" distL="114300" distR="114300" simplePos="0" relativeHeight="251677696" behindDoc="0" locked="0" layoutInCell="1" allowOverlap="1" wp14:anchorId="2A84802E" wp14:editId="63DB4E88">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22">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EF572A" w:rsidRPr="007556B8" w:rsidRDefault="00EF572A">
                              <w:pPr>
                                <w:pStyle w:val="Caption"/>
                                <w:rPr>
                                  <w:noProof/>
                                </w:rPr>
                                <w:pPrChange w:id="773" w:author="Windows User" w:date="2017-02-02T18:02:00Z">
                                  <w:pPr/>
                                </w:pPrChange>
                              </w:pPr>
                              <w:ins w:id="774"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060" style="position:absolute;margin-left:-3.75pt;margin-top:327.55pt;width:230.65pt;height:303pt;z-index:251677696"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daUhzjLsizLsqy1vp5//nkFFgCgwFJgWZZlWZZlKbAAABRYMyqwAADMPgAA06X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">
                <v:shape id="image08.png" o:spid="_x0000_s1061"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23" o:title="5" croptop="3139f" cropbottom="1935f" cropleft="4484f" cropright="29423f"/>
                </v:shape>
                <v:shape id="Text Box 452" o:spid="_x0000_s1062"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EF572A" w:rsidRPr="007556B8" w:rsidRDefault="00EF572A">
                        <w:pPr>
                          <w:pStyle w:val="Caption"/>
                          <w:rPr>
                            <w:noProof/>
                          </w:rPr>
                          <w:pPrChange w:id="775" w:author="Windows User" w:date="2017-02-02T18:02:00Z">
                            <w:pPr/>
                          </w:pPrChange>
                        </w:pPr>
                        <w:ins w:id="776" w:author="Windows User" w:date="2017-02-02T18:02:00Z">
                          <w:r>
                            <w:t xml:space="preserve">Contact Page </w:t>
                          </w:r>
                        </w:ins>
                      </w:p>
                    </w:txbxContent>
                  </v:textbox>
                </v:shape>
                <w10:wrap type="square"/>
              </v:group>
            </w:pict>
          </mc:Fallback>
        </mc:AlternateContent>
      </w:r>
      <w:r>
        <w:rPr>
          <w:noProof/>
          <w:lang w:val="en-CA" w:eastAsia="en-CA"/>
        </w:rPr>
        <mc:AlternateContent>
          <mc:Choice Requires="wpg">
            <w:drawing>
              <wp:anchor distT="0" distB="0" distL="114300" distR="114300" simplePos="0" relativeHeight="251673600" behindDoc="0" locked="0" layoutInCell="1" allowOverlap="1" wp14:anchorId="7C6A4228" wp14:editId="3E865C36">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24">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EF572A" w:rsidRPr="00DF3D13" w:rsidRDefault="00EF572A">
                              <w:pPr>
                                <w:pStyle w:val="Caption"/>
                                <w:rPr>
                                  <w:noProof/>
                                </w:rPr>
                                <w:pPrChange w:id="777" w:author="Windows User" w:date="2017-02-02T18:01:00Z">
                                  <w:pPr/>
                                </w:pPrChange>
                              </w:pPr>
                              <w:ins w:id="778"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063" style="position:absolute;margin-left:247.6pt;margin-top:0;width:231.35pt;height:306.75pt;z-index:251673600"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">
                <v:shape id="image10.png" o:spid="_x0000_s1064"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25" o:title="4" croptop="3064f" cropbottom="1931f" cropleft="4481f" cropright="29493f"/>
                </v:shape>
                <v:shape id="Text Box 450" o:spid="_x0000_s1065"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EF572A" w:rsidRPr="00DF3D13" w:rsidRDefault="00EF572A">
                        <w:pPr>
                          <w:pStyle w:val="Caption"/>
                          <w:rPr>
                            <w:noProof/>
                          </w:rPr>
                          <w:pPrChange w:id="779" w:author="Windows User" w:date="2017-02-02T18:01:00Z">
                            <w:pPr/>
                          </w:pPrChange>
                        </w:pPr>
                        <w:ins w:id="780" w:author="Windows User" w:date="2017-02-02T18:01:00Z">
                          <w:r>
                            <w:t xml:space="preserve">HEMA in BC Page </w:t>
                          </w:r>
                        </w:ins>
                      </w:p>
                    </w:txbxContent>
                  </v:textbox>
                </v:shape>
                <w10:wrap type="square"/>
              </v:group>
            </w:pict>
          </mc:Fallback>
        </mc:AlternateContent>
      </w:r>
      <w:r w:rsidR="005529B6">
        <w:rPr>
          <w:noProof/>
          <w:lang w:val="en-CA" w:eastAsia="en-CA"/>
        </w:rPr>
        <mc:AlternateContent>
          <mc:Choice Requires="wpg">
            <w:drawing>
              <wp:anchor distT="0" distB="0" distL="114300" distR="114300" simplePos="0" relativeHeight="251669504" behindDoc="0" locked="0" layoutInCell="1" allowOverlap="1" wp14:anchorId="3F70B76E" wp14:editId="66419767">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26">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EF572A" w:rsidRPr="00CB790E" w:rsidRDefault="00EF572A">
                              <w:pPr>
                                <w:pStyle w:val="Caption"/>
                                <w:rPr>
                                  <w:noProof/>
                                </w:rPr>
                                <w:pPrChange w:id="781" w:author="Windows User" w:date="2017-02-02T18:01:00Z">
                                  <w:pPr/>
                                </w:pPrChange>
                              </w:pPr>
                              <w:ins w:id="782"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066" style="position:absolute;margin-left:-4.4pt;margin-top:-.05pt;width:233.05pt;height:305.25pt;z-index:251669504;mso-position-horizontal-relative:margin"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">
                <v:shape id="image04.png" o:spid="_x0000_s1067"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27" o:title="3" croptop="3157f" cropbottom="1915f" cropleft="1268f" cropright="29192f"/>
                </v:shape>
                <v:shape id="Text Box 448" o:spid="_x0000_s1068"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EF572A" w:rsidRPr="00CB790E" w:rsidRDefault="00EF572A">
                        <w:pPr>
                          <w:pStyle w:val="Caption"/>
                          <w:rPr>
                            <w:noProof/>
                          </w:rPr>
                          <w:pPrChange w:id="783" w:author="Windows User" w:date="2017-02-02T18:01:00Z">
                            <w:pPr/>
                          </w:pPrChange>
                        </w:pPr>
                        <w:ins w:id="784" w:author="Windows User" w:date="2017-02-02T18:01:00Z">
                          <w:r>
                            <w:t xml:space="preserve">Styles Page </w:t>
                          </w:r>
                        </w:ins>
                      </w:p>
                    </w:txbxContent>
                  </v:textbox>
                </v:shape>
                <w10:wrap type="square" anchorx="margin"/>
              </v:group>
            </w:pict>
          </mc:Fallback>
        </mc:AlternateContent>
      </w:r>
      <w:ins w:id="785" w:author="Prabhvir Saran" w:date="2017-02-02T15:42:00Z">
        <w:del w:id="786" w:author="Windows User" w:date="2017-02-02T18:00:00Z">
          <w:r w:rsidR="004161ED" w:rsidDel="005D4B24">
            <w:rPr>
              <w:noProof/>
              <w:lang w:val="en-CA" w:eastAsia="en-CA"/>
            </w:rPr>
            <w:drawing>
              <wp:inline distT="0" distB="0" distL="0" distR="0" wp14:anchorId="3B1979B9" wp14:editId="01C55C3D">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26"/>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787" w:author="Windows User" w:date="2017-02-02T18:00:00Z">
        <w:r w:rsidR="00F911EF" w:rsidDel="005D4B24">
          <w:rPr>
            <w:noProof/>
          </w:rPr>
          <w:delText xml:space="preserve"> </w:delText>
        </w:r>
      </w:del>
    </w:p>
    <w:p w14:paraId="122B4865" w14:textId="5453A81B" w:rsidR="006E7AC6" w:rsidRDefault="00CE27D4" w:rsidP="004161ED">
      <w:pPr>
        <w:rPr>
          <w:ins w:id="788" w:author="Prabhvir Saran" w:date="2017-02-02T16:11:00Z"/>
          <w:noProof/>
        </w:rPr>
      </w:pPr>
      <w:ins w:id="789" w:author="Prabhvir Saran" w:date="2017-02-02T15:42:00Z">
        <w:del w:id="790" w:author="Windows User" w:date="2017-02-02T18:01:00Z">
          <w:r w:rsidDel="00EF572A">
            <w:rPr>
              <w:noProof/>
              <w:lang w:val="en-CA" w:eastAsia="en-CA"/>
            </w:rPr>
            <w:drawing>
              <wp:inline distT="0" distB="0" distL="0" distR="0" wp14:anchorId="2C623F0C" wp14:editId="0B703D32">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22"/>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791" w:author="Windows User" w:date="2017-02-02T18:01:00Z">
        <w:r w:rsidR="00F911EF" w:rsidDel="00EF572A">
          <w:rPr>
            <w:noProof/>
          </w:rPr>
          <w:delText xml:space="preserve"> </w:delText>
        </w:r>
      </w:del>
      <w:ins w:id="792" w:author="Prabhvir Saran" w:date="2017-02-02T16:11:00Z">
        <w:del w:id="793" w:author="Windows User" w:date="2017-02-02T18:01:00Z">
          <w:r w:rsidR="006E7AC6" w:rsidDel="00EF572A">
            <w:rPr>
              <w:noProof/>
              <w:lang w:val="en-CA" w:eastAsia="en-CA"/>
            </w:rPr>
            <w:drawing>
              <wp:inline distT="0" distB="0" distL="0" distR="0" wp14:anchorId="07EC4B6A" wp14:editId="6BE86102">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20"/>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2E85322F" w:rsidR="00CE27D4" w:rsidRDefault="00EF572A" w:rsidP="004161ED">
      <w:pPr>
        <w:rPr>
          <w:ins w:id="794" w:author="Prabhvir Saran" w:date="2017-02-02T15:39:00Z"/>
        </w:rPr>
      </w:pPr>
      <w:r>
        <w:rPr>
          <w:noProof/>
          <w:lang w:val="en-CA" w:eastAsia="en-CA"/>
        </w:rPr>
        <w:lastRenderedPageBreak/>
        <mc:AlternateContent>
          <mc:Choice Requires="wpg">
            <w:drawing>
              <wp:anchor distT="0" distB="0" distL="114300" distR="114300" simplePos="0" relativeHeight="251685888" behindDoc="0" locked="0" layoutInCell="1" allowOverlap="1" wp14:anchorId="46E311D6" wp14:editId="3EFADD30">
                <wp:simplePos x="0" y="0"/>
                <wp:positionH relativeFrom="margin">
                  <wp:align>left</wp:align>
                </wp:positionH>
                <wp:positionV relativeFrom="paragraph">
                  <wp:posOffset>287020</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28">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EF572A" w:rsidRPr="00C613FC" w:rsidRDefault="00EF572A">
                              <w:pPr>
                                <w:pStyle w:val="Caption"/>
                                <w:rPr>
                                  <w:noProof/>
                                </w:rPr>
                                <w:pPrChange w:id="795" w:author="Windows User" w:date="2017-02-02T18:03:00Z">
                                  <w:pPr/>
                                </w:pPrChange>
                              </w:pPr>
                              <w:ins w:id="796"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69" style="position:absolute;margin-left:0;margin-top:22.6pt;width:228.6pt;height:304.5pt;z-index:251685888;mso-position-horizontal:left;mso-position-horizontal-relative:margin"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">
                <v:shape id="image12.png" o:spid="_x0000_s1070"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29" o:title="vk0USVkHGQKplo2_nEf4c883bhVRJYaO-BFORdsDyVQ7ZFO0ITGv8-oxPz5TY6f-wW_-Udw0YbbBGJR6BayAsYeujfCsRb-j5CXoI_-SB7hT2x5Ac4IR9K8ZHcpNixLdbdZsyKdf" croptop="2963f" cropbottom="1825f" cropleft="1159f" cropright="29043f"/>
                </v:shape>
                <v:shape id="Text Box 461" o:spid="_x0000_s1071"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EF572A" w:rsidRPr="00C613FC" w:rsidRDefault="00EF572A">
                        <w:pPr>
                          <w:pStyle w:val="Caption"/>
                          <w:rPr>
                            <w:noProof/>
                          </w:rPr>
                          <w:pPrChange w:id="797" w:author="Windows User" w:date="2017-02-02T18:03:00Z">
                            <w:pPr/>
                          </w:pPrChange>
                        </w:pPr>
                        <w:ins w:id="798" w:author="Windows User" w:date="2017-02-02T18:03:00Z">
                          <w:r>
                            <w:t xml:space="preserve">Signup / Login Page </w:t>
                          </w:r>
                        </w:ins>
                      </w:p>
                    </w:txbxContent>
                  </v:textbox>
                </v:shape>
                <w10:wrap type="square" anchorx="margin"/>
              </v:group>
            </w:pict>
          </mc:Fallback>
        </mc:AlternateContent>
      </w:r>
    </w:p>
    <w:p w14:paraId="7F612A02" w14:textId="0DA02AEE" w:rsidR="004161ED" w:rsidRDefault="004161ED" w:rsidP="004161ED">
      <w:pPr>
        <w:rPr>
          <w:ins w:id="799" w:author="Prabhvir Saran" w:date="2017-02-02T16:11:00Z"/>
          <w:noProof/>
        </w:rPr>
      </w:pPr>
    </w:p>
    <w:p w14:paraId="71AEF726" w14:textId="3698B09E" w:rsidR="00CE27D4" w:rsidRDefault="00CE27D4" w:rsidP="004161ED">
      <w:pPr>
        <w:rPr>
          <w:ins w:id="800" w:author="Prabhvir Saran" w:date="2017-02-02T15:39:00Z"/>
        </w:rPr>
      </w:pPr>
    </w:p>
    <w:p w14:paraId="5E3C030D" w14:textId="77777777" w:rsidR="00EF572A" w:rsidRDefault="00EF572A" w:rsidP="004161ED">
      <w:pPr>
        <w:rPr>
          <w:ins w:id="801" w:author="Windows User" w:date="2017-02-02T18:03:00Z"/>
        </w:rPr>
      </w:pPr>
    </w:p>
    <w:p w14:paraId="2E728B32" w14:textId="77777777" w:rsidR="00EF572A" w:rsidRDefault="00EF572A" w:rsidP="004161ED">
      <w:pPr>
        <w:rPr>
          <w:ins w:id="802" w:author="Windows User" w:date="2017-02-02T18:03:00Z"/>
        </w:rPr>
      </w:pPr>
    </w:p>
    <w:p w14:paraId="31EFCB7B" w14:textId="77777777" w:rsidR="00EF572A" w:rsidRDefault="00EF572A" w:rsidP="004161ED">
      <w:pPr>
        <w:rPr>
          <w:ins w:id="803" w:author="Windows User" w:date="2017-02-02T18:03:00Z"/>
        </w:rPr>
      </w:pPr>
    </w:p>
    <w:p w14:paraId="4942E02B" w14:textId="77777777" w:rsidR="00EF572A" w:rsidRDefault="00EF572A" w:rsidP="004161ED">
      <w:pPr>
        <w:rPr>
          <w:ins w:id="804" w:author="Windows User" w:date="2017-02-02T18:03:00Z"/>
        </w:rPr>
      </w:pPr>
    </w:p>
    <w:p w14:paraId="526CA7D1" w14:textId="77777777" w:rsidR="00EF572A" w:rsidRDefault="00EF572A" w:rsidP="004161ED">
      <w:pPr>
        <w:rPr>
          <w:ins w:id="805" w:author="Windows User" w:date="2017-02-02T18:03:00Z"/>
        </w:rPr>
      </w:pPr>
    </w:p>
    <w:p w14:paraId="0F68B7EE" w14:textId="77777777" w:rsidR="00EF572A" w:rsidRDefault="00EF572A" w:rsidP="004161ED">
      <w:pPr>
        <w:rPr>
          <w:ins w:id="806" w:author="Windows User" w:date="2017-02-02T18:03:00Z"/>
        </w:rPr>
      </w:pPr>
    </w:p>
    <w:p w14:paraId="1DCE9F3D" w14:textId="77777777" w:rsidR="00EF572A" w:rsidRDefault="00EF572A" w:rsidP="004161ED">
      <w:pPr>
        <w:rPr>
          <w:ins w:id="807" w:author="Windows User" w:date="2017-02-02T18:03:00Z"/>
        </w:rPr>
      </w:pPr>
    </w:p>
    <w:p w14:paraId="43F26D02" w14:textId="77777777" w:rsidR="00EF572A" w:rsidRDefault="00EF572A" w:rsidP="004161ED">
      <w:pPr>
        <w:rPr>
          <w:ins w:id="808" w:author="Windows User" w:date="2017-02-02T18:03:00Z"/>
        </w:rPr>
      </w:pPr>
    </w:p>
    <w:p w14:paraId="0804FEDF" w14:textId="77777777" w:rsidR="00EF572A" w:rsidRDefault="00EF572A" w:rsidP="004161ED">
      <w:pPr>
        <w:rPr>
          <w:ins w:id="809" w:author="Windows User" w:date="2017-02-02T18:03:00Z"/>
        </w:rPr>
      </w:pPr>
    </w:p>
    <w:p w14:paraId="5013A919" w14:textId="77777777" w:rsidR="00EF572A" w:rsidRDefault="00EF572A" w:rsidP="004161ED">
      <w:pPr>
        <w:rPr>
          <w:ins w:id="810" w:author="Windows User" w:date="2017-02-02T18:03:00Z"/>
        </w:rPr>
      </w:pPr>
    </w:p>
    <w:p w14:paraId="1754A19A" w14:textId="77777777" w:rsidR="00EF572A" w:rsidRDefault="00EF572A" w:rsidP="004161ED">
      <w:pPr>
        <w:rPr>
          <w:ins w:id="811" w:author="Windows User" w:date="2017-02-02T18:03:00Z"/>
        </w:rPr>
      </w:pPr>
    </w:p>
    <w:p w14:paraId="0C4059CF" w14:textId="77777777" w:rsidR="005529B6" w:rsidRDefault="005529B6">
      <w:pPr>
        <w:pStyle w:val="Heading4"/>
        <w:rPr>
          <w:ins w:id="812" w:author="Prabhvir Saran" w:date="2017-02-02T22:45:00Z"/>
        </w:rPr>
        <w:pPrChange w:id="813" w:author="Prabhvir Saran" w:date="2017-02-02T22:31:00Z">
          <w:pPr/>
        </w:pPrChange>
      </w:pPr>
    </w:p>
    <w:p w14:paraId="7F2610EC" w14:textId="16F2B5FF" w:rsidR="005529B6" w:rsidRDefault="005529B6">
      <w:pPr>
        <w:pStyle w:val="Heading4"/>
        <w:rPr>
          <w:ins w:id="814" w:author="Prabhvir Saran" w:date="2017-02-02T23:22:00Z"/>
        </w:rPr>
        <w:pPrChange w:id="815" w:author="Prabhvir Saran" w:date="2017-02-02T22:31:00Z">
          <w:pPr/>
        </w:pPrChange>
      </w:pPr>
    </w:p>
    <w:p w14:paraId="783CAE7B" w14:textId="77777777" w:rsidR="00167652" w:rsidRPr="00167652" w:rsidRDefault="00167652">
      <w:pPr>
        <w:rPr>
          <w:ins w:id="816" w:author="Prabhvir Saran" w:date="2017-02-02T22:45:00Z"/>
        </w:rPr>
      </w:pPr>
    </w:p>
    <w:p w14:paraId="6BFC5A21" w14:textId="64793416" w:rsidR="00CE27D4" w:rsidRPr="00066FC0" w:rsidRDefault="00903FA7">
      <w:pPr>
        <w:pStyle w:val="Heading2"/>
        <w:rPr>
          <w:ins w:id="817" w:author="Prabhvir Saran" w:date="2017-02-02T22:54:00Z"/>
          <w:sz w:val="32"/>
          <w:rPrChange w:id="818" w:author="Prabhvir Saran" w:date="2017-02-02T23:35:00Z">
            <w:rPr>
              <w:ins w:id="819" w:author="Prabhvir Saran" w:date="2017-02-02T22:54:00Z"/>
            </w:rPr>
          </w:rPrChange>
        </w:rPr>
        <w:pPrChange w:id="820" w:author="Prabhvir Saran" w:date="2017-02-02T23:02:00Z">
          <w:pPr/>
        </w:pPrChange>
      </w:pPr>
      <w:bookmarkStart w:id="821" w:name="_Toc475051877"/>
      <w:ins w:id="822" w:author="Prabhvir Saran" w:date="2017-02-02T16:49:00Z">
        <w:r w:rsidRPr="00066FC0">
          <w:rPr>
            <w:sz w:val="32"/>
            <w:rPrChange w:id="823" w:author="Prabhvir Saran" w:date="2017-02-02T23:35:00Z">
              <w:rPr/>
            </w:rPrChange>
          </w:rPr>
          <w:t>Print Layout</w:t>
        </w:r>
        <w:r w:rsidR="001E5BDC" w:rsidRPr="00066FC0">
          <w:rPr>
            <w:sz w:val="32"/>
            <w:rPrChange w:id="824" w:author="Prabhvir Saran" w:date="2017-02-02T23:35:00Z">
              <w:rPr/>
            </w:rPrChange>
          </w:rPr>
          <w:t>s</w:t>
        </w:r>
      </w:ins>
      <w:bookmarkEnd w:id="821"/>
    </w:p>
    <w:p w14:paraId="0083E591" w14:textId="77777777" w:rsidR="00583BE8" w:rsidRPr="00583BE8" w:rsidRDefault="00583BE8">
      <w:pPr>
        <w:rPr>
          <w:ins w:id="825" w:author="Prabhvir Saran" w:date="2017-02-02T16:52:00Z"/>
        </w:rPr>
      </w:pPr>
    </w:p>
    <w:p w14:paraId="30DAFADE" w14:textId="2932004E" w:rsidR="001E44DE" w:rsidRPr="00066FC0" w:rsidRDefault="00600944">
      <w:pPr>
        <w:ind w:firstLine="720"/>
        <w:rPr>
          <w:ins w:id="826" w:author="Windows User" w:date="2017-02-02T18:06:00Z"/>
          <w:sz w:val="24"/>
          <w:szCs w:val="24"/>
          <w:rPrChange w:id="827" w:author="Prabhvir Saran" w:date="2017-02-02T23:37:00Z">
            <w:rPr>
              <w:ins w:id="828" w:author="Windows User" w:date="2017-02-02T18:06:00Z"/>
            </w:rPr>
          </w:rPrChange>
        </w:rPr>
        <w:pPrChange w:id="829" w:author="Prabhvir Saran" w:date="2017-02-02T23:34:00Z">
          <w:pPr/>
        </w:pPrChange>
      </w:pPr>
      <w:ins w:id="830" w:author="Prabhvir Saran" w:date="2017-02-02T16:52:00Z">
        <w:r w:rsidRPr="00066FC0">
          <w:rPr>
            <w:sz w:val="24"/>
            <w:szCs w:val="24"/>
            <w:rPrChange w:id="831" w:author="Prabhvir Saran" w:date="2017-02-02T23:37:00Z">
              <w:rPr/>
            </w:rPrChange>
          </w:rPr>
          <w:t xml:space="preserve">There are </w:t>
        </w:r>
      </w:ins>
      <w:ins w:id="832" w:author="Prabhvir Saran" w:date="2017-02-02T22:45:00Z">
        <w:r w:rsidR="005529B6" w:rsidRPr="00066FC0">
          <w:rPr>
            <w:sz w:val="24"/>
            <w:szCs w:val="24"/>
            <w:rPrChange w:id="833" w:author="Prabhvir Saran" w:date="2017-02-02T23:37:00Z">
              <w:rPr/>
            </w:rPrChange>
          </w:rPr>
          <w:t>three types of</w:t>
        </w:r>
      </w:ins>
      <w:ins w:id="834" w:author="Prabhvir Saran" w:date="2017-02-02T16:52:00Z">
        <w:r w:rsidRPr="00066FC0">
          <w:rPr>
            <w:sz w:val="24"/>
            <w:szCs w:val="24"/>
            <w:rPrChange w:id="835" w:author="Prabhvir Saran" w:date="2017-02-02T23:37:00Z">
              <w:rPr/>
            </w:rPrChange>
          </w:rPr>
          <w:t xml:space="preserve"> print </w:t>
        </w:r>
      </w:ins>
      <w:ins w:id="836" w:author="Prabhvir Saran" w:date="2017-02-02T17:10:00Z">
        <w:r w:rsidR="0043098F" w:rsidRPr="00066FC0">
          <w:rPr>
            <w:sz w:val="24"/>
            <w:szCs w:val="24"/>
            <w:rPrChange w:id="837" w:author="Prabhvir Saran" w:date="2017-02-02T23:37:00Z">
              <w:rPr/>
            </w:rPrChange>
          </w:rPr>
          <w:t>layouts</w:t>
        </w:r>
      </w:ins>
      <w:ins w:id="838" w:author="Prabhvir Saran" w:date="2017-02-02T16:52:00Z">
        <w:r w:rsidRPr="00066FC0">
          <w:rPr>
            <w:sz w:val="24"/>
            <w:szCs w:val="24"/>
            <w:rPrChange w:id="839" w:author="Prabhvir Saran" w:date="2017-02-02T23:37:00Z">
              <w:rPr/>
            </w:rPrChange>
          </w:rPr>
          <w:t xml:space="preserve">. </w:t>
        </w:r>
      </w:ins>
      <w:ins w:id="840" w:author="Prabhvir Saran" w:date="2017-02-02T22:51:00Z">
        <w:r w:rsidR="00583BE8" w:rsidRPr="00066FC0">
          <w:rPr>
            <w:sz w:val="24"/>
            <w:szCs w:val="24"/>
            <w:rPrChange w:id="841" w:author="Prabhvir Saran" w:date="2017-02-02T23:37:00Z">
              <w:rPr/>
            </w:rPrChange>
          </w:rPr>
          <w:t xml:space="preserve">Print layout 1 would be used for the home page. Print layout </w:t>
        </w:r>
      </w:ins>
      <w:ins w:id="842" w:author="Prabhvir Saran" w:date="2017-02-02T22:52:00Z">
        <w:r w:rsidR="00583BE8" w:rsidRPr="00066FC0">
          <w:rPr>
            <w:sz w:val="24"/>
            <w:szCs w:val="24"/>
            <w:rPrChange w:id="843" w:author="Prabhvir Saran" w:date="2017-02-02T23:37:00Z">
              <w:rPr/>
            </w:rPrChange>
          </w:rPr>
          <w:t xml:space="preserve">2 is for pages using the div that changes the content </w:t>
        </w:r>
      </w:ins>
      <w:ins w:id="844" w:author="Prabhvir Saran" w:date="2017-02-02T23:30:00Z">
        <w:r w:rsidR="00066FC0" w:rsidRPr="00066FC0">
          <w:rPr>
            <w:sz w:val="24"/>
            <w:szCs w:val="24"/>
            <w:rPrChange w:id="845" w:author="Prabhvir Saran" w:date="2017-02-02T23:37:00Z">
              <w:rPr/>
            </w:rPrChange>
          </w:rPr>
          <w:t>based</w:t>
        </w:r>
      </w:ins>
      <w:ins w:id="846" w:author="Prabhvir Saran" w:date="2017-02-02T22:52:00Z">
        <w:r w:rsidR="00583BE8" w:rsidRPr="00066FC0">
          <w:rPr>
            <w:sz w:val="24"/>
            <w:szCs w:val="24"/>
            <w:rPrChange w:id="847" w:author="Prabhvir Saran" w:date="2017-02-02T23:37:00Z">
              <w:rPr/>
            </w:rPrChange>
          </w:rPr>
          <w:t xml:space="preserve"> on user selection. Finally print layout 3 </w:t>
        </w:r>
      </w:ins>
      <w:ins w:id="848" w:author="Prabhvir Saran" w:date="2017-02-02T22:53:00Z">
        <w:r w:rsidR="00583BE8" w:rsidRPr="00066FC0">
          <w:rPr>
            <w:sz w:val="24"/>
            <w:szCs w:val="24"/>
            <w:rPrChange w:id="849" w:author="Prabhvir Saran" w:date="2017-02-02T23:37:00Z">
              <w:rPr/>
            </w:rPrChange>
          </w:rPr>
          <w:t xml:space="preserve">is for pages that use the </w:t>
        </w:r>
      </w:ins>
      <w:ins w:id="850" w:author="Prabhvir Saran" w:date="2017-02-02T22:54:00Z">
        <w:r w:rsidR="00CC7C1A" w:rsidRPr="00066FC0">
          <w:rPr>
            <w:sz w:val="24"/>
            <w:szCs w:val="24"/>
            <w:rPrChange w:id="851" w:author="Prabhvir Saran" w:date="2017-02-02T23:37:00Z">
              <w:rPr/>
            </w:rPrChange>
          </w:rPr>
          <w:t>two-column</w:t>
        </w:r>
      </w:ins>
      <w:ins w:id="852" w:author="Prabhvir Saran" w:date="2017-02-02T22:53:00Z">
        <w:r w:rsidR="00583BE8" w:rsidRPr="00066FC0">
          <w:rPr>
            <w:sz w:val="24"/>
            <w:szCs w:val="24"/>
            <w:rPrChange w:id="853" w:author="Prabhvir Saran" w:date="2017-02-02T23:37:00Z">
              <w:rPr/>
            </w:rPrChange>
          </w:rPr>
          <w:t xml:space="preserve"> layout. </w:t>
        </w:r>
      </w:ins>
    </w:p>
    <w:p w14:paraId="63696064" w14:textId="502B7725" w:rsidR="00EF572A" w:rsidRDefault="00EF572A" w:rsidP="004161ED">
      <w:pPr>
        <w:rPr>
          <w:ins w:id="854" w:author="Prabhvir Saran" w:date="2017-02-02T17:36:00Z"/>
        </w:rPr>
      </w:pPr>
    </w:p>
    <w:p w14:paraId="5DBF9B38" w14:textId="698BEA7A" w:rsidR="001E44DE" w:rsidRDefault="001E44DE" w:rsidP="004161ED">
      <w:pPr>
        <w:rPr>
          <w:ins w:id="855" w:author="Prabhvir Saran" w:date="2017-02-02T17:26:00Z"/>
        </w:rPr>
      </w:pPr>
    </w:p>
    <w:p w14:paraId="2807ABFF" w14:textId="71F42B3C" w:rsidR="001E44DE" w:rsidRDefault="001E44DE" w:rsidP="004161ED">
      <w:pPr>
        <w:rPr>
          <w:ins w:id="856" w:author="Prabhvir Saran" w:date="2017-02-02T17:27:00Z"/>
          <w:noProof/>
        </w:rPr>
      </w:pPr>
    </w:p>
    <w:p w14:paraId="27EBCA66" w14:textId="02D517B5" w:rsidR="00B65495" w:rsidRDefault="00167652" w:rsidP="004161ED">
      <w:pPr>
        <w:rPr>
          <w:ins w:id="857" w:author="Prabhvir Saran" w:date="2017-02-02T17:36:00Z"/>
          <w:noProof/>
        </w:rPr>
      </w:pPr>
      <w:r>
        <w:rPr>
          <w:noProof/>
          <w:lang w:val="en-CA" w:eastAsia="en-CA"/>
        </w:rPr>
        <w:lastRenderedPageBreak/>
        <mc:AlternateContent>
          <mc:Choice Requires="wpg">
            <w:drawing>
              <wp:anchor distT="0" distB="0" distL="114300" distR="114300" simplePos="0" relativeHeight="251696128" behindDoc="0" locked="0" layoutInCell="1" allowOverlap="1" wp14:anchorId="429557C1" wp14:editId="43FB33ED">
                <wp:simplePos x="0" y="0"/>
                <wp:positionH relativeFrom="margin">
                  <wp:align>left</wp:align>
                </wp:positionH>
                <wp:positionV relativeFrom="paragraph">
                  <wp:posOffset>3985895</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30">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EF572A" w:rsidRPr="00D229C1" w:rsidRDefault="00EF572A">
                              <w:pPr>
                                <w:pStyle w:val="Caption"/>
                                <w:rPr>
                                  <w:noProof/>
                                </w:rPr>
                                <w:pPrChange w:id="858" w:author="Windows User" w:date="2017-02-02T18:08:00Z">
                                  <w:pPr/>
                                </w:pPrChange>
                              </w:pPr>
                              <w:ins w:id="859" w:author="Windows User" w:date="2017-02-02T18:08:00Z">
                                <w:r>
                                  <w:t xml:space="preserve">Print Layout </w:t>
                                </w:r>
                              </w:ins>
                              <w:ins w:id="860" w:author="Prabhvir Saran" w:date="2017-02-02T22:50:00Z">
                                <w:r w:rsidR="00583BE8">
                                  <w:t>3</w:t>
                                </w:r>
                              </w:ins>
                              <w:ins w:id="861" w:author="Windows User" w:date="2017-02-02T18:08:00Z">
                                <w:del w:id="862"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863" w:author="Prabhvir Saran" w:date="2017-02-02T22:50:00Z">
                                <w:r w:rsidDel="00583BE8">
                                  <w:fldChar w:fldCharType="separate"/>
                                </w:r>
                              </w:del>
                              <w:ins w:id="864" w:author="Windows User" w:date="2017-02-02T18:08:00Z">
                                <w:del w:id="865"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072" style="position:absolute;margin-left:0;margin-top:313.85pt;width:247.35pt;height:296.25pt;z-index:251696128;mso-position-horizontal:left;mso-position-horizontal-relative:margin"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RpMKvBAAAgAElEQV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Skz4vUAACAASURBVF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">
                <v:shape id="Picture 25" o:spid="_x0000_s1073"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31" o:title="" cropright="27930f"/>
                  <v:path arrowok="t"/>
                </v:shape>
                <v:shape id="Text Box 473" o:spid="_x0000_s1074"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EF572A" w:rsidRPr="00D229C1" w:rsidRDefault="00EF572A">
                        <w:pPr>
                          <w:pStyle w:val="Caption"/>
                          <w:rPr>
                            <w:noProof/>
                          </w:rPr>
                          <w:pPrChange w:id="866" w:author="Windows User" w:date="2017-02-02T18:08:00Z">
                            <w:pPr/>
                          </w:pPrChange>
                        </w:pPr>
                        <w:ins w:id="867" w:author="Windows User" w:date="2017-02-02T18:08:00Z">
                          <w:r>
                            <w:t xml:space="preserve">Print Layout </w:t>
                          </w:r>
                        </w:ins>
                        <w:ins w:id="868" w:author="Prabhvir Saran" w:date="2017-02-02T22:50:00Z">
                          <w:r w:rsidR="00583BE8">
                            <w:t>3</w:t>
                          </w:r>
                        </w:ins>
                        <w:ins w:id="869" w:author="Windows User" w:date="2017-02-02T18:08:00Z">
                          <w:del w:id="870"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871" w:author="Prabhvir Saran" w:date="2017-02-02T22:50:00Z">
                          <w:r w:rsidDel="00583BE8">
                            <w:fldChar w:fldCharType="separate"/>
                          </w:r>
                        </w:del>
                        <w:ins w:id="872" w:author="Windows User" w:date="2017-02-02T18:08:00Z">
                          <w:del w:id="873" w:author="Prabhvir Saran" w:date="2017-02-02T22:50:00Z">
                            <w:r w:rsidDel="00583BE8">
                              <w:rPr>
                                <w:noProof/>
                              </w:rPr>
                              <w:delText>1</w:delText>
                            </w:r>
                            <w:r w:rsidDel="00583BE8">
                              <w:fldChar w:fldCharType="end"/>
                            </w:r>
                          </w:del>
                        </w:ins>
                      </w:p>
                    </w:txbxContent>
                  </v:textbox>
                </v:shape>
                <w10:wrap type="square" anchorx="margin"/>
              </v:group>
            </w:pict>
          </mc:Fallback>
        </mc:AlternateContent>
      </w:r>
      <w:r>
        <w:rPr>
          <w:noProof/>
          <w:lang w:val="en-CA" w:eastAsia="en-CA"/>
        </w:rPr>
        <mc:AlternateContent>
          <mc:Choice Requires="wpg">
            <w:drawing>
              <wp:anchor distT="0" distB="0" distL="114300" distR="114300" simplePos="0" relativeHeight="251693056" behindDoc="0" locked="0" layoutInCell="1" allowOverlap="1" wp14:anchorId="38B508AE" wp14:editId="690214EB">
                <wp:simplePos x="0" y="0"/>
                <wp:positionH relativeFrom="margin">
                  <wp:align>left</wp:align>
                </wp:positionH>
                <wp:positionV relativeFrom="paragraph">
                  <wp:posOffset>276</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32">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EF572A" w:rsidRPr="00850DA3" w:rsidRDefault="00EF572A">
                              <w:pPr>
                                <w:pStyle w:val="Caption"/>
                                <w:rPr>
                                  <w:noProof/>
                                </w:rPr>
                                <w:pPrChange w:id="874" w:author="Windows User" w:date="2017-02-02T18:07:00Z">
                                  <w:pPr/>
                                </w:pPrChange>
                              </w:pPr>
                              <w:ins w:id="875" w:author="Windows User" w:date="2017-02-02T18:08:00Z">
                                <w:r>
                                  <w:t xml:space="preserve"> </w:t>
                                </w:r>
                              </w:ins>
                              <w:ins w:id="876" w:author="Prabhvir Saran" w:date="2017-02-02T22:51:00Z">
                                <w:r w:rsidR="00583BE8">
                                  <w:t>Print layout 1</w:t>
                                </w:r>
                              </w:ins>
                              <w:ins w:id="877" w:author="Windows User" w:date="2017-02-02T18:07:00Z">
                                <w:del w:id="878" w:author="Prabhvir Saran" w:date="2017-02-02T22:51:00Z">
                                  <w:r w:rsidDel="00583BE8">
                                    <w:delText xml:space="preserve">Home </w:delText>
                                  </w:r>
                                </w:del>
                                <w:del w:id="879"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075" style="position:absolute;margin-left:0;margin-top:0;width:241.25pt;height:294.75pt;z-index:251693056;mso-position-horizontal:left;mso-position-horizontal-relative:margin"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">
                <v:shape id="Picture 13" o:spid="_x0000_s1076"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33" o:title="" cropright="27882f"/>
                  <v:path arrowok="t"/>
                </v:shape>
                <v:shape id="Text Box 471" o:spid="_x0000_s1077"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EF572A" w:rsidRPr="00850DA3" w:rsidRDefault="00EF572A">
                        <w:pPr>
                          <w:pStyle w:val="Caption"/>
                          <w:rPr>
                            <w:noProof/>
                          </w:rPr>
                          <w:pPrChange w:id="880" w:author="Windows User" w:date="2017-02-02T18:07:00Z">
                            <w:pPr/>
                          </w:pPrChange>
                        </w:pPr>
                        <w:ins w:id="881" w:author="Windows User" w:date="2017-02-02T18:08:00Z">
                          <w:r>
                            <w:t xml:space="preserve"> </w:t>
                          </w:r>
                        </w:ins>
                        <w:ins w:id="882" w:author="Prabhvir Saran" w:date="2017-02-02T22:51:00Z">
                          <w:r w:rsidR="00583BE8">
                            <w:t>Print layout 1</w:t>
                          </w:r>
                        </w:ins>
                        <w:ins w:id="883" w:author="Windows User" w:date="2017-02-02T18:07:00Z">
                          <w:del w:id="884" w:author="Prabhvir Saran" w:date="2017-02-02T22:51:00Z">
                            <w:r w:rsidDel="00583BE8">
                              <w:delText xml:space="preserve">Home </w:delText>
                            </w:r>
                          </w:del>
                          <w:del w:id="885" w:author="Prabhvir Saran" w:date="2017-02-02T22:50:00Z">
                            <w:r w:rsidDel="00583BE8">
                              <w:delText xml:space="preserve">page print layout  </w:delText>
                            </w:r>
                          </w:del>
                        </w:ins>
                      </w:p>
                    </w:txbxContent>
                  </v:textbox>
                </v:shape>
                <w10:wrap type="square" anchorx="margin"/>
              </v:group>
            </w:pict>
          </mc:Fallback>
        </mc:AlternateContent>
      </w:r>
      <w:r w:rsidR="00EF572A">
        <w:rPr>
          <w:noProof/>
          <w:lang w:val="en-CA" w:eastAsia="en-CA"/>
        </w:rPr>
        <mc:AlternateContent>
          <mc:Choice Requires="wpg">
            <w:drawing>
              <wp:anchor distT="0" distB="0" distL="114300" distR="114300" simplePos="0" relativeHeight="251699200" behindDoc="0" locked="0" layoutInCell="1" allowOverlap="1" wp14:anchorId="6F74E7DD" wp14:editId="16DCCF66">
                <wp:simplePos x="0" y="0"/>
                <wp:positionH relativeFrom="column">
                  <wp:posOffset>3124200</wp:posOffset>
                </wp:positionH>
                <wp:positionV relativeFrom="paragraph">
                  <wp:posOffset>0</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34">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EF572A" w:rsidRPr="00920BD5" w:rsidRDefault="00EF572A">
                              <w:pPr>
                                <w:pStyle w:val="Caption"/>
                                <w:rPr>
                                  <w:noProof/>
                                </w:rPr>
                                <w:pPrChange w:id="886" w:author="Windows User" w:date="2017-02-02T18:09:00Z">
                                  <w:pPr/>
                                </w:pPrChange>
                              </w:pPr>
                              <w:ins w:id="887" w:author="Windows User" w:date="2017-02-02T18:09:00Z">
                                <w:r>
                                  <w:t xml:space="preserve">Print layout </w:t>
                                </w:r>
                              </w:ins>
                              <w:ins w:id="888" w:author="Prabhvir Saran" w:date="2017-02-02T22:50:00Z">
                                <w:r w:rsidR="00583BE8">
                                  <w:t>2</w:t>
                                </w:r>
                              </w:ins>
                              <w:ins w:id="889" w:author="Windows User" w:date="2017-02-02T18:09:00Z">
                                <w:del w:id="890" w:author="Prabhvir Saran" w:date="2017-02-02T22:50:00Z">
                                  <w:r w:rsidDel="00583BE8">
                                    <w:fldChar w:fldCharType="begin"/>
                                  </w:r>
                                  <w:r w:rsidDel="00583BE8">
                                    <w:delInstrText xml:space="preserve"> SEQ Print_layout \* ARABIC </w:delInstrText>
                                  </w:r>
                                </w:del>
                              </w:ins>
                              <w:del w:id="891" w:author="Prabhvir Saran" w:date="2017-02-02T22:50:00Z">
                                <w:r w:rsidDel="00583BE8">
                                  <w:fldChar w:fldCharType="separate"/>
                                </w:r>
                              </w:del>
                              <w:ins w:id="892" w:author="Windows User" w:date="2017-02-02T18:09:00Z">
                                <w:del w:id="893"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078" style="position:absolute;margin-left:246pt;margin-top:0;width:229.95pt;height:295.5pt;z-index:251699200"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">
                <v:shape id="Picture 14" o:spid="_x0000_s1079"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35" o:title="" cropright="27882f"/>
                  <v:path arrowok="t"/>
                </v:shape>
                <v:shape id="Text Box 474" o:spid="_x0000_s1080"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EF572A" w:rsidRPr="00920BD5" w:rsidRDefault="00EF572A">
                        <w:pPr>
                          <w:pStyle w:val="Caption"/>
                          <w:rPr>
                            <w:noProof/>
                          </w:rPr>
                          <w:pPrChange w:id="894" w:author="Windows User" w:date="2017-02-02T18:09:00Z">
                            <w:pPr/>
                          </w:pPrChange>
                        </w:pPr>
                        <w:ins w:id="895" w:author="Windows User" w:date="2017-02-02T18:09:00Z">
                          <w:r>
                            <w:t xml:space="preserve">Print layout </w:t>
                          </w:r>
                        </w:ins>
                        <w:ins w:id="896" w:author="Prabhvir Saran" w:date="2017-02-02T22:50:00Z">
                          <w:r w:rsidR="00583BE8">
                            <w:t>2</w:t>
                          </w:r>
                        </w:ins>
                        <w:ins w:id="897" w:author="Windows User" w:date="2017-02-02T18:09:00Z">
                          <w:del w:id="898" w:author="Prabhvir Saran" w:date="2017-02-02T22:50:00Z">
                            <w:r w:rsidDel="00583BE8">
                              <w:fldChar w:fldCharType="begin"/>
                            </w:r>
                            <w:r w:rsidDel="00583BE8">
                              <w:delInstrText xml:space="preserve"> SEQ Print_layout \* ARABIC </w:delInstrText>
                            </w:r>
                          </w:del>
                        </w:ins>
                        <w:del w:id="899" w:author="Prabhvir Saran" w:date="2017-02-02T22:50:00Z">
                          <w:r w:rsidDel="00583BE8">
                            <w:fldChar w:fldCharType="separate"/>
                          </w:r>
                        </w:del>
                        <w:ins w:id="900" w:author="Windows User" w:date="2017-02-02T18:09:00Z">
                          <w:del w:id="901" w:author="Prabhvir Saran" w:date="2017-02-02T22:50:00Z">
                            <w:r w:rsidDel="00583BE8">
                              <w:rPr>
                                <w:noProof/>
                              </w:rPr>
                              <w:delText>1</w:delText>
                            </w:r>
                            <w:r w:rsidDel="00583BE8">
                              <w:fldChar w:fldCharType="end"/>
                            </w:r>
                          </w:del>
                        </w:ins>
                      </w:p>
                    </w:txbxContent>
                  </v:textbox>
                </v:shape>
                <w10:wrap type="square"/>
              </v:group>
            </w:pict>
          </mc:Fallback>
        </mc:AlternateContent>
      </w:r>
      <w:del w:id="902" w:author="Windows User" w:date="2017-02-02T18:07:00Z">
        <w:r w:rsidR="00EF572A" w:rsidDel="00EF572A">
          <w:rPr>
            <w:noProof/>
            <w:lang w:val="en-CA" w:eastAsia="en-CA"/>
          </w:rPr>
          <mc:AlternateContent>
            <mc:Choice Requires="wpg">
              <w:drawing>
                <wp:anchor distT="0" distB="0" distL="114300" distR="114300" simplePos="0" relativeHeight="251689984" behindDoc="0" locked="0" layoutInCell="1" allowOverlap="1" wp14:anchorId="7AD55EB7" wp14:editId="5FEE9468">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30">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C4DA53A" id="Group 464" o:spid="_x0000_s1026" style="position:absolute;margin-left:0;margin-top:0;width:247.35pt;height:599.25pt;z-index:251689984;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36" o:title="" cropright="27930f"/>
                    <v:path arrowok="t"/>
                  </v:shape>
                  <w10:wrap type="square"/>
                </v:group>
              </w:pict>
            </mc:Fallback>
          </mc:AlternateContent>
        </w:r>
      </w:del>
    </w:p>
    <w:p w14:paraId="77C10EB2" w14:textId="06C086AF" w:rsidR="00B65495" w:rsidRDefault="00B65495" w:rsidP="004161ED">
      <w:pPr>
        <w:rPr>
          <w:ins w:id="903" w:author="Prabhvir Saran" w:date="2017-02-02T17:38:00Z"/>
          <w:noProof/>
        </w:rPr>
      </w:pPr>
    </w:p>
    <w:p w14:paraId="2008EA9D" w14:textId="62552882" w:rsidR="00BB09A4" w:rsidRDefault="00BB09A4" w:rsidP="004161ED">
      <w:pPr>
        <w:rPr>
          <w:ins w:id="904" w:author="Prabhvir Saran" w:date="2017-02-02T15:39:00Z"/>
        </w:rPr>
      </w:pPr>
    </w:p>
    <w:p w14:paraId="5F1652ED" w14:textId="256B3EBF" w:rsidR="001E44DE" w:rsidRDefault="001E44DE" w:rsidP="004161ED">
      <w:pPr>
        <w:pStyle w:val="Heading3"/>
        <w:rPr>
          <w:ins w:id="905" w:author="Prabhvir Saran" w:date="2017-02-02T17:36:00Z"/>
        </w:rPr>
      </w:pPr>
    </w:p>
    <w:p w14:paraId="7EE542B6" w14:textId="249E7EDF" w:rsidR="001E44DE" w:rsidRDefault="001E44DE" w:rsidP="004161ED">
      <w:pPr>
        <w:pStyle w:val="Heading3"/>
        <w:rPr>
          <w:ins w:id="906" w:author="Prabhvir Saran" w:date="2017-02-02T17:36:00Z"/>
        </w:rPr>
      </w:pPr>
    </w:p>
    <w:p w14:paraId="15D65028" w14:textId="4410D1F9" w:rsidR="001E44DE" w:rsidRDefault="001E44DE" w:rsidP="004161ED">
      <w:pPr>
        <w:pStyle w:val="Heading3"/>
        <w:rPr>
          <w:ins w:id="907" w:author="Prabhvir Saran" w:date="2017-02-02T17:36:00Z"/>
        </w:rPr>
      </w:pPr>
    </w:p>
    <w:p w14:paraId="49B788EF" w14:textId="0CC75D18" w:rsidR="001E44DE" w:rsidRDefault="001E44DE" w:rsidP="004161ED">
      <w:pPr>
        <w:pStyle w:val="Heading3"/>
        <w:rPr>
          <w:ins w:id="908" w:author="Prabhvir Saran" w:date="2017-02-02T17:36:00Z"/>
        </w:rPr>
      </w:pPr>
    </w:p>
    <w:p w14:paraId="10D0900F" w14:textId="4DCFBE2C" w:rsidR="001E44DE" w:rsidRDefault="001E44DE" w:rsidP="004161ED">
      <w:pPr>
        <w:pStyle w:val="Heading3"/>
        <w:rPr>
          <w:ins w:id="909" w:author="Prabhvir Saran" w:date="2017-02-02T17:36:00Z"/>
        </w:rPr>
      </w:pPr>
    </w:p>
    <w:p w14:paraId="4547F385" w14:textId="46880A8C" w:rsidR="001E44DE" w:rsidRDefault="001E44DE" w:rsidP="004161ED">
      <w:pPr>
        <w:pStyle w:val="Heading3"/>
        <w:rPr>
          <w:ins w:id="910" w:author="Prabhvir Saran" w:date="2017-02-02T17:36:00Z"/>
        </w:rPr>
      </w:pPr>
    </w:p>
    <w:p w14:paraId="25289C5A" w14:textId="7189A39E" w:rsidR="001E44DE" w:rsidRDefault="001E44DE" w:rsidP="004161ED">
      <w:pPr>
        <w:pStyle w:val="Heading3"/>
        <w:rPr>
          <w:ins w:id="911" w:author="Prabhvir Saran" w:date="2017-02-02T17:36:00Z"/>
        </w:rPr>
      </w:pPr>
    </w:p>
    <w:p w14:paraId="647A41FF" w14:textId="77777777" w:rsidR="001E44DE" w:rsidRDefault="001E44DE" w:rsidP="004161ED">
      <w:pPr>
        <w:pStyle w:val="Heading3"/>
        <w:rPr>
          <w:ins w:id="912" w:author="Prabhvir Saran" w:date="2017-02-02T17:36:00Z"/>
        </w:rPr>
      </w:pPr>
    </w:p>
    <w:p w14:paraId="39D18748" w14:textId="3770472D" w:rsidR="001E44DE" w:rsidRDefault="001E44DE" w:rsidP="004161ED">
      <w:pPr>
        <w:pStyle w:val="Heading3"/>
        <w:rPr>
          <w:ins w:id="913" w:author="Prabhvir Saran" w:date="2017-02-02T17:36:00Z"/>
        </w:rPr>
      </w:pPr>
    </w:p>
    <w:p w14:paraId="4251D385" w14:textId="03B84FE9" w:rsidR="001E44DE" w:rsidRDefault="001E44DE" w:rsidP="004161ED">
      <w:pPr>
        <w:pStyle w:val="Heading3"/>
        <w:rPr>
          <w:ins w:id="914" w:author="Prabhvir Saran" w:date="2017-02-02T17:36:00Z"/>
        </w:rPr>
      </w:pPr>
    </w:p>
    <w:p w14:paraId="396C7D54" w14:textId="7A3E2513" w:rsidR="001E44DE" w:rsidRDefault="001E44DE" w:rsidP="004161ED">
      <w:pPr>
        <w:pStyle w:val="Heading3"/>
        <w:rPr>
          <w:ins w:id="915" w:author="Prabhvir Saran" w:date="2017-02-02T17:36:00Z"/>
        </w:rPr>
      </w:pPr>
    </w:p>
    <w:p w14:paraId="29A35E6D" w14:textId="5EC0843F" w:rsidR="001E44DE" w:rsidRDefault="001E44DE" w:rsidP="004161ED">
      <w:pPr>
        <w:pStyle w:val="Heading3"/>
        <w:rPr>
          <w:ins w:id="916" w:author="Prabhvir Saran" w:date="2017-02-02T17:38:00Z"/>
        </w:rPr>
      </w:pPr>
    </w:p>
    <w:p w14:paraId="05E30F01" w14:textId="4BC78330" w:rsidR="00B65495" w:rsidRDefault="00B65495">
      <w:pPr>
        <w:rPr>
          <w:ins w:id="917" w:author="Prabhvir Saran" w:date="2017-02-02T17:38:00Z"/>
        </w:rPr>
        <w:pPrChange w:id="918" w:author="Prabhvir Saran" w:date="2017-02-02T17:38:00Z">
          <w:pPr>
            <w:pStyle w:val="Heading3"/>
          </w:pPr>
        </w:pPrChange>
      </w:pPr>
    </w:p>
    <w:p w14:paraId="4A16FDE3" w14:textId="7A51E30C" w:rsidR="00B65495" w:rsidRDefault="00B65495">
      <w:pPr>
        <w:rPr>
          <w:ins w:id="919" w:author="Prabhvir Saran" w:date="2017-02-02T17:38:00Z"/>
        </w:rPr>
        <w:pPrChange w:id="920" w:author="Prabhvir Saran" w:date="2017-02-02T17:38:00Z">
          <w:pPr>
            <w:pStyle w:val="Heading3"/>
          </w:pPr>
        </w:pPrChange>
      </w:pPr>
    </w:p>
    <w:p w14:paraId="5A6CB00A" w14:textId="3FE02A69" w:rsidR="00B65495" w:rsidRPr="00487BA1" w:rsidRDefault="00B65495">
      <w:pPr>
        <w:rPr>
          <w:ins w:id="921" w:author="Prabhvir Saran" w:date="2017-02-02T17:36:00Z"/>
        </w:rPr>
        <w:pPrChange w:id="922" w:author="Prabhvir Saran" w:date="2017-02-02T17:38:00Z">
          <w:pPr>
            <w:pStyle w:val="Heading3"/>
          </w:pPr>
        </w:pPrChange>
      </w:pPr>
    </w:p>
    <w:p w14:paraId="0EB81A6D" w14:textId="5ABE0762" w:rsidR="00CE27D4" w:rsidRPr="00066FC0" w:rsidRDefault="00E268E0">
      <w:pPr>
        <w:pStyle w:val="Heading2"/>
        <w:rPr>
          <w:ins w:id="923" w:author="Prabhvir Saran" w:date="2017-02-02T15:43:00Z"/>
          <w:sz w:val="32"/>
          <w:rPrChange w:id="924" w:author="Prabhvir Saran" w:date="2017-02-02T23:35:00Z">
            <w:rPr>
              <w:ins w:id="925" w:author="Prabhvir Saran" w:date="2017-02-02T15:43:00Z"/>
            </w:rPr>
          </w:rPrChange>
        </w:rPr>
        <w:pPrChange w:id="926" w:author="Prabhvir Saran" w:date="2017-02-02T23:15:00Z">
          <w:pPr>
            <w:pStyle w:val="Heading3"/>
          </w:pPr>
        </w:pPrChange>
      </w:pPr>
      <w:bookmarkStart w:id="927" w:name="_Toc475051878"/>
      <w:ins w:id="928" w:author="Prabhvir Saran" w:date="2017-02-02T23:15:00Z">
        <w:r w:rsidRPr="00066FC0">
          <w:rPr>
            <w:sz w:val="32"/>
            <w:rPrChange w:id="929" w:author="Prabhvir Saran" w:date="2017-02-02T23:35:00Z">
              <w:rPr/>
            </w:rPrChange>
          </w:rPr>
          <w:lastRenderedPageBreak/>
          <w:t>Page Design / Colour Scheme</w:t>
        </w:r>
        <w:bookmarkEnd w:id="927"/>
        <w:r w:rsidRPr="00066FC0">
          <w:rPr>
            <w:sz w:val="32"/>
            <w:rPrChange w:id="930" w:author="Prabhvir Saran" w:date="2017-02-02T23:35:00Z">
              <w:rPr/>
            </w:rPrChange>
          </w:rPr>
          <w:t xml:space="preserve"> </w:t>
        </w:r>
      </w:ins>
    </w:p>
    <w:p w14:paraId="47DA7F7C" w14:textId="77777777" w:rsidR="00CE27D4" w:rsidRDefault="00CE27D4" w:rsidP="00CE27D4">
      <w:pPr>
        <w:rPr>
          <w:ins w:id="931" w:author="Prabhvir Saran" w:date="2017-02-02T15:43:00Z"/>
        </w:rPr>
      </w:pPr>
      <w:ins w:id="932" w:author="Prabhvir Saran" w:date="2017-02-02T15:43:00Z">
        <w:r>
          <w:t xml:space="preserve">  </w:t>
        </w:r>
      </w:ins>
    </w:p>
    <w:p w14:paraId="1BDB2C0E" w14:textId="3C3C4469" w:rsidR="00CE27D4" w:rsidRPr="00066FC0" w:rsidRDefault="00E268E0" w:rsidP="00F911EF">
      <w:pPr>
        <w:ind w:firstLine="720"/>
        <w:rPr>
          <w:ins w:id="933" w:author="Prabhvir Saran" w:date="2017-02-02T15:43:00Z"/>
          <w:sz w:val="24"/>
          <w:szCs w:val="26"/>
          <w:rPrChange w:id="934" w:author="Prabhvir Saran" w:date="2017-02-02T23:37:00Z">
            <w:rPr>
              <w:ins w:id="935" w:author="Prabhvir Saran" w:date="2017-02-02T15:43:00Z"/>
            </w:rPr>
          </w:rPrChange>
        </w:rPr>
      </w:pPr>
      <w:bookmarkStart w:id="936" w:name="_3rdcrjn" w:colFirst="0" w:colLast="0"/>
      <w:bookmarkEnd w:id="936"/>
      <w:ins w:id="937" w:author="Prabhvir Saran" w:date="2017-02-02T23:12:00Z">
        <w:r w:rsidRPr="00487BA1">
          <w:rPr>
            <w:sz w:val="24"/>
            <w:szCs w:val="26"/>
          </w:rPr>
          <w:t xml:space="preserve">The layout will be fluid to be more user friendly. </w:t>
        </w:r>
      </w:ins>
      <w:ins w:id="938" w:author="Prabhvir Saran" w:date="2017-02-02T15:43:00Z">
        <w:r w:rsidR="00CE27D4" w:rsidRPr="00487BA1">
          <w:rPr>
            <w:sz w:val="24"/>
            <w:szCs w:val="26"/>
          </w:rPr>
          <w:t xml:space="preserve">For simple and </w:t>
        </w:r>
        <w:r w:rsidR="00CE27D4" w:rsidRPr="00867B27">
          <w:rPr>
            <w:sz w:val="24"/>
            <w:szCs w:val="26"/>
          </w:rPr>
          <w:t>intuitive navigation, we chose to use a drop dow</w:t>
        </w:r>
        <w:r w:rsidR="00775F5D" w:rsidRPr="00A850D3">
          <w:rPr>
            <w:sz w:val="24"/>
            <w:szCs w:val="26"/>
          </w:rPr>
          <w:t xml:space="preserve">n navigation bar in the header, </w:t>
        </w:r>
        <w:r w:rsidR="00CE27D4" w:rsidRPr="00A850D3">
          <w:rPr>
            <w:sz w:val="24"/>
            <w:szCs w:val="26"/>
          </w:rPr>
          <w:t>which is a very comm</w:t>
        </w:r>
        <w:r w:rsidR="00775F5D" w:rsidRPr="00A850D3">
          <w:rPr>
            <w:sz w:val="24"/>
            <w:szCs w:val="26"/>
          </w:rPr>
          <w:t xml:space="preserve">on element of popular websites. On the </w:t>
        </w:r>
      </w:ins>
      <w:ins w:id="939" w:author="Prabhvir Saran" w:date="2017-02-02T15:51:00Z">
        <w:r w:rsidR="00066FC0" w:rsidRPr="00066FC0">
          <w:rPr>
            <w:sz w:val="24"/>
            <w:szCs w:val="26"/>
            <w:rPrChange w:id="940" w:author="Prabhvir Saran" w:date="2017-02-02T23:37:00Z">
              <w:rPr>
                <w:sz w:val="24"/>
                <w:szCs w:val="24"/>
              </w:rPr>
            </w:rPrChange>
          </w:rPr>
          <w:t xml:space="preserve">About HEMA page and the Styles page, </w:t>
        </w:r>
        <w:r w:rsidR="00775F5D" w:rsidRPr="00066FC0">
          <w:rPr>
            <w:sz w:val="24"/>
            <w:szCs w:val="26"/>
            <w:rPrChange w:id="941" w:author="Prabhvir Saran" w:date="2017-02-02T23:37:00Z">
              <w:rPr>
                <w:sz w:val="24"/>
                <w:szCs w:val="24"/>
              </w:rPr>
            </w:rPrChange>
          </w:rPr>
          <w:t>the left side navigation bar will have button</w:t>
        </w:r>
      </w:ins>
      <w:ins w:id="942" w:author="Prabhvir Saran" w:date="2017-02-02T15:52:00Z">
        <w:r w:rsidR="00775F5D" w:rsidRPr="00066FC0">
          <w:rPr>
            <w:sz w:val="24"/>
            <w:szCs w:val="26"/>
            <w:rPrChange w:id="943" w:author="Prabhvir Saran" w:date="2017-02-02T23:37:00Z">
              <w:rPr>
                <w:sz w:val="24"/>
                <w:szCs w:val="24"/>
              </w:rPr>
            </w:rPrChange>
          </w:rPr>
          <w:t>s which change the content in the main pane to match what the user wants to see.</w:t>
        </w:r>
      </w:ins>
      <w:ins w:id="944" w:author="Prabhvir Saran" w:date="2017-02-02T15:53:00Z">
        <w:r w:rsidR="00775F5D" w:rsidRPr="00066FC0">
          <w:rPr>
            <w:sz w:val="24"/>
            <w:szCs w:val="26"/>
            <w:rPrChange w:id="945" w:author="Prabhvir Saran" w:date="2017-02-02T23:37:00Z">
              <w:rPr>
                <w:sz w:val="24"/>
                <w:szCs w:val="24"/>
              </w:rPr>
            </w:rPrChange>
          </w:rPr>
          <w:t xml:space="preserve"> This will help user quickly find the content they want to see without having to sit through pages of links.</w:t>
        </w:r>
      </w:ins>
      <w:ins w:id="946" w:author="Prabhvir Saran" w:date="2017-02-02T15:52:00Z">
        <w:r w:rsidR="00775F5D" w:rsidRPr="00066FC0">
          <w:rPr>
            <w:sz w:val="24"/>
            <w:szCs w:val="26"/>
            <w:rPrChange w:id="947" w:author="Prabhvir Saran" w:date="2017-02-02T23:37:00Z">
              <w:rPr>
                <w:sz w:val="24"/>
                <w:szCs w:val="24"/>
              </w:rPr>
            </w:rPrChange>
          </w:rPr>
          <w:t xml:space="preserve"> </w:t>
        </w:r>
      </w:ins>
      <w:ins w:id="948" w:author="Prabhvir Saran" w:date="2017-02-02T15:43:00Z">
        <w:r w:rsidR="00CE27D4" w:rsidRPr="00066FC0">
          <w:rPr>
            <w:sz w:val="24"/>
            <w:szCs w:val="26"/>
            <w:rPrChange w:id="949" w:author="Prabhvir Saran" w:date="2017-02-02T23:37:00Z">
              <w:rPr>
                <w:sz w:val="24"/>
                <w:szCs w:val="24"/>
              </w:rPr>
            </w:rPrChange>
          </w:rPr>
          <w:t xml:space="preserve">Our color scheme </w:t>
        </w:r>
      </w:ins>
      <w:ins w:id="950" w:author="Prabhvir Saran" w:date="2017-02-02T15:50:00Z">
        <w:r w:rsidR="00775F5D" w:rsidRPr="00066FC0">
          <w:rPr>
            <w:sz w:val="24"/>
            <w:szCs w:val="26"/>
            <w:rPrChange w:id="951" w:author="Prabhvir Saran" w:date="2017-02-02T23:37:00Z">
              <w:rPr>
                <w:sz w:val="24"/>
                <w:szCs w:val="24"/>
              </w:rPr>
            </w:rPrChange>
          </w:rPr>
          <w:t xml:space="preserve">(below) we chose </w:t>
        </w:r>
      </w:ins>
      <w:ins w:id="952" w:author="Prabhvir Saran" w:date="2017-02-02T15:43:00Z">
        <w:r w:rsidR="00CE27D4" w:rsidRPr="00066FC0">
          <w:rPr>
            <w:sz w:val="24"/>
            <w:szCs w:val="26"/>
            <w:rPrChange w:id="953" w:author="Prabhvir Saran" w:date="2017-02-02T23:37:00Z">
              <w:rPr>
                <w:sz w:val="24"/>
                <w:szCs w:val="24"/>
              </w:rPr>
            </w:rPrChange>
          </w:rPr>
          <w:t>because it has a historical feel to it, in line with the content of the website, but it also has a bold red, which captures the aggression of combat spo</w:t>
        </w:r>
        <w:r w:rsidR="00775F5D" w:rsidRPr="00066FC0">
          <w:rPr>
            <w:sz w:val="24"/>
            <w:szCs w:val="26"/>
            <w:rPrChange w:id="954" w:author="Prabhvir Saran" w:date="2017-02-02T23:37:00Z">
              <w:rPr>
                <w:sz w:val="24"/>
                <w:szCs w:val="24"/>
              </w:rPr>
            </w:rPrChange>
          </w:rPr>
          <w:t>rts. The colours all fit within a complementary colour set.</w:t>
        </w:r>
      </w:ins>
    </w:p>
    <w:p w14:paraId="4235CA36" w14:textId="2624C336" w:rsidR="00CE27D4" w:rsidRDefault="00775F5D" w:rsidP="00CE27D4">
      <w:pPr>
        <w:rPr>
          <w:ins w:id="955" w:author="Prabhvir Saran" w:date="2017-02-02T15:43:00Z"/>
        </w:rPr>
      </w:pPr>
      <w:ins w:id="956" w:author="Prabhvir Saran" w:date="2017-02-02T15:43:00Z">
        <w:r>
          <w:t xml:space="preserve"> </w:t>
        </w:r>
      </w:ins>
    </w:p>
    <w:p w14:paraId="249B4B24" w14:textId="77777777" w:rsidR="00CE27D4" w:rsidRDefault="00CE27D4" w:rsidP="00CE27D4">
      <w:pPr>
        <w:spacing w:after="0"/>
        <w:rPr>
          <w:ins w:id="957" w:author="Prabhvir Saran" w:date="2017-02-02T15:43:00Z"/>
        </w:rPr>
      </w:pPr>
      <w:ins w:id="958" w:author="Prabhvir Saran" w:date="2017-02-02T15:43:00Z">
        <w:r>
          <w:rPr>
            <w:noProof/>
            <w:lang w:val="en-CA" w:eastAsia="en-CA"/>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37"/>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959" w:author="Prabhvir Saran" w:date="2017-02-02T15:43:00Z"/>
        </w:rPr>
      </w:pPr>
      <w:ins w:id="960" w:author="Prabhvir Saran" w:date="2017-02-02T15:43:00Z">
        <w:r>
          <w:t xml:space="preserve">| 000000                    | 450001                     | A50C0E                     | 2E3323                     | FFFEBB </w:t>
        </w:r>
      </w:ins>
    </w:p>
    <w:p w14:paraId="55A5F814" w14:textId="5B2B075B" w:rsidR="00CE27D4" w:rsidRDefault="00CE27D4" w:rsidP="004161ED">
      <w:pPr>
        <w:rPr>
          <w:ins w:id="961" w:author="Prabhvir Saran" w:date="2017-02-02T15:39:00Z"/>
        </w:rPr>
      </w:pPr>
    </w:p>
    <w:p w14:paraId="090DBBA8" w14:textId="6EE101C5" w:rsidR="00CE27D4" w:rsidRDefault="00CE27D4" w:rsidP="004161ED">
      <w:pPr>
        <w:rPr>
          <w:ins w:id="962" w:author="Prabhvir Saran" w:date="2017-02-02T15:39:00Z"/>
        </w:rPr>
      </w:pPr>
    </w:p>
    <w:p w14:paraId="5E13183C" w14:textId="20217DF5" w:rsidR="00F911EF" w:rsidRDefault="00F911EF" w:rsidP="004161ED">
      <w:pPr>
        <w:pStyle w:val="Heading1"/>
      </w:pPr>
    </w:p>
    <w:p w14:paraId="3FE9E9CF" w14:textId="0BBB80D2" w:rsidR="00F911EF" w:rsidRDefault="00F911EF" w:rsidP="00F911EF"/>
    <w:p w14:paraId="3349AADE" w14:textId="2C2CD16E" w:rsidR="00F911EF" w:rsidRDefault="00F911EF" w:rsidP="00F911EF"/>
    <w:p w14:paraId="4E6B2713" w14:textId="7FC6F3FE" w:rsidR="00F911EF" w:rsidRDefault="00F911EF" w:rsidP="00F911EF"/>
    <w:p w14:paraId="0E8B4D4A" w14:textId="1120C6A9" w:rsidR="00F911EF" w:rsidRDefault="00F911EF" w:rsidP="00F911EF"/>
    <w:p w14:paraId="3171EC68" w14:textId="7A870F4B" w:rsidR="00F911EF" w:rsidRDefault="00F911EF" w:rsidP="00F911EF"/>
    <w:p w14:paraId="2A62B552" w14:textId="27D2D50B" w:rsidR="00F911EF" w:rsidRDefault="00F911EF" w:rsidP="00F911EF"/>
    <w:p w14:paraId="5E43E10F" w14:textId="6D1DE306" w:rsidR="00F911EF" w:rsidRDefault="00F911EF" w:rsidP="00F911EF"/>
    <w:p w14:paraId="2E9B5092" w14:textId="176EC064" w:rsidR="00F911EF" w:rsidRDefault="00F911EF" w:rsidP="00F911EF"/>
    <w:p w14:paraId="0ED77D85" w14:textId="7BF70BD6" w:rsidR="00F911EF" w:rsidRDefault="00F911EF" w:rsidP="00F911EF"/>
    <w:p w14:paraId="4F8E1D9B" w14:textId="1A12AFBC" w:rsidR="00F911EF" w:rsidRDefault="00F911EF" w:rsidP="00F911EF"/>
    <w:p w14:paraId="59EC6C67" w14:textId="5E079298" w:rsidR="00F911EF" w:rsidRDefault="00F911EF" w:rsidP="00F911EF"/>
    <w:p w14:paraId="638FAFA0" w14:textId="1A51883C" w:rsidR="00F911EF" w:rsidRDefault="00F911EF" w:rsidP="00F911EF"/>
    <w:p w14:paraId="44E429FB" w14:textId="3405796E" w:rsidR="00F911EF" w:rsidRDefault="00F911EF" w:rsidP="00F911EF">
      <w:pPr>
        <w:rPr>
          <w:ins w:id="963" w:author="Prabhvir Saran" w:date="2017-02-02T23:16:00Z"/>
        </w:rPr>
      </w:pPr>
    </w:p>
    <w:p w14:paraId="5110372B" w14:textId="77777777" w:rsidR="00E268E0" w:rsidRPr="00F911EF" w:rsidRDefault="00E268E0" w:rsidP="00F911EF"/>
    <w:p w14:paraId="6AD3D1CD" w14:textId="3CCDB4AD" w:rsidR="00CE27D4" w:rsidRPr="004161ED" w:rsidRDefault="00CE27D4" w:rsidP="004161ED">
      <w:pPr>
        <w:pStyle w:val="Heading1"/>
        <w:rPr>
          <w:ins w:id="964" w:author="Prabhvir Saran" w:date="2017-02-02T15:43:00Z"/>
        </w:rPr>
      </w:pPr>
      <w:bookmarkStart w:id="965" w:name="_Toc475051879"/>
      <w:ins w:id="966" w:author="Prabhvir Saran" w:date="2017-02-02T15:43:00Z">
        <w:r w:rsidRPr="004161ED">
          <w:lastRenderedPageBreak/>
          <w:t>Appendix 1</w:t>
        </w:r>
        <w:bookmarkEnd w:id="965"/>
      </w:ins>
    </w:p>
    <w:p w14:paraId="5B86598F" w14:textId="4C26B8A9" w:rsidR="00CE27D4" w:rsidRDefault="00CE27D4" w:rsidP="004161ED">
      <w:pPr>
        <w:rPr>
          <w:ins w:id="967" w:author="Prabhvir Saran" w:date="2017-02-02T15:39:00Z"/>
        </w:rPr>
      </w:pPr>
    </w:p>
    <w:p w14:paraId="3D66A0F0" w14:textId="370D486C" w:rsidR="00121F28" w:rsidRDefault="00121F28" w:rsidP="004161ED">
      <w:pPr>
        <w:pStyle w:val="Heading2"/>
        <w:rPr>
          <w:ins w:id="968" w:author="Prabhvir Saran" w:date="2017-02-02T23:16:00Z"/>
        </w:rPr>
      </w:pPr>
      <w:bookmarkStart w:id="969" w:name="_Toc475051880"/>
      <w:r w:rsidRPr="005341BF">
        <w:t>Introduction</w:t>
      </w:r>
      <w:bookmarkEnd w:id="969"/>
    </w:p>
    <w:p w14:paraId="13A03A11" w14:textId="77777777" w:rsidR="00E268E0" w:rsidRPr="00487BA1" w:rsidRDefault="00E268E0">
      <w:pPr>
        <w:pPrChange w:id="970" w:author="Prabhvir Saran" w:date="2017-02-02T23:16:00Z">
          <w:pPr>
            <w:pStyle w:val="Heading2"/>
          </w:pPr>
        </w:pPrChange>
      </w:pPr>
    </w:p>
    <w:p w14:paraId="4533D929" w14:textId="69B916F0" w:rsidR="00E47E58" w:rsidRDefault="00E47E58" w:rsidP="00E47E58">
      <w:pPr>
        <w:ind w:firstLine="720"/>
        <w:rPr>
          <w:ins w:id="971" w:author="Tony Pacheco" w:date="2017-01-31T18:38:00Z"/>
        </w:rPr>
      </w:pPr>
      <w:ins w:id="972"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973" w:author="Prabhvir Saran" w:date="2017-02-02T22:41:00Z">
          <w:r w:rsidDel="005529B6">
            <w:rPr>
              <w:sz w:val="24"/>
              <w:szCs w:val="24"/>
            </w:rPr>
            <w:delText>self defence</w:delText>
          </w:r>
        </w:del>
      </w:ins>
      <w:ins w:id="974" w:author="Prabhvir Saran" w:date="2017-02-02T22:41:00Z">
        <w:r w:rsidR="005529B6">
          <w:rPr>
            <w:sz w:val="24"/>
            <w:szCs w:val="24"/>
          </w:rPr>
          <w:t>self-defense</w:t>
        </w:r>
      </w:ins>
      <w:ins w:id="975"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976" w:author="Tony Pacheco" w:date="2017-01-31T18:38:00Z"/>
          <w:sz w:val="24"/>
          <w:szCs w:val="24"/>
        </w:rPr>
      </w:pPr>
      <w:del w:id="977"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978" w:author="Prabhvir Saran" w:date="2017-02-02T23:16:00Z"/>
        </w:rPr>
      </w:pPr>
      <w:bookmarkStart w:id="979" w:name="_Toc475051881"/>
      <w:r>
        <w:t>About</w:t>
      </w:r>
      <w:r w:rsidR="00121F28" w:rsidRPr="005341BF">
        <w:t xml:space="preserve"> the website</w:t>
      </w:r>
      <w:bookmarkEnd w:id="979"/>
      <w:r w:rsidR="00380CD1" w:rsidRPr="005341BF">
        <w:t xml:space="preserve"> </w:t>
      </w:r>
    </w:p>
    <w:p w14:paraId="7D300A6F" w14:textId="77777777" w:rsidR="00E268E0" w:rsidRPr="00487BA1" w:rsidRDefault="00E268E0">
      <w:pPr>
        <w:pPrChange w:id="980" w:author="Prabhvir Saran" w:date="2017-02-02T23:16:00Z">
          <w:pPr>
            <w:pStyle w:val="Heading2"/>
          </w:pPr>
        </w:pPrChange>
      </w:pPr>
    </w:p>
    <w:p w14:paraId="4713C747" w14:textId="77777777" w:rsidR="00E47E58" w:rsidRDefault="00E47E58" w:rsidP="00E47E58">
      <w:pPr>
        <w:ind w:firstLine="720"/>
        <w:rPr>
          <w:ins w:id="981" w:author="Tony Pacheco" w:date="2017-01-31T18:39:00Z"/>
          <w:sz w:val="24"/>
          <w:szCs w:val="24"/>
        </w:rPr>
      </w:pPr>
      <w:ins w:id="982"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983" w:author="Tony Pacheco" w:date="2017-01-31T18:39:00Z"/>
          <w:sz w:val="24"/>
          <w:szCs w:val="24"/>
        </w:rPr>
      </w:pPr>
      <w:ins w:id="984"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985" w:author="Tony Pacheco" w:date="2017-01-31T18:39:00Z"/>
          <w:sz w:val="24"/>
          <w:szCs w:val="24"/>
        </w:rPr>
      </w:pPr>
      <w:ins w:id="986"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987" w:author="Tony Pacheco" w:date="2017-01-31T18:39:00Z"/>
          <w:del w:id="988" w:author="Prabhvir Saran" w:date="2017-02-02T16:01:00Z"/>
          <w:sz w:val="24"/>
          <w:szCs w:val="24"/>
        </w:rPr>
      </w:pPr>
      <w:ins w:id="989"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990" w:author="Tony Pacheco" w:date="2017-01-31T18:39:00Z"/>
          <w:sz w:val="24"/>
          <w:szCs w:val="24"/>
        </w:rPr>
      </w:pPr>
    </w:p>
    <w:p w14:paraId="75935159" w14:textId="77777777" w:rsidR="00E268E0" w:rsidRDefault="00E47E58" w:rsidP="00F55454">
      <w:pPr>
        <w:ind w:firstLine="720"/>
        <w:rPr>
          <w:ins w:id="991" w:author="Prabhvir Saran" w:date="2017-02-02T23:16:00Z"/>
          <w:sz w:val="24"/>
          <w:szCs w:val="24"/>
        </w:rPr>
      </w:pPr>
      <w:ins w:id="992"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993" w:author="Tony Pacheco" w:date="2017-01-31T18:39:00Z"/>
          <w:sz w:val="24"/>
          <w:szCs w:val="24"/>
        </w:rPr>
      </w:pPr>
      <w:del w:id="994"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995" w:author="Tony Pacheco" w:date="2017-01-31T18:39:00Z"/>
          <w:sz w:val="24"/>
          <w:szCs w:val="24"/>
        </w:rPr>
      </w:pPr>
      <w:del w:id="996"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997" w:author="Tony Pacheco" w:date="2017-01-31T18:39:00Z"/>
          <w:sz w:val="24"/>
          <w:szCs w:val="24"/>
        </w:rPr>
      </w:pPr>
      <w:del w:id="998"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999" w:author="Tony Pacheco" w:date="2017-01-31T18:39:00Z"/>
          <w:sz w:val="24"/>
          <w:szCs w:val="24"/>
        </w:rPr>
      </w:pPr>
      <w:del w:id="1000"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1001" w:author="Tony Pacheco" w:date="2017-01-31T18:39:00Z"/>
          <w:sz w:val="24"/>
          <w:szCs w:val="24"/>
        </w:rPr>
      </w:pPr>
      <w:del w:id="1002"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1003" w:author="Prabhvir Saran" w:date="2017-02-02T23:16:00Z"/>
        </w:rPr>
      </w:pPr>
      <w:bookmarkStart w:id="1004" w:name="_Toc475051882"/>
      <w:r w:rsidRPr="005341BF">
        <w:t>Functional Requirements</w:t>
      </w:r>
      <w:bookmarkEnd w:id="1004"/>
      <w:r w:rsidRPr="005341BF">
        <w:t xml:space="preserve"> </w:t>
      </w:r>
    </w:p>
    <w:p w14:paraId="7ABDC0F0" w14:textId="77777777" w:rsidR="00E268E0" w:rsidRPr="00487BA1" w:rsidRDefault="00E268E0">
      <w:pPr>
        <w:pPrChange w:id="1005" w:author="Prabhvir Saran" w:date="2017-02-02T23:16:00Z">
          <w:pPr>
            <w:pStyle w:val="Heading2"/>
          </w:pPr>
        </w:pPrChange>
      </w:pPr>
    </w:p>
    <w:p w14:paraId="07076490" w14:textId="032FEC25" w:rsidR="001A25C4" w:rsidDel="009732DE" w:rsidRDefault="009732DE">
      <w:pPr>
        <w:ind w:firstLine="720"/>
        <w:rPr>
          <w:del w:id="1006" w:author="Prabhvir Saran" w:date="2017-02-02T15:44:00Z"/>
        </w:rPr>
      </w:pPr>
      <w:ins w:id="1007"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1008"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1009" w:author="Prabhvir Saran" w:date="2017-02-02T15:44:00Z"/>
        </w:rPr>
        <w:pPrChange w:id="1010" w:author="Prabhvir Saran" w:date="2017-02-02T23:16:00Z">
          <w:pPr/>
        </w:pPrChange>
      </w:pPr>
      <w:del w:id="1011"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1012" w:author="Prabhvir Saran" w:date="2017-02-02T15:44:00Z"/>
          <w:sz w:val="24"/>
          <w:szCs w:val="24"/>
        </w:rPr>
        <w:pPrChange w:id="1013" w:author="Prabhvir Saran" w:date="2017-02-02T23:16:00Z">
          <w:pPr>
            <w:widowControl w:val="0"/>
            <w:numPr>
              <w:numId w:val="4"/>
            </w:numPr>
            <w:spacing w:after="0" w:line="256" w:lineRule="auto"/>
            <w:ind w:left="720" w:hanging="360"/>
            <w:contextualSpacing/>
          </w:pPr>
        </w:pPrChange>
      </w:pPr>
      <w:del w:id="1014"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1015" w:author="Prabhvir Saran" w:date="2017-02-02T15:44:00Z"/>
          <w:sz w:val="24"/>
          <w:szCs w:val="24"/>
        </w:rPr>
        <w:pPrChange w:id="1016" w:author="Prabhvir Saran" w:date="2017-02-02T23:16:00Z">
          <w:pPr>
            <w:widowControl w:val="0"/>
            <w:numPr>
              <w:numId w:val="4"/>
            </w:numPr>
            <w:spacing w:after="0" w:line="256" w:lineRule="auto"/>
            <w:ind w:left="720" w:hanging="360"/>
            <w:contextualSpacing/>
          </w:pPr>
        </w:pPrChange>
      </w:pPr>
      <w:del w:id="1017"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1018" w:author="Prabhvir Saran" w:date="2017-02-02T15:44:00Z"/>
          <w:sz w:val="24"/>
          <w:szCs w:val="24"/>
        </w:rPr>
        <w:pPrChange w:id="1019" w:author="Prabhvir Saran" w:date="2017-02-02T23:16:00Z">
          <w:pPr>
            <w:widowControl w:val="0"/>
            <w:numPr>
              <w:numId w:val="4"/>
            </w:numPr>
            <w:spacing w:after="0" w:line="256" w:lineRule="auto"/>
            <w:ind w:left="720" w:hanging="360"/>
            <w:contextualSpacing/>
          </w:pPr>
        </w:pPrChange>
      </w:pPr>
      <w:del w:id="1020"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1021" w:author="Prabhvir Saran" w:date="2017-02-02T15:44:00Z"/>
          <w:sz w:val="24"/>
          <w:szCs w:val="24"/>
        </w:rPr>
        <w:pPrChange w:id="1022" w:author="Prabhvir Saran" w:date="2017-02-02T23:16:00Z">
          <w:pPr>
            <w:widowControl w:val="0"/>
            <w:numPr>
              <w:numId w:val="4"/>
            </w:numPr>
            <w:spacing w:after="0" w:line="256" w:lineRule="auto"/>
            <w:ind w:left="720" w:hanging="360"/>
            <w:contextualSpacing/>
          </w:pPr>
        </w:pPrChange>
      </w:pPr>
      <w:del w:id="1023"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1024" w:author="Prabhvir Saran" w:date="2017-02-02T15:44:00Z"/>
          <w:sz w:val="24"/>
          <w:szCs w:val="24"/>
        </w:rPr>
        <w:pPrChange w:id="1025" w:author="Prabhvir Saran" w:date="2017-02-02T23:16:00Z">
          <w:pPr>
            <w:widowControl w:val="0"/>
            <w:numPr>
              <w:numId w:val="4"/>
            </w:numPr>
            <w:spacing w:after="0" w:line="256" w:lineRule="auto"/>
            <w:ind w:left="720" w:hanging="360"/>
            <w:contextualSpacing/>
          </w:pPr>
        </w:pPrChange>
      </w:pPr>
      <w:del w:id="1026"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1027" w:author="Prabhvir Saran" w:date="2017-02-02T15:44:00Z"/>
          <w:sz w:val="24"/>
          <w:szCs w:val="24"/>
        </w:rPr>
        <w:pPrChange w:id="1028" w:author="Prabhvir Saran" w:date="2017-02-02T23:16:00Z">
          <w:pPr>
            <w:widowControl w:val="0"/>
            <w:numPr>
              <w:numId w:val="4"/>
            </w:numPr>
            <w:spacing w:line="256" w:lineRule="auto"/>
            <w:ind w:left="720" w:hanging="360"/>
            <w:contextualSpacing/>
          </w:pPr>
        </w:pPrChange>
      </w:pPr>
      <w:del w:id="1029"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1030"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1031" w:author="Prabhvir Saran" w:date="2017-02-02T23:16:00Z"/>
        </w:rPr>
      </w:pPr>
      <w:bookmarkStart w:id="1032" w:name="_Toc475051883"/>
      <w:r>
        <w:t>Work P</w:t>
      </w:r>
      <w:r w:rsidR="00380CD1" w:rsidRPr="005341BF">
        <w:t>lan</w:t>
      </w:r>
      <w:bookmarkEnd w:id="1032"/>
    </w:p>
    <w:p w14:paraId="1A569111" w14:textId="77777777" w:rsidR="00E268E0" w:rsidRPr="00487BA1" w:rsidRDefault="00E268E0">
      <w:pPr>
        <w:pPrChange w:id="1033"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99040D" w:rsidP="000E778D">
      <w:pPr>
        <w:rPr>
          <w:sz w:val="24"/>
        </w:rPr>
      </w:pPr>
      <w:r>
        <w:pict w14:anchorId="2ADA671A">
          <v:rect id="_x0000_i1025"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1034" w:author="Prabhvir Saran" w:date="2017-02-02T16:28:00Z"/>
          <w:b/>
          <w:sz w:val="32"/>
          <w:u w:val="single"/>
        </w:rPr>
      </w:pPr>
      <w:r w:rsidRPr="003F6EAA">
        <w:rPr>
          <w:b/>
          <w:sz w:val="32"/>
          <w:u w:val="single"/>
        </w:rPr>
        <w:t xml:space="preserve">                                                                                                                                                                                      </w:t>
      </w:r>
      <w:del w:id="1035"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1036" w:author="Prabhvir Saran" w:date="2017-02-02T16:28:00Z"/>
          <w:b/>
          <w:sz w:val="32"/>
        </w:rPr>
      </w:pPr>
    </w:p>
    <w:p w14:paraId="2591A100" w14:textId="5EDA5590" w:rsidR="00B83921" w:rsidDel="00760B99" w:rsidRDefault="00B83921">
      <w:pPr>
        <w:rPr>
          <w:del w:id="1037" w:author="Prabhvir Saran" w:date="2017-02-02T16:28:00Z"/>
          <w:b/>
        </w:rPr>
      </w:pPr>
    </w:p>
    <w:p w14:paraId="336C925A" w14:textId="5270514B" w:rsidR="00B83921" w:rsidDel="00760B99" w:rsidRDefault="00B83921">
      <w:pPr>
        <w:rPr>
          <w:del w:id="1038" w:author="Prabhvir Saran" w:date="2017-02-02T16:28:00Z"/>
          <w:b/>
        </w:rPr>
      </w:pPr>
      <w:del w:id="1039" w:author="Prabhvir Saran" w:date="2017-02-02T16:28:00Z">
        <w:r w:rsidDel="00760B99">
          <w:rPr>
            <w:b/>
          </w:rPr>
          <w:delText xml:space="preserve">                           </w:delText>
        </w:r>
      </w:del>
    </w:p>
    <w:p w14:paraId="7A378C6A" w14:textId="449D858F" w:rsidR="00B83921" w:rsidDel="00760B99" w:rsidRDefault="00B83921">
      <w:pPr>
        <w:rPr>
          <w:del w:id="1040" w:author="Prabhvir Saran" w:date="2017-02-02T16:28:00Z"/>
          <w:b/>
        </w:rPr>
      </w:pPr>
    </w:p>
    <w:p w14:paraId="72F172ED" w14:textId="77777777" w:rsidR="00B83921" w:rsidDel="00760B99" w:rsidRDefault="00B83921">
      <w:pPr>
        <w:rPr>
          <w:del w:id="1041" w:author="Prabhvir Saran" w:date="2017-02-02T16:28:00Z"/>
          <w:b/>
          <w:sz w:val="32"/>
          <w:szCs w:val="32"/>
          <w:u w:val="single"/>
        </w:rPr>
      </w:pPr>
      <w:del w:id="1042" w:author="Prabhvir Saran" w:date="2017-02-02T16:28:00Z">
        <w:r w:rsidDel="00760B99">
          <w:rPr>
            <w:b/>
            <w:sz w:val="32"/>
            <w:szCs w:val="32"/>
            <w:u w:val="single"/>
          </w:rPr>
          <w:delText xml:space="preserve">                   </w:delText>
        </w:r>
      </w:del>
    </w:p>
    <w:p w14:paraId="3CD65FB0" w14:textId="77777777" w:rsidR="00B83921" w:rsidDel="00760B99" w:rsidRDefault="00B83921">
      <w:pPr>
        <w:rPr>
          <w:del w:id="1043" w:author="Prabhvir Saran" w:date="2017-02-02T16:28:00Z"/>
          <w:b/>
          <w:sz w:val="32"/>
          <w:szCs w:val="32"/>
          <w:u w:val="single"/>
        </w:rPr>
      </w:pPr>
    </w:p>
    <w:p w14:paraId="33039F19" w14:textId="77777777" w:rsidR="00B83921" w:rsidDel="00760B99" w:rsidRDefault="00B83921">
      <w:pPr>
        <w:rPr>
          <w:del w:id="1044" w:author="Prabhvir Saran" w:date="2017-02-02T16:28:00Z"/>
          <w:b/>
          <w:sz w:val="32"/>
          <w:szCs w:val="32"/>
          <w:u w:val="single"/>
        </w:rPr>
      </w:pPr>
    </w:p>
    <w:p w14:paraId="3F75BBC3" w14:textId="77777777" w:rsidR="00B83921" w:rsidDel="00760B99" w:rsidRDefault="00B83921">
      <w:pPr>
        <w:rPr>
          <w:del w:id="1045" w:author="Prabhvir Saran" w:date="2017-02-02T16:28:00Z"/>
          <w:b/>
          <w:sz w:val="32"/>
          <w:szCs w:val="32"/>
          <w:u w:val="single"/>
        </w:rPr>
      </w:pPr>
    </w:p>
    <w:p w14:paraId="7DBF492E" w14:textId="77777777" w:rsidR="00B83921" w:rsidDel="00760B99" w:rsidRDefault="00B83921">
      <w:pPr>
        <w:rPr>
          <w:del w:id="1046" w:author="Prabhvir Saran" w:date="2017-02-02T16:28:00Z"/>
          <w:b/>
          <w:sz w:val="32"/>
          <w:szCs w:val="32"/>
          <w:u w:val="single"/>
        </w:rPr>
      </w:pPr>
    </w:p>
    <w:p w14:paraId="4D4C0ABA" w14:textId="77777777" w:rsidR="00B83921" w:rsidDel="00760B99" w:rsidRDefault="00B83921">
      <w:pPr>
        <w:rPr>
          <w:del w:id="1047" w:author="Prabhvir Saran" w:date="2017-02-02T16:28:00Z"/>
          <w:b/>
          <w:sz w:val="32"/>
          <w:szCs w:val="32"/>
          <w:u w:val="single"/>
        </w:rPr>
      </w:pPr>
    </w:p>
    <w:p w14:paraId="4F063638" w14:textId="77777777" w:rsidR="00B83921" w:rsidDel="00760B99" w:rsidRDefault="00B83921">
      <w:pPr>
        <w:rPr>
          <w:del w:id="1048" w:author="Prabhvir Saran" w:date="2017-02-02T16:28:00Z"/>
          <w:b/>
          <w:sz w:val="32"/>
          <w:szCs w:val="32"/>
          <w:u w:val="single"/>
        </w:rPr>
      </w:pPr>
    </w:p>
    <w:p w14:paraId="07AEE6DE" w14:textId="77777777" w:rsidR="00B83921" w:rsidDel="00760B99" w:rsidRDefault="00B83921">
      <w:pPr>
        <w:rPr>
          <w:del w:id="1049" w:author="Prabhvir Saran" w:date="2017-02-02T16:28:00Z"/>
          <w:b/>
          <w:sz w:val="32"/>
          <w:szCs w:val="32"/>
          <w:u w:val="single"/>
        </w:rPr>
      </w:pPr>
    </w:p>
    <w:p w14:paraId="0ECF55A5" w14:textId="77777777" w:rsidR="00B83921" w:rsidDel="00760B99" w:rsidRDefault="00B83921">
      <w:pPr>
        <w:rPr>
          <w:del w:id="1050" w:author="Prabhvir Saran" w:date="2017-02-02T16:28:00Z"/>
          <w:b/>
          <w:sz w:val="32"/>
          <w:szCs w:val="32"/>
          <w:u w:val="single"/>
        </w:rPr>
      </w:pPr>
    </w:p>
    <w:p w14:paraId="26C6CA01" w14:textId="77777777" w:rsidR="00B83921" w:rsidDel="00760B99" w:rsidRDefault="00B83921">
      <w:pPr>
        <w:rPr>
          <w:del w:id="1051" w:author="Prabhvir Saran" w:date="2017-02-02T16:28:00Z"/>
          <w:b/>
          <w:sz w:val="32"/>
          <w:szCs w:val="32"/>
          <w:u w:val="single"/>
        </w:rPr>
      </w:pPr>
    </w:p>
    <w:p w14:paraId="47E1B81D" w14:textId="77777777" w:rsidR="00B83921" w:rsidDel="00760B99" w:rsidRDefault="00B83921">
      <w:pPr>
        <w:rPr>
          <w:del w:id="1052" w:author="Prabhvir Saran" w:date="2017-02-02T16:28:00Z"/>
          <w:b/>
          <w:sz w:val="32"/>
          <w:szCs w:val="32"/>
          <w:u w:val="single"/>
        </w:rPr>
      </w:pPr>
    </w:p>
    <w:p w14:paraId="5C70042E" w14:textId="77777777" w:rsidR="00B83921" w:rsidDel="00760B99" w:rsidRDefault="00B83921">
      <w:pPr>
        <w:rPr>
          <w:del w:id="1053" w:author="Prabhvir Saran" w:date="2017-02-02T16:28:00Z"/>
          <w:b/>
          <w:sz w:val="32"/>
          <w:szCs w:val="32"/>
          <w:u w:val="single"/>
        </w:rPr>
      </w:pPr>
    </w:p>
    <w:p w14:paraId="26A1EC45" w14:textId="77777777" w:rsidR="00B83921" w:rsidDel="00760B99" w:rsidRDefault="00B83921">
      <w:pPr>
        <w:rPr>
          <w:del w:id="1054" w:author="Prabhvir Saran" w:date="2017-02-02T16:28:00Z"/>
          <w:b/>
          <w:sz w:val="32"/>
          <w:szCs w:val="32"/>
          <w:u w:val="single"/>
        </w:rPr>
      </w:pPr>
    </w:p>
    <w:p w14:paraId="55CA2C98" w14:textId="77777777" w:rsidR="00B83921" w:rsidDel="00760B99" w:rsidRDefault="00B83921">
      <w:pPr>
        <w:rPr>
          <w:del w:id="1055" w:author="Prabhvir Saran" w:date="2017-02-02T16:28:00Z"/>
          <w:b/>
          <w:sz w:val="32"/>
          <w:szCs w:val="32"/>
          <w:u w:val="single"/>
        </w:rPr>
      </w:pPr>
    </w:p>
    <w:p w14:paraId="33CB925D" w14:textId="77777777" w:rsidR="00B83921" w:rsidDel="00760B99" w:rsidRDefault="00B83921">
      <w:pPr>
        <w:rPr>
          <w:del w:id="1056" w:author="Prabhvir Saran" w:date="2017-02-02T16:28:00Z"/>
          <w:b/>
          <w:sz w:val="32"/>
          <w:szCs w:val="32"/>
          <w:u w:val="single"/>
        </w:rPr>
      </w:pPr>
    </w:p>
    <w:p w14:paraId="4EB4D10F" w14:textId="77777777" w:rsidR="00B83921" w:rsidDel="00760B99" w:rsidRDefault="00B83921">
      <w:pPr>
        <w:rPr>
          <w:del w:id="1057" w:author="Prabhvir Saran" w:date="2017-02-02T16:28:00Z"/>
          <w:b/>
          <w:sz w:val="32"/>
          <w:szCs w:val="32"/>
          <w:u w:val="single"/>
        </w:rPr>
      </w:pPr>
    </w:p>
    <w:p w14:paraId="67470E47" w14:textId="77777777" w:rsidR="00B83921" w:rsidDel="00760B99" w:rsidRDefault="00B83921">
      <w:pPr>
        <w:rPr>
          <w:del w:id="1058" w:author="Prabhvir Saran" w:date="2017-02-02T16:28:00Z"/>
          <w:b/>
          <w:sz w:val="32"/>
          <w:szCs w:val="32"/>
          <w:u w:val="single"/>
        </w:rPr>
      </w:pPr>
    </w:p>
    <w:p w14:paraId="31B1294E" w14:textId="579874EA" w:rsidR="00B83921" w:rsidRPr="00121F28" w:rsidRDefault="00B83921">
      <w:pPr>
        <w:rPr>
          <w:b/>
        </w:rPr>
      </w:pPr>
      <w:del w:id="1059" w:author="Prabhvir Saran" w:date="2017-02-02T16:28:00Z">
        <w:r w:rsidDel="00760B99">
          <w:rPr>
            <w:b/>
            <w:sz w:val="32"/>
            <w:szCs w:val="32"/>
            <w:u w:val="single"/>
          </w:rPr>
          <w:delText xml:space="preserve"> </w:delText>
        </w:r>
      </w:del>
    </w:p>
    <w:sectPr w:rsidR="00B83921" w:rsidRPr="00121F28" w:rsidSect="005A76A2">
      <w:head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87110D" w14:textId="77777777" w:rsidR="0099040D" w:rsidRDefault="0099040D" w:rsidP="0028412B">
      <w:pPr>
        <w:spacing w:after="0" w:line="240" w:lineRule="auto"/>
      </w:pPr>
      <w:r>
        <w:separator/>
      </w:r>
    </w:p>
  </w:endnote>
  <w:endnote w:type="continuationSeparator" w:id="0">
    <w:p w14:paraId="7BADE994" w14:textId="77777777" w:rsidR="0099040D" w:rsidRDefault="0099040D"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7F4C2E" w14:textId="77777777" w:rsidR="0099040D" w:rsidRDefault="0099040D" w:rsidP="0028412B">
      <w:pPr>
        <w:spacing w:after="0" w:line="240" w:lineRule="auto"/>
      </w:pPr>
      <w:r>
        <w:separator/>
      </w:r>
    </w:p>
  </w:footnote>
  <w:footnote w:type="continuationSeparator" w:id="0">
    <w:p w14:paraId="459FB24A" w14:textId="77777777" w:rsidR="0099040D" w:rsidRDefault="0099040D"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5A76A2" w:rsidRDefault="005A76A2" w:rsidP="005A76A2">
    <w:pPr>
      <w:pStyle w:val="Header"/>
      <w:jc w:val="right"/>
    </w:pPr>
  </w:p>
  <w:p w14:paraId="056D1BD3" w14:textId="77777777" w:rsidR="005341BF" w:rsidRPr="005A76A2" w:rsidRDefault="005341BF"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3"/>
  </w:num>
  <w:num w:numId="4">
    <w:abstractNumId w:val="10"/>
  </w:num>
  <w:num w:numId="5">
    <w:abstractNumId w:val="12"/>
  </w:num>
  <w:num w:numId="6">
    <w:abstractNumId w:val="9"/>
  </w:num>
  <w:num w:numId="7">
    <w:abstractNumId w:val="7"/>
  </w:num>
  <w:num w:numId="8">
    <w:abstractNumId w:val="6"/>
  </w:num>
  <w:num w:numId="9">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4"/>
  </w:num>
  <w:num w:numId="12">
    <w:abstractNumId w:val="5"/>
  </w:num>
  <w:num w:numId="13">
    <w:abstractNumId w:val="11"/>
  </w:num>
  <w:num w:numId="14">
    <w:abstractNumId w:val="2"/>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Tony Pacheco">
    <w15:presenceInfo w15:providerId="Windows Live" w15:userId="2dae317bf903e0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CA" w:vendorID="64" w:dllVersion="0" w:nlCheck="1" w:checkStyle="0"/>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63B35"/>
    <w:rsid w:val="00066FC0"/>
    <w:rsid w:val="00085465"/>
    <w:rsid w:val="000A5E87"/>
    <w:rsid w:val="000E3144"/>
    <w:rsid w:val="000E4105"/>
    <w:rsid w:val="000E778D"/>
    <w:rsid w:val="000F45BD"/>
    <w:rsid w:val="00116AA7"/>
    <w:rsid w:val="00121F28"/>
    <w:rsid w:val="00122A71"/>
    <w:rsid w:val="00132EC9"/>
    <w:rsid w:val="001609EC"/>
    <w:rsid w:val="0016316E"/>
    <w:rsid w:val="001665B5"/>
    <w:rsid w:val="00167652"/>
    <w:rsid w:val="00180A80"/>
    <w:rsid w:val="0019162B"/>
    <w:rsid w:val="001A25C4"/>
    <w:rsid w:val="001A75D8"/>
    <w:rsid w:val="001B012E"/>
    <w:rsid w:val="001B77FC"/>
    <w:rsid w:val="001C2347"/>
    <w:rsid w:val="001E44DE"/>
    <w:rsid w:val="001E5BDC"/>
    <w:rsid w:val="00221B3D"/>
    <w:rsid w:val="002303C6"/>
    <w:rsid w:val="00251B68"/>
    <w:rsid w:val="00265C61"/>
    <w:rsid w:val="002753A3"/>
    <w:rsid w:val="002832A7"/>
    <w:rsid w:val="0028412B"/>
    <w:rsid w:val="0028688E"/>
    <w:rsid w:val="0029077D"/>
    <w:rsid w:val="002B4101"/>
    <w:rsid w:val="002C15DF"/>
    <w:rsid w:val="002D4FE5"/>
    <w:rsid w:val="002F1E15"/>
    <w:rsid w:val="00323664"/>
    <w:rsid w:val="00334C62"/>
    <w:rsid w:val="00334D18"/>
    <w:rsid w:val="003443F7"/>
    <w:rsid w:val="0036068B"/>
    <w:rsid w:val="00360DC7"/>
    <w:rsid w:val="003753D1"/>
    <w:rsid w:val="00380CD1"/>
    <w:rsid w:val="00385666"/>
    <w:rsid w:val="003B7E9F"/>
    <w:rsid w:val="003D75E9"/>
    <w:rsid w:val="003F6EAA"/>
    <w:rsid w:val="00411D89"/>
    <w:rsid w:val="00412C81"/>
    <w:rsid w:val="004161ED"/>
    <w:rsid w:val="0043098F"/>
    <w:rsid w:val="00452847"/>
    <w:rsid w:val="004605B7"/>
    <w:rsid w:val="00477C6C"/>
    <w:rsid w:val="00481F58"/>
    <w:rsid w:val="00487BA1"/>
    <w:rsid w:val="00491EC0"/>
    <w:rsid w:val="004A2ADD"/>
    <w:rsid w:val="004A7CE2"/>
    <w:rsid w:val="004A7F09"/>
    <w:rsid w:val="004C0937"/>
    <w:rsid w:val="004D4D92"/>
    <w:rsid w:val="0050335C"/>
    <w:rsid w:val="00520569"/>
    <w:rsid w:val="00522B41"/>
    <w:rsid w:val="005341BF"/>
    <w:rsid w:val="00535BE1"/>
    <w:rsid w:val="005374C4"/>
    <w:rsid w:val="005529B6"/>
    <w:rsid w:val="00553070"/>
    <w:rsid w:val="00565996"/>
    <w:rsid w:val="00583BE8"/>
    <w:rsid w:val="005A04E4"/>
    <w:rsid w:val="005A27FE"/>
    <w:rsid w:val="005A76A2"/>
    <w:rsid w:val="005C1A64"/>
    <w:rsid w:val="005D4B24"/>
    <w:rsid w:val="005E35E2"/>
    <w:rsid w:val="005F2653"/>
    <w:rsid w:val="00600944"/>
    <w:rsid w:val="00623396"/>
    <w:rsid w:val="006241C4"/>
    <w:rsid w:val="006326B9"/>
    <w:rsid w:val="006400FE"/>
    <w:rsid w:val="006407DB"/>
    <w:rsid w:val="00640DC4"/>
    <w:rsid w:val="006438B4"/>
    <w:rsid w:val="006523A4"/>
    <w:rsid w:val="006641F0"/>
    <w:rsid w:val="00666BDC"/>
    <w:rsid w:val="006874EB"/>
    <w:rsid w:val="006B09CE"/>
    <w:rsid w:val="006C0035"/>
    <w:rsid w:val="006D2A31"/>
    <w:rsid w:val="006D4964"/>
    <w:rsid w:val="006D5511"/>
    <w:rsid w:val="006E7AC6"/>
    <w:rsid w:val="006F0D56"/>
    <w:rsid w:val="00717083"/>
    <w:rsid w:val="007243EA"/>
    <w:rsid w:val="0075202D"/>
    <w:rsid w:val="00760B99"/>
    <w:rsid w:val="00775F5D"/>
    <w:rsid w:val="00776164"/>
    <w:rsid w:val="0078676A"/>
    <w:rsid w:val="007B07EB"/>
    <w:rsid w:val="008013EF"/>
    <w:rsid w:val="00801F82"/>
    <w:rsid w:val="00835269"/>
    <w:rsid w:val="00867B27"/>
    <w:rsid w:val="008A0611"/>
    <w:rsid w:val="008A61F0"/>
    <w:rsid w:val="008A7E1C"/>
    <w:rsid w:val="008B1D25"/>
    <w:rsid w:val="008D527E"/>
    <w:rsid w:val="008E4305"/>
    <w:rsid w:val="008E7E99"/>
    <w:rsid w:val="00902EFF"/>
    <w:rsid w:val="00903FA7"/>
    <w:rsid w:val="009142AF"/>
    <w:rsid w:val="00930BA6"/>
    <w:rsid w:val="009460A9"/>
    <w:rsid w:val="00950958"/>
    <w:rsid w:val="00953782"/>
    <w:rsid w:val="0096103A"/>
    <w:rsid w:val="00971AB5"/>
    <w:rsid w:val="009732DE"/>
    <w:rsid w:val="009774A5"/>
    <w:rsid w:val="00977581"/>
    <w:rsid w:val="00982E0F"/>
    <w:rsid w:val="0099040D"/>
    <w:rsid w:val="009A619C"/>
    <w:rsid w:val="009B645E"/>
    <w:rsid w:val="009E6A96"/>
    <w:rsid w:val="00A05477"/>
    <w:rsid w:val="00A1445E"/>
    <w:rsid w:val="00A22DDC"/>
    <w:rsid w:val="00A3104A"/>
    <w:rsid w:val="00A44F84"/>
    <w:rsid w:val="00A477D7"/>
    <w:rsid w:val="00A850D3"/>
    <w:rsid w:val="00A9131E"/>
    <w:rsid w:val="00AB7328"/>
    <w:rsid w:val="00AE6FFC"/>
    <w:rsid w:val="00B15D99"/>
    <w:rsid w:val="00B2191E"/>
    <w:rsid w:val="00B26E66"/>
    <w:rsid w:val="00B50380"/>
    <w:rsid w:val="00B6316B"/>
    <w:rsid w:val="00B6502F"/>
    <w:rsid w:val="00B65495"/>
    <w:rsid w:val="00B67FBE"/>
    <w:rsid w:val="00B83921"/>
    <w:rsid w:val="00B92D69"/>
    <w:rsid w:val="00BB09A4"/>
    <w:rsid w:val="00BE5EB1"/>
    <w:rsid w:val="00BE7934"/>
    <w:rsid w:val="00C15E6D"/>
    <w:rsid w:val="00C32CCB"/>
    <w:rsid w:val="00C400DE"/>
    <w:rsid w:val="00C86785"/>
    <w:rsid w:val="00CA4D8C"/>
    <w:rsid w:val="00CC7C1A"/>
    <w:rsid w:val="00CE0D1C"/>
    <w:rsid w:val="00CE27D4"/>
    <w:rsid w:val="00D069C5"/>
    <w:rsid w:val="00D31015"/>
    <w:rsid w:val="00D40537"/>
    <w:rsid w:val="00D47253"/>
    <w:rsid w:val="00D92629"/>
    <w:rsid w:val="00D96154"/>
    <w:rsid w:val="00DA7437"/>
    <w:rsid w:val="00DD0D97"/>
    <w:rsid w:val="00E124D6"/>
    <w:rsid w:val="00E124EB"/>
    <w:rsid w:val="00E268E0"/>
    <w:rsid w:val="00E2697D"/>
    <w:rsid w:val="00E407C8"/>
    <w:rsid w:val="00E47E58"/>
    <w:rsid w:val="00E76763"/>
    <w:rsid w:val="00E8063A"/>
    <w:rsid w:val="00E8373E"/>
    <w:rsid w:val="00EA2782"/>
    <w:rsid w:val="00EB1294"/>
    <w:rsid w:val="00EC6476"/>
    <w:rsid w:val="00EF170A"/>
    <w:rsid w:val="00EF2EC0"/>
    <w:rsid w:val="00EF572A"/>
    <w:rsid w:val="00EF7EC8"/>
    <w:rsid w:val="00F01D27"/>
    <w:rsid w:val="00F55454"/>
    <w:rsid w:val="00F73CC7"/>
    <w:rsid w:val="00F8500B"/>
    <w:rsid w:val="00F911EF"/>
    <w:rsid w:val="00FA5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0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F56E1F-3879-4B30-8320-DC072FD25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14</Pages>
  <Words>2250</Words>
  <Characters>12830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3</dc:subject>
  <dc:creator>Prabhvir Saran, Bhagwan Virdi, Jaisreet Khaira, Tony Pacheco, and Liam MacIntyre</dc:creator>
  <cp:keywords/>
  <dc:description/>
  <cp:lastModifiedBy>Tony Pacheco</cp:lastModifiedBy>
  <cp:revision>37</cp:revision>
  <dcterms:created xsi:type="dcterms:W3CDTF">2017-02-03T02:09:00Z</dcterms:created>
  <dcterms:modified xsi:type="dcterms:W3CDTF">2017-02-17T07:44:00Z</dcterms:modified>
  <cp:category>Web Development</cp:category>
</cp:coreProperties>
</file>