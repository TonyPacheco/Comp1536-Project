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0E02EE" w:rsidRPr="00CE27D4" w:rsidRDefault="000E02EE">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0E02EE" w:rsidRPr="00CE27D4" w:rsidRDefault="000E02EE">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0E02EE" w:rsidRDefault="000E02EE"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3" w:author="Tony Pacheco" w:date="2017-01-31T18:36:00Z">
                                      <w:r w:rsidDel="00E47E58">
                                        <w:rPr>
                                          <w:color w:val="FFFFFF" w:themeColor="background1"/>
                                        </w:rPr>
                                        <w:delText>A website to educate, inform, and bring about a positive change in our climate.</w:delText>
                                      </w:r>
                                    </w:del>
                                  </w:sdtContent>
                                </w:sdt>
                                <w:ins w:id="4" w:author="Tony Pacheco" w:date="2017-01-31T18:36:00Z">
                                  <w:r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5"/>
                                    <w:r>
                                      <w:rPr>
                                        <w:color w:val="FFFFFF" w:themeColor="background1"/>
                                      </w:rPr>
                                      <w:t xml:space="preserve">     </w:t>
                                    </w:r>
                                    <w:customXmlInsRangeStart w:id="6" w:author="Tony Pacheco" w:date="2017-01-31T18:36:00Z"/>
                                  </w:sdtContent>
                                </w:sdt>
                                <w:customXmlInsRangeEnd w:id="6"/>
                              </w:p>
                              <w:p w14:paraId="7AF49FFF" w14:textId="11CE5982" w:rsidR="000E02EE" w:rsidRDefault="000E02EE">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0E02EE" w:rsidRDefault="000E02EE"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0E02EE" w:rsidRDefault="000E02EE">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0E02EE" w:rsidRDefault="000E02EE">
                                    <w:pPr>
                                      <w:spacing w:line="240" w:lineRule="auto"/>
                                      <w:rPr>
                                        <w:rFonts w:asciiTheme="majorHAnsi" w:eastAsiaTheme="majorEastAsia" w:hAnsiTheme="majorHAnsi" w:cstheme="majorBidi"/>
                                        <w:noProof/>
                                        <w:color w:val="4472C4" w:themeColor="accent1"/>
                                        <w:sz w:val="72"/>
                                        <w:szCs w:val="144"/>
                                      </w:rPr>
                                    </w:pPr>
                                    <w:del w:id="14"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5"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219E8D35" w:rsidR="000E02EE" w:rsidRDefault="000E02EE">
                                    <w:pPr>
                                      <w:rPr>
                                        <w:rFonts w:asciiTheme="majorHAnsi" w:eastAsiaTheme="majorEastAsia" w:hAnsiTheme="majorHAnsi" w:cstheme="majorBidi"/>
                                        <w:noProof/>
                                        <w:color w:val="44546A" w:themeColor="text2"/>
                                        <w:sz w:val="32"/>
                                        <w:szCs w:val="40"/>
                                      </w:rPr>
                                    </w:pPr>
                                    <w:del w:id="16"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7" w:author="Prabhvir Saran" w:date="2017-02-02T15:55:00Z">
                                      <w:r>
                                        <w:rPr>
                                          <w:rFonts w:asciiTheme="majorHAnsi" w:eastAsiaTheme="majorEastAsia" w:hAnsiTheme="majorHAnsi" w:cstheme="majorBidi"/>
                                          <w:noProof/>
                                          <w:color w:val="44546A" w:themeColor="text2"/>
                                          <w:sz w:val="32"/>
                                          <w:szCs w:val="32"/>
                                        </w:rPr>
                                        <w:t>Milestone</w:t>
                                      </w:r>
                                    </w:ins>
                                    <w:ins w:id="18"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0E02EE" w:rsidRDefault="000E02EE">
                              <w:pPr>
                                <w:spacing w:line="240" w:lineRule="auto"/>
                                <w:rPr>
                                  <w:rFonts w:asciiTheme="majorHAnsi" w:eastAsiaTheme="majorEastAsia" w:hAnsiTheme="majorHAnsi" w:cstheme="majorBidi"/>
                                  <w:noProof/>
                                  <w:color w:val="4472C4" w:themeColor="accent1"/>
                                  <w:sz w:val="72"/>
                                  <w:szCs w:val="144"/>
                                </w:rPr>
                              </w:pPr>
                              <w:del w:id="19"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0"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219E8D35" w:rsidR="000E02EE" w:rsidRDefault="000E02EE">
                              <w:pPr>
                                <w:rPr>
                                  <w:rFonts w:asciiTheme="majorHAnsi" w:eastAsiaTheme="majorEastAsia" w:hAnsiTheme="majorHAnsi" w:cstheme="majorBidi"/>
                                  <w:noProof/>
                                  <w:color w:val="44546A" w:themeColor="text2"/>
                                  <w:sz w:val="32"/>
                                  <w:szCs w:val="40"/>
                                </w:rPr>
                              </w:pPr>
                              <w:del w:id="21"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2" w:author="Prabhvir Saran" w:date="2017-02-02T15:55:00Z">
                                <w:r>
                                  <w:rPr>
                                    <w:rFonts w:asciiTheme="majorHAnsi" w:eastAsiaTheme="majorEastAsia" w:hAnsiTheme="majorHAnsi" w:cstheme="majorBidi"/>
                                    <w:noProof/>
                                    <w:color w:val="44546A" w:themeColor="text2"/>
                                    <w:sz w:val="32"/>
                                    <w:szCs w:val="32"/>
                                  </w:rPr>
                                  <w:t>Milestone</w:t>
                                </w:r>
                              </w:ins>
                              <w:ins w:id="23"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0E02EE" w:rsidRDefault="000E02E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0E02EE" w:rsidRDefault="000E02E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4"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4"/>
        <w:p w14:paraId="3A6C39AC" w14:textId="2569D64E" w:rsidR="00EC6476" w:rsidRPr="004161ED" w:rsidRDefault="00EC6476" w:rsidP="004161ED">
          <w:pPr>
            <w:pStyle w:val="TOCHeading"/>
            <w:ind w:firstLine="720"/>
            <w:jc w:val="center"/>
            <w:rPr>
              <w:ins w:id="25" w:author="Prabhvir Saran" w:date="2017-02-02T16:03:00Z"/>
              <w:b/>
              <w:sz w:val="44"/>
              <w:u w:val="single"/>
            </w:rPr>
          </w:pPr>
          <w:ins w:id="26" w:author="Prabhvir Saran" w:date="2017-02-02T16:03:00Z">
            <w:r w:rsidRPr="004161ED">
              <w:rPr>
                <w:b/>
                <w:sz w:val="44"/>
                <w:u w:val="single"/>
              </w:rPr>
              <w:t>Table of Contents</w:t>
            </w:r>
          </w:ins>
        </w:p>
        <w:p w14:paraId="6E0F9A09" w14:textId="77777777" w:rsidR="00EC6476" w:rsidRPr="004161ED" w:rsidRDefault="00EC6476" w:rsidP="004161ED">
          <w:pPr>
            <w:rPr>
              <w:ins w:id="27" w:author="Prabhvir Saran" w:date="2017-02-02T16:03:00Z"/>
            </w:rPr>
          </w:pPr>
        </w:p>
        <w:p w14:paraId="284423A9" w14:textId="41F13FBC" w:rsidR="00BE19B9" w:rsidRDefault="00EC6476">
          <w:pPr>
            <w:pStyle w:val="TOC1"/>
            <w:tabs>
              <w:tab w:val="right" w:leader="dot" w:pos="9350"/>
            </w:tabs>
            <w:rPr>
              <w:ins w:id="28" w:author="Prabhvir Saran [2]" w:date="2017-03-23T22:12:00Z"/>
              <w:rFonts w:eastAsiaTheme="minorEastAsia"/>
              <w:noProof/>
              <w:lang w:val="en-CA" w:eastAsia="en-CA"/>
            </w:rPr>
          </w:pPr>
          <w:ins w:id="29" w:author="Prabhvir Saran" w:date="2017-02-02T16:03:00Z">
            <w:r>
              <w:fldChar w:fldCharType="begin"/>
            </w:r>
            <w:r>
              <w:instrText xml:space="preserve"> TOC \o "1-3" \h \z \u </w:instrText>
            </w:r>
            <w:r>
              <w:fldChar w:fldCharType="separate"/>
            </w:r>
          </w:ins>
          <w:ins w:id="30" w:author="Prabhvir Saran [2]" w:date="2017-03-23T22:12:00Z">
            <w:r w:rsidR="00BE19B9" w:rsidRPr="00CD3774">
              <w:rPr>
                <w:rStyle w:val="Hyperlink"/>
                <w:noProof/>
              </w:rPr>
              <w:fldChar w:fldCharType="begin"/>
            </w:r>
            <w:r w:rsidR="00BE19B9" w:rsidRPr="00CD3774">
              <w:rPr>
                <w:rStyle w:val="Hyperlink"/>
                <w:noProof/>
              </w:rPr>
              <w:instrText xml:space="preserve"> </w:instrText>
            </w:r>
            <w:r w:rsidR="00BE19B9">
              <w:rPr>
                <w:noProof/>
              </w:rPr>
              <w:instrText>HYPERLINK \l "_Toc478070502"</w:instrText>
            </w:r>
            <w:r w:rsidR="00BE19B9" w:rsidRPr="00CD3774">
              <w:rPr>
                <w:rStyle w:val="Hyperlink"/>
                <w:noProof/>
              </w:rPr>
              <w:instrText xml:space="preserve"> </w:instrText>
            </w:r>
            <w:r w:rsidR="00BE19B9" w:rsidRPr="00CD3774">
              <w:rPr>
                <w:rStyle w:val="Hyperlink"/>
                <w:noProof/>
              </w:rPr>
            </w:r>
            <w:r w:rsidR="00BE19B9" w:rsidRPr="00CD3774">
              <w:rPr>
                <w:rStyle w:val="Hyperlink"/>
                <w:noProof/>
              </w:rPr>
              <w:fldChar w:fldCharType="separate"/>
            </w:r>
            <w:r w:rsidR="00BE19B9" w:rsidRPr="00CD3774">
              <w:rPr>
                <w:rStyle w:val="Hyperlink"/>
                <w:noProof/>
              </w:rPr>
              <w:t>Milestone 4: Deployed Javascript-enabled site – validated, tested</w:t>
            </w:r>
            <w:r w:rsidR="00BE19B9">
              <w:rPr>
                <w:noProof/>
                <w:webHidden/>
              </w:rPr>
              <w:tab/>
            </w:r>
            <w:r w:rsidR="00BE19B9">
              <w:rPr>
                <w:noProof/>
                <w:webHidden/>
              </w:rPr>
              <w:fldChar w:fldCharType="begin"/>
            </w:r>
            <w:r w:rsidR="00BE19B9">
              <w:rPr>
                <w:noProof/>
                <w:webHidden/>
              </w:rPr>
              <w:instrText xml:space="preserve"> PAGEREF _Toc478070502 \h </w:instrText>
            </w:r>
            <w:r w:rsidR="00BE19B9">
              <w:rPr>
                <w:noProof/>
                <w:webHidden/>
              </w:rPr>
            </w:r>
          </w:ins>
          <w:r w:rsidR="00BE19B9">
            <w:rPr>
              <w:noProof/>
              <w:webHidden/>
            </w:rPr>
            <w:fldChar w:fldCharType="separate"/>
          </w:r>
          <w:ins w:id="31" w:author="Prabhvir Saran [2]" w:date="2017-03-23T22:12:00Z">
            <w:r w:rsidR="00BE19B9">
              <w:rPr>
                <w:noProof/>
                <w:webHidden/>
              </w:rPr>
              <w:t>2</w:t>
            </w:r>
            <w:r w:rsidR="00BE19B9">
              <w:rPr>
                <w:noProof/>
                <w:webHidden/>
              </w:rPr>
              <w:fldChar w:fldCharType="end"/>
            </w:r>
            <w:r w:rsidR="00BE19B9" w:rsidRPr="00CD3774">
              <w:rPr>
                <w:rStyle w:val="Hyperlink"/>
                <w:noProof/>
              </w:rPr>
              <w:fldChar w:fldCharType="end"/>
            </w:r>
          </w:ins>
        </w:p>
        <w:p w14:paraId="5918DE63" w14:textId="32CA260A" w:rsidR="00BE19B9" w:rsidRDefault="00BE19B9">
          <w:pPr>
            <w:pStyle w:val="TOC2"/>
            <w:tabs>
              <w:tab w:val="right" w:leader="dot" w:pos="9350"/>
            </w:tabs>
            <w:rPr>
              <w:ins w:id="32" w:author="Prabhvir Saran [2]" w:date="2017-03-23T22:12:00Z"/>
              <w:rFonts w:eastAsiaTheme="minorEastAsia"/>
              <w:noProof/>
              <w:lang w:val="en-CA" w:eastAsia="en-CA"/>
            </w:rPr>
          </w:pPr>
          <w:ins w:id="33"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"_Toc478070503"</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Url of the website</w:t>
            </w:r>
            <w:r>
              <w:rPr>
                <w:noProof/>
                <w:webHidden/>
              </w:rPr>
              <w:tab/>
            </w:r>
            <w:r>
              <w:rPr>
                <w:noProof/>
                <w:webHidden/>
              </w:rPr>
              <w:fldChar w:fldCharType="begin"/>
            </w:r>
            <w:r>
              <w:rPr>
                <w:noProof/>
                <w:webHidden/>
              </w:rPr>
              <w:instrText xml:space="preserve"> PAGEREF _Toc478070503 \h </w:instrText>
            </w:r>
            <w:r>
              <w:rPr>
                <w:noProof/>
                <w:webHidden/>
              </w:rPr>
            </w:r>
          </w:ins>
          <w:r>
            <w:rPr>
              <w:noProof/>
              <w:webHidden/>
            </w:rPr>
            <w:fldChar w:fldCharType="separate"/>
          </w:r>
          <w:ins w:id="34" w:author="Prabhvir Saran [2]" w:date="2017-03-23T22:12:00Z">
            <w:r>
              <w:rPr>
                <w:noProof/>
                <w:webHidden/>
              </w:rPr>
              <w:t>2</w:t>
            </w:r>
            <w:r>
              <w:rPr>
                <w:noProof/>
                <w:webHidden/>
              </w:rPr>
              <w:fldChar w:fldCharType="end"/>
            </w:r>
            <w:r w:rsidRPr="00CD3774">
              <w:rPr>
                <w:rStyle w:val="Hyperlink"/>
                <w:noProof/>
              </w:rPr>
              <w:fldChar w:fldCharType="end"/>
            </w:r>
          </w:ins>
        </w:p>
        <w:p w14:paraId="2A186D8F" w14:textId="219ABD98" w:rsidR="00BE19B9" w:rsidRDefault="00BE19B9">
          <w:pPr>
            <w:pStyle w:val="TOC2"/>
            <w:tabs>
              <w:tab w:val="right" w:leader="dot" w:pos="9350"/>
            </w:tabs>
            <w:rPr>
              <w:ins w:id="35" w:author="Prabhvir Saran [2]" w:date="2017-03-23T22:12:00Z"/>
              <w:rFonts w:eastAsiaTheme="minorEastAsia"/>
              <w:noProof/>
              <w:lang w:val="en-CA" w:eastAsia="en-CA"/>
            </w:rPr>
          </w:pPr>
          <w:ins w:id="36"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"_Toc478070504"</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List of all the items completed</w:t>
            </w:r>
            <w:r>
              <w:rPr>
                <w:noProof/>
                <w:webHidden/>
              </w:rPr>
              <w:tab/>
            </w:r>
            <w:r>
              <w:rPr>
                <w:noProof/>
                <w:webHidden/>
              </w:rPr>
              <w:fldChar w:fldCharType="begin"/>
            </w:r>
            <w:r>
              <w:rPr>
                <w:noProof/>
                <w:webHidden/>
              </w:rPr>
              <w:instrText xml:space="preserve"> PAGEREF _Toc478070504 \h </w:instrText>
            </w:r>
            <w:r>
              <w:rPr>
                <w:noProof/>
                <w:webHidden/>
              </w:rPr>
            </w:r>
          </w:ins>
          <w:r>
            <w:rPr>
              <w:noProof/>
              <w:webHidden/>
            </w:rPr>
            <w:fldChar w:fldCharType="separate"/>
          </w:r>
          <w:ins w:id="37" w:author="Prabhvir Saran [2]" w:date="2017-03-23T22:12:00Z">
            <w:r>
              <w:rPr>
                <w:noProof/>
                <w:webHidden/>
              </w:rPr>
              <w:t>2</w:t>
            </w:r>
            <w:r>
              <w:rPr>
                <w:noProof/>
                <w:webHidden/>
              </w:rPr>
              <w:fldChar w:fldCharType="end"/>
            </w:r>
            <w:r w:rsidRPr="00CD3774">
              <w:rPr>
                <w:rStyle w:val="Hyperlink"/>
                <w:noProof/>
              </w:rPr>
              <w:fldChar w:fldCharType="end"/>
            </w:r>
          </w:ins>
        </w:p>
        <w:p w14:paraId="062FC884" w14:textId="7FC1D82E" w:rsidR="00BE19B9" w:rsidRDefault="00BE19B9">
          <w:pPr>
            <w:pStyle w:val="TOC2"/>
            <w:tabs>
              <w:tab w:val="right" w:leader="dot" w:pos="9350"/>
            </w:tabs>
            <w:rPr>
              <w:ins w:id="38" w:author="Prabhvir Saran [2]" w:date="2017-03-23T22:12:00Z"/>
              <w:rFonts w:eastAsiaTheme="minorEastAsia"/>
              <w:noProof/>
              <w:lang w:val="en-CA" w:eastAsia="en-CA"/>
            </w:rPr>
          </w:pPr>
          <w:ins w:id="39"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"_Toc478070505"</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Additional work/Changes</w:t>
            </w:r>
            <w:r>
              <w:rPr>
                <w:noProof/>
                <w:webHidden/>
              </w:rPr>
              <w:tab/>
            </w:r>
            <w:r>
              <w:rPr>
                <w:noProof/>
                <w:webHidden/>
              </w:rPr>
              <w:fldChar w:fldCharType="begin"/>
            </w:r>
            <w:r>
              <w:rPr>
                <w:noProof/>
                <w:webHidden/>
              </w:rPr>
              <w:instrText xml:space="preserve"> PAGEREF _Toc478070505 \h </w:instrText>
            </w:r>
            <w:r>
              <w:rPr>
                <w:noProof/>
                <w:webHidden/>
              </w:rPr>
            </w:r>
          </w:ins>
          <w:r>
            <w:rPr>
              <w:noProof/>
              <w:webHidden/>
            </w:rPr>
            <w:fldChar w:fldCharType="separate"/>
          </w:r>
          <w:ins w:id="40" w:author="Prabhvir Saran [2]" w:date="2017-03-23T22:12:00Z">
            <w:r>
              <w:rPr>
                <w:noProof/>
                <w:webHidden/>
              </w:rPr>
              <w:t>2</w:t>
            </w:r>
            <w:r>
              <w:rPr>
                <w:noProof/>
                <w:webHidden/>
              </w:rPr>
              <w:fldChar w:fldCharType="end"/>
            </w:r>
            <w:r w:rsidRPr="00CD3774">
              <w:rPr>
                <w:rStyle w:val="Hyperlink"/>
                <w:noProof/>
              </w:rPr>
              <w:fldChar w:fldCharType="end"/>
            </w:r>
          </w:ins>
        </w:p>
        <w:p w14:paraId="722C20F4" w14:textId="445A60FD" w:rsidR="00BE19B9" w:rsidRDefault="00BE19B9">
          <w:pPr>
            <w:pStyle w:val="TOC2"/>
            <w:tabs>
              <w:tab w:val="right" w:leader="dot" w:pos="9350"/>
            </w:tabs>
            <w:rPr>
              <w:ins w:id="41" w:author="Prabhvir Saran [2]" w:date="2017-03-23T22:12:00Z"/>
              <w:rFonts w:eastAsiaTheme="minorEastAsia"/>
              <w:noProof/>
              <w:lang w:val="en-CA" w:eastAsia="en-CA"/>
            </w:rPr>
          </w:pPr>
          <w:ins w:id="42"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"_Toc478070506"</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1. Defining validation requirements</w:t>
            </w:r>
            <w:r>
              <w:rPr>
                <w:noProof/>
                <w:webHidden/>
              </w:rPr>
              <w:tab/>
            </w:r>
            <w:r>
              <w:rPr>
                <w:noProof/>
                <w:webHidden/>
              </w:rPr>
              <w:fldChar w:fldCharType="begin"/>
            </w:r>
            <w:r>
              <w:rPr>
                <w:noProof/>
                <w:webHidden/>
              </w:rPr>
              <w:instrText xml:space="preserve"> PAGEREF _Toc478070506 \h </w:instrText>
            </w:r>
            <w:r>
              <w:rPr>
                <w:noProof/>
                <w:webHidden/>
              </w:rPr>
            </w:r>
          </w:ins>
          <w:r>
            <w:rPr>
              <w:noProof/>
              <w:webHidden/>
            </w:rPr>
            <w:fldChar w:fldCharType="separate"/>
          </w:r>
          <w:ins w:id="43" w:author="Prabhvir Saran [2]" w:date="2017-03-23T22:12:00Z">
            <w:r>
              <w:rPr>
                <w:noProof/>
                <w:webHidden/>
              </w:rPr>
              <w:t>2</w:t>
            </w:r>
            <w:r>
              <w:rPr>
                <w:noProof/>
                <w:webHidden/>
              </w:rPr>
              <w:fldChar w:fldCharType="end"/>
            </w:r>
            <w:r w:rsidRPr="00CD3774">
              <w:rPr>
                <w:rStyle w:val="Hyperlink"/>
                <w:noProof/>
              </w:rPr>
              <w:fldChar w:fldCharType="end"/>
            </w:r>
          </w:ins>
        </w:p>
        <w:p w14:paraId="21F928E7" w14:textId="7E60DC3D" w:rsidR="00BE19B9" w:rsidRDefault="00BE19B9">
          <w:pPr>
            <w:pStyle w:val="TOC2"/>
            <w:tabs>
              <w:tab w:val="right" w:leader="dot" w:pos="9350"/>
            </w:tabs>
            <w:rPr>
              <w:ins w:id="44" w:author="Prabhvir Saran [2]" w:date="2017-03-23T22:12:00Z"/>
              <w:rFonts w:eastAsiaTheme="minorEastAsia"/>
              <w:noProof/>
              <w:lang w:val="en-CA" w:eastAsia="en-CA"/>
            </w:rPr>
          </w:pPr>
          <w:ins w:id="45"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"_Toc478070507"</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2. Implement validation requirements</w:t>
            </w:r>
            <w:r>
              <w:rPr>
                <w:noProof/>
                <w:webHidden/>
              </w:rPr>
              <w:tab/>
            </w:r>
            <w:r>
              <w:rPr>
                <w:noProof/>
                <w:webHidden/>
              </w:rPr>
              <w:fldChar w:fldCharType="begin"/>
            </w:r>
            <w:r>
              <w:rPr>
                <w:noProof/>
                <w:webHidden/>
              </w:rPr>
              <w:instrText xml:space="preserve"> PAGEREF _Toc478070507 \h </w:instrText>
            </w:r>
            <w:r>
              <w:rPr>
                <w:noProof/>
                <w:webHidden/>
              </w:rPr>
            </w:r>
          </w:ins>
          <w:r>
            <w:rPr>
              <w:noProof/>
              <w:webHidden/>
            </w:rPr>
            <w:fldChar w:fldCharType="separate"/>
          </w:r>
          <w:ins w:id="46" w:author="Prabhvir Saran [2]" w:date="2017-03-23T22:12:00Z">
            <w:r>
              <w:rPr>
                <w:noProof/>
                <w:webHidden/>
              </w:rPr>
              <w:t>3</w:t>
            </w:r>
            <w:r>
              <w:rPr>
                <w:noProof/>
                <w:webHidden/>
              </w:rPr>
              <w:fldChar w:fldCharType="end"/>
            </w:r>
            <w:r w:rsidRPr="00CD3774">
              <w:rPr>
                <w:rStyle w:val="Hyperlink"/>
                <w:noProof/>
              </w:rPr>
              <w:fldChar w:fldCharType="end"/>
            </w:r>
          </w:ins>
        </w:p>
        <w:p w14:paraId="6EA2EDEC" w14:textId="062E4EC8" w:rsidR="00BE19B9" w:rsidRDefault="00BE19B9">
          <w:pPr>
            <w:pStyle w:val="TOC2"/>
            <w:tabs>
              <w:tab w:val="right" w:leader="dot" w:pos="9350"/>
            </w:tabs>
            <w:rPr>
              <w:ins w:id="47" w:author="Prabhvir Saran [2]" w:date="2017-03-23T22:12:00Z"/>
              <w:rFonts w:eastAsiaTheme="minorEastAsia"/>
              <w:noProof/>
              <w:lang w:val="en-CA" w:eastAsia="en-CA"/>
            </w:rPr>
          </w:pPr>
          <w:ins w:id="48"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"_Toc478070508"</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3. Test form</w:t>
            </w:r>
            <w:r>
              <w:rPr>
                <w:noProof/>
                <w:webHidden/>
              </w:rPr>
              <w:tab/>
            </w:r>
            <w:r>
              <w:rPr>
                <w:noProof/>
                <w:webHidden/>
              </w:rPr>
              <w:fldChar w:fldCharType="begin"/>
            </w:r>
            <w:r>
              <w:rPr>
                <w:noProof/>
                <w:webHidden/>
              </w:rPr>
              <w:instrText xml:space="preserve"> PAGEREF _Toc478070508 \h </w:instrText>
            </w:r>
            <w:r>
              <w:rPr>
                <w:noProof/>
                <w:webHidden/>
              </w:rPr>
            </w:r>
          </w:ins>
          <w:r>
            <w:rPr>
              <w:noProof/>
              <w:webHidden/>
            </w:rPr>
            <w:fldChar w:fldCharType="separate"/>
          </w:r>
          <w:ins w:id="49" w:author="Prabhvir Saran [2]" w:date="2017-03-23T22:12:00Z">
            <w:r>
              <w:rPr>
                <w:noProof/>
                <w:webHidden/>
              </w:rPr>
              <w:t>3</w:t>
            </w:r>
            <w:r>
              <w:rPr>
                <w:noProof/>
                <w:webHidden/>
              </w:rPr>
              <w:fldChar w:fldCharType="end"/>
            </w:r>
            <w:r w:rsidRPr="00CD3774">
              <w:rPr>
                <w:rStyle w:val="Hyperlink"/>
                <w:noProof/>
              </w:rPr>
              <w:fldChar w:fldCharType="end"/>
            </w:r>
          </w:ins>
        </w:p>
        <w:p w14:paraId="7B8E65ED" w14:textId="244AF04A" w:rsidR="00BE19B9" w:rsidRDefault="00BE19B9">
          <w:pPr>
            <w:pStyle w:val="TOC2"/>
            <w:tabs>
              <w:tab w:val="right" w:leader="dot" w:pos="9350"/>
            </w:tabs>
            <w:rPr>
              <w:ins w:id="50" w:author="Prabhvir Saran [2]" w:date="2017-03-23T22:12:00Z"/>
              <w:rFonts w:eastAsiaTheme="minorEastAsia"/>
              <w:noProof/>
              <w:lang w:val="en-CA" w:eastAsia="en-CA"/>
            </w:rPr>
          </w:pPr>
          <w:ins w:id="51"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"_Toc478070509"</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4. Javascript or jquery third party widget</w:t>
            </w:r>
            <w:r>
              <w:rPr>
                <w:noProof/>
                <w:webHidden/>
              </w:rPr>
              <w:tab/>
            </w:r>
            <w:r>
              <w:rPr>
                <w:noProof/>
                <w:webHidden/>
              </w:rPr>
              <w:fldChar w:fldCharType="begin"/>
            </w:r>
            <w:r>
              <w:rPr>
                <w:noProof/>
                <w:webHidden/>
              </w:rPr>
              <w:instrText xml:space="preserve"> PAGEREF _Toc478070509 \h </w:instrText>
            </w:r>
            <w:r>
              <w:rPr>
                <w:noProof/>
                <w:webHidden/>
              </w:rPr>
            </w:r>
          </w:ins>
          <w:r>
            <w:rPr>
              <w:noProof/>
              <w:webHidden/>
            </w:rPr>
            <w:fldChar w:fldCharType="separate"/>
          </w:r>
          <w:ins w:id="52" w:author="Prabhvir Saran [2]" w:date="2017-03-23T22:12:00Z">
            <w:r>
              <w:rPr>
                <w:noProof/>
                <w:webHidden/>
              </w:rPr>
              <w:t>3</w:t>
            </w:r>
            <w:r>
              <w:rPr>
                <w:noProof/>
                <w:webHidden/>
              </w:rPr>
              <w:fldChar w:fldCharType="end"/>
            </w:r>
            <w:r w:rsidRPr="00CD3774">
              <w:rPr>
                <w:rStyle w:val="Hyperlink"/>
                <w:noProof/>
              </w:rPr>
              <w:fldChar w:fldCharType="end"/>
            </w:r>
          </w:ins>
        </w:p>
        <w:p w14:paraId="20E92438" w14:textId="25CED576" w:rsidR="00BE19B9" w:rsidRDefault="00BE19B9">
          <w:pPr>
            <w:pStyle w:val="TOC2"/>
            <w:tabs>
              <w:tab w:val="right" w:leader="dot" w:pos="9350"/>
            </w:tabs>
            <w:rPr>
              <w:ins w:id="53" w:author="Prabhvir Saran [2]" w:date="2017-03-23T22:12:00Z"/>
              <w:rFonts w:eastAsiaTheme="minorEastAsia"/>
              <w:noProof/>
              <w:lang w:val="en-CA" w:eastAsia="en-CA"/>
            </w:rPr>
          </w:pPr>
          <w:ins w:id="54"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"_Toc478070510"</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5. Testing with JavaScript disabled</w:t>
            </w:r>
            <w:r>
              <w:rPr>
                <w:noProof/>
                <w:webHidden/>
              </w:rPr>
              <w:tab/>
            </w:r>
            <w:r>
              <w:rPr>
                <w:noProof/>
                <w:webHidden/>
              </w:rPr>
              <w:fldChar w:fldCharType="begin"/>
            </w:r>
            <w:r>
              <w:rPr>
                <w:noProof/>
                <w:webHidden/>
              </w:rPr>
              <w:instrText xml:space="preserve"> PAGEREF _Toc478070510 \h </w:instrText>
            </w:r>
            <w:r>
              <w:rPr>
                <w:noProof/>
                <w:webHidden/>
              </w:rPr>
            </w:r>
          </w:ins>
          <w:r>
            <w:rPr>
              <w:noProof/>
              <w:webHidden/>
            </w:rPr>
            <w:fldChar w:fldCharType="separate"/>
          </w:r>
          <w:ins w:id="55" w:author="Prabhvir Saran [2]" w:date="2017-03-23T22:12:00Z">
            <w:r>
              <w:rPr>
                <w:noProof/>
                <w:webHidden/>
              </w:rPr>
              <w:t>3</w:t>
            </w:r>
            <w:r>
              <w:rPr>
                <w:noProof/>
                <w:webHidden/>
              </w:rPr>
              <w:fldChar w:fldCharType="end"/>
            </w:r>
            <w:r w:rsidRPr="00CD3774">
              <w:rPr>
                <w:rStyle w:val="Hyperlink"/>
                <w:noProof/>
              </w:rPr>
              <w:fldChar w:fldCharType="end"/>
            </w:r>
          </w:ins>
        </w:p>
        <w:p w14:paraId="2B1F3A35" w14:textId="24D53607" w:rsidR="00BE19B9" w:rsidRDefault="00BE19B9">
          <w:pPr>
            <w:pStyle w:val="TOC2"/>
            <w:tabs>
              <w:tab w:val="right" w:leader="dot" w:pos="9350"/>
            </w:tabs>
            <w:rPr>
              <w:ins w:id="56" w:author="Prabhvir Saran [2]" w:date="2017-03-23T22:12:00Z"/>
              <w:rFonts w:eastAsiaTheme="minorEastAsia"/>
              <w:noProof/>
              <w:lang w:val="en-CA" w:eastAsia="en-CA"/>
            </w:rPr>
          </w:pPr>
          <w:ins w:id="57"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"_Toc478070511"</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6. Publish site and test</w:t>
            </w:r>
            <w:r>
              <w:rPr>
                <w:noProof/>
                <w:webHidden/>
              </w:rPr>
              <w:tab/>
            </w:r>
            <w:r>
              <w:rPr>
                <w:noProof/>
                <w:webHidden/>
              </w:rPr>
              <w:fldChar w:fldCharType="begin"/>
            </w:r>
            <w:r>
              <w:rPr>
                <w:noProof/>
                <w:webHidden/>
              </w:rPr>
              <w:instrText xml:space="preserve"> PAGEREF _Toc478070511 \h </w:instrText>
            </w:r>
            <w:r>
              <w:rPr>
                <w:noProof/>
                <w:webHidden/>
              </w:rPr>
            </w:r>
          </w:ins>
          <w:r>
            <w:rPr>
              <w:noProof/>
              <w:webHidden/>
            </w:rPr>
            <w:fldChar w:fldCharType="separate"/>
          </w:r>
          <w:ins w:id="58" w:author="Prabhvir Saran [2]" w:date="2017-03-23T22:12:00Z">
            <w:r>
              <w:rPr>
                <w:noProof/>
                <w:webHidden/>
              </w:rPr>
              <w:t>3</w:t>
            </w:r>
            <w:r>
              <w:rPr>
                <w:noProof/>
                <w:webHidden/>
              </w:rPr>
              <w:fldChar w:fldCharType="end"/>
            </w:r>
            <w:r w:rsidRPr="00CD3774">
              <w:rPr>
                <w:rStyle w:val="Hyperlink"/>
                <w:noProof/>
              </w:rPr>
              <w:fldChar w:fldCharType="end"/>
            </w:r>
          </w:ins>
        </w:p>
        <w:p w14:paraId="6808D021" w14:textId="55036DAA" w:rsidR="00BE19B9" w:rsidRDefault="00BE19B9">
          <w:pPr>
            <w:pStyle w:val="TOC1"/>
            <w:tabs>
              <w:tab w:val="right" w:leader="dot" w:pos="9350"/>
            </w:tabs>
            <w:rPr>
              <w:ins w:id="59" w:author="Prabhvir Saran [2]" w:date="2017-03-23T22:12:00Z"/>
              <w:rFonts w:eastAsiaTheme="minorEastAsia"/>
              <w:noProof/>
              <w:lang w:val="en-CA" w:eastAsia="en-CA"/>
            </w:rPr>
          </w:pPr>
          <w:ins w:id="60"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"_Toc478070512"</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Appendix 3</w:t>
            </w:r>
            <w:r>
              <w:rPr>
                <w:noProof/>
                <w:webHidden/>
              </w:rPr>
              <w:tab/>
            </w:r>
            <w:r>
              <w:rPr>
                <w:noProof/>
                <w:webHidden/>
              </w:rPr>
              <w:fldChar w:fldCharType="begin"/>
            </w:r>
            <w:r>
              <w:rPr>
                <w:noProof/>
                <w:webHidden/>
              </w:rPr>
              <w:instrText xml:space="preserve"> PAGEREF _Toc478070512 \h </w:instrText>
            </w:r>
            <w:r>
              <w:rPr>
                <w:noProof/>
                <w:webHidden/>
              </w:rPr>
            </w:r>
          </w:ins>
          <w:r>
            <w:rPr>
              <w:noProof/>
              <w:webHidden/>
            </w:rPr>
            <w:fldChar w:fldCharType="separate"/>
          </w:r>
          <w:ins w:id="61" w:author="Prabhvir Saran [2]" w:date="2017-03-23T22:12:00Z">
            <w:r>
              <w:rPr>
                <w:noProof/>
                <w:webHidden/>
              </w:rPr>
              <w:t>4</w:t>
            </w:r>
            <w:r>
              <w:rPr>
                <w:noProof/>
                <w:webHidden/>
              </w:rPr>
              <w:fldChar w:fldCharType="end"/>
            </w:r>
            <w:r w:rsidRPr="00CD3774">
              <w:rPr>
                <w:rStyle w:val="Hyperlink"/>
                <w:noProof/>
              </w:rPr>
              <w:fldChar w:fldCharType="end"/>
            </w:r>
          </w:ins>
        </w:p>
        <w:p w14:paraId="352569C4" w14:textId="076DD5B6" w:rsidR="00BE19B9" w:rsidRDefault="00BE19B9">
          <w:pPr>
            <w:pStyle w:val="TOC1"/>
            <w:tabs>
              <w:tab w:val="right" w:leader="dot" w:pos="9350"/>
            </w:tabs>
            <w:rPr>
              <w:ins w:id="62" w:author="Prabhvir Saran [2]" w:date="2017-03-23T22:12:00Z"/>
              <w:rFonts w:eastAsiaTheme="minorEastAsia"/>
              <w:noProof/>
              <w:lang w:val="en-CA" w:eastAsia="en-CA"/>
            </w:rPr>
          </w:pPr>
          <w:ins w:id="63"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"_Toc478070513"</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_Toc478070513 \h </w:instrText>
            </w:r>
            <w:r>
              <w:rPr>
                <w:noProof/>
                <w:webHidden/>
              </w:rPr>
            </w:r>
          </w:ins>
          <w:r>
            <w:rPr>
              <w:noProof/>
              <w:webHidden/>
            </w:rPr>
            <w:fldChar w:fldCharType="separate"/>
          </w:r>
          <w:ins w:id="64" w:author="Prabhvir Saran [2]" w:date="2017-03-23T22:12:00Z">
            <w:r>
              <w:rPr>
                <w:noProof/>
                <w:webHidden/>
              </w:rPr>
              <w:t>4</w:t>
            </w:r>
            <w:r>
              <w:rPr>
                <w:noProof/>
                <w:webHidden/>
              </w:rPr>
              <w:fldChar w:fldCharType="end"/>
            </w:r>
            <w:r w:rsidRPr="00CD3774">
              <w:rPr>
                <w:rStyle w:val="Hyperlink"/>
                <w:noProof/>
              </w:rPr>
              <w:fldChar w:fldCharType="end"/>
            </w:r>
          </w:ins>
        </w:p>
        <w:p w14:paraId="77574DA1" w14:textId="1870E632" w:rsidR="00BE19B9" w:rsidRDefault="00BE19B9">
          <w:pPr>
            <w:pStyle w:val="TOC2"/>
            <w:tabs>
              <w:tab w:val="right" w:leader="dot" w:pos="9350"/>
            </w:tabs>
            <w:rPr>
              <w:ins w:id="65" w:author="Prabhvir Saran [2]" w:date="2017-03-23T22:12:00Z"/>
              <w:rFonts w:eastAsiaTheme="minorEastAsia"/>
              <w:noProof/>
              <w:lang w:val="en-CA" w:eastAsia="en-CA"/>
            </w:rPr>
          </w:pPr>
          <w:ins w:id="66"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"_Toc478070514"</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Url of the prototype website</w:t>
            </w:r>
            <w:r>
              <w:rPr>
                <w:noProof/>
                <w:webHidden/>
              </w:rPr>
              <w:tab/>
            </w:r>
            <w:r>
              <w:rPr>
                <w:noProof/>
                <w:webHidden/>
              </w:rPr>
              <w:fldChar w:fldCharType="begin"/>
            </w:r>
            <w:r>
              <w:rPr>
                <w:noProof/>
                <w:webHidden/>
              </w:rPr>
              <w:instrText xml:space="preserve"> PAGEREF _Toc478070514 \h </w:instrText>
            </w:r>
            <w:r>
              <w:rPr>
                <w:noProof/>
                <w:webHidden/>
              </w:rPr>
            </w:r>
          </w:ins>
          <w:r>
            <w:rPr>
              <w:noProof/>
              <w:webHidden/>
            </w:rPr>
            <w:fldChar w:fldCharType="separate"/>
          </w:r>
          <w:ins w:id="67" w:author="Prabhvir Saran [2]" w:date="2017-03-23T22:12:00Z">
            <w:r>
              <w:rPr>
                <w:noProof/>
                <w:webHidden/>
              </w:rPr>
              <w:t>4</w:t>
            </w:r>
            <w:r>
              <w:rPr>
                <w:noProof/>
                <w:webHidden/>
              </w:rPr>
              <w:fldChar w:fldCharType="end"/>
            </w:r>
            <w:r w:rsidRPr="00CD3774">
              <w:rPr>
                <w:rStyle w:val="Hyperlink"/>
                <w:noProof/>
              </w:rPr>
              <w:fldChar w:fldCharType="end"/>
            </w:r>
          </w:ins>
        </w:p>
        <w:p w14:paraId="6B4A19FD" w14:textId="23D6C792" w:rsidR="00BE19B9" w:rsidRDefault="00BE19B9">
          <w:pPr>
            <w:pStyle w:val="TOC2"/>
            <w:tabs>
              <w:tab w:val="right" w:leader="dot" w:pos="9350"/>
            </w:tabs>
            <w:rPr>
              <w:ins w:id="68" w:author="Prabhvir Saran [2]" w:date="2017-03-23T22:12:00Z"/>
              <w:rFonts w:eastAsiaTheme="minorEastAsia"/>
              <w:noProof/>
              <w:lang w:val="en-CA" w:eastAsia="en-CA"/>
            </w:rPr>
          </w:pPr>
          <w:ins w:id="69"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"_Toc478070515"</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http://students.bcitdev.com/A00980505/G2/index.html</w:t>
            </w:r>
            <w:r>
              <w:rPr>
                <w:noProof/>
                <w:webHidden/>
              </w:rPr>
              <w:tab/>
            </w:r>
            <w:r>
              <w:rPr>
                <w:noProof/>
                <w:webHidden/>
              </w:rPr>
              <w:fldChar w:fldCharType="begin"/>
            </w:r>
            <w:r>
              <w:rPr>
                <w:noProof/>
                <w:webHidden/>
              </w:rPr>
              <w:instrText xml:space="preserve"> PAGEREF _Toc478070515 \h </w:instrText>
            </w:r>
            <w:r>
              <w:rPr>
                <w:noProof/>
                <w:webHidden/>
              </w:rPr>
            </w:r>
          </w:ins>
          <w:r>
            <w:rPr>
              <w:noProof/>
              <w:webHidden/>
            </w:rPr>
            <w:fldChar w:fldCharType="separate"/>
          </w:r>
          <w:ins w:id="70" w:author="Prabhvir Saran [2]" w:date="2017-03-23T22:12:00Z">
            <w:r>
              <w:rPr>
                <w:noProof/>
                <w:webHidden/>
              </w:rPr>
              <w:t>4</w:t>
            </w:r>
            <w:r>
              <w:rPr>
                <w:noProof/>
                <w:webHidden/>
              </w:rPr>
              <w:fldChar w:fldCharType="end"/>
            </w:r>
            <w:r w:rsidRPr="00CD3774">
              <w:rPr>
                <w:rStyle w:val="Hyperlink"/>
                <w:noProof/>
              </w:rPr>
              <w:fldChar w:fldCharType="end"/>
            </w:r>
          </w:ins>
        </w:p>
        <w:p w14:paraId="14D3EC89" w14:textId="36F265FC" w:rsidR="00BE19B9" w:rsidRDefault="00BE19B9">
          <w:pPr>
            <w:pStyle w:val="TOC2"/>
            <w:tabs>
              <w:tab w:val="right" w:leader="dot" w:pos="9350"/>
            </w:tabs>
            <w:rPr>
              <w:ins w:id="71" w:author="Prabhvir Saran [2]" w:date="2017-03-23T22:12:00Z"/>
              <w:rFonts w:eastAsiaTheme="minorEastAsia"/>
              <w:noProof/>
              <w:lang w:val="en-CA" w:eastAsia="en-CA"/>
            </w:rPr>
          </w:pPr>
          <w:ins w:id="72"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"_Toc478070516"</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List of all the items completed</w:t>
            </w:r>
            <w:r>
              <w:rPr>
                <w:noProof/>
                <w:webHidden/>
              </w:rPr>
              <w:tab/>
            </w:r>
            <w:r>
              <w:rPr>
                <w:noProof/>
                <w:webHidden/>
              </w:rPr>
              <w:fldChar w:fldCharType="begin"/>
            </w:r>
            <w:r>
              <w:rPr>
                <w:noProof/>
                <w:webHidden/>
              </w:rPr>
              <w:instrText xml:space="preserve"> PAGEREF _Toc478070516 \h </w:instrText>
            </w:r>
            <w:r>
              <w:rPr>
                <w:noProof/>
                <w:webHidden/>
              </w:rPr>
            </w:r>
          </w:ins>
          <w:r>
            <w:rPr>
              <w:noProof/>
              <w:webHidden/>
            </w:rPr>
            <w:fldChar w:fldCharType="separate"/>
          </w:r>
          <w:ins w:id="73" w:author="Prabhvir Saran [2]" w:date="2017-03-23T22:12:00Z">
            <w:r>
              <w:rPr>
                <w:noProof/>
                <w:webHidden/>
              </w:rPr>
              <w:t>4</w:t>
            </w:r>
            <w:r>
              <w:rPr>
                <w:noProof/>
                <w:webHidden/>
              </w:rPr>
              <w:fldChar w:fldCharType="end"/>
            </w:r>
            <w:r w:rsidRPr="00CD3774">
              <w:rPr>
                <w:rStyle w:val="Hyperlink"/>
                <w:noProof/>
              </w:rPr>
              <w:fldChar w:fldCharType="end"/>
            </w:r>
          </w:ins>
        </w:p>
        <w:p w14:paraId="2125ED5B" w14:textId="73313F6E" w:rsidR="00BE19B9" w:rsidRDefault="00BE19B9">
          <w:pPr>
            <w:pStyle w:val="TOC2"/>
            <w:tabs>
              <w:tab w:val="right" w:leader="dot" w:pos="9350"/>
            </w:tabs>
            <w:rPr>
              <w:ins w:id="74" w:author="Prabhvir Saran [2]" w:date="2017-03-23T22:12:00Z"/>
              <w:rFonts w:eastAsiaTheme="minorEastAsia"/>
              <w:noProof/>
              <w:lang w:val="en-CA" w:eastAsia="en-CA"/>
            </w:rPr>
          </w:pPr>
          <w:ins w:id="75"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"_Toc478070517"</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Additional work/Issues/Changes</w:t>
            </w:r>
            <w:r>
              <w:rPr>
                <w:noProof/>
                <w:webHidden/>
              </w:rPr>
              <w:tab/>
            </w:r>
            <w:r>
              <w:rPr>
                <w:noProof/>
                <w:webHidden/>
              </w:rPr>
              <w:fldChar w:fldCharType="begin"/>
            </w:r>
            <w:r>
              <w:rPr>
                <w:noProof/>
                <w:webHidden/>
              </w:rPr>
              <w:instrText xml:space="preserve"> PAGEREF _Toc478070517 \h </w:instrText>
            </w:r>
            <w:r>
              <w:rPr>
                <w:noProof/>
                <w:webHidden/>
              </w:rPr>
            </w:r>
          </w:ins>
          <w:r>
            <w:rPr>
              <w:noProof/>
              <w:webHidden/>
            </w:rPr>
            <w:fldChar w:fldCharType="separate"/>
          </w:r>
          <w:ins w:id="76" w:author="Prabhvir Saran [2]" w:date="2017-03-23T22:12:00Z">
            <w:r>
              <w:rPr>
                <w:noProof/>
                <w:webHidden/>
              </w:rPr>
              <w:t>4</w:t>
            </w:r>
            <w:r>
              <w:rPr>
                <w:noProof/>
                <w:webHidden/>
              </w:rPr>
              <w:fldChar w:fldCharType="end"/>
            </w:r>
            <w:r w:rsidRPr="00CD3774">
              <w:rPr>
                <w:rStyle w:val="Hyperlink"/>
                <w:noProof/>
              </w:rPr>
              <w:fldChar w:fldCharType="end"/>
            </w:r>
          </w:ins>
        </w:p>
        <w:p w14:paraId="470F8EA1" w14:textId="218BBFCB" w:rsidR="00BE19B9" w:rsidRDefault="00BE19B9">
          <w:pPr>
            <w:pStyle w:val="TOC2"/>
            <w:tabs>
              <w:tab w:val="right" w:leader="dot" w:pos="9350"/>
            </w:tabs>
            <w:rPr>
              <w:ins w:id="77" w:author="Prabhvir Saran [2]" w:date="2017-03-23T22:12:00Z"/>
              <w:rFonts w:eastAsiaTheme="minorEastAsia"/>
              <w:noProof/>
              <w:lang w:val="en-CA" w:eastAsia="en-CA"/>
            </w:rPr>
          </w:pPr>
          <w:ins w:id="78"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"_Toc478070518"</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Documentation of Work</w:t>
            </w:r>
            <w:r>
              <w:rPr>
                <w:noProof/>
                <w:webHidden/>
              </w:rPr>
              <w:tab/>
            </w:r>
            <w:r>
              <w:rPr>
                <w:noProof/>
                <w:webHidden/>
              </w:rPr>
              <w:fldChar w:fldCharType="begin"/>
            </w:r>
            <w:r>
              <w:rPr>
                <w:noProof/>
                <w:webHidden/>
              </w:rPr>
              <w:instrText xml:space="preserve"> PAGEREF _Toc478070518 \h </w:instrText>
            </w:r>
            <w:r>
              <w:rPr>
                <w:noProof/>
                <w:webHidden/>
              </w:rPr>
            </w:r>
          </w:ins>
          <w:r>
            <w:rPr>
              <w:noProof/>
              <w:webHidden/>
            </w:rPr>
            <w:fldChar w:fldCharType="separate"/>
          </w:r>
          <w:ins w:id="79" w:author="Prabhvir Saran [2]" w:date="2017-03-23T22:12:00Z">
            <w:r>
              <w:rPr>
                <w:noProof/>
                <w:webHidden/>
              </w:rPr>
              <w:t>4</w:t>
            </w:r>
            <w:r>
              <w:rPr>
                <w:noProof/>
                <w:webHidden/>
              </w:rPr>
              <w:fldChar w:fldCharType="end"/>
            </w:r>
            <w:r w:rsidRPr="00CD3774">
              <w:rPr>
                <w:rStyle w:val="Hyperlink"/>
                <w:noProof/>
              </w:rPr>
              <w:fldChar w:fldCharType="end"/>
            </w:r>
          </w:ins>
        </w:p>
        <w:p w14:paraId="3ADF96C6" w14:textId="56FC3679" w:rsidR="00BE19B9" w:rsidRDefault="00BE19B9">
          <w:pPr>
            <w:pStyle w:val="TOC2"/>
            <w:tabs>
              <w:tab w:val="right" w:leader="dot" w:pos="9350"/>
            </w:tabs>
            <w:rPr>
              <w:ins w:id="80" w:author="Prabhvir Saran [2]" w:date="2017-03-23T22:12:00Z"/>
              <w:rFonts w:eastAsiaTheme="minorEastAsia"/>
              <w:noProof/>
              <w:lang w:val="en-CA" w:eastAsia="en-CA"/>
            </w:rPr>
          </w:pPr>
          <w:ins w:id="81"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"_Toc478070519"</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A/B Testing</w:t>
            </w:r>
            <w:r>
              <w:rPr>
                <w:noProof/>
                <w:webHidden/>
              </w:rPr>
              <w:tab/>
            </w:r>
            <w:r>
              <w:rPr>
                <w:noProof/>
                <w:webHidden/>
              </w:rPr>
              <w:fldChar w:fldCharType="begin"/>
            </w:r>
            <w:r>
              <w:rPr>
                <w:noProof/>
                <w:webHidden/>
              </w:rPr>
              <w:instrText xml:space="preserve"> PAGEREF _Toc478070519 \h </w:instrText>
            </w:r>
            <w:r>
              <w:rPr>
                <w:noProof/>
                <w:webHidden/>
              </w:rPr>
            </w:r>
          </w:ins>
          <w:r>
            <w:rPr>
              <w:noProof/>
              <w:webHidden/>
            </w:rPr>
            <w:fldChar w:fldCharType="separate"/>
          </w:r>
          <w:ins w:id="82" w:author="Prabhvir Saran [2]" w:date="2017-03-23T22:12:00Z">
            <w:r>
              <w:rPr>
                <w:noProof/>
                <w:webHidden/>
              </w:rPr>
              <w:t>6</w:t>
            </w:r>
            <w:r>
              <w:rPr>
                <w:noProof/>
                <w:webHidden/>
              </w:rPr>
              <w:fldChar w:fldCharType="end"/>
            </w:r>
            <w:r w:rsidRPr="00CD3774">
              <w:rPr>
                <w:rStyle w:val="Hyperlink"/>
                <w:noProof/>
              </w:rPr>
              <w:fldChar w:fldCharType="end"/>
            </w:r>
          </w:ins>
        </w:p>
        <w:p w14:paraId="2EA7ED11" w14:textId="5D6BA13A" w:rsidR="00BE19B9" w:rsidRDefault="00BE19B9">
          <w:pPr>
            <w:pStyle w:val="TOC3"/>
            <w:tabs>
              <w:tab w:val="right" w:leader="dot" w:pos="9350"/>
            </w:tabs>
            <w:rPr>
              <w:ins w:id="83" w:author="Prabhvir Saran [2]" w:date="2017-03-23T22:12:00Z"/>
              <w:rFonts w:eastAsiaTheme="minorEastAsia"/>
              <w:noProof/>
              <w:lang w:val="en-CA" w:eastAsia="en-CA"/>
            </w:rPr>
          </w:pPr>
          <w:ins w:id="84"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"_Toc478070520"</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Test 1</w:t>
            </w:r>
            <w:r>
              <w:rPr>
                <w:noProof/>
                <w:webHidden/>
              </w:rPr>
              <w:tab/>
            </w:r>
            <w:r>
              <w:rPr>
                <w:noProof/>
                <w:webHidden/>
              </w:rPr>
              <w:fldChar w:fldCharType="begin"/>
            </w:r>
            <w:r>
              <w:rPr>
                <w:noProof/>
                <w:webHidden/>
              </w:rPr>
              <w:instrText xml:space="preserve"> PAGEREF _Toc478070520 \h </w:instrText>
            </w:r>
            <w:r>
              <w:rPr>
                <w:noProof/>
                <w:webHidden/>
              </w:rPr>
            </w:r>
          </w:ins>
          <w:r>
            <w:rPr>
              <w:noProof/>
              <w:webHidden/>
            </w:rPr>
            <w:fldChar w:fldCharType="separate"/>
          </w:r>
          <w:ins w:id="85" w:author="Prabhvir Saran [2]" w:date="2017-03-23T22:12:00Z">
            <w:r>
              <w:rPr>
                <w:noProof/>
                <w:webHidden/>
              </w:rPr>
              <w:t>6</w:t>
            </w:r>
            <w:r>
              <w:rPr>
                <w:noProof/>
                <w:webHidden/>
              </w:rPr>
              <w:fldChar w:fldCharType="end"/>
            </w:r>
            <w:r w:rsidRPr="00CD3774">
              <w:rPr>
                <w:rStyle w:val="Hyperlink"/>
                <w:noProof/>
              </w:rPr>
              <w:fldChar w:fldCharType="end"/>
            </w:r>
          </w:ins>
        </w:p>
        <w:p w14:paraId="7B3E756C" w14:textId="28077830" w:rsidR="00BE19B9" w:rsidRDefault="00BE19B9">
          <w:pPr>
            <w:pStyle w:val="TOC3"/>
            <w:tabs>
              <w:tab w:val="right" w:leader="dot" w:pos="9350"/>
            </w:tabs>
            <w:rPr>
              <w:ins w:id="86" w:author="Prabhvir Saran [2]" w:date="2017-03-23T22:12:00Z"/>
              <w:rFonts w:eastAsiaTheme="minorEastAsia"/>
              <w:noProof/>
              <w:lang w:val="en-CA" w:eastAsia="en-CA"/>
            </w:rPr>
          </w:pPr>
          <w:ins w:id="87"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"_Toc478070521"</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Test 2</w:t>
            </w:r>
            <w:r>
              <w:rPr>
                <w:noProof/>
                <w:webHidden/>
              </w:rPr>
              <w:tab/>
            </w:r>
            <w:r>
              <w:rPr>
                <w:noProof/>
                <w:webHidden/>
              </w:rPr>
              <w:fldChar w:fldCharType="begin"/>
            </w:r>
            <w:r>
              <w:rPr>
                <w:noProof/>
                <w:webHidden/>
              </w:rPr>
              <w:instrText xml:space="preserve"> PAGEREF _Toc478070521 \h </w:instrText>
            </w:r>
            <w:r>
              <w:rPr>
                <w:noProof/>
                <w:webHidden/>
              </w:rPr>
            </w:r>
          </w:ins>
          <w:r>
            <w:rPr>
              <w:noProof/>
              <w:webHidden/>
            </w:rPr>
            <w:fldChar w:fldCharType="separate"/>
          </w:r>
          <w:ins w:id="88" w:author="Prabhvir Saran [2]" w:date="2017-03-23T22:12:00Z">
            <w:r>
              <w:rPr>
                <w:noProof/>
                <w:webHidden/>
              </w:rPr>
              <w:t>7</w:t>
            </w:r>
            <w:r>
              <w:rPr>
                <w:noProof/>
                <w:webHidden/>
              </w:rPr>
              <w:fldChar w:fldCharType="end"/>
            </w:r>
            <w:r w:rsidRPr="00CD3774">
              <w:rPr>
                <w:rStyle w:val="Hyperlink"/>
                <w:noProof/>
              </w:rPr>
              <w:fldChar w:fldCharType="end"/>
            </w:r>
          </w:ins>
        </w:p>
        <w:p w14:paraId="262B9EAE" w14:textId="683DAA4C" w:rsidR="00BE19B9" w:rsidRDefault="00BE19B9">
          <w:pPr>
            <w:pStyle w:val="TOC1"/>
            <w:tabs>
              <w:tab w:val="right" w:leader="dot" w:pos="9350"/>
            </w:tabs>
            <w:rPr>
              <w:ins w:id="89" w:author="Prabhvir Saran [2]" w:date="2017-03-23T22:12:00Z"/>
              <w:rFonts w:eastAsiaTheme="minorEastAsia"/>
              <w:noProof/>
              <w:lang w:val="en-CA" w:eastAsia="en-CA"/>
            </w:rPr>
          </w:pPr>
          <w:ins w:id="90"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"_Toc478070522"</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Appendix 2</w:t>
            </w:r>
            <w:r>
              <w:rPr>
                <w:noProof/>
                <w:webHidden/>
              </w:rPr>
              <w:tab/>
            </w:r>
            <w:r>
              <w:rPr>
                <w:noProof/>
                <w:webHidden/>
              </w:rPr>
              <w:fldChar w:fldCharType="begin"/>
            </w:r>
            <w:r>
              <w:rPr>
                <w:noProof/>
                <w:webHidden/>
              </w:rPr>
              <w:instrText xml:space="preserve"> PAGEREF _Toc478070522 \h </w:instrText>
            </w:r>
            <w:r>
              <w:rPr>
                <w:noProof/>
                <w:webHidden/>
              </w:rPr>
            </w:r>
          </w:ins>
          <w:r>
            <w:rPr>
              <w:noProof/>
              <w:webHidden/>
            </w:rPr>
            <w:fldChar w:fldCharType="separate"/>
          </w:r>
          <w:ins w:id="91" w:author="Prabhvir Saran [2]" w:date="2017-03-23T22:12:00Z">
            <w:r>
              <w:rPr>
                <w:noProof/>
                <w:webHidden/>
              </w:rPr>
              <w:t>9</w:t>
            </w:r>
            <w:r>
              <w:rPr>
                <w:noProof/>
                <w:webHidden/>
              </w:rPr>
              <w:fldChar w:fldCharType="end"/>
            </w:r>
            <w:r w:rsidRPr="00CD3774">
              <w:rPr>
                <w:rStyle w:val="Hyperlink"/>
                <w:noProof/>
              </w:rPr>
              <w:fldChar w:fldCharType="end"/>
            </w:r>
          </w:ins>
        </w:p>
        <w:p w14:paraId="72734928" w14:textId="67E451EF" w:rsidR="00BE19B9" w:rsidRDefault="00BE19B9">
          <w:pPr>
            <w:pStyle w:val="TOC2"/>
            <w:tabs>
              <w:tab w:val="right" w:leader="dot" w:pos="9350"/>
            </w:tabs>
            <w:rPr>
              <w:ins w:id="92" w:author="Prabhvir Saran [2]" w:date="2017-03-23T22:12:00Z"/>
              <w:rFonts w:eastAsiaTheme="minorEastAsia"/>
              <w:noProof/>
              <w:lang w:val="en-CA" w:eastAsia="en-CA"/>
            </w:rPr>
          </w:pPr>
          <w:ins w:id="93"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"_Toc478070523"</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Milestone 2: Site Map and Page Design</w:t>
            </w:r>
            <w:r>
              <w:rPr>
                <w:noProof/>
                <w:webHidden/>
              </w:rPr>
              <w:tab/>
            </w:r>
            <w:r>
              <w:rPr>
                <w:noProof/>
                <w:webHidden/>
              </w:rPr>
              <w:fldChar w:fldCharType="begin"/>
            </w:r>
            <w:r>
              <w:rPr>
                <w:noProof/>
                <w:webHidden/>
              </w:rPr>
              <w:instrText xml:space="preserve"> PAGEREF _Toc478070523 \h </w:instrText>
            </w:r>
            <w:r>
              <w:rPr>
                <w:noProof/>
                <w:webHidden/>
              </w:rPr>
            </w:r>
          </w:ins>
          <w:r>
            <w:rPr>
              <w:noProof/>
              <w:webHidden/>
            </w:rPr>
            <w:fldChar w:fldCharType="separate"/>
          </w:r>
          <w:ins w:id="94" w:author="Prabhvir Saran [2]" w:date="2017-03-23T22:12:00Z">
            <w:r>
              <w:rPr>
                <w:noProof/>
                <w:webHidden/>
              </w:rPr>
              <w:t>9</w:t>
            </w:r>
            <w:r>
              <w:rPr>
                <w:noProof/>
                <w:webHidden/>
              </w:rPr>
              <w:fldChar w:fldCharType="end"/>
            </w:r>
            <w:r w:rsidRPr="00CD3774">
              <w:rPr>
                <w:rStyle w:val="Hyperlink"/>
                <w:noProof/>
              </w:rPr>
              <w:fldChar w:fldCharType="end"/>
            </w:r>
          </w:ins>
        </w:p>
        <w:p w14:paraId="4BCA7C77" w14:textId="65B4FE82" w:rsidR="00BE19B9" w:rsidRDefault="00BE19B9">
          <w:pPr>
            <w:pStyle w:val="TOC2"/>
            <w:tabs>
              <w:tab w:val="right" w:leader="dot" w:pos="9350"/>
            </w:tabs>
            <w:rPr>
              <w:ins w:id="95" w:author="Prabhvir Saran [2]" w:date="2017-03-23T22:12:00Z"/>
              <w:rFonts w:eastAsiaTheme="minorEastAsia"/>
              <w:noProof/>
              <w:lang w:val="en-CA" w:eastAsia="en-CA"/>
            </w:rPr>
          </w:pPr>
          <w:ins w:id="96"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"_Toc478070524"</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Sitemap</w:t>
            </w:r>
            <w:r>
              <w:rPr>
                <w:noProof/>
                <w:webHidden/>
              </w:rPr>
              <w:tab/>
            </w:r>
            <w:r>
              <w:rPr>
                <w:noProof/>
                <w:webHidden/>
              </w:rPr>
              <w:fldChar w:fldCharType="begin"/>
            </w:r>
            <w:r>
              <w:rPr>
                <w:noProof/>
                <w:webHidden/>
              </w:rPr>
              <w:instrText xml:space="preserve"> PAGEREF _Toc478070524 \h </w:instrText>
            </w:r>
            <w:r>
              <w:rPr>
                <w:noProof/>
                <w:webHidden/>
              </w:rPr>
            </w:r>
          </w:ins>
          <w:r>
            <w:rPr>
              <w:noProof/>
              <w:webHidden/>
            </w:rPr>
            <w:fldChar w:fldCharType="separate"/>
          </w:r>
          <w:ins w:id="97" w:author="Prabhvir Saran [2]" w:date="2017-03-23T22:12:00Z">
            <w:r>
              <w:rPr>
                <w:noProof/>
                <w:webHidden/>
              </w:rPr>
              <w:t>9</w:t>
            </w:r>
            <w:r>
              <w:rPr>
                <w:noProof/>
                <w:webHidden/>
              </w:rPr>
              <w:fldChar w:fldCharType="end"/>
            </w:r>
            <w:r w:rsidRPr="00CD3774">
              <w:rPr>
                <w:rStyle w:val="Hyperlink"/>
                <w:noProof/>
              </w:rPr>
              <w:fldChar w:fldCharType="end"/>
            </w:r>
          </w:ins>
        </w:p>
        <w:p w14:paraId="07B367D6" w14:textId="708BCA55" w:rsidR="00BE19B9" w:rsidRDefault="00BE19B9">
          <w:pPr>
            <w:pStyle w:val="TOC3"/>
            <w:tabs>
              <w:tab w:val="right" w:leader="dot" w:pos="9350"/>
            </w:tabs>
            <w:rPr>
              <w:ins w:id="98" w:author="Prabhvir Saran [2]" w:date="2017-03-23T22:12:00Z"/>
              <w:rFonts w:eastAsiaTheme="minorEastAsia"/>
              <w:noProof/>
              <w:lang w:val="en-CA" w:eastAsia="en-CA"/>
            </w:rPr>
          </w:pPr>
          <w:ins w:id="99"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"_Toc478070526"</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Site map explained</w:t>
            </w:r>
            <w:r>
              <w:rPr>
                <w:noProof/>
                <w:webHidden/>
              </w:rPr>
              <w:tab/>
            </w:r>
            <w:r>
              <w:rPr>
                <w:noProof/>
                <w:webHidden/>
              </w:rPr>
              <w:fldChar w:fldCharType="begin"/>
            </w:r>
            <w:r>
              <w:rPr>
                <w:noProof/>
                <w:webHidden/>
              </w:rPr>
              <w:instrText xml:space="preserve"> PAGEREF _Toc478070526 \h </w:instrText>
            </w:r>
            <w:r>
              <w:rPr>
                <w:noProof/>
                <w:webHidden/>
              </w:rPr>
            </w:r>
          </w:ins>
          <w:r>
            <w:rPr>
              <w:noProof/>
              <w:webHidden/>
            </w:rPr>
            <w:fldChar w:fldCharType="separate"/>
          </w:r>
          <w:ins w:id="100" w:author="Prabhvir Saran [2]" w:date="2017-03-23T22:12:00Z">
            <w:r>
              <w:rPr>
                <w:noProof/>
                <w:webHidden/>
              </w:rPr>
              <w:t>9</w:t>
            </w:r>
            <w:r>
              <w:rPr>
                <w:noProof/>
                <w:webHidden/>
              </w:rPr>
              <w:fldChar w:fldCharType="end"/>
            </w:r>
            <w:r w:rsidRPr="00CD3774">
              <w:rPr>
                <w:rStyle w:val="Hyperlink"/>
                <w:noProof/>
              </w:rPr>
              <w:fldChar w:fldCharType="end"/>
            </w:r>
          </w:ins>
        </w:p>
        <w:p w14:paraId="08A31E64" w14:textId="38B2BF12" w:rsidR="00BE19B9" w:rsidRDefault="00BE19B9">
          <w:pPr>
            <w:pStyle w:val="TOC2"/>
            <w:tabs>
              <w:tab w:val="right" w:leader="dot" w:pos="9350"/>
            </w:tabs>
            <w:rPr>
              <w:ins w:id="101" w:author="Prabhvir Saran [2]" w:date="2017-03-23T22:12:00Z"/>
              <w:rFonts w:eastAsiaTheme="minorEastAsia"/>
              <w:noProof/>
              <w:lang w:val="en-CA" w:eastAsia="en-CA"/>
            </w:rPr>
          </w:pPr>
          <w:ins w:id="102"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"_Toc478070527"</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Wireframe Page Layouts</w:t>
            </w:r>
            <w:r>
              <w:rPr>
                <w:noProof/>
                <w:webHidden/>
              </w:rPr>
              <w:tab/>
            </w:r>
            <w:r>
              <w:rPr>
                <w:noProof/>
                <w:webHidden/>
              </w:rPr>
              <w:fldChar w:fldCharType="begin"/>
            </w:r>
            <w:r>
              <w:rPr>
                <w:noProof/>
                <w:webHidden/>
              </w:rPr>
              <w:instrText xml:space="preserve"> PAGEREF _Toc478070527 \h </w:instrText>
            </w:r>
            <w:r>
              <w:rPr>
                <w:noProof/>
                <w:webHidden/>
              </w:rPr>
            </w:r>
          </w:ins>
          <w:r>
            <w:rPr>
              <w:noProof/>
              <w:webHidden/>
            </w:rPr>
            <w:fldChar w:fldCharType="separate"/>
          </w:r>
          <w:ins w:id="103" w:author="Prabhvir Saran [2]" w:date="2017-03-23T22:12:00Z">
            <w:r>
              <w:rPr>
                <w:noProof/>
                <w:webHidden/>
              </w:rPr>
              <w:t>11</w:t>
            </w:r>
            <w:r>
              <w:rPr>
                <w:noProof/>
                <w:webHidden/>
              </w:rPr>
              <w:fldChar w:fldCharType="end"/>
            </w:r>
            <w:r w:rsidRPr="00CD3774">
              <w:rPr>
                <w:rStyle w:val="Hyperlink"/>
                <w:noProof/>
              </w:rPr>
              <w:fldChar w:fldCharType="end"/>
            </w:r>
          </w:ins>
        </w:p>
        <w:p w14:paraId="74D184CB" w14:textId="3F8D21DC" w:rsidR="00BE19B9" w:rsidRDefault="00BE19B9">
          <w:pPr>
            <w:pStyle w:val="TOC2"/>
            <w:tabs>
              <w:tab w:val="right" w:leader="dot" w:pos="9350"/>
            </w:tabs>
            <w:rPr>
              <w:ins w:id="104" w:author="Prabhvir Saran [2]" w:date="2017-03-23T22:12:00Z"/>
              <w:rFonts w:eastAsiaTheme="minorEastAsia"/>
              <w:noProof/>
              <w:lang w:val="en-CA" w:eastAsia="en-CA"/>
            </w:rPr>
          </w:pPr>
          <w:ins w:id="105"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"_Toc478070528"</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Print Layouts</w:t>
            </w:r>
            <w:r>
              <w:rPr>
                <w:noProof/>
                <w:webHidden/>
              </w:rPr>
              <w:tab/>
            </w:r>
            <w:r>
              <w:rPr>
                <w:noProof/>
                <w:webHidden/>
              </w:rPr>
              <w:fldChar w:fldCharType="begin"/>
            </w:r>
            <w:r>
              <w:rPr>
                <w:noProof/>
                <w:webHidden/>
              </w:rPr>
              <w:instrText xml:space="preserve"> PAGEREF _Toc478070528 \h </w:instrText>
            </w:r>
            <w:r>
              <w:rPr>
                <w:noProof/>
                <w:webHidden/>
              </w:rPr>
            </w:r>
          </w:ins>
          <w:r>
            <w:rPr>
              <w:noProof/>
              <w:webHidden/>
            </w:rPr>
            <w:fldChar w:fldCharType="separate"/>
          </w:r>
          <w:ins w:id="106" w:author="Prabhvir Saran [2]" w:date="2017-03-23T22:12:00Z">
            <w:r>
              <w:rPr>
                <w:noProof/>
                <w:webHidden/>
              </w:rPr>
              <w:t>13</w:t>
            </w:r>
            <w:r>
              <w:rPr>
                <w:noProof/>
                <w:webHidden/>
              </w:rPr>
              <w:fldChar w:fldCharType="end"/>
            </w:r>
            <w:r w:rsidRPr="00CD3774">
              <w:rPr>
                <w:rStyle w:val="Hyperlink"/>
                <w:noProof/>
              </w:rPr>
              <w:fldChar w:fldCharType="end"/>
            </w:r>
          </w:ins>
        </w:p>
        <w:p w14:paraId="24E04EDE" w14:textId="143B6496" w:rsidR="00BE19B9" w:rsidRDefault="00BE19B9">
          <w:pPr>
            <w:pStyle w:val="TOC1"/>
            <w:tabs>
              <w:tab w:val="right" w:leader="dot" w:pos="9350"/>
            </w:tabs>
            <w:rPr>
              <w:ins w:id="107" w:author="Prabhvir Saran [2]" w:date="2017-03-23T22:12:00Z"/>
              <w:rFonts w:eastAsiaTheme="minorEastAsia"/>
              <w:noProof/>
              <w:lang w:val="en-CA" w:eastAsia="en-CA"/>
            </w:rPr>
          </w:pPr>
          <w:ins w:id="108"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"_Toc478070529"</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Appendix 1</w:t>
            </w:r>
            <w:r>
              <w:rPr>
                <w:noProof/>
                <w:webHidden/>
              </w:rPr>
              <w:tab/>
            </w:r>
            <w:r>
              <w:rPr>
                <w:noProof/>
                <w:webHidden/>
              </w:rPr>
              <w:fldChar w:fldCharType="begin"/>
            </w:r>
            <w:r>
              <w:rPr>
                <w:noProof/>
                <w:webHidden/>
              </w:rPr>
              <w:instrText xml:space="preserve"> PAGEREF _Toc478070529 \h </w:instrText>
            </w:r>
            <w:r>
              <w:rPr>
                <w:noProof/>
                <w:webHidden/>
              </w:rPr>
            </w:r>
          </w:ins>
          <w:r>
            <w:rPr>
              <w:noProof/>
              <w:webHidden/>
            </w:rPr>
            <w:fldChar w:fldCharType="separate"/>
          </w:r>
          <w:ins w:id="109" w:author="Prabhvir Saran [2]" w:date="2017-03-23T22:12:00Z">
            <w:r>
              <w:rPr>
                <w:noProof/>
                <w:webHidden/>
              </w:rPr>
              <w:t>15</w:t>
            </w:r>
            <w:r>
              <w:rPr>
                <w:noProof/>
                <w:webHidden/>
              </w:rPr>
              <w:fldChar w:fldCharType="end"/>
            </w:r>
            <w:r w:rsidRPr="00CD3774">
              <w:rPr>
                <w:rStyle w:val="Hyperlink"/>
                <w:noProof/>
              </w:rPr>
              <w:fldChar w:fldCharType="end"/>
            </w:r>
          </w:ins>
        </w:p>
        <w:p w14:paraId="4C3E5C83" w14:textId="2F78B109" w:rsidR="00BE19B9" w:rsidRDefault="00BE19B9">
          <w:pPr>
            <w:pStyle w:val="TOC2"/>
            <w:tabs>
              <w:tab w:val="right" w:leader="dot" w:pos="9350"/>
            </w:tabs>
            <w:rPr>
              <w:ins w:id="110" w:author="Prabhvir Saran [2]" w:date="2017-03-23T22:12:00Z"/>
              <w:rFonts w:eastAsiaTheme="minorEastAsia"/>
              <w:noProof/>
              <w:lang w:val="en-CA" w:eastAsia="en-CA"/>
            </w:rPr>
          </w:pPr>
          <w:ins w:id="111"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"_Toc478070530"</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Introduction</w:t>
            </w:r>
            <w:r>
              <w:rPr>
                <w:noProof/>
                <w:webHidden/>
              </w:rPr>
              <w:tab/>
            </w:r>
            <w:r>
              <w:rPr>
                <w:noProof/>
                <w:webHidden/>
              </w:rPr>
              <w:fldChar w:fldCharType="begin"/>
            </w:r>
            <w:r>
              <w:rPr>
                <w:noProof/>
                <w:webHidden/>
              </w:rPr>
              <w:instrText xml:space="preserve"> PAGEREF _Toc478070530 \h </w:instrText>
            </w:r>
            <w:r>
              <w:rPr>
                <w:noProof/>
                <w:webHidden/>
              </w:rPr>
            </w:r>
          </w:ins>
          <w:r>
            <w:rPr>
              <w:noProof/>
              <w:webHidden/>
            </w:rPr>
            <w:fldChar w:fldCharType="separate"/>
          </w:r>
          <w:ins w:id="112" w:author="Prabhvir Saran [2]" w:date="2017-03-23T22:12:00Z">
            <w:r>
              <w:rPr>
                <w:noProof/>
                <w:webHidden/>
              </w:rPr>
              <w:t>15</w:t>
            </w:r>
            <w:r>
              <w:rPr>
                <w:noProof/>
                <w:webHidden/>
              </w:rPr>
              <w:fldChar w:fldCharType="end"/>
            </w:r>
            <w:r w:rsidRPr="00CD3774">
              <w:rPr>
                <w:rStyle w:val="Hyperlink"/>
                <w:noProof/>
              </w:rPr>
              <w:fldChar w:fldCharType="end"/>
            </w:r>
          </w:ins>
        </w:p>
        <w:p w14:paraId="0F6FDA78" w14:textId="41067FDB" w:rsidR="00BE19B9" w:rsidRDefault="00BE19B9">
          <w:pPr>
            <w:pStyle w:val="TOC2"/>
            <w:tabs>
              <w:tab w:val="right" w:leader="dot" w:pos="9350"/>
            </w:tabs>
            <w:rPr>
              <w:ins w:id="113" w:author="Prabhvir Saran [2]" w:date="2017-03-23T22:12:00Z"/>
              <w:rFonts w:eastAsiaTheme="minorEastAsia"/>
              <w:noProof/>
              <w:lang w:val="en-CA" w:eastAsia="en-CA"/>
            </w:rPr>
          </w:pPr>
          <w:ins w:id="114"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"_Toc478070531"</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About the website</w:t>
            </w:r>
            <w:r>
              <w:rPr>
                <w:noProof/>
                <w:webHidden/>
              </w:rPr>
              <w:tab/>
            </w:r>
            <w:r>
              <w:rPr>
                <w:noProof/>
                <w:webHidden/>
              </w:rPr>
              <w:fldChar w:fldCharType="begin"/>
            </w:r>
            <w:r>
              <w:rPr>
                <w:noProof/>
                <w:webHidden/>
              </w:rPr>
              <w:instrText xml:space="preserve"> PAGEREF _Toc478070531 \h </w:instrText>
            </w:r>
            <w:r>
              <w:rPr>
                <w:noProof/>
                <w:webHidden/>
              </w:rPr>
            </w:r>
          </w:ins>
          <w:r>
            <w:rPr>
              <w:noProof/>
              <w:webHidden/>
            </w:rPr>
            <w:fldChar w:fldCharType="separate"/>
          </w:r>
          <w:ins w:id="115" w:author="Prabhvir Saran [2]" w:date="2017-03-23T22:12:00Z">
            <w:r>
              <w:rPr>
                <w:noProof/>
                <w:webHidden/>
              </w:rPr>
              <w:t>15</w:t>
            </w:r>
            <w:r>
              <w:rPr>
                <w:noProof/>
                <w:webHidden/>
              </w:rPr>
              <w:fldChar w:fldCharType="end"/>
            </w:r>
            <w:r w:rsidRPr="00CD3774">
              <w:rPr>
                <w:rStyle w:val="Hyperlink"/>
                <w:noProof/>
              </w:rPr>
              <w:fldChar w:fldCharType="end"/>
            </w:r>
          </w:ins>
        </w:p>
        <w:p w14:paraId="511CEF01" w14:textId="18C857DB" w:rsidR="00BE19B9" w:rsidRDefault="00BE19B9">
          <w:pPr>
            <w:pStyle w:val="TOC2"/>
            <w:tabs>
              <w:tab w:val="right" w:leader="dot" w:pos="9350"/>
            </w:tabs>
            <w:rPr>
              <w:ins w:id="116" w:author="Prabhvir Saran [2]" w:date="2017-03-23T22:12:00Z"/>
              <w:rFonts w:eastAsiaTheme="minorEastAsia"/>
              <w:noProof/>
              <w:lang w:val="en-CA" w:eastAsia="en-CA"/>
            </w:rPr>
          </w:pPr>
          <w:ins w:id="117" w:author="Prabhvir Saran [2]" w:date="2017-03-23T22:12:00Z">
            <w:r w:rsidRPr="00CD3774">
              <w:rPr>
                <w:rStyle w:val="Hyperlink"/>
                <w:noProof/>
              </w:rPr>
              <w:fldChar w:fldCharType="begin"/>
            </w:r>
            <w:r w:rsidRPr="00CD3774">
              <w:rPr>
                <w:rStyle w:val="Hyperlink"/>
                <w:noProof/>
              </w:rPr>
              <w:instrText xml:space="preserve"> </w:instrText>
            </w:r>
            <w:r>
              <w:rPr>
                <w:noProof/>
              </w:rPr>
              <w:instrText>HYPERLINK \l "_Toc478070532"</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Functional Requirements</w:t>
            </w:r>
            <w:r>
              <w:rPr>
                <w:noProof/>
                <w:webHidden/>
              </w:rPr>
              <w:tab/>
            </w:r>
            <w:r>
              <w:rPr>
                <w:noProof/>
                <w:webHidden/>
              </w:rPr>
              <w:fldChar w:fldCharType="begin"/>
            </w:r>
            <w:r>
              <w:rPr>
                <w:noProof/>
                <w:webHidden/>
              </w:rPr>
              <w:instrText xml:space="preserve"> PAGEREF _Toc478070532 \h </w:instrText>
            </w:r>
            <w:r>
              <w:rPr>
                <w:noProof/>
                <w:webHidden/>
              </w:rPr>
            </w:r>
          </w:ins>
          <w:r>
            <w:rPr>
              <w:noProof/>
              <w:webHidden/>
            </w:rPr>
            <w:fldChar w:fldCharType="separate"/>
          </w:r>
          <w:ins w:id="118" w:author="Prabhvir Saran [2]" w:date="2017-03-23T22:12:00Z">
            <w:r>
              <w:rPr>
                <w:noProof/>
                <w:webHidden/>
              </w:rPr>
              <w:t>15</w:t>
            </w:r>
            <w:r>
              <w:rPr>
                <w:noProof/>
                <w:webHidden/>
              </w:rPr>
              <w:fldChar w:fldCharType="end"/>
            </w:r>
            <w:r w:rsidRPr="00CD3774">
              <w:rPr>
                <w:rStyle w:val="Hyperlink"/>
                <w:noProof/>
              </w:rPr>
              <w:fldChar w:fldCharType="end"/>
            </w:r>
          </w:ins>
        </w:p>
        <w:p w14:paraId="5E09E928" w14:textId="5A651A05" w:rsidR="00BE19B9" w:rsidRDefault="00BE19B9">
          <w:pPr>
            <w:pStyle w:val="TOC2"/>
            <w:tabs>
              <w:tab w:val="right" w:leader="dot" w:pos="9350"/>
            </w:tabs>
            <w:rPr>
              <w:ins w:id="119" w:author="Prabhvir Saran [2]" w:date="2017-03-23T22:12:00Z"/>
              <w:rFonts w:eastAsiaTheme="minorEastAsia"/>
              <w:noProof/>
              <w:lang w:val="en-CA" w:eastAsia="en-CA"/>
            </w:rPr>
          </w:pPr>
          <w:ins w:id="120" w:author="Prabhvir Saran [2]" w:date="2017-03-23T22:12:00Z">
            <w:r w:rsidRPr="00CD3774">
              <w:rPr>
                <w:rStyle w:val="Hyperlink"/>
                <w:noProof/>
              </w:rPr>
              <w:lastRenderedPageBreak/>
              <w:fldChar w:fldCharType="begin"/>
            </w:r>
            <w:r w:rsidRPr="00CD3774">
              <w:rPr>
                <w:rStyle w:val="Hyperlink"/>
                <w:noProof/>
              </w:rPr>
              <w:instrText xml:space="preserve"> </w:instrText>
            </w:r>
            <w:r>
              <w:rPr>
                <w:noProof/>
              </w:rPr>
              <w:instrText>HYPERLINK \l "_Toc478070533"</w:instrText>
            </w:r>
            <w:r w:rsidRPr="00CD3774">
              <w:rPr>
                <w:rStyle w:val="Hyperlink"/>
                <w:noProof/>
              </w:rPr>
              <w:instrText xml:space="preserve"> </w:instrText>
            </w:r>
            <w:r w:rsidRPr="00CD3774">
              <w:rPr>
                <w:rStyle w:val="Hyperlink"/>
                <w:noProof/>
              </w:rPr>
            </w:r>
            <w:r w:rsidRPr="00CD3774">
              <w:rPr>
                <w:rStyle w:val="Hyperlink"/>
                <w:noProof/>
              </w:rPr>
              <w:fldChar w:fldCharType="separate"/>
            </w:r>
            <w:r w:rsidRPr="00CD3774">
              <w:rPr>
                <w:rStyle w:val="Hyperlink"/>
                <w:noProof/>
              </w:rPr>
              <w:t>Work Plan</w:t>
            </w:r>
            <w:r>
              <w:rPr>
                <w:noProof/>
                <w:webHidden/>
              </w:rPr>
              <w:tab/>
            </w:r>
            <w:r>
              <w:rPr>
                <w:noProof/>
                <w:webHidden/>
              </w:rPr>
              <w:fldChar w:fldCharType="begin"/>
            </w:r>
            <w:r>
              <w:rPr>
                <w:noProof/>
                <w:webHidden/>
              </w:rPr>
              <w:instrText xml:space="preserve"> PAGEREF _Toc478070533 \h </w:instrText>
            </w:r>
            <w:r>
              <w:rPr>
                <w:noProof/>
                <w:webHidden/>
              </w:rPr>
            </w:r>
          </w:ins>
          <w:r>
            <w:rPr>
              <w:noProof/>
              <w:webHidden/>
            </w:rPr>
            <w:fldChar w:fldCharType="separate"/>
          </w:r>
          <w:ins w:id="121" w:author="Prabhvir Saran [2]" w:date="2017-03-23T22:12:00Z">
            <w:r>
              <w:rPr>
                <w:noProof/>
                <w:webHidden/>
              </w:rPr>
              <w:t>16</w:t>
            </w:r>
            <w:r>
              <w:rPr>
                <w:noProof/>
                <w:webHidden/>
              </w:rPr>
              <w:fldChar w:fldCharType="end"/>
            </w:r>
            <w:r w:rsidRPr="00CD3774">
              <w:rPr>
                <w:rStyle w:val="Hyperlink"/>
                <w:noProof/>
              </w:rPr>
              <w:fldChar w:fldCharType="end"/>
            </w:r>
          </w:ins>
        </w:p>
        <w:p w14:paraId="15FE0687" w14:textId="3B1B1D91" w:rsidR="00A6287F" w:rsidDel="00F91D8D" w:rsidRDefault="00A6287F">
          <w:pPr>
            <w:pStyle w:val="TOC1"/>
            <w:tabs>
              <w:tab w:val="right" w:leader="dot" w:pos="9350"/>
            </w:tabs>
            <w:rPr>
              <w:ins w:id="122" w:author="Prabhvir Saran" w:date="2017-02-17T03:57:00Z"/>
              <w:del w:id="123" w:author="Prabhvir Saran [2]" w:date="2017-03-23T16:45:00Z"/>
              <w:rFonts w:eastAsiaTheme="minorEastAsia"/>
              <w:noProof/>
            </w:rPr>
          </w:pPr>
          <w:ins w:id="124" w:author="Prabhvir Saran" w:date="2017-02-17T03:57:00Z">
            <w:del w:id="125" w:author="Prabhvir Saran [2]" w:date="2017-03-23T16:45:00Z">
              <w:r w:rsidRPr="00F91D8D" w:rsidDel="00F91D8D">
                <w:rPr>
                  <w:rStyle w:val="Hyperlink"/>
                  <w:noProof/>
                </w:rPr>
                <w:delText>Milestone 3: Skeleton site with layout, tables and forms</w:delText>
              </w:r>
              <w:r w:rsidDel="00F91D8D">
                <w:rPr>
                  <w:noProof/>
                  <w:webHidden/>
                </w:rPr>
                <w:tab/>
                <w:delText>2</w:delText>
              </w:r>
            </w:del>
          </w:ins>
        </w:p>
        <w:p w14:paraId="4D4D2057" w14:textId="4408172F" w:rsidR="00A6287F" w:rsidDel="00F91D8D" w:rsidRDefault="00A6287F">
          <w:pPr>
            <w:pStyle w:val="TOC2"/>
            <w:tabs>
              <w:tab w:val="right" w:leader="dot" w:pos="9350"/>
            </w:tabs>
            <w:rPr>
              <w:ins w:id="126" w:author="Prabhvir Saran" w:date="2017-02-17T03:57:00Z"/>
              <w:del w:id="127" w:author="Prabhvir Saran [2]" w:date="2017-03-23T16:45:00Z"/>
              <w:rFonts w:eastAsiaTheme="minorEastAsia"/>
              <w:noProof/>
            </w:rPr>
          </w:pPr>
          <w:ins w:id="128" w:author="Prabhvir Saran" w:date="2017-02-17T03:57:00Z">
            <w:del w:id="129" w:author="Prabhvir Saran [2]" w:date="2017-03-23T16:45:00Z">
              <w:r w:rsidRPr="00F91D8D" w:rsidDel="00F91D8D">
                <w:rPr>
                  <w:rStyle w:val="Hyperlink"/>
                  <w:noProof/>
                </w:rPr>
                <w:delText>Url of the prototype website</w:delText>
              </w:r>
              <w:r w:rsidDel="00F91D8D">
                <w:rPr>
                  <w:noProof/>
                  <w:webHidden/>
                </w:rPr>
                <w:tab/>
                <w:delText>2</w:delText>
              </w:r>
            </w:del>
          </w:ins>
        </w:p>
        <w:p w14:paraId="4DB03AB9" w14:textId="6960E846" w:rsidR="00A6287F" w:rsidDel="00F91D8D" w:rsidRDefault="00A6287F">
          <w:pPr>
            <w:pStyle w:val="TOC2"/>
            <w:tabs>
              <w:tab w:val="right" w:leader="dot" w:pos="9350"/>
            </w:tabs>
            <w:rPr>
              <w:ins w:id="130" w:author="Prabhvir Saran" w:date="2017-02-17T03:57:00Z"/>
              <w:del w:id="131" w:author="Prabhvir Saran [2]" w:date="2017-03-23T16:45:00Z"/>
              <w:rFonts w:eastAsiaTheme="minorEastAsia"/>
              <w:noProof/>
            </w:rPr>
          </w:pPr>
          <w:ins w:id="132" w:author="Prabhvir Saran" w:date="2017-02-17T03:57:00Z">
            <w:del w:id="133" w:author="Prabhvir Saran [2]" w:date="2017-03-23T16:45:00Z">
              <w:r w:rsidRPr="00F91D8D" w:rsidDel="00F91D8D">
                <w:rPr>
                  <w:rStyle w:val="Hyperlink"/>
                  <w:noProof/>
                </w:rPr>
                <w:delText>List of all the items completed</w:delText>
              </w:r>
              <w:r w:rsidDel="00F91D8D">
                <w:rPr>
                  <w:noProof/>
                  <w:webHidden/>
                </w:rPr>
                <w:tab/>
                <w:delText>2</w:delText>
              </w:r>
            </w:del>
          </w:ins>
        </w:p>
        <w:p w14:paraId="7CC9AC89" w14:textId="2A2A7BF6" w:rsidR="00A6287F" w:rsidDel="00F91D8D" w:rsidRDefault="00A6287F">
          <w:pPr>
            <w:pStyle w:val="TOC2"/>
            <w:tabs>
              <w:tab w:val="right" w:leader="dot" w:pos="9350"/>
            </w:tabs>
            <w:rPr>
              <w:ins w:id="134" w:author="Prabhvir Saran" w:date="2017-02-17T03:57:00Z"/>
              <w:del w:id="135" w:author="Prabhvir Saran [2]" w:date="2017-03-23T16:45:00Z"/>
              <w:rFonts w:eastAsiaTheme="minorEastAsia"/>
              <w:noProof/>
            </w:rPr>
          </w:pPr>
          <w:ins w:id="136" w:author="Prabhvir Saran" w:date="2017-02-17T03:57:00Z">
            <w:del w:id="137" w:author="Prabhvir Saran [2]" w:date="2017-03-23T16:45:00Z">
              <w:r w:rsidRPr="00F91D8D" w:rsidDel="00F91D8D">
                <w:rPr>
                  <w:rStyle w:val="Hyperlink"/>
                  <w:noProof/>
                </w:rPr>
                <w:delText>Additional work/Issues/Changes</w:delText>
              </w:r>
              <w:r w:rsidDel="00F91D8D">
                <w:rPr>
                  <w:noProof/>
                  <w:webHidden/>
                </w:rPr>
                <w:tab/>
                <w:delText>2</w:delText>
              </w:r>
            </w:del>
          </w:ins>
        </w:p>
        <w:p w14:paraId="5FED0219" w14:textId="28522A96" w:rsidR="00A6287F" w:rsidDel="00F91D8D" w:rsidRDefault="00A6287F">
          <w:pPr>
            <w:pStyle w:val="TOC2"/>
            <w:tabs>
              <w:tab w:val="right" w:leader="dot" w:pos="9350"/>
            </w:tabs>
            <w:rPr>
              <w:ins w:id="138" w:author="Prabhvir Saran" w:date="2017-02-17T03:57:00Z"/>
              <w:del w:id="139" w:author="Prabhvir Saran [2]" w:date="2017-03-23T16:45:00Z"/>
              <w:rFonts w:eastAsiaTheme="minorEastAsia"/>
              <w:noProof/>
            </w:rPr>
          </w:pPr>
          <w:ins w:id="140" w:author="Prabhvir Saran" w:date="2017-02-17T03:57:00Z">
            <w:del w:id="141" w:author="Prabhvir Saran [2]" w:date="2017-03-23T16:45:00Z">
              <w:r w:rsidRPr="00F91D8D" w:rsidDel="00F91D8D">
                <w:rPr>
                  <w:rStyle w:val="Hyperlink"/>
                  <w:noProof/>
                </w:rPr>
                <w:delText>Documentation of Work</w:delText>
              </w:r>
              <w:r w:rsidDel="00F91D8D">
                <w:rPr>
                  <w:noProof/>
                  <w:webHidden/>
                </w:rPr>
                <w:tab/>
                <w:delText>2</w:delText>
              </w:r>
            </w:del>
          </w:ins>
        </w:p>
        <w:p w14:paraId="22765C84" w14:textId="757ED61F" w:rsidR="00A6287F" w:rsidDel="00F91D8D" w:rsidRDefault="00A6287F">
          <w:pPr>
            <w:pStyle w:val="TOC2"/>
            <w:tabs>
              <w:tab w:val="right" w:leader="dot" w:pos="9350"/>
            </w:tabs>
            <w:rPr>
              <w:ins w:id="142" w:author="Prabhvir Saran" w:date="2017-02-17T03:57:00Z"/>
              <w:del w:id="143" w:author="Prabhvir Saran [2]" w:date="2017-03-23T16:45:00Z"/>
              <w:rFonts w:eastAsiaTheme="minorEastAsia"/>
              <w:noProof/>
            </w:rPr>
          </w:pPr>
          <w:ins w:id="144" w:author="Prabhvir Saran" w:date="2017-02-17T03:57:00Z">
            <w:del w:id="145" w:author="Prabhvir Saran [2]" w:date="2017-03-23T16:45:00Z">
              <w:r w:rsidRPr="00F91D8D" w:rsidDel="00F91D8D">
                <w:rPr>
                  <w:rStyle w:val="Hyperlink"/>
                  <w:noProof/>
                </w:rPr>
                <w:delText>A/B Testing</w:delText>
              </w:r>
              <w:r w:rsidDel="00F91D8D">
                <w:rPr>
                  <w:noProof/>
                  <w:webHidden/>
                </w:rPr>
                <w:tab/>
                <w:delText>4</w:delText>
              </w:r>
            </w:del>
          </w:ins>
        </w:p>
        <w:p w14:paraId="31C7E8DB" w14:textId="6D5E562D" w:rsidR="00A6287F" w:rsidDel="00F91D8D" w:rsidRDefault="00A6287F">
          <w:pPr>
            <w:pStyle w:val="TOC3"/>
            <w:tabs>
              <w:tab w:val="right" w:leader="dot" w:pos="9350"/>
            </w:tabs>
            <w:rPr>
              <w:ins w:id="146" w:author="Prabhvir Saran" w:date="2017-02-17T03:57:00Z"/>
              <w:del w:id="147" w:author="Prabhvir Saran [2]" w:date="2017-03-23T16:45:00Z"/>
              <w:rFonts w:eastAsiaTheme="minorEastAsia"/>
              <w:noProof/>
            </w:rPr>
          </w:pPr>
          <w:ins w:id="148" w:author="Prabhvir Saran" w:date="2017-02-17T03:57:00Z">
            <w:del w:id="149" w:author="Prabhvir Saran [2]" w:date="2017-03-23T16:45:00Z">
              <w:r w:rsidRPr="00F91D8D" w:rsidDel="00F91D8D">
                <w:rPr>
                  <w:rStyle w:val="Hyperlink"/>
                  <w:noProof/>
                </w:rPr>
                <w:delText>Test 1</w:delText>
              </w:r>
              <w:r w:rsidDel="00F91D8D">
                <w:rPr>
                  <w:noProof/>
                  <w:webHidden/>
                </w:rPr>
                <w:tab/>
                <w:delText>4</w:delText>
              </w:r>
            </w:del>
          </w:ins>
        </w:p>
        <w:p w14:paraId="5D3CD62D" w14:textId="3738D491" w:rsidR="00A6287F" w:rsidDel="00F91D8D" w:rsidRDefault="00A6287F">
          <w:pPr>
            <w:pStyle w:val="TOC3"/>
            <w:tabs>
              <w:tab w:val="right" w:leader="dot" w:pos="9350"/>
            </w:tabs>
            <w:rPr>
              <w:ins w:id="150" w:author="Prabhvir Saran" w:date="2017-02-17T03:57:00Z"/>
              <w:del w:id="151" w:author="Prabhvir Saran [2]" w:date="2017-03-23T16:45:00Z"/>
              <w:rFonts w:eastAsiaTheme="minorEastAsia"/>
              <w:noProof/>
            </w:rPr>
          </w:pPr>
          <w:ins w:id="152" w:author="Prabhvir Saran" w:date="2017-02-17T03:57:00Z">
            <w:del w:id="153" w:author="Prabhvir Saran [2]" w:date="2017-03-23T16:45:00Z">
              <w:r w:rsidRPr="00F91D8D" w:rsidDel="00F91D8D">
                <w:rPr>
                  <w:rStyle w:val="Hyperlink"/>
                  <w:noProof/>
                </w:rPr>
                <w:delText>Test 2</w:delText>
              </w:r>
              <w:r w:rsidDel="00F91D8D">
                <w:rPr>
                  <w:noProof/>
                  <w:webHidden/>
                </w:rPr>
                <w:tab/>
                <w:delText>5</w:delText>
              </w:r>
            </w:del>
          </w:ins>
        </w:p>
        <w:p w14:paraId="01F1542B" w14:textId="1C100EAC" w:rsidR="00A6287F" w:rsidDel="00F91D8D" w:rsidRDefault="00A6287F">
          <w:pPr>
            <w:pStyle w:val="TOC1"/>
            <w:tabs>
              <w:tab w:val="right" w:leader="dot" w:pos="9350"/>
            </w:tabs>
            <w:rPr>
              <w:ins w:id="154" w:author="Prabhvir Saran" w:date="2017-02-17T03:57:00Z"/>
              <w:del w:id="155" w:author="Prabhvir Saran [2]" w:date="2017-03-23T16:45:00Z"/>
              <w:rFonts w:eastAsiaTheme="minorEastAsia"/>
              <w:noProof/>
            </w:rPr>
          </w:pPr>
          <w:ins w:id="156" w:author="Prabhvir Saran" w:date="2017-02-17T03:57:00Z">
            <w:del w:id="157" w:author="Prabhvir Saran [2]" w:date="2017-03-23T16:45:00Z">
              <w:r w:rsidRPr="00F91D8D" w:rsidDel="00F91D8D">
                <w:rPr>
                  <w:rStyle w:val="Hyperlink"/>
                  <w:noProof/>
                </w:rPr>
                <w:delText>Appendix 2</w:delText>
              </w:r>
              <w:r w:rsidDel="00F91D8D">
                <w:rPr>
                  <w:noProof/>
                  <w:webHidden/>
                </w:rPr>
                <w:tab/>
                <w:delText>7</w:delText>
              </w:r>
            </w:del>
          </w:ins>
        </w:p>
        <w:p w14:paraId="2236A49A" w14:textId="4159B9FF" w:rsidR="00A6287F" w:rsidDel="00F91D8D" w:rsidRDefault="00A6287F">
          <w:pPr>
            <w:pStyle w:val="TOC2"/>
            <w:tabs>
              <w:tab w:val="right" w:leader="dot" w:pos="9350"/>
            </w:tabs>
            <w:rPr>
              <w:ins w:id="158" w:author="Prabhvir Saran" w:date="2017-02-17T03:57:00Z"/>
              <w:del w:id="159" w:author="Prabhvir Saran [2]" w:date="2017-03-23T16:45:00Z"/>
              <w:rFonts w:eastAsiaTheme="minorEastAsia"/>
              <w:noProof/>
            </w:rPr>
          </w:pPr>
          <w:ins w:id="160" w:author="Prabhvir Saran" w:date="2017-02-17T03:57:00Z">
            <w:del w:id="161" w:author="Prabhvir Saran [2]" w:date="2017-03-23T16:45:00Z">
              <w:r w:rsidRPr="00F91D8D" w:rsidDel="00F91D8D">
                <w:rPr>
                  <w:rStyle w:val="Hyperlink"/>
                  <w:noProof/>
                </w:rPr>
                <w:delText>Milestone 2: Site Map and Page Design</w:delText>
              </w:r>
              <w:r w:rsidDel="00F91D8D">
                <w:rPr>
                  <w:noProof/>
                  <w:webHidden/>
                </w:rPr>
                <w:tab/>
                <w:delText>7</w:delText>
              </w:r>
            </w:del>
          </w:ins>
        </w:p>
        <w:p w14:paraId="25557D85" w14:textId="73DD95CA" w:rsidR="00A6287F" w:rsidDel="00F91D8D" w:rsidRDefault="00A6287F">
          <w:pPr>
            <w:pStyle w:val="TOC2"/>
            <w:tabs>
              <w:tab w:val="right" w:leader="dot" w:pos="9350"/>
            </w:tabs>
            <w:rPr>
              <w:ins w:id="162" w:author="Prabhvir Saran" w:date="2017-02-17T03:57:00Z"/>
              <w:del w:id="163" w:author="Prabhvir Saran [2]" w:date="2017-03-23T16:45:00Z"/>
              <w:rFonts w:eastAsiaTheme="minorEastAsia"/>
              <w:noProof/>
            </w:rPr>
          </w:pPr>
          <w:ins w:id="164" w:author="Prabhvir Saran" w:date="2017-02-17T03:57:00Z">
            <w:del w:id="165" w:author="Prabhvir Saran [2]" w:date="2017-03-23T16:45:00Z">
              <w:r w:rsidRPr="00F91D8D" w:rsidDel="00F91D8D">
                <w:rPr>
                  <w:rStyle w:val="Hyperlink"/>
                  <w:noProof/>
                </w:rPr>
                <w:delText>Sitemap</w:delText>
              </w:r>
              <w:r w:rsidDel="00F91D8D">
                <w:rPr>
                  <w:noProof/>
                  <w:webHidden/>
                </w:rPr>
                <w:tab/>
                <w:delText>7</w:delText>
              </w:r>
            </w:del>
          </w:ins>
        </w:p>
        <w:p w14:paraId="7E84BD37" w14:textId="5D1571C0" w:rsidR="00A6287F" w:rsidDel="00F91D8D" w:rsidRDefault="00A6287F">
          <w:pPr>
            <w:pStyle w:val="TOC3"/>
            <w:tabs>
              <w:tab w:val="right" w:leader="dot" w:pos="9350"/>
            </w:tabs>
            <w:rPr>
              <w:ins w:id="166" w:author="Prabhvir Saran" w:date="2017-02-17T03:57:00Z"/>
              <w:del w:id="167" w:author="Prabhvir Saran [2]" w:date="2017-03-23T16:45:00Z"/>
              <w:rFonts w:eastAsiaTheme="minorEastAsia"/>
              <w:noProof/>
            </w:rPr>
          </w:pPr>
          <w:ins w:id="168" w:author="Prabhvir Saran" w:date="2017-02-17T03:57:00Z">
            <w:del w:id="169" w:author="Prabhvir Saran [2]" w:date="2017-03-23T16:45:00Z">
              <w:r w:rsidRPr="00F91D8D" w:rsidDel="00F91D8D">
                <w:rPr>
                  <w:rStyle w:val="Hyperlink"/>
                  <w:noProof/>
                </w:rPr>
                <w:delText>Site map explained</w:delText>
              </w:r>
              <w:r w:rsidDel="00F91D8D">
                <w:rPr>
                  <w:noProof/>
                  <w:webHidden/>
                </w:rPr>
                <w:tab/>
                <w:delText>7</w:delText>
              </w:r>
            </w:del>
          </w:ins>
        </w:p>
        <w:p w14:paraId="455BED67" w14:textId="4BB81266" w:rsidR="00A6287F" w:rsidDel="00F91D8D" w:rsidRDefault="00A6287F">
          <w:pPr>
            <w:pStyle w:val="TOC2"/>
            <w:tabs>
              <w:tab w:val="right" w:leader="dot" w:pos="9350"/>
            </w:tabs>
            <w:rPr>
              <w:ins w:id="170" w:author="Prabhvir Saran" w:date="2017-02-17T03:57:00Z"/>
              <w:del w:id="171" w:author="Prabhvir Saran [2]" w:date="2017-03-23T16:45:00Z"/>
              <w:rFonts w:eastAsiaTheme="minorEastAsia"/>
              <w:noProof/>
            </w:rPr>
          </w:pPr>
          <w:ins w:id="172" w:author="Prabhvir Saran" w:date="2017-02-17T03:57:00Z">
            <w:del w:id="173" w:author="Prabhvir Saran [2]" w:date="2017-03-23T16:45:00Z">
              <w:r w:rsidRPr="00F91D8D" w:rsidDel="00F91D8D">
                <w:rPr>
                  <w:rStyle w:val="Hyperlink"/>
                  <w:noProof/>
                </w:rPr>
                <w:delText>Wireframe Page Layouts</w:delText>
              </w:r>
              <w:r w:rsidDel="00F91D8D">
                <w:rPr>
                  <w:noProof/>
                  <w:webHidden/>
                </w:rPr>
                <w:tab/>
                <w:delText>9</w:delText>
              </w:r>
            </w:del>
          </w:ins>
        </w:p>
        <w:p w14:paraId="72AF5D29" w14:textId="709B4DF9" w:rsidR="00A6287F" w:rsidDel="00F91D8D" w:rsidRDefault="00A6287F">
          <w:pPr>
            <w:pStyle w:val="TOC2"/>
            <w:tabs>
              <w:tab w:val="right" w:leader="dot" w:pos="9350"/>
            </w:tabs>
            <w:rPr>
              <w:ins w:id="174" w:author="Prabhvir Saran" w:date="2017-02-17T03:57:00Z"/>
              <w:del w:id="175" w:author="Prabhvir Saran [2]" w:date="2017-03-23T16:45:00Z"/>
              <w:rFonts w:eastAsiaTheme="minorEastAsia"/>
              <w:noProof/>
            </w:rPr>
          </w:pPr>
          <w:ins w:id="176" w:author="Prabhvir Saran" w:date="2017-02-17T03:57:00Z">
            <w:del w:id="177" w:author="Prabhvir Saran [2]" w:date="2017-03-23T16:45:00Z">
              <w:r w:rsidRPr="00F91D8D" w:rsidDel="00F91D8D">
                <w:rPr>
                  <w:rStyle w:val="Hyperlink"/>
                  <w:noProof/>
                </w:rPr>
                <w:delText>Print Layouts</w:delText>
              </w:r>
              <w:r w:rsidDel="00F91D8D">
                <w:rPr>
                  <w:noProof/>
                  <w:webHidden/>
                </w:rPr>
                <w:tab/>
                <w:delText>11</w:delText>
              </w:r>
            </w:del>
          </w:ins>
        </w:p>
        <w:p w14:paraId="4C95D871" w14:textId="4EA2A37D" w:rsidR="00A6287F" w:rsidDel="00F91D8D" w:rsidRDefault="00A6287F">
          <w:pPr>
            <w:pStyle w:val="TOC1"/>
            <w:tabs>
              <w:tab w:val="right" w:leader="dot" w:pos="9350"/>
            </w:tabs>
            <w:rPr>
              <w:ins w:id="178" w:author="Prabhvir Saran" w:date="2017-02-17T03:57:00Z"/>
              <w:del w:id="179" w:author="Prabhvir Saran [2]" w:date="2017-03-23T16:45:00Z"/>
              <w:rFonts w:eastAsiaTheme="minorEastAsia"/>
              <w:noProof/>
            </w:rPr>
          </w:pPr>
          <w:ins w:id="180" w:author="Prabhvir Saran" w:date="2017-02-17T03:57:00Z">
            <w:del w:id="181" w:author="Prabhvir Saran [2]" w:date="2017-03-23T16:45:00Z">
              <w:r w:rsidRPr="00F91D8D" w:rsidDel="00F91D8D">
                <w:rPr>
                  <w:rStyle w:val="Hyperlink"/>
                  <w:noProof/>
                </w:rPr>
                <w:delText>Appendix 1</w:delText>
              </w:r>
              <w:r w:rsidDel="00F91D8D">
                <w:rPr>
                  <w:noProof/>
                  <w:webHidden/>
                </w:rPr>
                <w:tab/>
                <w:delText>13</w:delText>
              </w:r>
            </w:del>
          </w:ins>
        </w:p>
        <w:p w14:paraId="2B9D4C48" w14:textId="62928A0C" w:rsidR="00A6287F" w:rsidDel="00F91D8D" w:rsidRDefault="00A6287F">
          <w:pPr>
            <w:pStyle w:val="TOC2"/>
            <w:tabs>
              <w:tab w:val="right" w:leader="dot" w:pos="9350"/>
            </w:tabs>
            <w:rPr>
              <w:ins w:id="182" w:author="Prabhvir Saran" w:date="2017-02-17T03:57:00Z"/>
              <w:del w:id="183" w:author="Prabhvir Saran [2]" w:date="2017-03-23T16:45:00Z"/>
              <w:rFonts w:eastAsiaTheme="minorEastAsia"/>
              <w:noProof/>
            </w:rPr>
          </w:pPr>
          <w:ins w:id="184" w:author="Prabhvir Saran" w:date="2017-02-17T03:57:00Z">
            <w:del w:id="185" w:author="Prabhvir Saran [2]" w:date="2017-03-23T16:45:00Z">
              <w:r w:rsidRPr="00F91D8D" w:rsidDel="00F91D8D">
                <w:rPr>
                  <w:rStyle w:val="Hyperlink"/>
                  <w:noProof/>
                </w:rPr>
                <w:delText>Introduction</w:delText>
              </w:r>
              <w:r w:rsidDel="00F91D8D">
                <w:rPr>
                  <w:noProof/>
                  <w:webHidden/>
                </w:rPr>
                <w:tab/>
                <w:delText>13</w:delText>
              </w:r>
            </w:del>
          </w:ins>
        </w:p>
        <w:p w14:paraId="4C8428D8" w14:textId="105E81AE" w:rsidR="00A6287F" w:rsidDel="00F91D8D" w:rsidRDefault="00A6287F">
          <w:pPr>
            <w:pStyle w:val="TOC2"/>
            <w:tabs>
              <w:tab w:val="right" w:leader="dot" w:pos="9350"/>
            </w:tabs>
            <w:rPr>
              <w:ins w:id="186" w:author="Prabhvir Saran" w:date="2017-02-17T03:57:00Z"/>
              <w:del w:id="187" w:author="Prabhvir Saran [2]" w:date="2017-03-23T16:45:00Z"/>
              <w:rFonts w:eastAsiaTheme="minorEastAsia"/>
              <w:noProof/>
            </w:rPr>
          </w:pPr>
          <w:ins w:id="188" w:author="Prabhvir Saran" w:date="2017-02-17T03:57:00Z">
            <w:del w:id="189" w:author="Prabhvir Saran [2]" w:date="2017-03-23T16:45:00Z">
              <w:r w:rsidRPr="00F91D8D" w:rsidDel="00F91D8D">
                <w:rPr>
                  <w:rStyle w:val="Hyperlink"/>
                  <w:noProof/>
                </w:rPr>
                <w:delText>About the website</w:delText>
              </w:r>
              <w:r w:rsidDel="00F91D8D">
                <w:rPr>
                  <w:noProof/>
                  <w:webHidden/>
                </w:rPr>
                <w:tab/>
                <w:delText>13</w:delText>
              </w:r>
            </w:del>
          </w:ins>
        </w:p>
        <w:p w14:paraId="051FB346" w14:textId="55496775" w:rsidR="00A6287F" w:rsidDel="00F91D8D" w:rsidRDefault="00A6287F">
          <w:pPr>
            <w:pStyle w:val="TOC2"/>
            <w:tabs>
              <w:tab w:val="right" w:leader="dot" w:pos="9350"/>
            </w:tabs>
            <w:rPr>
              <w:ins w:id="190" w:author="Prabhvir Saran" w:date="2017-02-17T03:57:00Z"/>
              <w:del w:id="191" w:author="Prabhvir Saran [2]" w:date="2017-03-23T16:45:00Z"/>
              <w:rFonts w:eastAsiaTheme="minorEastAsia"/>
              <w:noProof/>
            </w:rPr>
          </w:pPr>
          <w:ins w:id="192" w:author="Prabhvir Saran" w:date="2017-02-17T03:57:00Z">
            <w:del w:id="193" w:author="Prabhvir Saran [2]" w:date="2017-03-23T16:45:00Z">
              <w:r w:rsidRPr="00F91D8D" w:rsidDel="00F91D8D">
                <w:rPr>
                  <w:rStyle w:val="Hyperlink"/>
                  <w:noProof/>
                </w:rPr>
                <w:delText>Functional Requirements</w:delText>
              </w:r>
              <w:r w:rsidDel="00F91D8D">
                <w:rPr>
                  <w:noProof/>
                  <w:webHidden/>
                </w:rPr>
                <w:tab/>
                <w:delText>13</w:delText>
              </w:r>
            </w:del>
          </w:ins>
        </w:p>
        <w:p w14:paraId="2C2D3EE0" w14:textId="3373D7A3" w:rsidR="00A6287F" w:rsidDel="00F91D8D" w:rsidRDefault="00A6287F">
          <w:pPr>
            <w:pStyle w:val="TOC2"/>
            <w:tabs>
              <w:tab w:val="right" w:leader="dot" w:pos="9350"/>
            </w:tabs>
            <w:rPr>
              <w:ins w:id="194" w:author="Prabhvir Saran" w:date="2017-02-17T03:57:00Z"/>
              <w:del w:id="195" w:author="Prabhvir Saran [2]" w:date="2017-03-23T16:45:00Z"/>
              <w:rFonts w:eastAsiaTheme="minorEastAsia"/>
              <w:noProof/>
            </w:rPr>
          </w:pPr>
          <w:ins w:id="196" w:author="Prabhvir Saran" w:date="2017-02-17T03:57:00Z">
            <w:del w:id="197" w:author="Prabhvir Saran [2]" w:date="2017-03-23T16:45:00Z">
              <w:r w:rsidRPr="00F91D8D" w:rsidDel="00F91D8D">
                <w:rPr>
                  <w:rStyle w:val="Hyperlink"/>
                  <w:noProof/>
                </w:rPr>
                <w:delText>Work Plan</w:delText>
              </w:r>
              <w:r w:rsidDel="00F91D8D">
                <w:rPr>
                  <w:noProof/>
                  <w:webHidden/>
                </w:rPr>
                <w:tab/>
                <w:delText>14</w:delText>
              </w:r>
            </w:del>
          </w:ins>
        </w:p>
        <w:p w14:paraId="2CA4D823" w14:textId="0137D0F1" w:rsidR="00F911EF" w:rsidDel="00F91D8D" w:rsidRDefault="00F911EF">
          <w:pPr>
            <w:pStyle w:val="TOC1"/>
            <w:tabs>
              <w:tab w:val="right" w:leader="dot" w:pos="9350"/>
            </w:tabs>
            <w:rPr>
              <w:del w:id="198" w:author="Prabhvir Saran [2]" w:date="2017-03-23T16:45:00Z"/>
              <w:rFonts w:eastAsiaTheme="minorEastAsia"/>
              <w:noProof/>
            </w:rPr>
          </w:pPr>
          <w:del w:id="199" w:author="Prabhvir Saran [2]" w:date="2017-03-23T16:45:00Z">
            <w:r w:rsidRPr="00477C6C" w:rsidDel="00F91D8D">
              <w:rPr>
                <w:noProof/>
                <w:rPrChange w:id="200" w:author="Prabhvir Saran" w:date="2017-02-02T23:02:00Z">
                  <w:rPr>
                    <w:rStyle w:val="Hyperlink"/>
                    <w:noProof/>
                  </w:rPr>
                </w:rPrChange>
              </w:rPr>
              <w:delText>Milestone 2: Site Map and Page Design</w:delText>
            </w:r>
            <w:r w:rsidDel="00F91D8D">
              <w:rPr>
                <w:noProof/>
                <w:webHidden/>
              </w:rPr>
              <w:tab/>
              <w:delText>1</w:delText>
            </w:r>
          </w:del>
        </w:p>
        <w:p w14:paraId="4B04738F" w14:textId="3A8F8E93" w:rsidR="00F911EF" w:rsidDel="00F91D8D" w:rsidRDefault="00F911EF">
          <w:pPr>
            <w:pStyle w:val="TOC2"/>
            <w:tabs>
              <w:tab w:val="right" w:leader="dot" w:pos="9350"/>
            </w:tabs>
            <w:rPr>
              <w:del w:id="201" w:author="Prabhvir Saran [2]" w:date="2017-03-23T16:45:00Z"/>
              <w:rFonts w:eastAsiaTheme="minorEastAsia"/>
              <w:noProof/>
            </w:rPr>
          </w:pPr>
          <w:del w:id="202" w:author="Prabhvir Saran [2]" w:date="2017-03-23T16:45:00Z">
            <w:r w:rsidRPr="00477C6C" w:rsidDel="00F91D8D">
              <w:rPr>
                <w:noProof/>
                <w:rPrChange w:id="203" w:author="Prabhvir Saran" w:date="2017-02-02T23:02:00Z">
                  <w:rPr>
                    <w:rStyle w:val="Hyperlink"/>
                    <w:noProof/>
                  </w:rPr>
                </w:rPrChange>
              </w:rPr>
              <w:delText xml:space="preserve">HEMA Sitemap </w:delText>
            </w:r>
            <w:r w:rsidDel="00F91D8D">
              <w:rPr>
                <w:noProof/>
                <w:webHidden/>
              </w:rPr>
              <w:tab/>
              <w:delText>2</w:delText>
            </w:r>
          </w:del>
        </w:p>
        <w:p w14:paraId="04D21250" w14:textId="6F12F515" w:rsidR="00F911EF" w:rsidDel="00F91D8D" w:rsidRDefault="00F911EF">
          <w:pPr>
            <w:pStyle w:val="TOC3"/>
            <w:tabs>
              <w:tab w:val="right" w:leader="dot" w:pos="9350"/>
            </w:tabs>
            <w:rPr>
              <w:del w:id="204" w:author="Prabhvir Saran [2]" w:date="2017-03-23T16:45:00Z"/>
              <w:rFonts w:eastAsiaTheme="minorEastAsia"/>
              <w:noProof/>
            </w:rPr>
          </w:pPr>
          <w:del w:id="205" w:author="Prabhvir Saran [2]" w:date="2017-03-23T16:45:00Z">
            <w:r w:rsidRPr="00477C6C" w:rsidDel="00F91D8D">
              <w:rPr>
                <w:noProof/>
                <w:rPrChange w:id="206" w:author="Prabhvir Saran" w:date="2017-02-02T23:02:00Z">
                  <w:rPr>
                    <w:rStyle w:val="Hyperlink"/>
                    <w:noProof/>
                  </w:rPr>
                </w:rPrChange>
              </w:rPr>
              <w:delText>Home</w:delText>
            </w:r>
            <w:r w:rsidDel="00F91D8D">
              <w:rPr>
                <w:noProof/>
                <w:webHidden/>
              </w:rPr>
              <w:tab/>
              <w:delText>2</w:delText>
            </w:r>
          </w:del>
        </w:p>
        <w:p w14:paraId="0A1546FB" w14:textId="1A1A939C" w:rsidR="00F911EF" w:rsidDel="00F91D8D" w:rsidRDefault="00F911EF">
          <w:pPr>
            <w:pStyle w:val="TOC3"/>
            <w:tabs>
              <w:tab w:val="right" w:leader="dot" w:pos="9350"/>
            </w:tabs>
            <w:rPr>
              <w:del w:id="207" w:author="Prabhvir Saran [2]" w:date="2017-03-23T16:45:00Z"/>
              <w:rFonts w:eastAsiaTheme="minorEastAsia"/>
              <w:noProof/>
            </w:rPr>
          </w:pPr>
          <w:del w:id="208" w:author="Prabhvir Saran [2]" w:date="2017-03-23T16:45:00Z">
            <w:r w:rsidRPr="00477C6C" w:rsidDel="00F91D8D">
              <w:rPr>
                <w:noProof/>
                <w:rPrChange w:id="209" w:author="Prabhvir Saran" w:date="2017-02-02T23:02:00Z">
                  <w:rPr>
                    <w:rStyle w:val="Hyperlink"/>
                    <w:noProof/>
                  </w:rPr>
                </w:rPrChange>
              </w:rPr>
              <w:delText>Page Layout</w:delText>
            </w:r>
            <w:r w:rsidDel="00F91D8D">
              <w:rPr>
                <w:noProof/>
                <w:webHidden/>
              </w:rPr>
              <w:tab/>
              <w:delText>2</w:delText>
            </w:r>
          </w:del>
        </w:p>
        <w:p w14:paraId="6D50BC56" w14:textId="26B37C6C" w:rsidR="00F911EF" w:rsidDel="00F91D8D" w:rsidRDefault="00F911EF">
          <w:pPr>
            <w:pStyle w:val="TOC3"/>
            <w:tabs>
              <w:tab w:val="right" w:leader="dot" w:pos="9350"/>
            </w:tabs>
            <w:rPr>
              <w:del w:id="210" w:author="Prabhvir Saran [2]" w:date="2017-03-23T16:45:00Z"/>
              <w:rStyle w:val="Hyperlink"/>
              <w:noProof/>
            </w:rPr>
          </w:pPr>
          <w:del w:id="211" w:author="Prabhvir Saran [2]" w:date="2017-03-23T16:45:00Z">
            <w:r w:rsidRPr="00477C6C" w:rsidDel="00F91D8D">
              <w:rPr>
                <w:noProof/>
                <w:rPrChange w:id="212" w:author="Prabhvir Saran" w:date="2017-02-02T23:02:00Z">
                  <w:rPr>
                    <w:rStyle w:val="Hyperlink"/>
                    <w:noProof/>
                  </w:rPr>
                </w:rPrChange>
              </w:rPr>
              <w:delText>Color Scheme</w:delText>
            </w:r>
            <w:r w:rsidDel="00F91D8D">
              <w:rPr>
                <w:noProof/>
                <w:webHidden/>
              </w:rPr>
              <w:tab/>
              <w:delText>5</w:delText>
            </w:r>
          </w:del>
        </w:p>
        <w:p w14:paraId="21F646CF" w14:textId="77777777" w:rsidR="009774A5" w:rsidRPr="009774A5" w:rsidDel="00F91D8D" w:rsidRDefault="009774A5" w:rsidP="009774A5">
          <w:pPr>
            <w:rPr>
              <w:del w:id="213" w:author="Prabhvir Saran [2]" w:date="2017-03-23T16:45:00Z"/>
              <w:noProof/>
            </w:rPr>
          </w:pPr>
        </w:p>
        <w:p w14:paraId="4D560F13" w14:textId="0A50A9E6" w:rsidR="00F911EF" w:rsidDel="00F91D8D" w:rsidRDefault="00F911EF">
          <w:pPr>
            <w:pStyle w:val="TOC1"/>
            <w:tabs>
              <w:tab w:val="right" w:leader="dot" w:pos="9350"/>
            </w:tabs>
            <w:rPr>
              <w:del w:id="214" w:author="Prabhvir Saran [2]" w:date="2017-03-23T16:45:00Z"/>
              <w:rFonts w:eastAsiaTheme="minorEastAsia"/>
              <w:noProof/>
            </w:rPr>
          </w:pPr>
          <w:del w:id="215" w:author="Prabhvir Saran [2]" w:date="2017-03-23T16:45:00Z">
            <w:r w:rsidRPr="00477C6C" w:rsidDel="00F91D8D">
              <w:rPr>
                <w:noProof/>
                <w:rPrChange w:id="216" w:author="Prabhvir Saran" w:date="2017-02-02T23:02:00Z">
                  <w:rPr>
                    <w:rStyle w:val="Hyperlink"/>
                    <w:noProof/>
                  </w:rPr>
                </w:rPrChange>
              </w:rPr>
              <w:delText>Appendix 1</w:delText>
            </w:r>
            <w:r w:rsidDel="00F91D8D">
              <w:rPr>
                <w:noProof/>
                <w:webHidden/>
              </w:rPr>
              <w:tab/>
              <w:delText>6</w:delText>
            </w:r>
          </w:del>
        </w:p>
        <w:p w14:paraId="798D3207" w14:textId="07158778" w:rsidR="00F911EF" w:rsidDel="00F91D8D" w:rsidRDefault="00F911EF">
          <w:pPr>
            <w:pStyle w:val="TOC2"/>
            <w:tabs>
              <w:tab w:val="right" w:leader="dot" w:pos="9350"/>
            </w:tabs>
            <w:rPr>
              <w:del w:id="217" w:author="Prabhvir Saran [2]" w:date="2017-03-23T16:45:00Z"/>
              <w:rFonts w:eastAsiaTheme="minorEastAsia"/>
              <w:noProof/>
            </w:rPr>
          </w:pPr>
          <w:del w:id="218" w:author="Prabhvir Saran [2]" w:date="2017-03-23T16:45:00Z">
            <w:r w:rsidRPr="00477C6C" w:rsidDel="00F91D8D">
              <w:rPr>
                <w:noProof/>
                <w:rPrChange w:id="219" w:author="Prabhvir Saran" w:date="2017-02-02T23:02:00Z">
                  <w:rPr>
                    <w:rStyle w:val="Hyperlink"/>
                    <w:noProof/>
                  </w:rPr>
                </w:rPrChange>
              </w:rPr>
              <w:delText>Introduction</w:delText>
            </w:r>
            <w:r w:rsidDel="00F91D8D">
              <w:rPr>
                <w:noProof/>
                <w:webHidden/>
              </w:rPr>
              <w:tab/>
              <w:delText>6</w:delText>
            </w:r>
          </w:del>
        </w:p>
        <w:p w14:paraId="38C5267D" w14:textId="2B11732E" w:rsidR="00F911EF" w:rsidDel="00F91D8D" w:rsidRDefault="00F911EF">
          <w:pPr>
            <w:pStyle w:val="TOC2"/>
            <w:tabs>
              <w:tab w:val="right" w:leader="dot" w:pos="9350"/>
            </w:tabs>
            <w:rPr>
              <w:del w:id="220" w:author="Prabhvir Saran [2]" w:date="2017-03-23T16:45:00Z"/>
              <w:rFonts w:eastAsiaTheme="minorEastAsia"/>
              <w:noProof/>
            </w:rPr>
          </w:pPr>
          <w:del w:id="221" w:author="Prabhvir Saran [2]" w:date="2017-03-23T16:45:00Z">
            <w:r w:rsidRPr="00477C6C" w:rsidDel="00F91D8D">
              <w:rPr>
                <w:noProof/>
                <w:rPrChange w:id="222" w:author="Prabhvir Saran" w:date="2017-02-02T23:02:00Z">
                  <w:rPr>
                    <w:rStyle w:val="Hyperlink"/>
                    <w:noProof/>
                  </w:rPr>
                </w:rPrChange>
              </w:rPr>
              <w:delText>About the website</w:delText>
            </w:r>
            <w:r w:rsidDel="00F91D8D">
              <w:rPr>
                <w:noProof/>
                <w:webHidden/>
              </w:rPr>
              <w:tab/>
              <w:delText>6</w:delText>
            </w:r>
          </w:del>
        </w:p>
        <w:p w14:paraId="7E624B45" w14:textId="2C21DBB9" w:rsidR="00F911EF" w:rsidDel="00F91D8D" w:rsidRDefault="00F911EF">
          <w:pPr>
            <w:pStyle w:val="TOC2"/>
            <w:tabs>
              <w:tab w:val="right" w:leader="dot" w:pos="9350"/>
            </w:tabs>
            <w:rPr>
              <w:del w:id="223" w:author="Prabhvir Saran [2]" w:date="2017-03-23T16:45:00Z"/>
              <w:rFonts w:eastAsiaTheme="minorEastAsia"/>
              <w:noProof/>
            </w:rPr>
          </w:pPr>
          <w:del w:id="224" w:author="Prabhvir Saran [2]" w:date="2017-03-23T16:45:00Z">
            <w:r w:rsidRPr="00477C6C" w:rsidDel="00F91D8D">
              <w:rPr>
                <w:noProof/>
                <w:rPrChange w:id="225" w:author="Prabhvir Saran" w:date="2017-02-02T23:02:00Z">
                  <w:rPr>
                    <w:rStyle w:val="Hyperlink"/>
                    <w:noProof/>
                  </w:rPr>
                </w:rPrChange>
              </w:rPr>
              <w:delText>Functional Requirements</w:delText>
            </w:r>
            <w:r w:rsidDel="00F91D8D">
              <w:rPr>
                <w:noProof/>
                <w:webHidden/>
              </w:rPr>
              <w:tab/>
              <w:delText>6</w:delText>
            </w:r>
          </w:del>
        </w:p>
        <w:p w14:paraId="1BEE894F" w14:textId="63B7FE65" w:rsidR="00F911EF" w:rsidDel="00F91D8D" w:rsidRDefault="00F911EF">
          <w:pPr>
            <w:pStyle w:val="TOC2"/>
            <w:tabs>
              <w:tab w:val="right" w:leader="dot" w:pos="9350"/>
            </w:tabs>
            <w:rPr>
              <w:del w:id="226" w:author="Prabhvir Saran [2]" w:date="2017-03-23T16:45:00Z"/>
              <w:rFonts w:eastAsiaTheme="minorEastAsia"/>
              <w:noProof/>
            </w:rPr>
          </w:pPr>
          <w:del w:id="227" w:author="Prabhvir Saran [2]" w:date="2017-03-23T16:45:00Z">
            <w:r w:rsidRPr="00477C6C" w:rsidDel="00F91D8D">
              <w:rPr>
                <w:noProof/>
                <w:rPrChange w:id="228" w:author="Prabhvir Saran" w:date="2017-02-02T23:02:00Z">
                  <w:rPr>
                    <w:rStyle w:val="Hyperlink"/>
                    <w:noProof/>
                  </w:rPr>
                </w:rPrChange>
              </w:rPr>
              <w:delText>Work Plan</w:delText>
            </w:r>
            <w:r w:rsidDel="00F91D8D">
              <w:rPr>
                <w:noProof/>
                <w:webHidden/>
              </w:rPr>
              <w:tab/>
              <w:delText>7</w:delText>
            </w:r>
          </w:del>
        </w:p>
        <w:p w14:paraId="64ED3D0B" w14:textId="591FBB7F" w:rsidR="00EC6476" w:rsidRDefault="00EC6476">
          <w:pPr>
            <w:rPr>
              <w:ins w:id="229" w:author="Prabhvir Saran" w:date="2017-02-02T16:03:00Z"/>
            </w:rPr>
          </w:pPr>
          <w:ins w:id="230" w:author="Prabhvir Saran" w:date="2017-02-02T16:03:00Z">
            <w:r>
              <w:rPr>
                <w:b/>
                <w:bCs/>
                <w:noProof/>
              </w:rPr>
              <w:fldChar w:fldCharType="end"/>
            </w:r>
          </w:ins>
        </w:p>
        <w:customXmlInsRangeStart w:id="231" w:author="Prabhvir Saran" w:date="2017-02-02T16:03:00Z"/>
      </w:sdtContent>
    </w:sdt>
    <w:customXmlInsRangeEnd w:id="231"/>
    <w:p w14:paraId="5AF45BAF" w14:textId="77777777" w:rsidR="00BE19B9" w:rsidRDefault="00BE19B9" w:rsidP="00F91D8D">
      <w:pPr>
        <w:pStyle w:val="Heading1"/>
        <w:jc w:val="center"/>
        <w:rPr>
          <w:ins w:id="232" w:author="Prabhvir Saran [2]" w:date="2017-03-23T22:13:00Z"/>
          <w:b/>
          <w:sz w:val="36"/>
          <w:u w:val="single"/>
        </w:rPr>
      </w:pPr>
      <w:bookmarkStart w:id="233" w:name="_Toc478070502"/>
    </w:p>
    <w:p w14:paraId="7E4A2A39" w14:textId="77777777" w:rsidR="00BE19B9" w:rsidRDefault="00BE19B9" w:rsidP="00F91D8D">
      <w:pPr>
        <w:pStyle w:val="Heading1"/>
        <w:jc w:val="center"/>
        <w:rPr>
          <w:ins w:id="234" w:author="Prabhvir Saran [2]" w:date="2017-03-23T22:13:00Z"/>
          <w:b/>
          <w:sz w:val="36"/>
          <w:u w:val="single"/>
        </w:rPr>
      </w:pPr>
    </w:p>
    <w:p w14:paraId="6473D01D" w14:textId="77777777" w:rsidR="00BE19B9" w:rsidRDefault="00BE19B9" w:rsidP="00F91D8D">
      <w:pPr>
        <w:pStyle w:val="Heading1"/>
        <w:jc w:val="center"/>
        <w:rPr>
          <w:ins w:id="235" w:author="Prabhvir Saran [2]" w:date="2017-03-23T22:13:00Z"/>
          <w:b/>
          <w:sz w:val="36"/>
          <w:u w:val="single"/>
        </w:rPr>
      </w:pPr>
    </w:p>
    <w:p w14:paraId="0EF99AE5" w14:textId="77777777" w:rsidR="00BE19B9" w:rsidRDefault="00BE19B9" w:rsidP="00F91D8D">
      <w:pPr>
        <w:pStyle w:val="Heading1"/>
        <w:jc w:val="center"/>
        <w:rPr>
          <w:ins w:id="236" w:author="Prabhvir Saran [2]" w:date="2017-03-23T22:13:00Z"/>
          <w:b/>
          <w:sz w:val="36"/>
          <w:u w:val="single"/>
        </w:rPr>
      </w:pPr>
    </w:p>
    <w:p w14:paraId="628AA64B" w14:textId="77777777" w:rsidR="00BE19B9" w:rsidRDefault="00BE19B9" w:rsidP="00F91D8D">
      <w:pPr>
        <w:pStyle w:val="Heading1"/>
        <w:jc w:val="center"/>
        <w:rPr>
          <w:ins w:id="237" w:author="Prabhvir Saran [2]" w:date="2017-03-23T22:13:00Z"/>
          <w:b/>
          <w:sz w:val="36"/>
          <w:u w:val="single"/>
        </w:rPr>
      </w:pPr>
    </w:p>
    <w:p w14:paraId="1F8D21A9" w14:textId="77777777" w:rsidR="00BE19B9" w:rsidRDefault="00BE19B9" w:rsidP="00F91D8D">
      <w:pPr>
        <w:pStyle w:val="Heading1"/>
        <w:jc w:val="center"/>
        <w:rPr>
          <w:ins w:id="238" w:author="Prabhvir Saran [2]" w:date="2017-03-23T22:13:00Z"/>
          <w:b/>
          <w:sz w:val="36"/>
          <w:u w:val="single"/>
        </w:rPr>
      </w:pPr>
    </w:p>
    <w:p w14:paraId="368F2B56" w14:textId="77777777" w:rsidR="00BE19B9" w:rsidRDefault="00BE19B9" w:rsidP="00F91D8D">
      <w:pPr>
        <w:pStyle w:val="Heading1"/>
        <w:jc w:val="center"/>
        <w:rPr>
          <w:ins w:id="239" w:author="Prabhvir Saran [2]" w:date="2017-03-23T22:13:00Z"/>
          <w:b/>
          <w:sz w:val="36"/>
          <w:u w:val="single"/>
        </w:rPr>
      </w:pPr>
    </w:p>
    <w:p w14:paraId="60974638" w14:textId="77777777" w:rsidR="00BE19B9" w:rsidRDefault="00BE19B9" w:rsidP="00F91D8D">
      <w:pPr>
        <w:pStyle w:val="Heading1"/>
        <w:jc w:val="center"/>
        <w:rPr>
          <w:ins w:id="240" w:author="Prabhvir Saran [2]" w:date="2017-03-23T22:13:00Z"/>
          <w:b/>
          <w:sz w:val="36"/>
          <w:u w:val="single"/>
        </w:rPr>
      </w:pPr>
    </w:p>
    <w:p w14:paraId="5867D943" w14:textId="77777777" w:rsidR="00BE19B9" w:rsidRDefault="00BE19B9" w:rsidP="00F91D8D">
      <w:pPr>
        <w:pStyle w:val="Heading1"/>
        <w:jc w:val="center"/>
        <w:rPr>
          <w:ins w:id="241" w:author="Prabhvir Saran [2]" w:date="2017-03-23T22:13:00Z"/>
          <w:b/>
          <w:sz w:val="36"/>
          <w:u w:val="single"/>
        </w:rPr>
      </w:pPr>
    </w:p>
    <w:p w14:paraId="56620FB5" w14:textId="77777777" w:rsidR="00BE19B9" w:rsidRDefault="00BE19B9" w:rsidP="00F91D8D">
      <w:pPr>
        <w:pStyle w:val="Heading1"/>
        <w:jc w:val="center"/>
        <w:rPr>
          <w:ins w:id="242" w:author="Prabhvir Saran [2]" w:date="2017-03-23T22:13:00Z"/>
          <w:b/>
          <w:sz w:val="36"/>
          <w:u w:val="single"/>
        </w:rPr>
      </w:pPr>
    </w:p>
    <w:p w14:paraId="50AFD4E4" w14:textId="77777777" w:rsidR="00BE19B9" w:rsidRDefault="00BE19B9" w:rsidP="00F91D8D">
      <w:pPr>
        <w:pStyle w:val="Heading1"/>
        <w:jc w:val="center"/>
        <w:rPr>
          <w:ins w:id="243" w:author="Prabhvir Saran [2]" w:date="2017-03-23T22:13:00Z"/>
          <w:b/>
          <w:sz w:val="36"/>
          <w:u w:val="single"/>
        </w:rPr>
      </w:pPr>
    </w:p>
    <w:p w14:paraId="4B531A92" w14:textId="77777777" w:rsidR="00BE19B9" w:rsidRDefault="00BE19B9" w:rsidP="00F91D8D">
      <w:pPr>
        <w:pStyle w:val="Heading1"/>
        <w:jc w:val="center"/>
        <w:rPr>
          <w:ins w:id="244" w:author="Prabhvir Saran [2]" w:date="2017-03-23T22:13:00Z"/>
          <w:b/>
          <w:sz w:val="36"/>
          <w:u w:val="single"/>
        </w:rPr>
      </w:pPr>
    </w:p>
    <w:p w14:paraId="1912157F" w14:textId="541F8918" w:rsidR="00BE19B9" w:rsidRDefault="00BE19B9" w:rsidP="00BE19B9">
      <w:pPr>
        <w:rPr>
          <w:rFonts w:asciiTheme="majorHAnsi" w:eastAsiaTheme="majorEastAsia" w:hAnsiTheme="majorHAnsi" w:cstheme="majorBidi"/>
          <w:b/>
          <w:color w:val="2F5496" w:themeColor="accent1" w:themeShade="BF"/>
          <w:sz w:val="36"/>
          <w:szCs w:val="32"/>
          <w:u w:val="single"/>
        </w:rPr>
        <w:pPrChange w:id="245" w:author="Prabhvir Saran [2]" w:date="2017-03-23T22:13:00Z">
          <w:pPr>
            <w:pStyle w:val="Heading1"/>
            <w:jc w:val="center"/>
          </w:pPr>
        </w:pPrChange>
      </w:pPr>
    </w:p>
    <w:p w14:paraId="58DB3037" w14:textId="4A9AFC2A" w:rsidR="00BE19B9" w:rsidRDefault="00BE19B9" w:rsidP="00BE19B9">
      <w:pPr>
        <w:rPr>
          <w:ins w:id="246" w:author="Prabhvir Saran [2]" w:date="2017-03-23T22:14:00Z"/>
          <w:rFonts w:asciiTheme="majorHAnsi" w:eastAsiaTheme="majorEastAsia" w:hAnsiTheme="majorHAnsi" w:cstheme="majorBidi"/>
          <w:b/>
          <w:color w:val="2F5496" w:themeColor="accent1" w:themeShade="BF"/>
          <w:sz w:val="36"/>
          <w:szCs w:val="32"/>
          <w:u w:val="single"/>
        </w:rPr>
        <w:pPrChange w:id="247" w:author="Prabhvir Saran [2]" w:date="2017-03-23T22:13:00Z">
          <w:pPr>
            <w:pStyle w:val="Heading1"/>
            <w:jc w:val="center"/>
          </w:pPr>
        </w:pPrChange>
      </w:pPr>
    </w:p>
    <w:p w14:paraId="36C8BA2A" w14:textId="77777777" w:rsidR="004E3F3A" w:rsidRDefault="004E3F3A" w:rsidP="00BE19B9">
      <w:pPr>
        <w:rPr>
          <w:ins w:id="248" w:author="Prabhvir Saran [2]" w:date="2017-03-23T22:13:00Z"/>
          <w:rFonts w:asciiTheme="majorHAnsi" w:eastAsiaTheme="majorEastAsia" w:hAnsiTheme="majorHAnsi" w:cstheme="majorBidi"/>
          <w:b/>
          <w:color w:val="2F5496" w:themeColor="accent1" w:themeShade="BF"/>
          <w:sz w:val="36"/>
          <w:szCs w:val="32"/>
          <w:u w:val="single"/>
        </w:rPr>
        <w:pPrChange w:id="249" w:author="Prabhvir Saran [2]" w:date="2017-03-23T22:13:00Z">
          <w:pPr>
            <w:pStyle w:val="Heading1"/>
            <w:jc w:val="center"/>
          </w:pPr>
        </w:pPrChange>
      </w:pPr>
    </w:p>
    <w:p w14:paraId="653AF0ED" w14:textId="7677A13A" w:rsidR="00BE19B9" w:rsidRDefault="00BE19B9" w:rsidP="00F91D8D">
      <w:pPr>
        <w:pStyle w:val="Heading1"/>
        <w:jc w:val="center"/>
        <w:rPr>
          <w:rFonts w:asciiTheme="minorHAnsi" w:eastAsiaTheme="minorHAnsi" w:hAnsiTheme="minorHAnsi" w:cstheme="minorBidi"/>
          <w:color w:val="auto"/>
          <w:sz w:val="22"/>
          <w:szCs w:val="22"/>
        </w:rPr>
      </w:pPr>
    </w:p>
    <w:p w14:paraId="66711552" w14:textId="77777777" w:rsidR="00BE19B9" w:rsidRPr="00BE19B9" w:rsidRDefault="00BE19B9" w:rsidP="00BE19B9">
      <w:pPr>
        <w:rPr>
          <w:ins w:id="250" w:author="Prabhvir Saran [2]" w:date="2017-03-23T22:13:00Z"/>
          <w:rPrChange w:id="251" w:author="Prabhvir Saran [2]" w:date="2017-03-23T22:13:00Z">
            <w:rPr>
              <w:ins w:id="252" w:author="Prabhvir Saran [2]" w:date="2017-03-23T22:13:00Z"/>
              <w:b/>
              <w:sz w:val="36"/>
              <w:u w:val="single"/>
            </w:rPr>
          </w:rPrChange>
        </w:rPr>
        <w:pPrChange w:id="253" w:author="Prabhvir Saran [2]" w:date="2017-03-23T22:13:00Z">
          <w:pPr>
            <w:pStyle w:val="Heading1"/>
            <w:jc w:val="center"/>
          </w:pPr>
        </w:pPrChange>
      </w:pPr>
    </w:p>
    <w:p w14:paraId="2FE91B55" w14:textId="1EC9E3C3" w:rsidR="00F91D8D" w:rsidRDefault="00F91D8D" w:rsidP="00F91D8D">
      <w:pPr>
        <w:pStyle w:val="Heading1"/>
        <w:jc w:val="center"/>
        <w:rPr>
          <w:ins w:id="254" w:author="Prabhvir Saran [2]" w:date="2017-03-23T16:46:00Z"/>
          <w:b/>
          <w:sz w:val="36"/>
          <w:u w:val="single"/>
        </w:rPr>
      </w:pPr>
      <w:ins w:id="255" w:author="Prabhvir Saran [2]" w:date="2017-03-23T16:46:00Z">
        <w:r>
          <w:rPr>
            <w:b/>
            <w:sz w:val="36"/>
            <w:u w:val="single"/>
          </w:rPr>
          <w:lastRenderedPageBreak/>
          <w:t>Milestone 4</w:t>
        </w:r>
        <w:r w:rsidRPr="00A22D7F">
          <w:rPr>
            <w:b/>
            <w:sz w:val="36"/>
            <w:u w:val="single"/>
          </w:rPr>
          <w:t xml:space="preserve">: </w:t>
        </w:r>
        <w:r w:rsidRPr="001F3D88">
          <w:rPr>
            <w:b/>
            <w:sz w:val="36"/>
            <w:u w:val="single"/>
          </w:rPr>
          <w:t xml:space="preserve">Deployed </w:t>
        </w:r>
        <w:proofErr w:type="spellStart"/>
        <w:r w:rsidRPr="001F3D88">
          <w:rPr>
            <w:b/>
            <w:sz w:val="36"/>
            <w:u w:val="single"/>
          </w:rPr>
          <w:t>Javascript</w:t>
        </w:r>
        <w:proofErr w:type="spellEnd"/>
        <w:r w:rsidRPr="001F3D88">
          <w:rPr>
            <w:b/>
            <w:sz w:val="36"/>
            <w:u w:val="single"/>
          </w:rPr>
          <w:t>-enabled site – validated, tested</w:t>
        </w:r>
        <w:bookmarkEnd w:id="233"/>
      </w:ins>
    </w:p>
    <w:p w14:paraId="1CCA5AB5" w14:textId="77777777" w:rsidR="00F91D8D" w:rsidRDefault="00F91D8D" w:rsidP="00F91D8D">
      <w:pPr>
        <w:rPr>
          <w:ins w:id="256" w:author="Prabhvir Saran [2]" w:date="2017-03-23T16:46:00Z"/>
        </w:rPr>
      </w:pPr>
    </w:p>
    <w:p w14:paraId="1A068887" w14:textId="77777777" w:rsidR="00F91D8D" w:rsidRPr="00FF76DD" w:rsidRDefault="00F91D8D" w:rsidP="00F91D8D">
      <w:pPr>
        <w:pStyle w:val="Heading2"/>
        <w:spacing w:after="240"/>
        <w:rPr>
          <w:ins w:id="257" w:author="Prabhvir Saran [2]" w:date="2017-03-23T16:46:00Z"/>
        </w:rPr>
      </w:pPr>
      <w:bookmarkStart w:id="258" w:name="_Toc478070503"/>
      <w:proofErr w:type="spellStart"/>
      <w:ins w:id="259" w:author="Prabhvir Saran [2]" w:date="2017-03-23T16:46:00Z">
        <w:r>
          <w:t>Url</w:t>
        </w:r>
        <w:proofErr w:type="spellEnd"/>
        <w:r>
          <w:t xml:space="preserve"> of the website</w:t>
        </w:r>
        <w:bookmarkEnd w:id="258"/>
      </w:ins>
    </w:p>
    <w:p w14:paraId="07B0746B" w14:textId="7D1BF39D" w:rsidR="00F91D8D" w:rsidRDefault="00F91D8D" w:rsidP="00F91D8D">
      <w:pPr>
        <w:spacing w:after="240"/>
        <w:rPr>
          <w:ins w:id="260" w:author="Prabhvir Saran [2]" w:date="2017-03-23T16:52:00Z"/>
        </w:rPr>
      </w:pPr>
      <w:ins w:id="261" w:author="Prabhvir Saran [2]" w:date="2017-03-23T16:46:00Z">
        <w:r w:rsidRPr="00A22D7F">
          <w:t>http://students.bcitdev.com/A00980505/G2/</w:t>
        </w:r>
        <w:r>
          <w:t xml:space="preserve"> </w:t>
        </w:r>
      </w:ins>
    </w:p>
    <w:p w14:paraId="7A037C71" w14:textId="14A63AE9" w:rsidR="00980BFC" w:rsidRDefault="00980BFC">
      <w:pPr>
        <w:pStyle w:val="Heading2"/>
        <w:rPr>
          <w:ins w:id="262" w:author="Prabhvir Saran [2]" w:date="2017-03-23T16:52:00Z"/>
        </w:rPr>
        <w:pPrChange w:id="263" w:author="Prabhvir Saran [2]" w:date="2017-03-23T16:52:00Z">
          <w:pPr>
            <w:spacing w:after="240"/>
          </w:pPr>
        </w:pPrChange>
      </w:pPr>
      <w:bookmarkStart w:id="264" w:name="_Toc478070504"/>
      <w:ins w:id="265" w:author="Prabhvir Saran [2]" w:date="2017-03-23T16:52:00Z">
        <w:r>
          <w:t>List of all the items completed</w:t>
        </w:r>
        <w:bookmarkEnd w:id="264"/>
        <w:r>
          <w:t xml:space="preserve"> </w:t>
        </w:r>
      </w:ins>
    </w:p>
    <w:p w14:paraId="482EBF08" w14:textId="444FDC68" w:rsidR="00980BFC" w:rsidRDefault="006B3F3B">
      <w:pPr>
        <w:pStyle w:val="ListParagraph"/>
        <w:numPr>
          <w:ilvl w:val="0"/>
          <w:numId w:val="18"/>
        </w:numPr>
        <w:rPr>
          <w:ins w:id="266" w:author="Prabhvir Saran [2]" w:date="2017-03-23T16:52:00Z"/>
        </w:rPr>
        <w:pPrChange w:id="267" w:author="Prabhvir Saran [2]" w:date="2017-03-23T17:00:00Z">
          <w:pPr>
            <w:spacing w:after="240"/>
          </w:pPr>
        </w:pPrChange>
      </w:pPr>
      <w:ins w:id="268" w:author="Prabhvir Saran [2]" w:date="2017-03-23T16:53:00Z">
        <w:r>
          <w:t xml:space="preserve">Input </w:t>
        </w:r>
      </w:ins>
      <w:ins w:id="269" w:author="Prabhvir Saran [2]" w:date="2017-03-23T16:58:00Z">
        <w:r>
          <w:t xml:space="preserve">requirements were </w:t>
        </w:r>
      </w:ins>
      <w:ins w:id="270" w:author="Prabhvir Saran [2]" w:date="2017-03-23T16:59:00Z">
        <w:r>
          <w:t xml:space="preserve">formed for each </w:t>
        </w:r>
      </w:ins>
      <w:ins w:id="271" w:author="Prabhvir Saran [2]" w:date="2017-03-23T17:05:00Z">
        <w:r w:rsidR="00922D5A">
          <w:t>field</w:t>
        </w:r>
      </w:ins>
      <w:ins w:id="272" w:author="Prabhvir Saran [2]" w:date="2017-03-23T16:59:00Z">
        <w:r>
          <w:t xml:space="preserve">. </w:t>
        </w:r>
      </w:ins>
      <w:ins w:id="273" w:author="Prabhvir Saran [2]" w:date="2017-03-23T16:53:00Z">
        <w:r>
          <w:t xml:space="preserve"> </w:t>
        </w:r>
      </w:ins>
    </w:p>
    <w:p w14:paraId="0DD07C85" w14:textId="61070754" w:rsidR="00980BFC" w:rsidRDefault="006B3F3B">
      <w:pPr>
        <w:pStyle w:val="ListParagraph"/>
        <w:numPr>
          <w:ilvl w:val="0"/>
          <w:numId w:val="18"/>
        </w:numPr>
        <w:rPr>
          <w:ins w:id="274" w:author="Prabhvir Saran [2]" w:date="2017-03-23T17:29:00Z"/>
        </w:rPr>
        <w:pPrChange w:id="275" w:author="Prabhvir Saran [2]" w:date="2017-03-23T17:00:00Z">
          <w:pPr>
            <w:spacing w:after="240"/>
          </w:pPr>
        </w:pPrChange>
      </w:pPr>
      <w:ins w:id="276" w:author="Prabhvir Saran [2]" w:date="2017-03-23T17:00:00Z">
        <w:r>
          <w:t>The forums were tested using a classmate</w:t>
        </w:r>
      </w:ins>
    </w:p>
    <w:p w14:paraId="65B11102" w14:textId="56F6935C" w:rsidR="004154BF" w:rsidRDefault="004154BF">
      <w:pPr>
        <w:pStyle w:val="ListParagraph"/>
        <w:numPr>
          <w:ilvl w:val="0"/>
          <w:numId w:val="18"/>
        </w:numPr>
        <w:rPr>
          <w:ins w:id="277" w:author="Prabhvir Saran [2]" w:date="2017-03-23T17:00:00Z"/>
        </w:rPr>
        <w:pPrChange w:id="278" w:author="Prabhvir Saran [2]" w:date="2017-03-23T17:00:00Z">
          <w:pPr>
            <w:spacing w:after="240"/>
          </w:pPr>
        </w:pPrChange>
      </w:pPr>
      <w:ins w:id="279" w:author="Prabhvir Saran [2]" w:date="2017-03-23T17:29:00Z">
        <w:r>
          <w:t xml:space="preserve">Tables were created for the </w:t>
        </w:r>
      </w:ins>
      <w:ins w:id="280" w:author="Prabhvir Saran [2]" w:date="2017-03-23T17:30:00Z">
        <w:r>
          <w:t>validation requirements and testing</w:t>
        </w:r>
      </w:ins>
    </w:p>
    <w:p w14:paraId="2AB4EFD3" w14:textId="2089F17D" w:rsidR="006B3F3B" w:rsidRDefault="00DF31E2">
      <w:pPr>
        <w:pStyle w:val="ListParagraph"/>
        <w:numPr>
          <w:ilvl w:val="0"/>
          <w:numId w:val="18"/>
        </w:numPr>
        <w:rPr>
          <w:ins w:id="281" w:author="Prabhvir Saran [2]" w:date="2017-03-23T17:01:00Z"/>
        </w:rPr>
        <w:pPrChange w:id="282" w:author="Prabhvir Saran [2]" w:date="2017-03-23T17:00:00Z">
          <w:pPr>
            <w:spacing w:after="240"/>
          </w:pPr>
        </w:pPrChange>
      </w:pPr>
      <w:ins w:id="283" w:author="Prabhvir Saran [2]" w:date="2017-03-23T17:28:00Z">
        <w:r>
          <w:t>Two</w:t>
        </w:r>
      </w:ins>
      <w:ins w:id="284" w:author="Prabhvir Saran [2]" w:date="2017-03-23T17:00:00Z">
        <w:r w:rsidR="004154BF">
          <w:t xml:space="preserve"> third party widget</w:t>
        </w:r>
      </w:ins>
      <w:ins w:id="285" w:author="Prabhvir Saran [2]" w:date="2017-03-23T21:11:00Z">
        <w:r>
          <w:t>s</w:t>
        </w:r>
      </w:ins>
      <w:ins w:id="286" w:author="Prabhvir Saran [2]" w:date="2017-03-23T17:00:00Z">
        <w:r w:rsidR="004154BF">
          <w:t xml:space="preserve"> </w:t>
        </w:r>
      </w:ins>
      <w:ins w:id="287" w:author="Prabhvir Saran [2]" w:date="2017-03-23T21:11:00Z">
        <w:r>
          <w:t>were</w:t>
        </w:r>
      </w:ins>
      <w:ins w:id="288" w:author="Prabhvir Saran [2]" w:date="2017-03-23T17:00:00Z">
        <w:r w:rsidR="004154BF">
          <w:t xml:space="preserve"> </w:t>
        </w:r>
        <w:r w:rsidR="006B3F3B">
          <w:t xml:space="preserve">added to </w:t>
        </w:r>
      </w:ins>
      <w:ins w:id="289" w:author="Prabhvir Saran [2]" w:date="2017-03-23T17:01:00Z">
        <w:r w:rsidR="006B3F3B">
          <w:t xml:space="preserve">the website. </w:t>
        </w:r>
      </w:ins>
    </w:p>
    <w:p w14:paraId="6FB0C536" w14:textId="75BC052E" w:rsidR="006B3F3B" w:rsidRDefault="006B3F3B">
      <w:pPr>
        <w:pStyle w:val="ListParagraph"/>
        <w:numPr>
          <w:ilvl w:val="0"/>
          <w:numId w:val="18"/>
        </w:numPr>
        <w:rPr>
          <w:ins w:id="290" w:author="Prabhvir Saran [2]" w:date="2017-03-23T17:00:00Z"/>
        </w:rPr>
        <w:pPrChange w:id="291" w:author="Prabhvir Saran [2]" w:date="2017-03-23T17:00:00Z">
          <w:pPr>
            <w:spacing w:after="240"/>
          </w:pPr>
        </w:pPrChange>
      </w:pPr>
      <w:ins w:id="292" w:author="Prabhvir Saran [2]" w:date="2017-03-23T17:01:00Z">
        <w:r>
          <w:t xml:space="preserve">The website was tested with </w:t>
        </w:r>
      </w:ins>
      <w:ins w:id="293" w:author="Prabhvir Saran [2]" w:date="2017-03-23T17:04:00Z">
        <w:r>
          <w:t>JavaScript</w:t>
        </w:r>
      </w:ins>
      <w:ins w:id="294" w:author="Prabhvir Saran [2]" w:date="2017-03-23T17:01:00Z">
        <w:r>
          <w:t xml:space="preserve"> disabled </w:t>
        </w:r>
      </w:ins>
    </w:p>
    <w:p w14:paraId="678CA4DB" w14:textId="1C610794" w:rsidR="0052364E" w:rsidRDefault="006B5D4D" w:rsidP="0052364E">
      <w:pPr>
        <w:pStyle w:val="Heading2"/>
        <w:rPr>
          <w:ins w:id="295" w:author="Prabhvir Saran [2]" w:date="2017-03-23T17:27:00Z"/>
        </w:rPr>
      </w:pPr>
      <w:bookmarkStart w:id="296" w:name="_Toc478070505"/>
      <w:ins w:id="297" w:author="Prabhvir Saran [2]" w:date="2017-03-23T17:27:00Z">
        <w:r>
          <w:t>Additional work</w:t>
        </w:r>
        <w:r w:rsidR="0052364E" w:rsidRPr="00FF76DD">
          <w:t>/Changes</w:t>
        </w:r>
        <w:bookmarkEnd w:id="296"/>
      </w:ins>
    </w:p>
    <w:p w14:paraId="1F4B71C4" w14:textId="065CDE59" w:rsidR="005E5569" w:rsidRPr="00980BFC" w:rsidRDefault="0052364E">
      <w:pPr>
        <w:rPr>
          <w:ins w:id="298" w:author="Prabhvir Saran [2]" w:date="2017-03-23T16:46:00Z"/>
        </w:rPr>
        <w:pPrChange w:id="299" w:author="Prabhvir Saran [2]" w:date="2017-03-23T16:52:00Z">
          <w:pPr>
            <w:spacing w:after="240"/>
          </w:pPr>
        </w:pPrChange>
      </w:pPr>
      <w:proofErr w:type="spellStart"/>
      <w:ins w:id="300" w:author="Prabhvir Saran [2]" w:date="2017-03-23T17:27:00Z">
        <w:r>
          <w:t>Jquery</w:t>
        </w:r>
        <w:proofErr w:type="spellEnd"/>
        <w:r>
          <w:t xml:space="preserve"> is now being used to hide or show the div elements on the </w:t>
        </w:r>
      </w:ins>
      <w:ins w:id="301" w:author="Prabhvir Saran [2]" w:date="2017-03-23T17:28:00Z">
        <w:r>
          <w:t xml:space="preserve">HEMA styles page. </w:t>
        </w:r>
      </w:ins>
      <w:ins w:id="302" w:author="Prabhvir Saran [2]" w:date="2017-03-23T21:23:00Z">
        <w:r w:rsidR="000E02EE">
          <w:t>This was implement</w:t>
        </w:r>
      </w:ins>
      <w:ins w:id="303" w:author="Prabhvir Saran [2]" w:date="2017-03-23T22:37:00Z">
        <w:r w:rsidR="00B31CDD">
          <w:t>ed</w:t>
        </w:r>
      </w:ins>
      <w:ins w:id="304" w:author="Prabhvir Saran [2]" w:date="2017-03-23T21:23:00Z">
        <w:r w:rsidR="000E02EE">
          <w:t xml:space="preserve"> so that there is no JavaScript </w:t>
        </w:r>
      </w:ins>
      <w:ins w:id="305" w:author="Prabhvir Saran [2]" w:date="2017-03-23T21:24:00Z">
        <w:r w:rsidR="00E62152">
          <w:t xml:space="preserve">code </w:t>
        </w:r>
      </w:ins>
      <w:ins w:id="306" w:author="Prabhvir Saran [2]" w:date="2017-03-23T21:23:00Z">
        <w:r w:rsidR="000E02EE">
          <w:t xml:space="preserve">in the html pages. </w:t>
        </w:r>
      </w:ins>
    </w:p>
    <w:p w14:paraId="2AEBD665" w14:textId="1BC850C9" w:rsidR="00776164" w:rsidRPr="009000FD" w:rsidDel="009000FD" w:rsidRDefault="00F91D8D">
      <w:pPr>
        <w:pStyle w:val="Heading2"/>
        <w:rPr>
          <w:del w:id="307" w:author="Prabhvir Saran [2]" w:date="2017-03-23T17:05:00Z"/>
          <w:rPrChange w:id="308" w:author="Prabhvir Saran [2]" w:date="2017-03-23T17:05:00Z">
            <w:rPr>
              <w:del w:id="309" w:author="Prabhvir Saran [2]" w:date="2017-03-23T17:05:00Z"/>
              <w:sz w:val="36"/>
            </w:rPr>
          </w:rPrChange>
        </w:rPr>
        <w:pPrChange w:id="310" w:author="Prabhvir Saran [2]" w:date="2017-03-23T17:05:00Z">
          <w:pPr/>
        </w:pPrChange>
      </w:pPr>
      <w:bookmarkStart w:id="311" w:name="_Toc478070506"/>
      <w:ins w:id="312" w:author="Prabhvir Saran [2]" w:date="2017-03-23T16:46:00Z">
        <w:r>
          <w:t>1. Defining</w:t>
        </w:r>
        <w:r w:rsidRPr="007F45C0">
          <w:t xml:space="preserve"> validation requirements</w:t>
        </w:r>
      </w:ins>
      <w:bookmarkEnd w:id="311"/>
    </w:p>
    <w:p w14:paraId="348C9B23" w14:textId="77777777" w:rsidR="00776164" w:rsidRDefault="00776164">
      <w:pPr>
        <w:pStyle w:val="Heading2"/>
        <w:pPrChange w:id="313"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4F6470">
        <w:trPr>
          <w:cnfStyle w:val="100000000000" w:firstRow="1" w:lastRow="0" w:firstColumn="0" w:lastColumn="0" w:oddVBand="0" w:evenVBand="0" w:oddHBand="0" w:evenHBand="0" w:firstRowFirstColumn="0" w:firstRowLastColumn="0" w:lastRowFirstColumn="0" w:lastRowLastColumn="0"/>
          <w:trHeight w:val="296"/>
          <w:ins w:id="314"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315" w:author="Prabhvir Saran [2]" w:date="2017-03-23T16:46:00Z"/>
                <w:b w:val="0"/>
                <w:bCs w:val="0"/>
                <w:rPrChange w:id="316" w:author="Prabhvir Saran [2]" w:date="2017-03-23T21:57:00Z">
                  <w:rPr>
                    <w:ins w:id="317" w:author="Prabhvir Saran [2]" w:date="2017-03-23T16:46:00Z"/>
                  </w:rPr>
                </w:rPrChange>
              </w:rPr>
            </w:pPr>
            <w:ins w:id="318" w:author="Prabhvir Saran [2]" w:date="2017-03-23T16:46:00Z">
              <w:r>
                <w:t>FORM on page</w:t>
              </w:r>
            </w:ins>
            <w:ins w:id="319" w:author="Prabhvir Saran [2]" w:date="2017-03-23T21:49:00Z">
              <w:r>
                <w:t xml:space="preserve">: </w:t>
              </w:r>
            </w:ins>
            <w:ins w:id="320"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321"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322"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323" w:author="Prabhvir Saran [2]" w:date="2017-03-23T16:46:00Z"/>
              </w:rPr>
            </w:pPr>
            <w:ins w:id="324"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325" w:author="Prabhvir Saran [2]" w:date="2017-03-23T16:46:00Z"/>
              </w:rPr>
            </w:pPr>
            <w:ins w:id="326"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327" w:author="Prabhvir Saran [2]" w:date="2017-03-23T16:46:00Z"/>
              </w:rPr>
            </w:pPr>
            <w:ins w:id="328" w:author="Prabhvir Saran [2]" w:date="2017-03-23T16:46:00Z">
              <w:r>
                <w:t xml:space="preserve">Explanation   </w:t>
              </w:r>
            </w:ins>
          </w:p>
        </w:tc>
      </w:tr>
      <w:tr w:rsidR="00F91D8D" w14:paraId="47C9ADA4" w14:textId="77777777" w:rsidTr="00F91D8D">
        <w:trPr>
          <w:trHeight w:val="593"/>
          <w:ins w:id="329"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330" w:author="Prabhvir Saran [2]" w:date="2017-03-23T16:46:00Z"/>
              </w:rPr>
            </w:pPr>
            <w:ins w:id="331" w:author="Prabhvir Saran [2]" w:date="2017-03-23T16:46:00Z">
              <w:r w:rsidRPr="00B91E60">
                <w:t>Name:</w:t>
              </w:r>
            </w:ins>
          </w:p>
        </w:tc>
        <w:tc>
          <w:tcPr>
            <w:tcW w:w="4416" w:type="dxa"/>
          </w:tcPr>
          <w:p w14:paraId="6A06D2C7" w14:textId="1390EEFE" w:rsidR="00F91D8D" w:rsidRDefault="0064264C" w:rsidP="00F91D8D">
            <w:pPr>
              <w:cnfStyle w:val="000000000000" w:firstRow="0" w:lastRow="0" w:firstColumn="0" w:lastColumn="0" w:oddVBand="0" w:evenVBand="0" w:oddHBand="0" w:evenHBand="0" w:firstRowFirstColumn="0" w:firstRowLastColumn="0" w:lastRowFirstColumn="0" w:lastRowLastColumn="0"/>
              <w:rPr>
                <w:ins w:id="332" w:author="Prabhvir Saran [2]" w:date="2017-03-23T16:46:00Z"/>
              </w:rPr>
            </w:pPr>
            <w:ins w:id="333" w:author="Prabhvir Saran [2]" w:date="2017-03-23T22:52:00Z">
              <w:r>
                <w:t>Only upper or lower case letter, space is also allowed</w:t>
              </w:r>
            </w:ins>
          </w:p>
        </w:tc>
        <w:tc>
          <w:tcPr>
            <w:tcW w:w="3216" w:type="dxa"/>
          </w:tcPr>
          <w:p w14:paraId="22D1056B" w14:textId="03EF233B" w:rsidR="00F91D8D" w:rsidRDefault="0064264C" w:rsidP="00F91D8D">
            <w:pPr>
              <w:cnfStyle w:val="000000000000" w:firstRow="0" w:lastRow="0" w:firstColumn="0" w:lastColumn="0" w:oddVBand="0" w:evenVBand="0" w:oddHBand="0" w:evenHBand="0" w:firstRowFirstColumn="0" w:firstRowLastColumn="0" w:lastRowFirstColumn="0" w:lastRowLastColumn="0"/>
              <w:rPr>
                <w:ins w:id="334" w:author="Prabhvir Saran [2]" w:date="2017-03-23T16:46:00Z"/>
              </w:rPr>
            </w:pPr>
            <w:ins w:id="335" w:author="Prabhvir Saran [2]" w:date="2017-03-23T22:46:00Z">
              <w:r>
                <w:t xml:space="preserve">A normal name consists of </w:t>
              </w:r>
            </w:ins>
            <w:ins w:id="336" w:author="Prabhvir Saran [2]" w:date="2017-03-23T22:53:00Z">
              <w:r w:rsidR="00341909">
                <w:t xml:space="preserve">letter. The space allows the user to </w:t>
              </w:r>
              <w:r w:rsidR="00310B36">
                <w:t>distinguish between first and last name</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337"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338" w:author="Prabhvir Saran [2]" w:date="2017-03-23T16:46:00Z"/>
              </w:rPr>
            </w:pPr>
            <w:ins w:id="339" w:author="Prabhvir Saran [2]" w:date="2017-03-23T16:46:00Z">
              <w:r w:rsidRPr="00B91E60">
                <w:t>Email:</w:t>
              </w:r>
            </w:ins>
          </w:p>
        </w:tc>
        <w:tc>
          <w:tcPr>
            <w:tcW w:w="4416" w:type="dxa"/>
          </w:tcPr>
          <w:p w14:paraId="5B6283A1" w14:textId="069596E3" w:rsidR="00F91D8D" w:rsidRDefault="0046230F" w:rsidP="00F91D8D">
            <w:pPr>
              <w:cnfStyle w:val="000000100000" w:firstRow="0" w:lastRow="0" w:firstColumn="0" w:lastColumn="0" w:oddVBand="0" w:evenVBand="0" w:oddHBand="1" w:evenHBand="0" w:firstRowFirstColumn="0" w:firstRowLastColumn="0" w:lastRowFirstColumn="0" w:lastRowLastColumn="0"/>
              <w:rPr>
                <w:ins w:id="340" w:author="Prabhvir Saran [2]" w:date="2017-03-23T16:46:00Z"/>
              </w:rPr>
            </w:pPr>
            <w:ins w:id="341" w:author="Prabhvir Saran [2]" w:date="2017-03-23T22:27:00Z">
              <w:r>
                <w:t>A</w:t>
              </w:r>
              <w:r>
                <w:t>lphanumeric</w:t>
              </w:r>
              <w:r>
                <w:t xml:space="preserve"> or</w:t>
              </w:r>
            </w:ins>
            <w:ins w:id="342" w:author="Prabhvir Saran [2]" w:date="2017-03-23T22:29:00Z">
              <w:r>
                <w:t xml:space="preserve"> the symbols</w:t>
              </w:r>
            </w:ins>
            <w:ins w:id="343" w:author="Prabhvir Saran [2]" w:date="2017-03-23T22:27:00Z">
              <w:r>
                <w:t xml:space="preserve"> </w:t>
              </w:r>
            </w:ins>
            <w:ins w:id="344" w:author="Prabhvir Saran [2]" w:date="2017-03-23T22:28:00Z">
              <w:r w:rsidRPr="00B91E60">
                <w:t>!@#%^&amp;*_</w:t>
              </w:r>
              <w:r>
                <w:t xml:space="preserve"> </w:t>
              </w:r>
            </w:ins>
            <w:ins w:id="345" w:author="Prabhvir Saran [2]" w:date="2017-03-23T22:30:00Z">
              <w:r>
                <w:t xml:space="preserve"> (followed by) </w:t>
              </w:r>
            </w:ins>
            <w:ins w:id="346" w:author="Prabhvir Saran [2]" w:date="2017-03-23T22:28:00Z">
              <w:r>
                <w:t xml:space="preserve">@ </w:t>
              </w:r>
            </w:ins>
            <w:ins w:id="347" w:author="Prabhvir Saran [2]" w:date="2017-03-23T22:29:00Z">
              <w:r>
                <w:t>a</w:t>
              </w:r>
              <w:r>
                <w:t>lphanumeric</w:t>
              </w:r>
              <w:r>
                <w:t xml:space="preserve"> </w:t>
              </w:r>
            </w:ins>
            <w:ins w:id="348" w:author="Prabhvir Saran [2]" w:date="2017-03-23T22:30:00Z">
              <w:r>
                <w:t>(</w:t>
              </w:r>
            </w:ins>
            <w:ins w:id="349" w:author="Prabhvir Saran [2]" w:date="2017-03-23T22:29:00Z">
              <w:r>
                <w:t>followed by</w:t>
              </w:r>
            </w:ins>
            <w:ins w:id="350" w:author="Prabhvir Saran [2]" w:date="2017-03-23T22:30:00Z">
              <w:r>
                <w:t>)</w:t>
              </w:r>
            </w:ins>
            <w:ins w:id="351" w:author="Prabhvir Saran [2]" w:date="2017-03-23T22:29:00Z">
              <w:r>
                <w:t xml:space="preserve"> . </w:t>
              </w:r>
            </w:ins>
            <w:ins w:id="352" w:author="Prabhvir Saran [2]" w:date="2017-03-23T22:31:00Z">
              <w:r>
                <w:t xml:space="preserve"> </w:t>
              </w:r>
              <w:r>
                <w:t>alphanumeric</w:t>
              </w:r>
            </w:ins>
          </w:p>
        </w:tc>
        <w:tc>
          <w:tcPr>
            <w:tcW w:w="3216" w:type="dxa"/>
          </w:tcPr>
          <w:p w14:paraId="6D608DBA" w14:textId="2239646F" w:rsidR="00F91D8D" w:rsidRDefault="005B788D" w:rsidP="00F91D8D">
            <w:pPr>
              <w:cnfStyle w:val="000000100000" w:firstRow="0" w:lastRow="0" w:firstColumn="0" w:lastColumn="0" w:oddVBand="0" w:evenVBand="0" w:oddHBand="1" w:evenHBand="0" w:firstRowFirstColumn="0" w:firstRowLastColumn="0" w:lastRowFirstColumn="0" w:lastRowLastColumn="0"/>
              <w:rPr>
                <w:ins w:id="353" w:author="Prabhvir Saran [2]" w:date="2017-03-23T16:46:00Z"/>
              </w:rPr>
            </w:pPr>
            <w:ins w:id="354" w:author="Prabhvir Saran [2]" w:date="2017-03-23T22:32:00Z">
              <w:r>
                <w:t xml:space="preserve">This is the standard format for an email. </w:t>
              </w:r>
            </w:ins>
          </w:p>
        </w:tc>
      </w:tr>
      <w:tr w:rsidR="00F91D8D" w14:paraId="190044AB" w14:textId="77777777" w:rsidTr="00F91D8D">
        <w:trPr>
          <w:trHeight w:val="576"/>
          <w:ins w:id="355"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356" w:author="Prabhvir Saran [2]" w:date="2017-03-23T16:46:00Z"/>
              </w:rPr>
            </w:pPr>
            <w:ins w:id="357" w:author="Prabhvir Saran [2]" w:date="2017-03-23T16:46:00Z">
              <w:r w:rsidRPr="00B91E60">
                <w:t>Comment:</w:t>
              </w:r>
            </w:ins>
          </w:p>
        </w:tc>
        <w:tc>
          <w:tcPr>
            <w:tcW w:w="4416" w:type="dxa"/>
          </w:tcPr>
          <w:p w14:paraId="048C6841" w14:textId="3E222E6A" w:rsidR="00F91D8D" w:rsidRDefault="0012395B" w:rsidP="00F91D8D">
            <w:pPr>
              <w:cnfStyle w:val="000000000000" w:firstRow="0" w:lastRow="0" w:firstColumn="0" w:lastColumn="0" w:oddVBand="0" w:evenVBand="0" w:oddHBand="0" w:evenHBand="0" w:firstRowFirstColumn="0" w:firstRowLastColumn="0" w:lastRowFirstColumn="0" w:lastRowLastColumn="0"/>
              <w:rPr>
                <w:ins w:id="358" w:author="Prabhvir Saran [2]" w:date="2017-03-23T16:46:00Z"/>
              </w:rPr>
            </w:pPr>
            <w:ins w:id="359" w:author="Prabhvir Saran [2]" w:date="2017-03-23T22:20:00Z">
              <w:r>
                <w:t xml:space="preserve">Only </w:t>
              </w:r>
            </w:ins>
            <w:ins w:id="360" w:author="Prabhvir Saran [2]" w:date="2017-03-23T16:46:00Z">
              <w:r w:rsidR="00F91D8D" w:rsidRPr="00B91E60">
                <w:t xml:space="preserve">Alphanumeric and !@#%^&amp;*_ symbols </w:t>
              </w:r>
            </w:ins>
            <w:ins w:id="361" w:author="Prabhvir Saran [2]" w:date="2017-03-23T22:15:00Z">
              <w:r w:rsidR="00370AC9">
                <w:t xml:space="preserve">are </w:t>
              </w:r>
            </w:ins>
            <w:ins w:id="362" w:author="Prabhvir Saran [2]" w:date="2017-03-23T16:46:00Z">
              <w:r w:rsidR="00F91D8D" w:rsidRPr="00B91E60">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363" w:author="Prabhvir Saran [2]" w:date="2017-03-23T16:46:00Z"/>
              </w:rPr>
            </w:pPr>
            <w:ins w:id="364" w:author="Prabhvir Saran [2]" w:date="2017-03-23T22:55:00Z">
              <w:r>
                <w:t xml:space="preserve">Character other then </w:t>
              </w:r>
              <w:r w:rsidRPr="00B91E60">
                <w:t>!@#%^&amp;*_</w:t>
              </w:r>
              <w:r>
                <w:t xml:space="preserve"> are not allowed so that no </w:t>
              </w:r>
            </w:ins>
            <w:ins w:id="365" w:author="Prabhvir Saran [2]" w:date="2017-03-23T22:56:00Z">
              <w:r>
                <w:t xml:space="preserve">malicious client can send invalid data. </w:t>
              </w:r>
            </w:ins>
          </w:p>
        </w:tc>
      </w:tr>
    </w:tbl>
    <w:p w14:paraId="11285B45" w14:textId="77777777" w:rsidR="00776164" w:rsidRDefault="00776164" w:rsidP="00776164">
      <w:pPr>
        <w:rPr>
          <w:sz w:val="36"/>
        </w:rPr>
      </w:pPr>
    </w:p>
    <w:tbl>
      <w:tblPr>
        <w:tblStyle w:val="GridTable5Dark-Accent6"/>
        <w:tblpPr w:leftFromText="180" w:rightFromText="180" w:vertAnchor="page" w:horzAnchor="margin" w:tblpY="11742"/>
        <w:tblW w:w="9418" w:type="dxa"/>
        <w:tblLook w:val="04A0" w:firstRow="1" w:lastRow="0" w:firstColumn="1" w:lastColumn="0" w:noHBand="0" w:noVBand="1"/>
        <w:tblPrChange w:id="366" w:author="Prabhvir Saran [2]" w:date="2017-03-23T22:54:00Z">
          <w:tblPr>
            <w:tblStyle w:val="GridTable5Dark-Accent6"/>
            <w:tblpPr w:leftFromText="180" w:rightFromText="180" w:vertAnchor="page" w:horzAnchor="margin" w:tblpY="9972"/>
            <w:tblW w:w="9418" w:type="dxa"/>
            <w:tblLook w:val="04A0" w:firstRow="1" w:lastRow="0" w:firstColumn="1" w:lastColumn="0" w:noHBand="0" w:noVBand="1"/>
          </w:tblPr>
        </w:tblPrChange>
      </w:tblPr>
      <w:tblGrid>
        <w:gridCol w:w="1771"/>
        <w:gridCol w:w="4507"/>
        <w:gridCol w:w="3140"/>
        <w:tblGridChange w:id="367">
          <w:tblGrid>
            <w:gridCol w:w="1771"/>
            <w:gridCol w:w="4507"/>
            <w:gridCol w:w="3140"/>
          </w:tblGrid>
        </w:tblGridChange>
      </w:tblGrid>
      <w:tr w:rsidR="003E185E" w14:paraId="5E1CBF40" w14:textId="77777777" w:rsidTr="00310B36">
        <w:trPr>
          <w:cnfStyle w:val="100000000000" w:firstRow="1" w:lastRow="0" w:firstColumn="0" w:lastColumn="0" w:oddVBand="0" w:evenVBand="0" w:oddHBand="0" w:evenHBand="0" w:firstRowFirstColumn="0" w:firstRowLastColumn="0" w:lastRowFirstColumn="0" w:lastRowLastColumn="0"/>
          <w:trHeight w:val="200"/>
          <w:ins w:id="368" w:author="Prabhvir Saran [2]" w:date="2017-03-23T17:05:00Z"/>
          <w:trPrChange w:id="369" w:author="Prabhvir Saran [2]" w:date="2017-03-23T22:54:00Z">
            <w:trPr>
              <w:trHeight w:val="200"/>
            </w:trPr>
          </w:trPrChange>
        </w:trPr>
        <w:tc>
          <w:tcPr>
            <w:cnfStyle w:val="001000000000" w:firstRow="0" w:lastRow="0" w:firstColumn="1" w:lastColumn="0" w:oddVBand="0" w:evenVBand="0" w:oddHBand="0" w:evenHBand="0" w:firstRowFirstColumn="0" w:firstRowLastColumn="0" w:lastRowFirstColumn="0" w:lastRowLastColumn="0"/>
            <w:tcW w:w="6278" w:type="dxa"/>
            <w:gridSpan w:val="2"/>
            <w:tcPrChange w:id="370" w:author="Prabhvir Saran [2]" w:date="2017-03-23T22:54:00Z">
              <w:tcPr>
                <w:tcW w:w="6278" w:type="dxa"/>
                <w:gridSpan w:val="2"/>
              </w:tcPr>
            </w:tcPrChange>
          </w:tcPr>
          <w:p w14:paraId="32415313" w14:textId="587618C6" w:rsidR="003E185E" w:rsidRPr="00D70E4A" w:rsidRDefault="003E185E" w:rsidP="00310B36">
            <w:pPr>
              <w:cnfStyle w:val="101000000000" w:firstRow="1" w:lastRow="0" w:firstColumn="1" w:lastColumn="0" w:oddVBand="0" w:evenVBand="0" w:oddHBand="0" w:evenHBand="0" w:firstRowFirstColumn="0" w:firstRowLastColumn="0" w:lastRowFirstColumn="0" w:lastRowLastColumn="0"/>
              <w:rPr>
                <w:ins w:id="371" w:author="Prabhvir Saran [2]" w:date="2017-03-23T17:05:00Z"/>
                <w:bCs w:val="0"/>
                <w:rPrChange w:id="372" w:author="Prabhvir Saran [2]" w:date="2017-03-23T22:03:00Z">
                  <w:rPr>
                    <w:ins w:id="373" w:author="Prabhvir Saran [2]" w:date="2017-03-23T17:05:00Z"/>
                  </w:rPr>
                </w:rPrChange>
              </w:rPr>
            </w:pPr>
            <w:ins w:id="374" w:author="Prabhvir Saran [2]" w:date="2017-03-23T21:53:00Z">
              <w:r>
                <w:t xml:space="preserve">FORM on page: </w:t>
              </w:r>
              <w:r>
                <w:t>Login/Signup</w:t>
              </w:r>
            </w:ins>
          </w:p>
        </w:tc>
        <w:tc>
          <w:tcPr>
            <w:tcW w:w="3140" w:type="dxa"/>
            <w:tcPrChange w:id="375" w:author="Prabhvir Saran [2]" w:date="2017-03-23T22:54:00Z">
              <w:tcPr>
                <w:tcW w:w="3140" w:type="dxa"/>
              </w:tcPr>
            </w:tcPrChange>
          </w:tcPr>
          <w:p w14:paraId="0F1CC776" w14:textId="77777777" w:rsidR="003E185E" w:rsidRDefault="003E185E" w:rsidP="00310B36">
            <w:pPr>
              <w:cnfStyle w:val="100000000000" w:firstRow="1" w:lastRow="0" w:firstColumn="0" w:lastColumn="0" w:oddVBand="0" w:evenVBand="0" w:oddHBand="0" w:evenHBand="0" w:firstRowFirstColumn="0" w:firstRowLastColumn="0" w:lastRowFirstColumn="0" w:lastRowLastColumn="0"/>
              <w:rPr>
                <w:ins w:id="376" w:author="Prabhvir Saran [2]" w:date="2017-03-23T17:05:00Z"/>
              </w:rPr>
            </w:pPr>
          </w:p>
        </w:tc>
      </w:tr>
      <w:tr w:rsidR="009000FD" w14:paraId="46A54CBB" w14:textId="77777777" w:rsidTr="00310B36">
        <w:trPr>
          <w:cnfStyle w:val="000000100000" w:firstRow="0" w:lastRow="0" w:firstColumn="0" w:lastColumn="0" w:oddVBand="0" w:evenVBand="0" w:oddHBand="1" w:evenHBand="0" w:firstRowFirstColumn="0" w:firstRowLastColumn="0" w:lastRowFirstColumn="0" w:lastRowLastColumn="0"/>
          <w:trHeight w:val="189"/>
          <w:ins w:id="377" w:author="Prabhvir Saran [2]" w:date="2017-03-23T17:05:00Z"/>
          <w:trPrChange w:id="378" w:author="Prabhvir Saran [2]" w:date="2017-03-23T22:54:00Z">
            <w:trPr>
              <w:trHeight w:val="189"/>
            </w:trPr>
          </w:trPrChange>
        </w:trPr>
        <w:tc>
          <w:tcPr>
            <w:cnfStyle w:val="001000000000" w:firstRow="0" w:lastRow="0" w:firstColumn="1" w:lastColumn="0" w:oddVBand="0" w:evenVBand="0" w:oddHBand="0" w:evenHBand="0" w:firstRowFirstColumn="0" w:firstRowLastColumn="0" w:lastRowFirstColumn="0" w:lastRowLastColumn="0"/>
            <w:tcW w:w="1771" w:type="dxa"/>
            <w:tcPrChange w:id="379" w:author="Prabhvir Saran [2]" w:date="2017-03-23T22:54:00Z">
              <w:tcPr>
                <w:tcW w:w="1771" w:type="dxa"/>
              </w:tcPr>
            </w:tcPrChange>
          </w:tcPr>
          <w:p w14:paraId="0FE1DBBC" w14:textId="77777777" w:rsidR="009000FD" w:rsidRPr="003D2AEF" w:rsidRDefault="009000FD" w:rsidP="00310B36">
            <w:pPr>
              <w:cnfStyle w:val="001000100000" w:firstRow="0" w:lastRow="0" w:firstColumn="1" w:lastColumn="0" w:oddVBand="0" w:evenVBand="0" w:oddHBand="1" w:evenHBand="0" w:firstRowFirstColumn="0" w:firstRowLastColumn="0" w:lastRowFirstColumn="0" w:lastRowLastColumn="0"/>
              <w:rPr>
                <w:ins w:id="380" w:author="Prabhvir Saran [2]" w:date="2017-03-23T17:05:00Z"/>
                <w:b w:val="0"/>
              </w:rPr>
            </w:pPr>
            <w:ins w:id="381" w:author="Prabhvir Saran [2]" w:date="2017-03-23T17:05:00Z">
              <w:r>
                <w:t xml:space="preserve">Field ID </w:t>
              </w:r>
            </w:ins>
          </w:p>
        </w:tc>
        <w:tc>
          <w:tcPr>
            <w:tcW w:w="4507" w:type="dxa"/>
            <w:tcPrChange w:id="382" w:author="Prabhvir Saran [2]" w:date="2017-03-23T22:54:00Z">
              <w:tcPr>
                <w:tcW w:w="4507" w:type="dxa"/>
              </w:tcPr>
            </w:tcPrChange>
          </w:tcPr>
          <w:p w14:paraId="66B77AD6" w14:textId="77777777" w:rsidR="009000FD" w:rsidRDefault="009000FD" w:rsidP="00310B36">
            <w:pPr>
              <w:cnfStyle w:val="000000100000" w:firstRow="0" w:lastRow="0" w:firstColumn="0" w:lastColumn="0" w:oddVBand="0" w:evenVBand="0" w:oddHBand="1" w:evenHBand="0" w:firstRowFirstColumn="0" w:firstRowLastColumn="0" w:lastRowFirstColumn="0" w:lastRowLastColumn="0"/>
              <w:rPr>
                <w:ins w:id="383" w:author="Prabhvir Saran [2]" w:date="2017-03-23T17:05:00Z"/>
              </w:rPr>
            </w:pPr>
            <w:ins w:id="384" w:author="Prabhvir Saran [2]" w:date="2017-03-23T17:05:00Z">
              <w:r>
                <w:t xml:space="preserve">Data Format or </w:t>
              </w:r>
              <w:proofErr w:type="spellStart"/>
              <w:r w:rsidRPr="00AA0AA9">
                <w:t>RegExp</w:t>
              </w:r>
              <w:proofErr w:type="spellEnd"/>
            </w:ins>
          </w:p>
        </w:tc>
        <w:tc>
          <w:tcPr>
            <w:tcW w:w="3140" w:type="dxa"/>
            <w:tcPrChange w:id="385" w:author="Prabhvir Saran [2]" w:date="2017-03-23T22:54:00Z">
              <w:tcPr>
                <w:tcW w:w="3140" w:type="dxa"/>
              </w:tcPr>
            </w:tcPrChange>
          </w:tcPr>
          <w:p w14:paraId="27F03EC8" w14:textId="77777777" w:rsidR="009000FD" w:rsidRDefault="009000FD" w:rsidP="00310B36">
            <w:pPr>
              <w:cnfStyle w:val="000000100000" w:firstRow="0" w:lastRow="0" w:firstColumn="0" w:lastColumn="0" w:oddVBand="0" w:evenVBand="0" w:oddHBand="1" w:evenHBand="0" w:firstRowFirstColumn="0" w:firstRowLastColumn="0" w:lastRowFirstColumn="0" w:lastRowLastColumn="0"/>
              <w:rPr>
                <w:ins w:id="386" w:author="Prabhvir Saran [2]" w:date="2017-03-23T17:05:00Z"/>
              </w:rPr>
            </w:pPr>
            <w:ins w:id="387" w:author="Prabhvir Saran [2]" w:date="2017-03-23T17:05:00Z">
              <w:r>
                <w:t xml:space="preserve">Explanation   </w:t>
              </w:r>
            </w:ins>
          </w:p>
        </w:tc>
      </w:tr>
      <w:tr w:rsidR="009000FD" w14:paraId="7AA89272" w14:textId="77777777" w:rsidTr="00310B36">
        <w:trPr>
          <w:trHeight w:val="200"/>
          <w:ins w:id="388" w:author="Prabhvir Saran [2]" w:date="2017-03-23T17:05:00Z"/>
          <w:trPrChange w:id="389" w:author="Prabhvir Saran [2]" w:date="2017-03-23T22:54:00Z">
            <w:trPr>
              <w:trHeight w:val="200"/>
            </w:trPr>
          </w:trPrChange>
        </w:trPr>
        <w:tc>
          <w:tcPr>
            <w:cnfStyle w:val="001000000000" w:firstRow="0" w:lastRow="0" w:firstColumn="1" w:lastColumn="0" w:oddVBand="0" w:evenVBand="0" w:oddHBand="0" w:evenHBand="0" w:firstRowFirstColumn="0" w:firstRowLastColumn="0" w:lastRowFirstColumn="0" w:lastRowLastColumn="0"/>
            <w:tcW w:w="1771" w:type="dxa"/>
            <w:tcPrChange w:id="390" w:author="Prabhvir Saran [2]" w:date="2017-03-23T22:54:00Z">
              <w:tcPr>
                <w:tcW w:w="1771" w:type="dxa"/>
              </w:tcPr>
            </w:tcPrChange>
          </w:tcPr>
          <w:p w14:paraId="4E7D861D" w14:textId="77777777" w:rsidR="009000FD" w:rsidRPr="003D2AEF" w:rsidRDefault="009000FD" w:rsidP="00310B36">
            <w:pPr>
              <w:rPr>
                <w:ins w:id="391" w:author="Prabhvir Saran [2]" w:date="2017-03-23T17:05:00Z"/>
                <w:b w:val="0"/>
              </w:rPr>
            </w:pPr>
            <w:ins w:id="392" w:author="Prabhvir Saran [2]" w:date="2017-03-23T17:05:00Z">
              <w:r w:rsidRPr="00B91E60">
                <w:t>Email Address:</w:t>
              </w:r>
              <w:r>
                <w:t xml:space="preserve">       </w:t>
              </w:r>
              <w:r w:rsidRPr="00B91E60">
                <w:t xml:space="preserve"> </w:t>
              </w:r>
            </w:ins>
          </w:p>
        </w:tc>
        <w:tc>
          <w:tcPr>
            <w:tcW w:w="4507" w:type="dxa"/>
            <w:tcPrChange w:id="393" w:author="Prabhvir Saran [2]" w:date="2017-03-23T22:54:00Z">
              <w:tcPr>
                <w:tcW w:w="4507" w:type="dxa"/>
              </w:tcPr>
            </w:tcPrChange>
          </w:tcPr>
          <w:p w14:paraId="408EDAC1" w14:textId="61A10AF2" w:rsidR="009000FD" w:rsidRDefault="0046230F" w:rsidP="00310B36">
            <w:pPr>
              <w:cnfStyle w:val="000000000000" w:firstRow="0" w:lastRow="0" w:firstColumn="0" w:lastColumn="0" w:oddVBand="0" w:evenVBand="0" w:oddHBand="0" w:evenHBand="0" w:firstRowFirstColumn="0" w:firstRowLastColumn="0" w:lastRowFirstColumn="0" w:lastRowLastColumn="0"/>
              <w:rPr>
                <w:ins w:id="394" w:author="Prabhvir Saran [2]" w:date="2017-03-23T17:05:00Z"/>
              </w:rPr>
            </w:pPr>
            <w:ins w:id="395" w:author="Prabhvir Saran [2]" w:date="2017-03-23T22:31:00Z">
              <w:r>
                <w:t xml:space="preserve">Alphanumeric or the symbols </w:t>
              </w:r>
              <w:r w:rsidRPr="00B91E60">
                <w:t>!@#%^&amp;*_</w:t>
              </w:r>
              <w:r>
                <w:t xml:space="preserve">  (followed by) @ alphanumeric (followed by) .  alphanumeric</w:t>
              </w:r>
            </w:ins>
          </w:p>
        </w:tc>
        <w:tc>
          <w:tcPr>
            <w:tcW w:w="3140" w:type="dxa"/>
            <w:tcPrChange w:id="396" w:author="Prabhvir Saran [2]" w:date="2017-03-23T22:54:00Z">
              <w:tcPr>
                <w:tcW w:w="3140" w:type="dxa"/>
              </w:tcPr>
            </w:tcPrChange>
          </w:tcPr>
          <w:p w14:paraId="436AFE3F" w14:textId="07C33692" w:rsidR="009000FD" w:rsidRDefault="00516893" w:rsidP="00310B36">
            <w:pPr>
              <w:cnfStyle w:val="000000000000" w:firstRow="0" w:lastRow="0" w:firstColumn="0" w:lastColumn="0" w:oddVBand="0" w:evenVBand="0" w:oddHBand="0" w:evenHBand="0" w:firstRowFirstColumn="0" w:firstRowLastColumn="0" w:lastRowFirstColumn="0" w:lastRowLastColumn="0"/>
              <w:rPr>
                <w:ins w:id="397" w:author="Prabhvir Saran [2]" w:date="2017-03-23T17:05:00Z"/>
              </w:rPr>
            </w:pPr>
            <w:ins w:id="398" w:author="Prabhvir Saran [2]" w:date="2017-03-23T22:57:00Z">
              <w:r>
                <w:t>This is the standard format for an email.</w:t>
              </w:r>
              <w:r>
                <w:t xml:space="preserve"> </w:t>
              </w:r>
            </w:ins>
          </w:p>
        </w:tc>
      </w:tr>
      <w:tr w:rsidR="009000FD" w14:paraId="01270FEE" w14:textId="77777777" w:rsidTr="00310B36">
        <w:trPr>
          <w:cnfStyle w:val="000000100000" w:firstRow="0" w:lastRow="0" w:firstColumn="0" w:lastColumn="0" w:oddVBand="0" w:evenVBand="0" w:oddHBand="1" w:evenHBand="0" w:firstRowFirstColumn="0" w:firstRowLastColumn="0" w:lastRowFirstColumn="0" w:lastRowLastColumn="0"/>
          <w:trHeight w:val="993"/>
          <w:ins w:id="399" w:author="Prabhvir Saran [2]" w:date="2017-03-23T17:05:00Z"/>
          <w:trPrChange w:id="400" w:author="Prabhvir Saran [2]" w:date="2017-03-23T22:54:00Z">
            <w:trPr>
              <w:trHeight w:val="993"/>
            </w:trPr>
          </w:trPrChange>
        </w:trPr>
        <w:tc>
          <w:tcPr>
            <w:cnfStyle w:val="001000000000" w:firstRow="0" w:lastRow="0" w:firstColumn="1" w:lastColumn="0" w:oddVBand="0" w:evenVBand="0" w:oddHBand="0" w:evenHBand="0" w:firstRowFirstColumn="0" w:firstRowLastColumn="0" w:lastRowFirstColumn="0" w:lastRowLastColumn="0"/>
            <w:tcW w:w="1771" w:type="dxa"/>
            <w:tcPrChange w:id="401" w:author="Prabhvir Saran [2]" w:date="2017-03-23T22:54:00Z">
              <w:tcPr>
                <w:tcW w:w="1771" w:type="dxa"/>
              </w:tcPr>
            </w:tcPrChange>
          </w:tcPr>
          <w:p w14:paraId="30071E45" w14:textId="77777777" w:rsidR="009000FD" w:rsidRPr="003D2AEF" w:rsidRDefault="009000FD" w:rsidP="00310B36">
            <w:pPr>
              <w:cnfStyle w:val="001000100000" w:firstRow="0" w:lastRow="0" w:firstColumn="1" w:lastColumn="0" w:oddVBand="0" w:evenVBand="0" w:oddHBand="1" w:evenHBand="0" w:firstRowFirstColumn="0" w:firstRowLastColumn="0" w:lastRowFirstColumn="0" w:lastRowLastColumn="0"/>
              <w:rPr>
                <w:ins w:id="402" w:author="Prabhvir Saran [2]" w:date="2017-03-23T17:05:00Z"/>
                <w:b w:val="0"/>
              </w:rPr>
            </w:pPr>
            <w:ins w:id="403" w:author="Prabhvir Saran [2]" w:date="2017-03-23T17:05:00Z">
              <w:r w:rsidRPr="00B91E60">
                <w:t>Password:</w:t>
              </w:r>
            </w:ins>
          </w:p>
        </w:tc>
        <w:tc>
          <w:tcPr>
            <w:tcW w:w="4507" w:type="dxa"/>
            <w:tcPrChange w:id="404" w:author="Prabhvir Saran [2]" w:date="2017-03-23T22:54:00Z">
              <w:tcPr>
                <w:tcW w:w="4507" w:type="dxa"/>
              </w:tcPr>
            </w:tcPrChange>
          </w:tcPr>
          <w:p w14:paraId="1C21047A" w14:textId="405B5F04" w:rsidR="009000FD" w:rsidRDefault="001A1BBF" w:rsidP="00310B36">
            <w:pPr>
              <w:cnfStyle w:val="000000100000" w:firstRow="0" w:lastRow="0" w:firstColumn="0" w:lastColumn="0" w:oddVBand="0" w:evenVBand="0" w:oddHBand="1" w:evenHBand="0" w:firstRowFirstColumn="0" w:firstRowLastColumn="0" w:lastRowFirstColumn="0" w:lastRowLastColumn="0"/>
              <w:rPr>
                <w:ins w:id="405" w:author="Prabhvir Saran [2]" w:date="2017-03-23T17:05:00Z"/>
              </w:rPr>
            </w:pPr>
            <w:ins w:id="406" w:author="Prabhvir Saran [2]" w:date="2017-03-23T17:05:00Z">
              <w:r>
                <w:t>M</w:t>
              </w:r>
              <w:r w:rsidR="009000FD" w:rsidRPr="00B91E60">
                <w:t>inimum 8 characters, must have at least one capital and one number, alphanumeric and !@#%^&amp;*_ symbols are allowed.</w:t>
              </w:r>
            </w:ins>
          </w:p>
        </w:tc>
        <w:tc>
          <w:tcPr>
            <w:tcW w:w="3140" w:type="dxa"/>
            <w:tcPrChange w:id="407" w:author="Prabhvir Saran [2]" w:date="2017-03-23T22:54:00Z">
              <w:tcPr>
                <w:tcW w:w="3140" w:type="dxa"/>
              </w:tcPr>
            </w:tcPrChange>
          </w:tcPr>
          <w:p w14:paraId="39B573C5" w14:textId="01A5FB08" w:rsidR="009000FD" w:rsidRDefault="00A004D0" w:rsidP="00310B36">
            <w:pPr>
              <w:cnfStyle w:val="000000100000" w:firstRow="0" w:lastRow="0" w:firstColumn="0" w:lastColumn="0" w:oddVBand="0" w:evenVBand="0" w:oddHBand="1" w:evenHBand="0" w:firstRowFirstColumn="0" w:firstRowLastColumn="0" w:lastRowFirstColumn="0" w:lastRowLastColumn="0"/>
              <w:rPr>
                <w:ins w:id="408" w:author="Prabhvir Saran [2]" w:date="2017-03-23T17:05:00Z"/>
              </w:rPr>
            </w:pPr>
            <w:ins w:id="409" w:author="Prabhvir Saran [2]" w:date="2017-03-23T22:31:00Z">
              <w:r>
                <w:t xml:space="preserve">This combination makes for a strong password making </w:t>
              </w:r>
            </w:ins>
            <w:ins w:id="410" w:author="Prabhvir Saran [2]" w:date="2017-03-23T22:32:00Z">
              <w:r>
                <w:t xml:space="preserve">harder </w:t>
              </w:r>
            </w:ins>
            <w:ins w:id="411" w:author="Prabhvir Saran [2]" w:date="2017-03-23T22:31:00Z">
              <w:r>
                <w:t xml:space="preserve">for </w:t>
              </w:r>
            </w:ins>
            <w:ins w:id="412" w:author="Prabhvir Saran [2]" w:date="2017-03-23T22:32:00Z">
              <w:r>
                <w:t>hackers</w:t>
              </w:r>
            </w:ins>
            <w:ins w:id="413" w:author="Prabhvir Saran [2]" w:date="2017-03-23T22:31:00Z">
              <w:r>
                <w:t xml:space="preserve"> to get in to user</w:t>
              </w:r>
            </w:ins>
            <w:ins w:id="414" w:author="Prabhvir Saran [2]" w:date="2017-03-23T22:32:00Z">
              <w:r>
                <w:t>’s account.</w:t>
              </w:r>
            </w:ins>
          </w:p>
        </w:tc>
      </w:tr>
    </w:tbl>
    <w:p w14:paraId="54421977" w14:textId="3C4AD080" w:rsidR="00776164" w:rsidDel="00D113B2" w:rsidRDefault="00776164" w:rsidP="00776164">
      <w:pPr>
        <w:rPr>
          <w:del w:id="415" w:author="Prabhvir Saran [2]" w:date="2017-03-23T22:11:00Z"/>
          <w:sz w:val="36"/>
        </w:rPr>
      </w:pPr>
    </w:p>
    <w:p w14:paraId="06D7DB4D" w14:textId="7848C3E9" w:rsidR="00776164" w:rsidDel="004269A2" w:rsidRDefault="00776164" w:rsidP="00776164">
      <w:pPr>
        <w:rPr>
          <w:del w:id="416" w:author="Prabhvir Saran [2]" w:date="2017-03-23T22:10:00Z"/>
          <w:sz w:val="36"/>
        </w:rPr>
      </w:pPr>
    </w:p>
    <w:p w14:paraId="2204D01F" w14:textId="266D9990" w:rsidR="00776164" w:rsidDel="001665B5" w:rsidRDefault="00776164" w:rsidP="004161ED">
      <w:pPr>
        <w:pStyle w:val="Heading1"/>
        <w:rPr>
          <w:del w:id="417" w:author="Prabhvir Saran" w:date="2017-02-02T15:45:00Z"/>
          <w:sz w:val="36"/>
        </w:rPr>
      </w:pPr>
    </w:p>
    <w:p w14:paraId="55A8F43D" w14:textId="4DAEBA93" w:rsidR="001665B5" w:rsidDel="00366C2A" w:rsidRDefault="001665B5" w:rsidP="004161ED">
      <w:pPr>
        <w:rPr>
          <w:ins w:id="418" w:author="Prabhvir Saran" w:date="2017-02-02T15:57:00Z"/>
          <w:del w:id="419" w:author="Prabhvir Saran [2]" w:date="2017-03-23T22:57:00Z"/>
        </w:rPr>
      </w:pPr>
    </w:p>
    <w:p w14:paraId="2DB1031D" w14:textId="704F4E84" w:rsidR="00776164" w:rsidDel="00E401C0" w:rsidRDefault="00776164">
      <w:pPr>
        <w:pStyle w:val="Heading1"/>
        <w:jc w:val="center"/>
        <w:rPr>
          <w:del w:id="420" w:author="Prabhvir Saran" w:date="2017-02-02T15:45:00Z"/>
        </w:rPr>
        <w:pPrChange w:id="421" w:author="Prabhvir Saran" w:date="2017-02-17T01:29:00Z">
          <w:pPr>
            <w:pStyle w:val="Heading1"/>
          </w:pPr>
        </w:pPrChange>
      </w:pPr>
    </w:p>
    <w:p w14:paraId="27CA21A6" w14:textId="5D509B5C" w:rsidR="00E401C0" w:rsidRDefault="00E401C0" w:rsidP="00E401C0">
      <w:pPr>
        <w:rPr>
          <w:ins w:id="422" w:author="Prabhvir Saran [2]" w:date="2017-03-23T16:43:00Z"/>
        </w:rPr>
      </w:pPr>
    </w:p>
    <w:p w14:paraId="300D3528" w14:textId="6D468758" w:rsidR="00E401C0" w:rsidRDefault="00E037F3" w:rsidP="00110E2C">
      <w:pPr>
        <w:pStyle w:val="Heading2"/>
        <w:rPr>
          <w:ins w:id="423" w:author="Prabhvir Saran [2]" w:date="2017-03-23T16:43:00Z"/>
        </w:rPr>
        <w:pPrChange w:id="424" w:author="Prabhvir Saran [2]" w:date="2017-03-23T22:10:00Z">
          <w:pPr/>
        </w:pPrChange>
      </w:pPr>
      <w:del w:id="425" w:author="Prabhvir Saran [2]" w:date="2017-03-23T22:07:00Z">
        <w:r w:rsidRPr="00E037F3" w:rsidDel="00684743">
          <w:rPr>
            <w:rPrChange w:id="426" w:author="Prabhvir Saran [2]" w:date="2017-03-23T21:57:00Z">
              <w:rPr>
                <w:b/>
              </w:rPr>
            </w:rPrChange>
          </w:rPr>
          <w:delText>TEST DOCUMENTATION for FORM on page: Login/Signup</w:delText>
        </w:r>
      </w:del>
      <w:bookmarkStart w:id="427" w:name="_Toc478070507"/>
      <w:ins w:id="428" w:author="Prabhvir Saran [2]" w:date="2017-03-23T16:43:00Z">
        <w:r w:rsidR="00E401C0">
          <w:t>2.</w:t>
        </w:r>
        <w:r w:rsidR="00E401C0" w:rsidRPr="00105F70">
          <w:t xml:space="preserve"> Implement validation requirements</w:t>
        </w:r>
        <w:bookmarkEnd w:id="427"/>
      </w:ins>
    </w:p>
    <w:p w14:paraId="05BD048B" w14:textId="747E40CF" w:rsidR="00E401C0" w:rsidRPr="00A22D7F" w:rsidRDefault="00E401C0" w:rsidP="00E401C0">
      <w:pPr>
        <w:rPr>
          <w:ins w:id="429" w:author="Prabhvir Saran [2]" w:date="2017-03-23T16:43:00Z"/>
        </w:rPr>
      </w:pPr>
      <w:ins w:id="430" w:author="Prabhvir Saran [2]" w:date="2017-03-23T16:43:00Z">
        <w:r>
          <w:tab/>
          <w:t xml:space="preserve">The signup form, login forum and the </w:t>
        </w:r>
      </w:ins>
      <w:ins w:id="431" w:author="Prabhvir Saran [2]" w:date="2017-03-23T22:36:00Z">
        <w:r w:rsidR="005B788D">
          <w:t xml:space="preserve">comment </w:t>
        </w:r>
      </w:ins>
      <w:ins w:id="432" w:author="Prabhvir Saran [2]" w:date="2017-03-23T16:43:00Z">
        <w:r>
          <w:t>forum have been validated according to the requirements described in part 1.</w:t>
        </w:r>
      </w:ins>
      <w:ins w:id="433" w:author="Prabhvir Saran [2]" w:date="2017-03-23T21:06:00Z">
        <w:r w:rsidR="00F905F6">
          <w:t xml:space="preserve"> </w:t>
        </w:r>
      </w:ins>
      <w:ins w:id="434" w:author="Prabhvir Saran [2]" w:date="2017-03-23T21:07:00Z">
        <w:r w:rsidR="00F905F6">
          <w:t>If the user enters</w:t>
        </w:r>
      </w:ins>
      <w:ins w:id="435" w:author="Prabhvir Saran [2]" w:date="2017-03-23T21:06:00Z">
        <w:r w:rsidR="00F905F6">
          <w:t xml:space="preserve"> character like angle brackets, semicolon, forward slash and equal sign, the form will not validate and </w:t>
        </w:r>
      </w:ins>
      <w:ins w:id="436" w:author="Prabhvir Saran [2]" w:date="2017-03-23T21:07:00Z">
        <w:r w:rsidR="00F905F6">
          <w:t xml:space="preserve">no data will be sent to the server. </w:t>
        </w:r>
        <w:r w:rsidR="000C0008">
          <w:t xml:space="preserve">This prevents </w:t>
        </w:r>
      </w:ins>
      <w:ins w:id="437" w:author="Prabhvir Saran [2]" w:date="2017-03-23T21:09:00Z">
        <w:r w:rsidR="00690AC5">
          <w:t xml:space="preserve">any wrongful manipulation of the server. </w:t>
        </w:r>
      </w:ins>
      <w:ins w:id="438"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439" w:author="Prabhvir Saran [2]" w:date="2017-03-23T16:43:00Z"/>
        </w:rPr>
      </w:pPr>
    </w:p>
    <w:p w14:paraId="2846E3A0" w14:textId="41D7F91E" w:rsidR="00941892" w:rsidRPr="002C2296" w:rsidRDefault="00E401C0" w:rsidP="002C2296">
      <w:pPr>
        <w:pStyle w:val="Heading2"/>
        <w:rPr>
          <w:ins w:id="440" w:author="Prabhvir Saran [2]" w:date="2017-03-23T16:43:00Z"/>
          <w:rPrChange w:id="441" w:author="Prabhvir Saran [2]" w:date="2017-03-23T21:09:00Z">
            <w:rPr>
              <w:ins w:id="442" w:author="Prabhvir Saran [2]" w:date="2017-03-23T16:43:00Z"/>
            </w:rPr>
          </w:rPrChange>
        </w:rPr>
        <w:pPrChange w:id="443" w:author="Prabhvir Saran [2]" w:date="2017-03-23T21:09:00Z">
          <w:pPr>
            <w:pStyle w:val="Heading2"/>
          </w:pPr>
        </w:pPrChange>
      </w:pPr>
      <w:bookmarkStart w:id="444" w:name="_Toc478070508"/>
      <w:ins w:id="445" w:author="Prabhvir Saran [2]" w:date="2017-03-23T16:43:00Z">
        <w:r w:rsidRPr="007D2BF5">
          <w:t>3. Test form</w:t>
        </w:r>
        <w:bookmarkEnd w:id="444"/>
      </w:ins>
    </w:p>
    <w:p w14:paraId="771EDA15" w14:textId="40A9D817" w:rsidR="00E401C0" w:rsidRDefault="00E401C0" w:rsidP="00E401C0">
      <w:pPr>
        <w:rPr>
          <w:ins w:id="446" w:author="Prabhvir Saran [2]" w:date="2017-03-23T22:08:00Z"/>
          <w:b/>
        </w:rPr>
      </w:pPr>
    </w:p>
    <w:tbl>
      <w:tblPr>
        <w:tblStyle w:val="GridTable5Dark-Accent5"/>
        <w:tblpPr w:leftFromText="180" w:rightFromText="180" w:vertAnchor="text" w:horzAnchor="margin" w:tblpY="-209"/>
        <w:tblW w:w="9387" w:type="dxa"/>
        <w:tblLook w:val="04A0" w:firstRow="1" w:lastRow="0" w:firstColumn="1" w:lastColumn="0" w:noHBand="0" w:noVBand="1"/>
      </w:tblPr>
      <w:tblGrid>
        <w:gridCol w:w="1980"/>
        <w:gridCol w:w="4277"/>
        <w:gridCol w:w="3130"/>
        <w:tblGridChange w:id="447">
          <w:tblGrid>
            <w:gridCol w:w="1980"/>
            <w:gridCol w:w="4277"/>
            <w:gridCol w:w="3130"/>
          </w:tblGrid>
        </w:tblGridChange>
      </w:tblGrid>
      <w:tr w:rsidR="00684743" w14:paraId="09373B35" w14:textId="77777777" w:rsidTr="00EC72C5">
        <w:trPr>
          <w:cnfStyle w:val="100000000000" w:firstRow="1" w:lastRow="0" w:firstColumn="0" w:lastColumn="0" w:oddVBand="0" w:evenVBand="0" w:oddHBand="0" w:evenHBand="0" w:firstRowFirstColumn="0" w:firstRowLastColumn="0" w:lastRowFirstColumn="0" w:lastRowLastColumn="0"/>
          <w:trHeight w:val="190"/>
          <w:ins w:id="448" w:author="Prabhvir Saran [2]" w:date="2017-03-23T22:08: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2ABBFF20" w14:textId="77777777" w:rsidR="00684743" w:rsidRPr="00EC72C5" w:rsidRDefault="00684743" w:rsidP="00EC72C5">
            <w:pPr>
              <w:rPr>
                <w:ins w:id="449" w:author="Prabhvir Saran [2]" w:date="2017-03-23T22:08:00Z"/>
                <w:bCs w:val="0"/>
              </w:rPr>
            </w:pPr>
            <w:ins w:id="450" w:author="Prabhvir Saran [2]" w:date="2017-03-23T22:08:00Z">
              <w:r w:rsidRPr="00EC72C5">
                <w:t>TEST DOCUMENTATION for FORM on page: Login/Signup</w:t>
              </w:r>
            </w:ins>
          </w:p>
        </w:tc>
      </w:tr>
      <w:tr w:rsidR="007A0008" w14:paraId="3B302A09" w14:textId="77777777" w:rsidTr="006246AB">
        <w:trPr>
          <w:cnfStyle w:val="000000100000" w:firstRow="0" w:lastRow="0" w:firstColumn="0" w:lastColumn="0" w:oddVBand="0" w:evenVBand="0" w:oddHBand="1" w:evenHBand="0" w:firstRowFirstColumn="0" w:firstRowLastColumn="0" w:lastRowFirstColumn="0" w:lastRowLastColumn="0"/>
          <w:trHeight w:val="180"/>
          <w:ins w:id="451" w:author="Prabhvir Saran [2]" w:date="2017-03-23T22:08: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7D616AA" w14:textId="5D7160EA" w:rsidR="007A0008" w:rsidRDefault="007A0008" w:rsidP="007A0008">
            <w:pPr>
              <w:tabs>
                <w:tab w:val="left" w:pos="920"/>
              </w:tabs>
              <w:rPr>
                <w:ins w:id="452" w:author="Prabhvir Saran [2]" w:date="2017-03-23T22:08:00Z"/>
              </w:rPr>
              <w:pPrChange w:id="453" w:author="Prabhvir Saran [2]" w:date="2017-03-23T22:08:00Z">
                <w:pPr>
                  <w:framePr w:hSpace="180" w:wrap="around" w:vAnchor="text" w:hAnchor="margin" w:y="-209"/>
                </w:pPr>
              </w:pPrChange>
            </w:pPr>
            <w:ins w:id="454" w:author="Prabhvir Saran [2]" w:date="2017-03-23T22:08:00Z">
              <w:r>
                <w:t>FIELD LEVEL TESTING</w:t>
              </w:r>
            </w:ins>
          </w:p>
        </w:tc>
      </w:tr>
      <w:tr w:rsidR="00684743" w14:paraId="0F7F48C8" w14:textId="77777777" w:rsidTr="00EC72C5">
        <w:trPr>
          <w:trHeight w:val="180"/>
          <w:ins w:id="455" w:author="Prabhvir Saran [2]" w:date="2017-03-23T22:08:00Z"/>
        </w:trPr>
        <w:tc>
          <w:tcPr>
            <w:cnfStyle w:val="001000000000" w:firstRow="0" w:lastRow="0" w:firstColumn="1" w:lastColumn="0" w:oddVBand="0" w:evenVBand="0" w:oddHBand="0" w:evenHBand="0" w:firstRowFirstColumn="0" w:firstRowLastColumn="0" w:lastRowFirstColumn="0" w:lastRowLastColumn="0"/>
            <w:tcW w:w="1980" w:type="dxa"/>
          </w:tcPr>
          <w:p w14:paraId="41C9708A" w14:textId="77777777" w:rsidR="00684743" w:rsidRDefault="00684743" w:rsidP="00EC72C5">
            <w:pPr>
              <w:rPr>
                <w:ins w:id="456" w:author="Prabhvir Saran [2]" w:date="2017-03-23T22:08:00Z"/>
              </w:rPr>
            </w:pPr>
            <w:ins w:id="457" w:author="Prabhvir Saran [2]" w:date="2017-03-23T22:08:00Z">
              <w:r>
                <w:t>Field ID</w:t>
              </w:r>
            </w:ins>
          </w:p>
        </w:tc>
        <w:tc>
          <w:tcPr>
            <w:tcW w:w="4277" w:type="dxa"/>
          </w:tcPr>
          <w:p w14:paraId="67EF2CBB" w14:textId="77777777" w:rsidR="00684743" w:rsidRDefault="00684743" w:rsidP="00EC72C5">
            <w:pPr>
              <w:cnfStyle w:val="000000000000" w:firstRow="0" w:lastRow="0" w:firstColumn="0" w:lastColumn="0" w:oddVBand="0" w:evenVBand="0" w:oddHBand="0" w:evenHBand="0" w:firstRowFirstColumn="0" w:firstRowLastColumn="0" w:lastRowFirstColumn="0" w:lastRowLastColumn="0"/>
              <w:rPr>
                <w:ins w:id="458" w:author="Prabhvir Saran [2]" w:date="2017-03-23T22:08:00Z"/>
              </w:rPr>
            </w:pPr>
            <w:ins w:id="459" w:author="Prabhvir Saran [2]" w:date="2017-03-23T22:08:00Z">
              <w:r>
                <w:t>Problem</w:t>
              </w:r>
            </w:ins>
          </w:p>
        </w:tc>
        <w:tc>
          <w:tcPr>
            <w:tcW w:w="3130" w:type="dxa"/>
          </w:tcPr>
          <w:p w14:paraId="5D93F087" w14:textId="77777777" w:rsidR="00684743" w:rsidRDefault="00684743" w:rsidP="00EC72C5">
            <w:pPr>
              <w:cnfStyle w:val="000000000000" w:firstRow="0" w:lastRow="0" w:firstColumn="0" w:lastColumn="0" w:oddVBand="0" w:evenVBand="0" w:oddHBand="0" w:evenHBand="0" w:firstRowFirstColumn="0" w:firstRowLastColumn="0" w:lastRowFirstColumn="0" w:lastRowLastColumn="0"/>
              <w:rPr>
                <w:ins w:id="460" w:author="Prabhvir Saran [2]" w:date="2017-03-23T22:08:00Z"/>
              </w:rPr>
            </w:pPr>
            <w:ins w:id="461" w:author="Prabhvir Saran [2]" w:date="2017-03-23T22:08:00Z">
              <w:r>
                <w:t>Improvements made</w:t>
              </w:r>
            </w:ins>
          </w:p>
        </w:tc>
      </w:tr>
      <w:tr w:rsidR="00684743" w14:paraId="1526495E" w14:textId="77777777" w:rsidTr="00EC72C5">
        <w:trPr>
          <w:cnfStyle w:val="000000100000" w:firstRow="0" w:lastRow="0" w:firstColumn="0" w:lastColumn="0" w:oddVBand="0" w:evenVBand="0" w:oddHBand="1" w:evenHBand="0" w:firstRowFirstColumn="0" w:firstRowLastColumn="0" w:lastRowFirstColumn="0" w:lastRowLastColumn="0"/>
          <w:trHeight w:val="190"/>
          <w:ins w:id="462" w:author="Prabhvir Saran [2]" w:date="2017-03-23T22:08:00Z"/>
        </w:trPr>
        <w:tc>
          <w:tcPr>
            <w:cnfStyle w:val="001000000000" w:firstRow="0" w:lastRow="0" w:firstColumn="1" w:lastColumn="0" w:oddVBand="0" w:evenVBand="0" w:oddHBand="0" w:evenHBand="0" w:firstRowFirstColumn="0" w:firstRowLastColumn="0" w:lastRowFirstColumn="0" w:lastRowLastColumn="0"/>
            <w:tcW w:w="1980" w:type="dxa"/>
          </w:tcPr>
          <w:p w14:paraId="2117DD0D" w14:textId="4DD01FE7" w:rsidR="00684743" w:rsidRDefault="00684743" w:rsidP="00EC72C5">
            <w:pPr>
              <w:rPr>
                <w:ins w:id="463" w:author="Prabhvir Saran [2]" w:date="2017-03-23T22:08:00Z"/>
              </w:rPr>
            </w:pPr>
            <w:ins w:id="464" w:author="Prabhvir Saran [2]" w:date="2017-03-23T22:08:00Z">
              <w:r>
                <w:t>Password</w:t>
              </w:r>
              <w:r w:rsidR="00B47B3D">
                <w:t xml:space="preserve"> / Confirm password</w:t>
              </w:r>
              <w:r>
                <w:t xml:space="preserve">    </w:t>
              </w:r>
              <w:r w:rsidRPr="00B91E60">
                <w:t xml:space="preserve"> </w:t>
              </w:r>
            </w:ins>
          </w:p>
        </w:tc>
        <w:tc>
          <w:tcPr>
            <w:tcW w:w="4277" w:type="dxa"/>
          </w:tcPr>
          <w:p w14:paraId="0FBBF37F" w14:textId="2CD591FE" w:rsidR="00B47B3D" w:rsidRDefault="00B47B3D" w:rsidP="00EC72C5">
            <w:pPr>
              <w:cnfStyle w:val="000000100000" w:firstRow="0" w:lastRow="0" w:firstColumn="0" w:lastColumn="0" w:oddVBand="0" w:evenVBand="0" w:oddHBand="1" w:evenHBand="0" w:firstRowFirstColumn="0" w:firstRowLastColumn="0" w:lastRowFirstColumn="0" w:lastRowLastColumn="0"/>
              <w:rPr>
                <w:ins w:id="465" w:author="Prabhvir Saran [2]" w:date="2017-03-23T22:08:00Z"/>
              </w:rPr>
            </w:pPr>
            <w:ins w:id="466" w:author="Prabhvir Saran [2]" w:date="2017-03-23T22:57:00Z">
              <w:r>
                <w:t>While i</w:t>
              </w:r>
              <w:r w:rsidR="007602BC">
                <w:t>s user is setting up a password, they are not aware of the conditions set for a valid password. They only come across these conditions if submit a invalid password.</w:t>
              </w:r>
            </w:ins>
          </w:p>
          <w:p w14:paraId="1B406E90" w14:textId="77777777" w:rsidR="00684743" w:rsidRDefault="00684743" w:rsidP="00EC72C5">
            <w:pPr>
              <w:cnfStyle w:val="000000100000" w:firstRow="0" w:lastRow="0" w:firstColumn="0" w:lastColumn="0" w:oddVBand="0" w:evenVBand="0" w:oddHBand="1" w:evenHBand="0" w:firstRowFirstColumn="0" w:firstRowLastColumn="0" w:lastRowFirstColumn="0" w:lastRowLastColumn="0"/>
              <w:rPr>
                <w:ins w:id="467" w:author="Prabhvir Saran [2]" w:date="2017-03-23T22:08:00Z"/>
              </w:rPr>
            </w:pPr>
          </w:p>
        </w:tc>
        <w:tc>
          <w:tcPr>
            <w:tcW w:w="3130" w:type="dxa"/>
          </w:tcPr>
          <w:p w14:paraId="11DE3866" w14:textId="77777777" w:rsidR="00684743" w:rsidRDefault="00684743" w:rsidP="00EC72C5">
            <w:pPr>
              <w:cnfStyle w:val="000000100000" w:firstRow="0" w:lastRow="0" w:firstColumn="0" w:lastColumn="0" w:oddVBand="0" w:evenVBand="0" w:oddHBand="1" w:evenHBand="0" w:firstRowFirstColumn="0" w:firstRowLastColumn="0" w:lastRowFirstColumn="0" w:lastRowLastColumn="0"/>
              <w:rPr>
                <w:ins w:id="468" w:author="Prabhvir Saran [2]" w:date="2017-03-23T22:08:00Z"/>
              </w:rPr>
            </w:pPr>
            <w:ins w:id="469" w:author="Prabhvir Saran [2]" w:date="2017-03-23T22:08:00Z">
              <w:r>
                <w:t>The widget tooltip was used to help user understand what value is excepted as a password.</w:t>
              </w:r>
            </w:ins>
          </w:p>
        </w:tc>
      </w:tr>
    </w:tbl>
    <w:p w14:paraId="75A15DD3" w14:textId="03B2AFA8" w:rsidR="00E401C0" w:rsidRDefault="00E401C0" w:rsidP="00E401C0">
      <w:pPr>
        <w:rPr>
          <w:ins w:id="470" w:author="Prabhvir Saran [2]" w:date="2017-03-23T16:43:00Z"/>
        </w:rPr>
      </w:pPr>
    </w:p>
    <w:p w14:paraId="4A994DC7" w14:textId="77777777" w:rsidR="00E401C0" w:rsidRDefault="00E401C0" w:rsidP="00E401C0">
      <w:pPr>
        <w:pStyle w:val="Heading2"/>
        <w:rPr>
          <w:ins w:id="471" w:author="Prabhvir Saran [2]" w:date="2017-03-23T16:43:00Z"/>
        </w:rPr>
      </w:pPr>
      <w:bookmarkStart w:id="472" w:name="_Toc478070509"/>
      <w:ins w:id="473" w:author="Prabhvir Saran [2]" w:date="2017-03-23T16:43:00Z">
        <w:r w:rsidRPr="00E22FB4">
          <w:t xml:space="preserve">4. </w:t>
        </w:r>
        <w:proofErr w:type="spellStart"/>
        <w:r w:rsidRPr="00E22FB4">
          <w:t>Javascript</w:t>
        </w:r>
        <w:proofErr w:type="spellEnd"/>
        <w:r w:rsidRPr="00E22FB4">
          <w:t xml:space="preserve"> or </w:t>
        </w:r>
        <w:proofErr w:type="spellStart"/>
        <w:r w:rsidRPr="00E22FB4">
          <w:t>jquery</w:t>
        </w:r>
        <w:proofErr w:type="spellEnd"/>
        <w:r w:rsidRPr="00E22FB4">
          <w:t xml:space="preserve"> third party widget</w:t>
        </w:r>
        <w:bookmarkEnd w:id="472"/>
      </w:ins>
    </w:p>
    <w:p w14:paraId="32322360" w14:textId="0C13E380" w:rsidR="00014241" w:rsidRDefault="0052364E" w:rsidP="00E401C0">
      <w:pPr>
        <w:rPr>
          <w:ins w:id="474" w:author="Prabhvir Saran [2]" w:date="2017-03-23T18:00:00Z"/>
        </w:rPr>
      </w:pPr>
      <w:ins w:id="475" w:author="Prabhvir Saran [2]" w:date="2017-03-23T17:25:00Z">
        <w:r>
          <w:t xml:space="preserve">Google maps was </w:t>
        </w:r>
        <w:r w:rsidR="00E31C81">
          <w:t xml:space="preserve">added to </w:t>
        </w:r>
        <w:r>
          <w:t xml:space="preserve">the Hema in BC page. It shows the locations of the HEMA </w:t>
        </w:r>
      </w:ins>
      <w:ins w:id="476"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477" w:author="Prabhvir Saran [2]" w:date="2017-03-23T21:10:00Z">
        <w:r w:rsidR="00627169">
          <w:t>The tooltip</w:t>
        </w:r>
      </w:ins>
      <w:ins w:id="478" w:author="Prabhvir Saran [2]" w:date="2017-03-23T23:01:00Z">
        <w:r w:rsidR="003D633D">
          <w:t xml:space="preserve"> was used only </w:t>
        </w:r>
        <w:bookmarkStart w:id="479" w:name="_GoBack"/>
        <w:bookmarkEnd w:id="479"/>
        <w:r w:rsidR="003D633D">
          <w:t>on the signup form. It</w:t>
        </w:r>
      </w:ins>
      <w:ins w:id="480" w:author="Prabhvir Saran [2]" w:date="2017-03-23T18:00:00Z">
        <w:r w:rsidR="00014241">
          <w:t xml:space="preserve"> makes the form feel more resp</w:t>
        </w:r>
      </w:ins>
      <w:ins w:id="481" w:author="Prabhvir Saran [2]" w:date="2017-03-23T18:01:00Z">
        <w:r w:rsidR="00014241">
          <w:t>onsive and provides real time feedback to the user.</w:t>
        </w:r>
      </w:ins>
    </w:p>
    <w:p w14:paraId="04B7385F" w14:textId="77777777" w:rsidR="00014241" w:rsidRDefault="00014241" w:rsidP="00E401C0">
      <w:pPr>
        <w:rPr>
          <w:ins w:id="482" w:author="Prabhvir Saran [2]" w:date="2017-03-23T16:43:00Z"/>
        </w:rPr>
      </w:pPr>
    </w:p>
    <w:p w14:paraId="7459BE5A" w14:textId="7F442EF1" w:rsidR="00E401C0" w:rsidRPr="00A22D7F" w:rsidRDefault="00E401C0" w:rsidP="00E401C0">
      <w:pPr>
        <w:pStyle w:val="Heading2"/>
        <w:rPr>
          <w:ins w:id="483" w:author="Prabhvir Saran [2]" w:date="2017-03-23T16:43:00Z"/>
        </w:rPr>
      </w:pPr>
      <w:bookmarkStart w:id="484" w:name="_Toc478070510"/>
      <w:ins w:id="485" w:author="Prabhvir Saran [2]" w:date="2017-03-23T16:43:00Z">
        <w:r w:rsidRPr="00E22FB4">
          <w:t xml:space="preserve">5. Testing with </w:t>
        </w:r>
      </w:ins>
      <w:ins w:id="486" w:author="Prabhvir Saran [2]" w:date="2017-03-23T21:12:00Z">
        <w:r w:rsidR="00D148C6" w:rsidRPr="00E22FB4">
          <w:t>JavaScript</w:t>
        </w:r>
      </w:ins>
      <w:ins w:id="487" w:author="Prabhvir Saran [2]" w:date="2017-03-23T16:43:00Z">
        <w:r w:rsidRPr="00E22FB4">
          <w:t xml:space="preserve"> disabled</w:t>
        </w:r>
        <w:bookmarkEnd w:id="484"/>
      </w:ins>
    </w:p>
    <w:p w14:paraId="31E88107" w14:textId="59B0D196" w:rsidR="00E401C0" w:rsidRDefault="00F0771F" w:rsidP="00E401C0">
      <w:pPr>
        <w:rPr>
          <w:ins w:id="488" w:author="Prabhvir Saran [2]" w:date="2017-03-23T16:43:00Z"/>
        </w:rPr>
      </w:pPr>
      <w:ins w:id="489" w:author="Prabhvir Saran [2]" w:date="2017-03-23T17:34:00Z">
        <w:r>
          <w:t xml:space="preserve">All forms were tested with </w:t>
        </w:r>
      </w:ins>
      <w:ins w:id="490" w:author="Prabhvir Saran [2]" w:date="2017-03-23T21:12:00Z">
        <w:r w:rsidR="00D148C6">
          <w:t>JavaScript</w:t>
        </w:r>
      </w:ins>
      <w:ins w:id="491" w:author="Prabhvir Saran [2]" w:date="2017-03-23T17:34:00Z">
        <w:r>
          <w:t xml:space="preserve"> disabled and were found to submit data without any problem. </w:t>
        </w:r>
      </w:ins>
    </w:p>
    <w:p w14:paraId="3FAAA69C" w14:textId="77777777" w:rsidR="00E401C0" w:rsidRDefault="00E401C0" w:rsidP="00E401C0">
      <w:pPr>
        <w:rPr>
          <w:ins w:id="492" w:author="Prabhvir Saran [2]" w:date="2017-03-23T16:43:00Z"/>
        </w:rPr>
      </w:pPr>
    </w:p>
    <w:p w14:paraId="10C689F0" w14:textId="77777777" w:rsidR="00E401C0" w:rsidRDefault="00E401C0" w:rsidP="00E401C0">
      <w:pPr>
        <w:pStyle w:val="Heading2"/>
        <w:rPr>
          <w:ins w:id="493" w:author="Prabhvir Saran [2]" w:date="2017-03-23T16:43:00Z"/>
        </w:rPr>
      </w:pPr>
      <w:bookmarkStart w:id="494" w:name="_Toc478070511"/>
      <w:ins w:id="495" w:author="Prabhvir Saran [2]" w:date="2017-03-23T16:43:00Z">
        <w:r w:rsidRPr="00D02C12">
          <w:t>6. Publish site and test</w:t>
        </w:r>
        <w:bookmarkEnd w:id="494"/>
      </w:ins>
    </w:p>
    <w:p w14:paraId="2BA678CE" w14:textId="1BA41BA6" w:rsidR="00E401C0" w:rsidRDefault="003B00C0" w:rsidP="00E401C0">
      <w:pPr>
        <w:rPr>
          <w:ins w:id="496" w:author="Prabhvir Saran [2]" w:date="2017-03-23T22:11:00Z"/>
        </w:rPr>
      </w:pPr>
      <w:proofErr w:type="spellStart"/>
      <w:ins w:id="497" w:author="Prabhvir Saran [2]" w:date="2017-03-23T22:09:00Z">
        <w:r>
          <w:t>Javascript</w:t>
        </w:r>
        <w:proofErr w:type="spellEnd"/>
        <w:r>
          <w:t xml:space="preserve"> functions behaved as excepted when the site was hosted on the server. No errors were found during testing. </w:t>
        </w:r>
      </w:ins>
    </w:p>
    <w:p w14:paraId="01C56E2C" w14:textId="0E2050AD" w:rsidR="008E7B36" w:rsidRDefault="008E7B36" w:rsidP="00E401C0">
      <w:pPr>
        <w:rPr>
          <w:ins w:id="498" w:author="Prabhvir Saran [2]" w:date="2017-03-23T22:11:00Z"/>
        </w:rPr>
      </w:pPr>
    </w:p>
    <w:p w14:paraId="08C3A34B" w14:textId="545C1F54" w:rsidR="008E7B36" w:rsidRDefault="008E7B36" w:rsidP="00E401C0">
      <w:pPr>
        <w:rPr>
          <w:ins w:id="499" w:author="Prabhvir Saran [2]" w:date="2017-03-23T22:11:00Z"/>
        </w:rPr>
      </w:pPr>
    </w:p>
    <w:p w14:paraId="6D2AC45C" w14:textId="77777777" w:rsidR="008E7B36" w:rsidRDefault="008E7B36" w:rsidP="00E401C0">
      <w:pPr>
        <w:rPr>
          <w:ins w:id="500" w:author="Prabhvir Saran [2]" w:date="2017-03-23T18:06:00Z"/>
        </w:rPr>
      </w:pPr>
    </w:p>
    <w:p w14:paraId="2EBED79A" w14:textId="6838AFA3" w:rsidR="00E401C0" w:rsidRPr="00E401C0" w:rsidRDefault="00E401C0">
      <w:pPr>
        <w:pStyle w:val="Heading1"/>
        <w:rPr>
          <w:ins w:id="501" w:author="Prabhvir Saran [2]" w:date="2017-03-23T16:43:00Z"/>
        </w:rPr>
        <w:pPrChange w:id="502" w:author="Prabhvir Saran [2]" w:date="2017-03-23T16:45:00Z">
          <w:pPr/>
        </w:pPrChange>
      </w:pPr>
      <w:bookmarkStart w:id="503" w:name="_Toc478070512"/>
      <w:ins w:id="504" w:author="Prabhvir Saran [2]" w:date="2017-03-23T16:43:00Z">
        <w:r>
          <w:lastRenderedPageBreak/>
          <w:t>Appendix 3</w:t>
        </w:r>
        <w:bookmarkEnd w:id="503"/>
      </w:ins>
    </w:p>
    <w:p w14:paraId="15AC0A2D" w14:textId="6137FB31" w:rsidR="00487BA1" w:rsidRDefault="00487BA1">
      <w:pPr>
        <w:pStyle w:val="Heading1"/>
        <w:jc w:val="center"/>
        <w:rPr>
          <w:ins w:id="505" w:author="Prabhvir Saran" w:date="2017-02-14T23:25:00Z"/>
          <w:b/>
          <w:sz w:val="36"/>
          <w:u w:val="single"/>
        </w:rPr>
        <w:pPrChange w:id="506" w:author="Prabhvir Saran" w:date="2017-02-17T01:29:00Z">
          <w:pPr>
            <w:pStyle w:val="Heading1"/>
          </w:pPr>
        </w:pPrChange>
      </w:pPr>
      <w:bookmarkStart w:id="507" w:name="_Toc478070513"/>
      <w:ins w:id="508" w:author="Prabhvir Saran" w:date="2017-02-14T17:56:00Z">
        <w:r w:rsidRPr="003B7E9F">
          <w:rPr>
            <w:b/>
            <w:sz w:val="36"/>
            <w:u w:val="single"/>
            <w:rPrChange w:id="509" w:author="Prabhvir Saran" w:date="2017-02-14T23:20:00Z">
              <w:rPr/>
            </w:rPrChange>
          </w:rPr>
          <w:t>Milestone 3: Skeleton site with layout, tables and forms</w:t>
        </w:r>
      </w:ins>
      <w:bookmarkEnd w:id="507"/>
    </w:p>
    <w:p w14:paraId="7B206568" w14:textId="77777777" w:rsidR="008E7E99" w:rsidRPr="00FF76DD" w:rsidRDefault="008E7E99">
      <w:pPr>
        <w:rPr>
          <w:ins w:id="510" w:author="Prabhvir Saran" w:date="2017-02-14T17:57:00Z"/>
        </w:rPr>
        <w:pPrChange w:id="511" w:author="Prabhvir Saran" w:date="2017-02-14T23:25:00Z">
          <w:pPr>
            <w:pStyle w:val="Heading1"/>
          </w:pPr>
        </w:pPrChange>
      </w:pPr>
    </w:p>
    <w:p w14:paraId="6E71666B" w14:textId="6ED797C4" w:rsidR="001B012E" w:rsidRPr="00FF76DD" w:rsidRDefault="00487BA1">
      <w:pPr>
        <w:pStyle w:val="Heading2"/>
        <w:spacing w:after="240"/>
        <w:rPr>
          <w:ins w:id="512" w:author="Prabhvir Saran" w:date="2017-02-14T23:07:00Z"/>
        </w:rPr>
        <w:pPrChange w:id="513" w:author="Prabhvir Saran" w:date="2017-02-14T23:13:00Z">
          <w:pPr>
            <w:pStyle w:val="Heading1"/>
          </w:pPr>
        </w:pPrChange>
      </w:pPr>
      <w:bookmarkStart w:id="514" w:name="_Toc478070514"/>
      <w:proofErr w:type="spellStart"/>
      <w:ins w:id="515" w:author="Prabhvir Saran" w:date="2017-02-14T17:58:00Z">
        <w:r>
          <w:t>Url</w:t>
        </w:r>
        <w:proofErr w:type="spellEnd"/>
        <w:r>
          <w:t xml:space="preserve"> of the prototype website</w:t>
        </w:r>
      </w:ins>
      <w:bookmarkEnd w:id="514"/>
    </w:p>
    <w:p w14:paraId="08EF9036" w14:textId="65899F23" w:rsidR="00FE7EC9" w:rsidRDefault="00FE7EC9">
      <w:pPr>
        <w:pStyle w:val="Heading2"/>
        <w:rPr>
          <w:ins w:id="516" w:author="Prabhvir Saran" w:date="2017-02-17T00:50:00Z"/>
          <w:rFonts w:asciiTheme="minorHAnsi" w:eastAsiaTheme="minorHAnsi" w:hAnsiTheme="minorHAnsi" w:cstheme="minorBidi"/>
          <w:color w:val="auto"/>
          <w:sz w:val="22"/>
          <w:szCs w:val="22"/>
        </w:rPr>
        <w:pPrChange w:id="517" w:author="Prabhvir Saran" w:date="2017-02-14T17:58:00Z">
          <w:pPr>
            <w:pStyle w:val="Heading1"/>
          </w:pPr>
        </w:pPrChange>
      </w:pPr>
      <w:ins w:id="518"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19" w:name="_Toc475058246"/>
      <w:bookmarkStart w:id="520" w:name="_Toc475067179"/>
      <w:bookmarkStart w:id="521" w:name="_Toc478070515"/>
      <w:r w:rsidRPr="0086014C">
        <w:rPr>
          <w:rStyle w:val="Hyperlink"/>
          <w:rFonts w:asciiTheme="minorHAnsi" w:eastAsiaTheme="minorHAnsi" w:hAnsiTheme="minorHAnsi" w:cstheme="minorBidi"/>
          <w:sz w:val="22"/>
          <w:szCs w:val="22"/>
        </w:rPr>
        <w:t>http://students.bcitdev.com/A00980505/G2/index.html</w:t>
      </w:r>
      <w:bookmarkEnd w:id="519"/>
      <w:bookmarkEnd w:id="520"/>
      <w:bookmarkEnd w:id="521"/>
      <w:ins w:id="522"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523" w:author="Prabhvir Saran" w:date="2017-02-17T00:50:00Z"/>
          <w:rFonts w:asciiTheme="minorHAnsi" w:eastAsiaTheme="minorHAnsi" w:hAnsiTheme="minorHAnsi" w:cstheme="minorBidi"/>
          <w:color w:val="auto"/>
          <w:sz w:val="22"/>
          <w:szCs w:val="22"/>
        </w:rPr>
        <w:pPrChange w:id="524" w:author="Prabhvir Saran" w:date="2017-02-14T17:58:00Z">
          <w:pPr>
            <w:pStyle w:val="Heading1"/>
          </w:pPr>
        </w:pPrChange>
      </w:pPr>
    </w:p>
    <w:p w14:paraId="2BEA5E59" w14:textId="6BAAF28E" w:rsidR="004A7F09" w:rsidRDefault="004A7F09">
      <w:pPr>
        <w:pStyle w:val="Heading2"/>
        <w:rPr>
          <w:ins w:id="525" w:author="Prabhvir Saran" w:date="2017-02-14T17:59:00Z"/>
        </w:rPr>
        <w:pPrChange w:id="526" w:author="Prabhvir Saran" w:date="2017-02-14T17:58:00Z">
          <w:pPr>
            <w:pStyle w:val="Heading1"/>
          </w:pPr>
        </w:pPrChange>
      </w:pPr>
      <w:bookmarkStart w:id="527" w:name="_Toc478070516"/>
      <w:ins w:id="528" w:author="Prabhvir Saran" w:date="2017-02-14T17:58:00Z">
        <w:r>
          <w:t>List of all the items completed</w:t>
        </w:r>
        <w:bookmarkEnd w:id="527"/>
        <w:r>
          <w:t xml:space="preserve"> </w:t>
        </w:r>
      </w:ins>
    </w:p>
    <w:p w14:paraId="4B5A52F9" w14:textId="20663A8D" w:rsidR="004A7F09" w:rsidRDefault="004A7F09">
      <w:pPr>
        <w:pStyle w:val="ListParagraph"/>
        <w:numPr>
          <w:ilvl w:val="0"/>
          <w:numId w:val="14"/>
        </w:numPr>
        <w:rPr>
          <w:ins w:id="529" w:author="Prabhvir Saran" w:date="2017-02-14T18:12:00Z"/>
        </w:rPr>
        <w:pPrChange w:id="530" w:author="Prabhvir Saran" w:date="2017-02-14T17:59:00Z">
          <w:pPr>
            <w:pStyle w:val="Heading1"/>
          </w:pPr>
        </w:pPrChange>
      </w:pPr>
      <w:ins w:id="531" w:author="Prabhvir Saran" w:date="2017-02-14T18:00:00Z">
        <w:r>
          <w:t>Organized all the files in the main folder called G2. All pages except index have the</w:t>
        </w:r>
        <w:r w:rsidR="002F1CF2">
          <w:t>ir own folder</w:t>
        </w:r>
        <w:r>
          <w:t xml:space="preserve">. The main </w:t>
        </w:r>
      </w:ins>
      <w:ins w:id="532" w:author="Prabhvir Saran" w:date="2017-02-14T23:07:00Z">
        <w:r w:rsidR="001B012E">
          <w:t>CSS</w:t>
        </w:r>
      </w:ins>
      <w:ins w:id="533"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534" w:author="Prabhvir Saran" w:date="2017-02-14T18:11:00Z"/>
        </w:rPr>
        <w:pPrChange w:id="535" w:author="Prabhvir Saran" w:date="2017-02-14T17:59:00Z">
          <w:pPr>
            <w:pStyle w:val="Heading1"/>
          </w:pPr>
        </w:pPrChange>
      </w:pPr>
      <w:ins w:id="536" w:author="Prabhvir Saran" w:date="2017-02-14T18:12:00Z">
        <w:r>
          <w:t>A prototype page has been created for every single page.</w:t>
        </w:r>
      </w:ins>
    </w:p>
    <w:p w14:paraId="56B4201D" w14:textId="7C5F2FC0" w:rsidR="004A2ADD" w:rsidRDefault="00E8373E">
      <w:pPr>
        <w:pStyle w:val="ListParagraph"/>
        <w:numPr>
          <w:ilvl w:val="0"/>
          <w:numId w:val="14"/>
        </w:numPr>
        <w:rPr>
          <w:ins w:id="537" w:author="Prabhvir Saran" w:date="2017-02-14T18:00:00Z"/>
        </w:rPr>
        <w:pPrChange w:id="538" w:author="Prabhvir Saran" w:date="2017-02-14T17:59:00Z">
          <w:pPr>
            <w:pStyle w:val="Heading1"/>
          </w:pPr>
        </w:pPrChange>
      </w:pPr>
      <w:ins w:id="539" w:author="Prabhvir Saran" w:date="2017-02-14T23:14:00Z">
        <w:r>
          <w:t>A single</w:t>
        </w:r>
      </w:ins>
      <w:ins w:id="540" w:author="Prabhvir Saran" w:date="2017-02-14T18:11:00Z">
        <w:r w:rsidR="004A2ADD">
          <w:t xml:space="preserve"> </w:t>
        </w:r>
      </w:ins>
      <w:ins w:id="541" w:author="Prabhvir Saran" w:date="2017-02-14T23:07:00Z">
        <w:r w:rsidR="001B012E">
          <w:t>CSS</w:t>
        </w:r>
      </w:ins>
      <w:ins w:id="542"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543" w:author="Prabhvir Saran" w:date="2017-02-17T00:34:00Z"/>
        </w:rPr>
        <w:pPrChange w:id="544" w:author="Prabhvir Saran" w:date="2017-02-14T18:02:00Z">
          <w:pPr>
            <w:pStyle w:val="Heading1"/>
          </w:pPr>
        </w:pPrChange>
      </w:pPr>
      <w:ins w:id="545" w:author="Prabhvir Saran" w:date="2017-02-14T18:02:00Z">
        <w:r>
          <w:t>Al</w:t>
        </w:r>
        <w:r w:rsidR="00BA7B9A">
          <w:t>l the content in the header will have the</w:t>
        </w:r>
      </w:ins>
      <w:ins w:id="546" w:author="Prabhvir Saran" w:date="2017-02-16T23:11:00Z">
        <w:r w:rsidR="00A52768">
          <w:t xml:space="preserve"> font</w:t>
        </w:r>
      </w:ins>
      <w:ins w:id="547" w:author="Prabhvir Saran" w:date="2017-02-14T18:02:00Z">
        <w:r w:rsidR="00BA7B9A">
          <w:t xml:space="preserve"> </w:t>
        </w:r>
      </w:ins>
      <w:proofErr w:type="spellStart"/>
      <w:ins w:id="548" w:author="Prabhvir Saran" w:date="2017-02-15T15:03:00Z">
        <w:r w:rsidR="00BA7B9A">
          <w:t>Cinzel</w:t>
        </w:r>
        <w:proofErr w:type="spellEnd"/>
        <w:r w:rsidR="00BA7B9A">
          <w:t xml:space="preserve"> a</w:t>
        </w:r>
      </w:ins>
      <w:ins w:id="549" w:author="Prabhvir Saran" w:date="2017-02-14T18:03:00Z">
        <w:r>
          <w:t>nd all the content in the body</w:t>
        </w:r>
      </w:ins>
      <w:ins w:id="550" w:author="Prabhvir Saran" w:date="2017-02-15T15:03:00Z">
        <w:r w:rsidR="00BA7B9A">
          <w:t xml:space="preserve"> and footer</w:t>
        </w:r>
      </w:ins>
      <w:ins w:id="551" w:author="Prabhvir Saran" w:date="2017-02-14T18:03:00Z">
        <w:r w:rsidR="00BA7B9A">
          <w:t xml:space="preserve"> will have the font </w:t>
        </w:r>
        <w:proofErr w:type="spellStart"/>
        <w:r w:rsidR="00BA7B9A">
          <w:t>Titillium</w:t>
        </w:r>
        <w:proofErr w:type="spellEnd"/>
        <w:r w:rsidR="00BA7B9A">
          <w:t xml:space="preserve"> web. </w:t>
        </w:r>
      </w:ins>
      <w:ins w:id="552" w:author="Prabhvir Saran" w:date="2017-02-15T15:04:00Z">
        <w:r w:rsidR="00BA7B9A">
          <w:t>Both</w:t>
        </w:r>
      </w:ins>
      <w:ins w:id="553"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554" w:author="Prabhvir Saran" w:date="2017-02-14T18:04:00Z"/>
        </w:rPr>
        <w:pPrChange w:id="555" w:author="Prabhvir Saran" w:date="2017-02-14T18:02:00Z">
          <w:pPr>
            <w:pStyle w:val="Heading1"/>
          </w:pPr>
        </w:pPrChange>
      </w:pPr>
      <w:ins w:id="556" w:author="Prabhvir Saran" w:date="2017-02-17T00:35:00Z">
        <w:r>
          <w:t>CSS link and hover pseudo</w:t>
        </w:r>
      </w:ins>
      <w:ins w:id="557" w:author="Prabhvir Saran" w:date="2017-02-17T01:21:00Z">
        <w:r>
          <w:t xml:space="preserve">-classes </w:t>
        </w:r>
      </w:ins>
      <w:ins w:id="558" w:author="Prabhvir Saran" w:date="2017-02-17T00:35:00Z">
        <w:r w:rsidR="00EE725A">
          <w:t>are used for main navigation hyperlinks.</w:t>
        </w:r>
      </w:ins>
    </w:p>
    <w:p w14:paraId="26580717" w14:textId="667F44F9" w:rsidR="004A7F09" w:rsidRDefault="004A7F09">
      <w:pPr>
        <w:pStyle w:val="ListParagraph"/>
        <w:numPr>
          <w:ilvl w:val="0"/>
          <w:numId w:val="14"/>
        </w:numPr>
        <w:rPr>
          <w:ins w:id="559" w:author="Prabhvir Saran" w:date="2017-02-14T18:06:00Z"/>
        </w:rPr>
        <w:pPrChange w:id="560" w:author="Prabhvir Saran" w:date="2017-02-14T18:02:00Z">
          <w:pPr>
            <w:pStyle w:val="Heading1"/>
          </w:pPr>
        </w:pPrChange>
      </w:pPr>
      <w:ins w:id="561" w:author="Prabhvir Saran" w:date="2017-02-14T18:04:00Z">
        <w:r>
          <w:t xml:space="preserve">The main navigation bar is </w:t>
        </w:r>
      </w:ins>
      <w:ins w:id="562" w:author="Prabhvir Saran" w:date="2017-02-14T18:05:00Z">
        <w:r>
          <w:t xml:space="preserve">configured with </w:t>
        </w:r>
      </w:ins>
      <w:ins w:id="563" w:author="Prabhvir Saran" w:date="2017-02-14T18:06:00Z">
        <w:r>
          <w:t>an unordered list</w:t>
        </w:r>
      </w:ins>
      <w:ins w:id="564" w:author="Prabhvir Saran" w:date="2017-02-15T15:04:00Z">
        <w:r w:rsidR="00BA7B9A">
          <w:t>.</w:t>
        </w:r>
      </w:ins>
    </w:p>
    <w:p w14:paraId="030BAD08" w14:textId="1D373F5F" w:rsidR="004A7F09" w:rsidRDefault="003B7E9F">
      <w:pPr>
        <w:pStyle w:val="ListParagraph"/>
        <w:numPr>
          <w:ilvl w:val="0"/>
          <w:numId w:val="14"/>
        </w:numPr>
        <w:rPr>
          <w:ins w:id="565" w:author="Prabhvir Saran" w:date="2017-02-14T18:11:00Z"/>
        </w:rPr>
        <w:pPrChange w:id="566" w:author="Prabhvir Saran" w:date="2017-02-14T18:02:00Z">
          <w:pPr>
            <w:pStyle w:val="Heading1"/>
          </w:pPr>
        </w:pPrChange>
      </w:pPr>
      <w:ins w:id="567" w:author="Prabhvir Saran" w:date="2017-02-14T23:21:00Z">
        <w:r>
          <w:t xml:space="preserve">A table is used </w:t>
        </w:r>
      </w:ins>
      <w:ins w:id="568" w:author="Prabhvir Saran" w:date="2017-02-17T01:21:00Z">
        <w:r w:rsidR="00930F36">
          <w:t>to organize</w:t>
        </w:r>
      </w:ins>
      <w:ins w:id="569" w:author="Prabhvir Saran" w:date="2017-02-14T23:21:00Z">
        <w:r>
          <w:t xml:space="preserve"> content on the About Us page. </w:t>
        </w:r>
      </w:ins>
    </w:p>
    <w:p w14:paraId="72B7B169" w14:textId="6F3674E0" w:rsidR="00F8500B" w:rsidRDefault="003B7E9F">
      <w:pPr>
        <w:pStyle w:val="ListParagraph"/>
        <w:numPr>
          <w:ilvl w:val="0"/>
          <w:numId w:val="14"/>
        </w:numPr>
        <w:rPr>
          <w:ins w:id="570" w:author="Prabhvir Saran" w:date="2017-02-17T03:46:00Z"/>
        </w:rPr>
        <w:pPrChange w:id="571" w:author="Prabhvir Saran" w:date="2017-02-15T15:19:00Z">
          <w:pPr>
            <w:pStyle w:val="Heading1"/>
          </w:pPr>
        </w:pPrChange>
      </w:pPr>
      <w:ins w:id="572"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573" w:author="Prabhvir Saran" w:date="2017-02-17T00:34:00Z"/>
        </w:rPr>
        <w:pPrChange w:id="574" w:author="Prabhvir Saran" w:date="2017-02-15T15:19:00Z">
          <w:pPr>
            <w:pStyle w:val="Heading1"/>
          </w:pPr>
        </w:pPrChange>
      </w:pPr>
      <w:ins w:id="575" w:author="Prabhvir Saran" w:date="2017-02-17T03:56:00Z">
        <w:r>
          <w:t>The CSS file and all the html pages</w:t>
        </w:r>
      </w:ins>
      <w:ins w:id="576" w:author="Prabhvir Saran" w:date="2017-02-17T03:55:00Z">
        <w:r>
          <w:t xml:space="preserve"> </w:t>
        </w:r>
      </w:ins>
      <w:ins w:id="577" w:author="Prabhvir Saran" w:date="2017-02-17T03:46:00Z">
        <w:r w:rsidR="002048E5">
          <w:t xml:space="preserve">have been </w:t>
        </w:r>
      </w:ins>
      <w:ins w:id="578" w:author="Prabhvir Saran" w:date="2017-02-17T03:47:00Z">
        <w:r w:rsidR="002048E5">
          <w:t>validated</w:t>
        </w:r>
      </w:ins>
      <w:ins w:id="579" w:author="Prabhvir Saran" w:date="2017-02-17T03:46:00Z">
        <w:r w:rsidR="002048E5">
          <w:t xml:space="preserve"> </w:t>
        </w:r>
      </w:ins>
      <w:ins w:id="580" w:author="Prabhvir Saran" w:date="2017-02-17T04:26:00Z">
        <w:r w:rsidR="002A21B5">
          <w:t xml:space="preserve">with no errors at all </w:t>
        </w:r>
      </w:ins>
      <w:ins w:id="581" w:author="Prabhvir Saran" w:date="2017-02-17T03:46:00Z">
        <w:r w:rsidR="002048E5">
          <w:t xml:space="preserve">through the W3 validator. </w:t>
        </w:r>
      </w:ins>
    </w:p>
    <w:p w14:paraId="5335B7F5" w14:textId="77777777" w:rsidR="00EE725A" w:rsidRDefault="00EE725A">
      <w:pPr>
        <w:pStyle w:val="ListParagraph"/>
        <w:rPr>
          <w:ins w:id="582" w:author="Prabhvir Saran" w:date="2017-02-16T21:09:00Z"/>
        </w:rPr>
        <w:pPrChange w:id="583" w:author="Prabhvir Saran" w:date="2017-02-17T00:34:00Z">
          <w:pPr>
            <w:pStyle w:val="Heading1"/>
          </w:pPr>
        </w:pPrChange>
      </w:pPr>
    </w:p>
    <w:p w14:paraId="565C5117" w14:textId="77777777" w:rsidR="004A5284" w:rsidRDefault="004A5284">
      <w:pPr>
        <w:pStyle w:val="ListParagraph"/>
        <w:rPr>
          <w:ins w:id="584" w:author="Prabhvir Saran" w:date="2017-02-14T18:23:00Z"/>
        </w:rPr>
        <w:pPrChange w:id="585" w:author="Prabhvir Saran" w:date="2017-02-16T20:27:00Z">
          <w:pPr>
            <w:pStyle w:val="Heading1"/>
          </w:pPr>
        </w:pPrChange>
      </w:pPr>
    </w:p>
    <w:p w14:paraId="71A4CACD" w14:textId="73E33A40" w:rsidR="00F8500B" w:rsidRPr="00AE6FFC" w:rsidRDefault="00E625D2">
      <w:pPr>
        <w:pStyle w:val="Heading2"/>
        <w:rPr>
          <w:ins w:id="586" w:author="Prabhvir Saran" w:date="2017-02-14T18:16:00Z"/>
          <w:rFonts w:asciiTheme="minorHAnsi" w:eastAsiaTheme="minorHAnsi" w:hAnsiTheme="minorHAnsi" w:cstheme="minorBidi"/>
          <w:color w:val="auto"/>
          <w:sz w:val="22"/>
          <w:szCs w:val="22"/>
          <w:rPrChange w:id="587" w:author="Prabhvir Saran" w:date="2017-02-14T23:27:00Z">
            <w:rPr>
              <w:ins w:id="588" w:author="Prabhvir Saran" w:date="2017-02-14T18:16:00Z"/>
            </w:rPr>
          </w:rPrChange>
        </w:rPr>
        <w:pPrChange w:id="589" w:author="Prabhvir Saran" w:date="2017-02-15T15:19:00Z">
          <w:pPr>
            <w:pStyle w:val="Heading1"/>
          </w:pPr>
        </w:pPrChange>
      </w:pPr>
      <w:bookmarkStart w:id="590" w:name="_Toc478070517"/>
      <w:ins w:id="591" w:author="Prabhvir Saran" w:date="2017-02-14T23:22:00Z">
        <w:r w:rsidRPr="00FF76DD">
          <w:t>Additional work/Issues/Changes</w:t>
        </w:r>
      </w:ins>
      <w:bookmarkEnd w:id="590"/>
    </w:p>
    <w:p w14:paraId="1A9F2167" w14:textId="501D618A" w:rsidR="00D71FFD" w:rsidRDefault="00255729">
      <w:pPr>
        <w:rPr>
          <w:ins w:id="592" w:author="Prabhvir Saran" w:date="2017-02-16T20:28:00Z"/>
        </w:rPr>
        <w:pPrChange w:id="593" w:author="Prabhvir Saran" w:date="2017-02-14T18:16:00Z">
          <w:pPr>
            <w:pStyle w:val="Heading1"/>
          </w:pPr>
        </w:pPrChange>
      </w:pPr>
      <w:ins w:id="594" w:author="Prabhvir Saran" w:date="2017-02-17T01:21:00Z">
        <w:r>
          <w:t xml:space="preserve">HEMA </w:t>
        </w:r>
      </w:ins>
      <w:ins w:id="595" w:author="Prabhvir Saran" w:date="2017-02-15T15:10:00Z">
        <w:r w:rsidR="00BA7B9A">
          <w:t>Styles page</w:t>
        </w:r>
      </w:ins>
      <w:ins w:id="596" w:author="Prabhvir Saran" w:date="2017-02-17T00:38:00Z">
        <w:r w:rsidR="00B45422">
          <w:t xml:space="preserve"> </w:t>
        </w:r>
      </w:ins>
      <w:ins w:id="597" w:author="Prabhvir Saran" w:date="2017-02-17T00:39:00Z">
        <w:r w:rsidR="00B45422">
          <w:t xml:space="preserve">is </w:t>
        </w:r>
      </w:ins>
      <w:ins w:id="598" w:author="Prabhvir Saran" w:date="2017-02-17T00:38:00Z">
        <w:r w:rsidR="00B45422">
          <w:t xml:space="preserve">one of the pages that is supposed to use </w:t>
        </w:r>
      </w:ins>
      <w:ins w:id="599" w:author="Prabhvir Saran" w:date="2017-02-15T15:11:00Z">
        <w:r w:rsidR="00BA7B9A">
          <w:t>JavaScript</w:t>
        </w:r>
      </w:ins>
      <w:ins w:id="600" w:author="Prabhvir Saran" w:date="2017-02-15T15:10:00Z">
        <w:r w:rsidR="00BA7B9A">
          <w:t xml:space="preserve"> to </w:t>
        </w:r>
        <w:r w:rsidR="00E625D2">
          <w:t>change the content of the page.</w:t>
        </w:r>
      </w:ins>
      <w:ins w:id="601" w:author="Prabhvir Saran" w:date="2017-02-17T00:38:00Z">
        <w:r w:rsidR="00B45422">
          <w:t xml:space="preserve"> </w:t>
        </w:r>
      </w:ins>
      <w:ins w:id="602" w:author="Prabhvir Saran" w:date="2017-02-17T00:39:00Z">
        <w:r w:rsidR="00B45422">
          <w:t xml:space="preserve">This has already been implemented. </w:t>
        </w:r>
      </w:ins>
      <w:ins w:id="603" w:author="Prabhvir Saran" w:date="2017-02-17T00:38:00Z">
        <w:r w:rsidR="00B45422">
          <w:t>This was the only additional work that was done and</w:t>
        </w:r>
      </w:ins>
      <w:ins w:id="604" w:author="Prabhvir Saran" w:date="2017-02-15T15:10:00Z">
        <w:r w:rsidR="00B45422">
          <w:t xml:space="preserve"> s</w:t>
        </w:r>
        <w:r w:rsidR="00E625D2">
          <w:t xml:space="preserve">ince we were all working on </w:t>
        </w:r>
      </w:ins>
      <w:ins w:id="605" w:author="Prabhvir Saran" w:date="2017-02-15T15:15:00Z">
        <w:r w:rsidR="00E625D2">
          <w:t>the</w:t>
        </w:r>
      </w:ins>
      <w:ins w:id="606" w:author="Prabhvir Saran" w:date="2017-02-15T15:10:00Z">
        <w:r w:rsidR="00E625D2">
          <w:t xml:space="preserve"> </w:t>
        </w:r>
      </w:ins>
      <w:ins w:id="607" w:author="Prabhvir Saran" w:date="2017-02-15T15:15:00Z">
        <w:r w:rsidR="00B45422">
          <w:t xml:space="preserve">same CSS file, </w:t>
        </w:r>
      </w:ins>
      <w:ins w:id="608" w:author="Prabhvir Saran" w:date="2017-02-17T00:39:00Z">
        <w:r w:rsidR="00B45422">
          <w:t>we did encounter issue</w:t>
        </w:r>
      </w:ins>
      <w:ins w:id="609" w:author="Prabhvir Saran" w:date="2017-02-17T00:40:00Z">
        <w:r w:rsidR="00B45422">
          <w:t>s</w:t>
        </w:r>
      </w:ins>
      <w:ins w:id="610" w:author="Prabhvir Saran" w:date="2017-02-17T00:39:00Z">
        <w:r w:rsidR="00B45422">
          <w:t xml:space="preserve"> </w:t>
        </w:r>
      </w:ins>
      <w:ins w:id="611" w:author="Prabhvir Saran" w:date="2017-02-15T15:15:00Z">
        <w:r w:rsidR="004C1B73">
          <w:t xml:space="preserve">while merging it using </w:t>
        </w:r>
        <w:proofErr w:type="spellStart"/>
        <w:r w:rsidR="004C1B73">
          <w:t>Git</w:t>
        </w:r>
        <w:proofErr w:type="spellEnd"/>
        <w:r w:rsidR="004C1B73">
          <w:t>. I</w:t>
        </w:r>
        <w:r w:rsidR="00E625D2">
          <w:t xml:space="preserve">t </w:t>
        </w:r>
      </w:ins>
      <w:ins w:id="612" w:author="Prabhvir Saran" w:date="2017-02-16T21:08:00Z">
        <w:r w:rsidR="0073044C">
          <w:t>broke</w:t>
        </w:r>
      </w:ins>
      <w:ins w:id="613" w:author="Prabhvir Saran" w:date="2017-02-15T15:15:00Z">
        <w:r w:rsidR="00E625D2">
          <w:t xml:space="preserve"> the code</w:t>
        </w:r>
      </w:ins>
      <w:ins w:id="614" w:author="Prabhvir Saran" w:date="2017-02-17T01:22:00Z">
        <w:r w:rsidR="00484EA6">
          <w:t xml:space="preserve"> almost</w:t>
        </w:r>
      </w:ins>
      <w:ins w:id="615" w:author="Prabhvir Saran" w:date="2017-02-16T21:08:00Z">
        <w:r w:rsidR="0073044C">
          <w:t xml:space="preserve"> every time</w:t>
        </w:r>
      </w:ins>
      <w:ins w:id="616" w:author="Prabhvir Saran" w:date="2017-02-15T15:15:00Z">
        <w:r w:rsidR="00E625D2">
          <w:t xml:space="preserve"> and we had to keep going back to fix it. </w:t>
        </w:r>
      </w:ins>
      <w:ins w:id="617" w:author="Prabhvir Saran" w:date="2017-02-14T18:18:00Z">
        <w:r w:rsidR="001A75D8">
          <w:t xml:space="preserve">There were </w:t>
        </w:r>
      </w:ins>
      <w:ins w:id="618" w:author="Prabhvir Saran" w:date="2017-02-16T23:17:00Z">
        <w:r w:rsidR="00BA63DE">
          <w:t xml:space="preserve">also </w:t>
        </w:r>
      </w:ins>
      <w:ins w:id="619" w:author="Prabhvir Saran" w:date="2017-02-14T18:18:00Z">
        <w:r w:rsidR="001A75D8">
          <w:t>some changes made</w:t>
        </w:r>
      </w:ins>
      <w:ins w:id="620" w:author="Prabhvir Saran" w:date="2017-02-16T20:23:00Z">
        <w:r w:rsidR="00D71FFD">
          <w:t xml:space="preserve"> to the website</w:t>
        </w:r>
      </w:ins>
      <w:ins w:id="621"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622" w:author="Prabhvir Saran" w:date="2017-02-14T18:20:00Z">
        <w:r w:rsidR="001A75D8">
          <w:t xml:space="preserve">The </w:t>
        </w:r>
      </w:ins>
      <w:ins w:id="623" w:author="Prabhvir Saran" w:date="2017-02-14T18:22:00Z">
        <w:r w:rsidR="001A75D8">
          <w:t xml:space="preserve">layout on the </w:t>
        </w:r>
      </w:ins>
      <w:ins w:id="624" w:author="Prabhvir Saran" w:date="2017-02-14T18:20:00Z">
        <w:r w:rsidR="001A75D8">
          <w:t xml:space="preserve">About HEMA page, Style page and HEMA in BC page </w:t>
        </w:r>
      </w:ins>
      <w:ins w:id="625" w:author="Prabhvir Saran" w:date="2017-02-14T23:15:00Z">
        <w:r w:rsidR="009E6A96">
          <w:t xml:space="preserve">was changed </w:t>
        </w:r>
      </w:ins>
      <w:ins w:id="626" w:author="Prabhvir Saran" w:date="2017-02-14T23:16:00Z">
        <w:r w:rsidR="009E6A96">
          <w:t>slightly</w:t>
        </w:r>
      </w:ins>
      <w:ins w:id="627" w:author="Prabhvir Saran" w:date="2017-02-14T23:15:00Z">
        <w:r w:rsidR="009E6A96">
          <w:t>. Now the images/videos a</w:t>
        </w:r>
        <w:r w:rsidR="00E625D2">
          <w:t>re on top</w:t>
        </w:r>
      </w:ins>
      <w:ins w:id="628" w:author="Prabhvir Saran" w:date="2017-02-17T00:41:00Z">
        <w:r w:rsidR="004C1B73">
          <w:t>,</w:t>
        </w:r>
      </w:ins>
      <w:ins w:id="629" w:author="Prabhvir Saran" w:date="2017-02-14T23:15:00Z">
        <w:r w:rsidR="00E625D2">
          <w:t xml:space="preserve"> with text underneath to better match the homepage. </w:t>
        </w:r>
      </w:ins>
      <w:ins w:id="630" w:author="Prabhvir Saran" w:date="2017-02-17T01:24:00Z">
        <w:r w:rsidR="00236B82">
          <w:t xml:space="preserve">The sitemap page was created. </w:t>
        </w:r>
      </w:ins>
      <w:ins w:id="631" w:author="Prabhvir Saran" w:date="2017-02-17T01:22:00Z">
        <w:r w:rsidR="006D5F43">
          <w:t xml:space="preserve">Finally, the login and signup </w:t>
        </w:r>
      </w:ins>
      <w:ins w:id="632" w:author="Prabhvir Saran" w:date="2017-02-17T03:56:00Z">
        <w:r w:rsidR="00C325F4">
          <w:t>button</w:t>
        </w:r>
      </w:ins>
      <w:ins w:id="633" w:author="Prabhvir Saran" w:date="2017-02-17T01:22:00Z">
        <w:r w:rsidR="006D5F43">
          <w:t xml:space="preserve"> were combined into a single </w:t>
        </w:r>
      </w:ins>
      <w:ins w:id="634" w:author="Prabhvir Saran" w:date="2017-02-17T01:23:00Z">
        <w:r w:rsidR="006D5F43">
          <w:t>button</w:t>
        </w:r>
      </w:ins>
      <w:ins w:id="635" w:author="Prabhvir Saran" w:date="2017-02-17T01:22:00Z">
        <w:r w:rsidR="006D5F43">
          <w:t xml:space="preserve"> </w:t>
        </w:r>
      </w:ins>
      <w:ins w:id="636" w:author="Prabhvir Saran" w:date="2017-02-17T01:23:00Z">
        <w:r w:rsidR="006D5F43">
          <w:t>called login/signup.</w:t>
        </w:r>
      </w:ins>
      <w:ins w:id="637" w:author="Prabhvir Saran" w:date="2017-02-17T01:25:00Z">
        <w:r w:rsidR="00236B82">
          <w:t xml:space="preserve"> All these changes have been document</w:t>
        </w:r>
      </w:ins>
      <w:ins w:id="638" w:author="Prabhvir Saran" w:date="2017-02-17T01:26:00Z">
        <w:r w:rsidR="00236B82">
          <w:t>ed</w:t>
        </w:r>
      </w:ins>
      <w:ins w:id="639" w:author="Prabhvir Saran" w:date="2017-02-17T01:25:00Z">
        <w:r w:rsidR="00236B82">
          <w:t xml:space="preserve"> in appendix 2. </w:t>
        </w:r>
      </w:ins>
    </w:p>
    <w:p w14:paraId="297FD435" w14:textId="77777777" w:rsidR="004A5284" w:rsidRDefault="004A5284">
      <w:pPr>
        <w:rPr>
          <w:ins w:id="640" w:author="Prabhvir Saran" w:date="2017-02-16T20:25:00Z"/>
        </w:rPr>
        <w:pPrChange w:id="641" w:author="Prabhvir Saran" w:date="2017-02-14T18:16:00Z">
          <w:pPr>
            <w:pStyle w:val="Heading1"/>
          </w:pPr>
        </w:pPrChange>
      </w:pPr>
    </w:p>
    <w:p w14:paraId="4688686B" w14:textId="49828195" w:rsidR="00F8500B" w:rsidRDefault="00F8500B">
      <w:pPr>
        <w:pStyle w:val="Heading2"/>
        <w:rPr>
          <w:ins w:id="642" w:author="Prabhvir Saran" w:date="2017-02-14T18:16:00Z"/>
        </w:rPr>
        <w:pPrChange w:id="643" w:author="Prabhvir Saran" w:date="2017-02-14T23:16:00Z">
          <w:pPr>
            <w:pStyle w:val="Heading1"/>
          </w:pPr>
        </w:pPrChange>
      </w:pPr>
      <w:bookmarkStart w:id="644" w:name="_Toc478070518"/>
      <w:ins w:id="645" w:author="Prabhvir Saran" w:date="2017-02-14T18:23:00Z">
        <w:r>
          <w:t>Documentation of Work</w:t>
        </w:r>
        <w:bookmarkEnd w:id="644"/>
        <w:r>
          <w:t xml:space="preserve"> </w:t>
        </w:r>
      </w:ins>
    </w:p>
    <w:p w14:paraId="5AD652F0" w14:textId="22F96670" w:rsidR="006E05DC" w:rsidRDefault="00D71FFD">
      <w:pPr>
        <w:rPr>
          <w:ins w:id="646" w:author="Prabhvir Saran" w:date="2017-02-16T20:12:00Z"/>
        </w:rPr>
        <w:pPrChange w:id="647" w:author="Prabhvir Saran" w:date="2017-02-14T17:56:00Z">
          <w:pPr>
            <w:pStyle w:val="Heading1"/>
          </w:pPr>
        </w:pPrChange>
      </w:pPr>
      <w:ins w:id="648" w:author="Prabhvir Saran" w:date="2017-02-16T20:23:00Z">
        <w:r>
          <w:t>Below are three s</w:t>
        </w:r>
      </w:ins>
      <w:ins w:id="649" w:author="Prabhvir Saran" w:date="2017-02-14T23:24:00Z">
        <w:r w:rsidR="002C30BD">
          <w:t>creenshots that include the</w:t>
        </w:r>
        <w:r>
          <w:t xml:space="preserve"> front page, the about us</w:t>
        </w:r>
      </w:ins>
      <w:ins w:id="650" w:author="Prabhvir Saran" w:date="2017-02-16T20:24:00Z">
        <w:r>
          <w:t xml:space="preserve"> page with </w:t>
        </w:r>
      </w:ins>
      <w:ins w:id="651" w:author="Prabhvir Saran" w:date="2017-02-16T21:08:00Z">
        <w:r w:rsidR="0073044C">
          <w:t>a</w:t>
        </w:r>
      </w:ins>
      <w:ins w:id="652" w:author="Prabhvir Saran" w:date="2017-02-16T20:24:00Z">
        <w:r>
          <w:t xml:space="preserve"> </w:t>
        </w:r>
      </w:ins>
      <w:ins w:id="653" w:author="Prabhvir Saran" w:date="2017-02-14T23:24:00Z">
        <w:r w:rsidR="008A0611" w:rsidRPr="008A0611">
          <w:t xml:space="preserve">table and </w:t>
        </w:r>
        <w:r>
          <w:t xml:space="preserve">the login/signup page with the </w:t>
        </w:r>
      </w:ins>
      <w:ins w:id="654" w:author="Prabhvir Saran" w:date="2017-02-16T20:25:00Z">
        <w:r>
          <w:t xml:space="preserve">required </w:t>
        </w:r>
      </w:ins>
      <w:ins w:id="655" w:author="Prabhvir Saran" w:date="2017-02-14T23:24:00Z">
        <w:r w:rsidR="008A0611" w:rsidRPr="008A0611">
          <w:t>form</w:t>
        </w:r>
      </w:ins>
      <w:ins w:id="656" w:author="Prabhvir Saran" w:date="2017-02-16T20:25:00Z">
        <w:r>
          <w:t>.</w:t>
        </w:r>
      </w:ins>
    </w:p>
    <w:p w14:paraId="770A3BC5" w14:textId="3A5E0ADC" w:rsidR="00363304" w:rsidRDefault="00E973BD">
      <w:pPr>
        <w:rPr>
          <w:ins w:id="657" w:author="Prabhvir Saran" w:date="2017-02-14T23:24:00Z"/>
        </w:rPr>
        <w:pPrChange w:id="658"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0E02EE" w:rsidRPr="007679B4" w:rsidRDefault="000E02EE">
                              <w:pPr>
                                <w:pStyle w:val="Caption"/>
                                <w:rPr>
                                  <w:noProof/>
                                </w:rPr>
                                <w:pPrChange w:id="659" w:author="Prabhvir Saran" w:date="2017-02-16T20:19:00Z">
                                  <w:pPr/>
                                </w:pPrChange>
                              </w:pPr>
                              <w:ins w:id="660" w:author="Prabhvir Saran" w:date="2017-02-16T20:21:00Z">
                                <w:r>
                                  <w:t>Front</w:t>
                                </w:r>
                              </w:ins>
                              <w:ins w:id="661"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0E02EE" w:rsidRPr="007679B4" w:rsidRDefault="000E02EE">
                        <w:pPr>
                          <w:pStyle w:val="Caption"/>
                          <w:rPr>
                            <w:noProof/>
                          </w:rPr>
                          <w:pPrChange w:id="662" w:author="Prabhvir Saran" w:date="2017-02-16T20:19:00Z">
                            <w:pPr/>
                          </w:pPrChange>
                        </w:pPr>
                        <w:ins w:id="663" w:author="Prabhvir Saran" w:date="2017-02-16T20:21:00Z">
                          <w:r>
                            <w:t>Front</w:t>
                          </w:r>
                        </w:ins>
                        <w:ins w:id="664" w:author="Prabhvir Saran" w:date="2017-02-16T20:19:00Z">
                          <w:r>
                            <w:t xml:space="preserve"> page </w:t>
                          </w:r>
                        </w:ins>
                      </w:p>
                    </w:txbxContent>
                  </v:textbox>
                </v:shape>
                <w10:wrap type="square"/>
              </v:group>
            </w:pict>
          </mc:Fallback>
        </mc:AlternateContent>
      </w:r>
    </w:p>
    <w:p w14:paraId="4E3C742E" w14:textId="1FB4D8C6" w:rsidR="006E05DC" w:rsidRDefault="006E05DC">
      <w:pPr>
        <w:rPr>
          <w:ins w:id="665" w:author="Prabhvir Saran" w:date="2017-02-16T20:12:00Z"/>
        </w:rPr>
        <w:pPrChange w:id="666" w:author="Prabhvir Saran" w:date="2017-02-14T17:56:00Z">
          <w:pPr>
            <w:pStyle w:val="Heading1"/>
          </w:pPr>
        </w:pPrChange>
      </w:pPr>
    </w:p>
    <w:p w14:paraId="7A18D2D7" w14:textId="2115CED2" w:rsidR="006E05DC" w:rsidRDefault="006E05DC">
      <w:pPr>
        <w:rPr>
          <w:ins w:id="667" w:author="Prabhvir Saran" w:date="2017-02-16T20:12:00Z"/>
        </w:rPr>
        <w:pPrChange w:id="668" w:author="Prabhvir Saran" w:date="2017-02-14T17:56:00Z">
          <w:pPr>
            <w:pStyle w:val="Heading1"/>
          </w:pPr>
        </w:pPrChange>
      </w:pPr>
    </w:p>
    <w:p w14:paraId="0EF5757E" w14:textId="73512F36" w:rsidR="006E05DC" w:rsidRDefault="006E05DC">
      <w:pPr>
        <w:rPr>
          <w:ins w:id="669" w:author="Prabhvir Saran" w:date="2017-02-16T20:12:00Z"/>
        </w:rPr>
        <w:pPrChange w:id="670" w:author="Prabhvir Saran" w:date="2017-02-14T17:56:00Z">
          <w:pPr>
            <w:pStyle w:val="Heading1"/>
          </w:pPr>
        </w:pPrChange>
      </w:pPr>
    </w:p>
    <w:p w14:paraId="66460CBD" w14:textId="060AFA2C" w:rsidR="006E05DC" w:rsidRDefault="006E05DC">
      <w:pPr>
        <w:rPr>
          <w:ins w:id="671" w:author="Prabhvir Saran" w:date="2017-02-16T20:12:00Z"/>
        </w:rPr>
        <w:pPrChange w:id="672" w:author="Prabhvir Saran" w:date="2017-02-14T17:56:00Z">
          <w:pPr>
            <w:pStyle w:val="Heading1"/>
          </w:pPr>
        </w:pPrChange>
      </w:pPr>
    </w:p>
    <w:p w14:paraId="12357199" w14:textId="2E8E2234" w:rsidR="006E05DC" w:rsidRDefault="006E05DC">
      <w:pPr>
        <w:rPr>
          <w:ins w:id="673" w:author="Prabhvir Saran" w:date="2017-02-16T20:12:00Z"/>
        </w:rPr>
        <w:pPrChange w:id="674" w:author="Prabhvir Saran" w:date="2017-02-14T17:56:00Z">
          <w:pPr>
            <w:pStyle w:val="Heading1"/>
          </w:pPr>
        </w:pPrChange>
      </w:pPr>
    </w:p>
    <w:p w14:paraId="4E509B33" w14:textId="1E49E461" w:rsidR="005F369C" w:rsidRDefault="005F369C" w:rsidP="006E05DC">
      <w:pPr>
        <w:rPr>
          <w:ins w:id="675" w:author="Prabhvir Saran" w:date="2017-02-16T20:13:00Z"/>
          <w:b/>
        </w:rPr>
      </w:pPr>
    </w:p>
    <w:p w14:paraId="1F5B7372" w14:textId="64A3B644" w:rsidR="005F369C" w:rsidRDefault="005F369C" w:rsidP="006E05DC">
      <w:pPr>
        <w:rPr>
          <w:ins w:id="676" w:author="Prabhvir Saran" w:date="2017-02-16T20:13:00Z"/>
          <w:b/>
        </w:rPr>
      </w:pPr>
    </w:p>
    <w:p w14:paraId="5305913D" w14:textId="145C6A2A" w:rsidR="005F369C" w:rsidRDefault="005F369C" w:rsidP="006E05DC">
      <w:pPr>
        <w:rPr>
          <w:ins w:id="677" w:author="Prabhvir Saran" w:date="2017-02-16T20:13:00Z"/>
          <w:b/>
        </w:rPr>
      </w:pPr>
    </w:p>
    <w:p w14:paraId="2F4F7A80" w14:textId="29C10401" w:rsidR="005F369C" w:rsidRDefault="005F369C" w:rsidP="006E05DC">
      <w:pPr>
        <w:rPr>
          <w:ins w:id="678" w:author="Prabhvir Saran" w:date="2017-02-16T20:13:00Z"/>
          <w:b/>
        </w:rPr>
      </w:pPr>
    </w:p>
    <w:p w14:paraId="1045C331" w14:textId="4E3FAA4C" w:rsidR="005F369C" w:rsidRDefault="005F369C" w:rsidP="006E05DC">
      <w:pPr>
        <w:rPr>
          <w:ins w:id="679" w:author="Prabhvir Saran" w:date="2017-02-16T20:17:00Z"/>
          <w:b/>
        </w:rPr>
      </w:pPr>
    </w:p>
    <w:p w14:paraId="2D599104" w14:textId="224791A9" w:rsidR="005F369C" w:rsidRDefault="005F369C" w:rsidP="006E05DC">
      <w:pPr>
        <w:rPr>
          <w:ins w:id="680" w:author="Prabhvir Saran" w:date="2017-02-16T20:17:00Z"/>
          <w:b/>
        </w:rPr>
      </w:pPr>
    </w:p>
    <w:p w14:paraId="58700053" w14:textId="21019EBF" w:rsidR="005F369C" w:rsidRDefault="00997C73" w:rsidP="006E05DC">
      <w:pPr>
        <w:rPr>
          <w:ins w:id="681" w:author="Prabhvir Saran" w:date="2017-02-16T20:17:00Z"/>
          <w:b/>
        </w:rPr>
      </w:pPr>
      <w:del w:id="682" w:author="Prabhvir Saran" w:date="2017-02-17T03:50:00Z">
        <w:r w:rsidDel="00997C73">
          <w:rPr>
            <w:b/>
            <w:noProof/>
            <w:lang w:val="en-CA" w:eastAsia="en-CA"/>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683" w:author="Prabhvir Saran" w:date="2017-02-16T20:17:00Z"/>
          <w:b/>
        </w:rPr>
      </w:pPr>
    </w:p>
    <w:p w14:paraId="3002B37B" w14:textId="58BC66E8" w:rsidR="005F369C" w:rsidRDefault="00997C73" w:rsidP="006E05DC">
      <w:pPr>
        <w:rPr>
          <w:ins w:id="684" w:author="Prabhvir Saran" w:date="2017-02-16T20:17:00Z"/>
          <w:b/>
        </w:rPr>
      </w:pPr>
      <w:ins w:id="685" w:author="Prabhvir Saran" w:date="2017-02-17T03:51:00Z">
        <w:r>
          <w:rPr>
            <w:noProof/>
            <w:lang w:val="en-CA" w:eastAsia="en-CA"/>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0E02EE" w:rsidRPr="0003682D" w:rsidRDefault="000E02EE">
                              <w:pPr>
                                <w:pStyle w:val="Caption"/>
                                <w:rPr>
                                  <w:b/>
                                  <w:noProof/>
                                </w:rPr>
                                <w:pPrChange w:id="686" w:author="Prabhvir Saran" w:date="2017-02-17T03:51:00Z">
                                  <w:pPr/>
                                </w:pPrChange>
                              </w:pPr>
                              <w:proofErr w:type="spellStart"/>
                              <w:ins w:id="687"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0E02EE" w:rsidRPr="0003682D" w:rsidRDefault="000E02EE">
                        <w:pPr>
                          <w:pStyle w:val="Caption"/>
                          <w:rPr>
                            <w:b/>
                            <w:noProof/>
                          </w:rPr>
                          <w:pPrChange w:id="688" w:author="Prabhvir Saran" w:date="2017-02-17T03:51:00Z">
                            <w:pPr/>
                          </w:pPrChange>
                        </w:pPr>
                        <w:proofErr w:type="spellStart"/>
                        <w:ins w:id="689" w:author="Prabhvir Saran" w:date="2017-02-17T03:51:00Z">
                          <w:r>
                            <w:t>Aboutus</w:t>
                          </w:r>
                          <w:proofErr w:type="spellEnd"/>
                          <w:r>
                            <w:t xml:space="preserve"> page with the table </w:t>
                          </w:r>
                        </w:ins>
                      </w:p>
                    </w:txbxContent>
                  </v:textbox>
                  <w10:wrap type="square"/>
                </v:shape>
              </w:pict>
            </mc:Fallback>
          </mc:AlternateContent>
        </w:r>
      </w:ins>
      <w:ins w:id="690" w:author="Prabhvir Saran" w:date="2017-02-17T03:50:00Z">
        <w:r>
          <w:rPr>
            <w:b/>
            <w:noProof/>
            <w:lang w:val="en-CA" w:eastAsia="en-CA"/>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691" w:author="Prabhvir Saran" w:date="2017-02-16T20:17:00Z"/>
          <w:b/>
        </w:rPr>
      </w:pPr>
    </w:p>
    <w:p w14:paraId="00BED1BD" w14:textId="276EC073" w:rsidR="005F369C" w:rsidRDefault="005F369C" w:rsidP="006E05DC">
      <w:pPr>
        <w:rPr>
          <w:ins w:id="692" w:author="Prabhvir Saran" w:date="2017-02-16T20:17:00Z"/>
          <w:b/>
        </w:rPr>
      </w:pPr>
    </w:p>
    <w:p w14:paraId="729AF2CD" w14:textId="509EE9B2" w:rsidR="005F369C" w:rsidRDefault="005F369C" w:rsidP="006E05DC">
      <w:pPr>
        <w:rPr>
          <w:ins w:id="693" w:author="Prabhvir Saran" w:date="2017-02-16T20:17:00Z"/>
          <w:b/>
        </w:rPr>
      </w:pPr>
    </w:p>
    <w:p w14:paraId="6605248E" w14:textId="473A7529" w:rsidR="005F369C" w:rsidRDefault="005F369C" w:rsidP="006E05DC">
      <w:pPr>
        <w:rPr>
          <w:ins w:id="694" w:author="Prabhvir Saran" w:date="2017-02-16T20:17:00Z"/>
          <w:b/>
        </w:rPr>
      </w:pPr>
    </w:p>
    <w:p w14:paraId="4E110E34" w14:textId="7F5AB16F" w:rsidR="005F369C" w:rsidRDefault="005F369C" w:rsidP="006E05DC">
      <w:pPr>
        <w:rPr>
          <w:ins w:id="695" w:author="Prabhvir Saran" w:date="2017-02-16T20:17:00Z"/>
          <w:b/>
        </w:rPr>
      </w:pPr>
    </w:p>
    <w:p w14:paraId="5555F9A4" w14:textId="5E56EE67" w:rsidR="005F369C" w:rsidRDefault="005F369C" w:rsidP="006E05DC">
      <w:pPr>
        <w:rPr>
          <w:ins w:id="696" w:author="Prabhvir Saran" w:date="2017-02-16T20:17:00Z"/>
          <w:b/>
        </w:rPr>
      </w:pPr>
    </w:p>
    <w:p w14:paraId="4804DFDA" w14:textId="7E0C8063" w:rsidR="005F369C" w:rsidRDefault="005F369C" w:rsidP="006E05DC">
      <w:pPr>
        <w:rPr>
          <w:ins w:id="697" w:author="Prabhvir Saran" w:date="2017-02-16T20:17:00Z"/>
          <w:b/>
        </w:rPr>
      </w:pPr>
    </w:p>
    <w:p w14:paraId="40A66022" w14:textId="49C2D018" w:rsidR="005F369C" w:rsidRDefault="005F369C" w:rsidP="006E05DC">
      <w:pPr>
        <w:rPr>
          <w:ins w:id="698" w:author="Prabhvir Saran" w:date="2017-02-16T20:17:00Z"/>
          <w:b/>
        </w:rPr>
      </w:pPr>
    </w:p>
    <w:p w14:paraId="51B5F718" w14:textId="4CD52D68" w:rsidR="005F369C" w:rsidRDefault="005F369C" w:rsidP="006E05DC">
      <w:pPr>
        <w:rPr>
          <w:ins w:id="699" w:author="Prabhvir Saran" w:date="2017-02-16T20:17:00Z"/>
          <w:b/>
        </w:rPr>
      </w:pPr>
    </w:p>
    <w:p w14:paraId="293BD8E2" w14:textId="6CAB5620" w:rsidR="005F369C" w:rsidRDefault="005F369C" w:rsidP="006E05DC">
      <w:pPr>
        <w:rPr>
          <w:ins w:id="700" w:author="Prabhvir Saran" w:date="2017-02-16T20:17:00Z"/>
          <w:b/>
        </w:rPr>
      </w:pPr>
    </w:p>
    <w:p w14:paraId="1C3336FD" w14:textId="1D443855" w:rsidR="005F369C" w:rsidRDefault="005F369C" w:rsidP="006E05DC">
      <w:pPr>
        <w:rPr>
          <w:ins w:id="701" w:author="Prabhvir Saran" w:date="2017-02-16T20:17:00Z"/>
          <w:b/>
        </w:rPr>
      </w:pPr>
    </w:p>
    <w:p w14:paraId="41976052" w14:textId="421669B2" w:rsidR="005F369C" w:rsidRDefault="005F369C" w:rsidP="006E05DC">
      <w:pPr>
        <w:rPr>
          <w:ins w:id="702" w:author="Prabhvir Saran" w:date="2017-02-16T20:17:00Z"/>
          <w:b/>
        </w:rPr>
      </w:pPr>
    </w:p>
    <w:p w14:paraId="0F7B1171" w14:textId="3A9F7B7B" w:rsidR="005F369C" w:rsidRDefault="00997C73" w:rsidP="006E05DC">
      <w:pPr>
        <w:rPr>
          <w:ins w:id="703" w:author="Prabhvir Saran" w:date="2017-02-16T20:17:00Z"/>
          <w:b/>
        </w:rPr>
      </w:pPr>
      <w:del w:id="704" w:author="Prabhvir Saran" w:date="2017-02-17T03:50:00Z">
        <w:r w:rsidDel="00997C73">
          <w:rPr>
            <w:b/>
            <w:noProof/>
            <w:lang w:val="en-CA" w:eastAsia="en-CA"/>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0E02EE" w:rsidRPr="00CA3027" w:rsidRDefault="000E02EE">
                              <w:pPr>
                                <w:pStyle w:val="Caption"/>
                                <w:rPr>
                                  <w:b/>
                                  <w:noProof/>
                                </w:rPr>
                                <w:pPrChange w:id="705" w:author="Prabhvir Saran" w:date="2017-02-16T20:20:00Z">
                                  <w:pPr/>
                                </w:pPrChange>
                              </w:pPr>
                              <w:proofErr w:type="spellStart"/>
                              <w:ins w:id="706" w:author="Prabhvir Saran" w:date="2017-02-16T20:20:00Z">
                                <w:r>
                                  <w:t>Aboutus</w:t>
                                </w:r>
                                <w:proofErr w:type="spellEnd"/>
                                <w:r>
                                  <w:t xml:space="preserve"> page </w:t>
                                </w:r>
                              </w:ins>
                              <w:ins w:id="707"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0E02EE" w:rsidRPr="00CA3027" w:rsidRDefault="000E02EE">
                        <w:pPr>
                          <w:pStyle w:val="Caption"/>
                          <w:rPr>
                            <w:b/>
                            <w:noProof/>
                          </w:rPr>
                          <w:pPrChange w:id="708" w:author="Prabhvir Saran" w:date="2017-02-16T20:20:00Z">
                            <w:pPr/>
                          </w:pPrChange>
                        </w:pPr>
                        <w:proofErr w:type="spellStart"/>
                        <w:ins w:id="709" w:author="Prabhvir Saran" w:date="2017-02-16T20:20:00Z">
                          <w:r>
                            <w:t>Aboutus</w:t>
                          </w:r>
                          <w:proofErr w:type="spellEnd"/>
                          <w:r>
                            <w:t xml:space="preserve"> page </w:t>
                          </w:r>
                        </w:ins>
                        <w:ins w:id="710"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711" w:author="Prabhvir Saran" w:date="2017-02-16T20:17:00Z"/>
          <w:b/>
        </w:rPr>
      </w:pPr>
    </w:p>
    <w:p w14:paraId="5364C12E" w14:textId="7506ED45" w:rsidR="00E973BD" w:rsidRDefault="00AD320B">
      <w:pPr>
        <w:keepNext/>
        <w:rPr>
          <w:ins w:id="712" w:author="Prabhvir Saran" w:date="2017-02-16T20:20:00Z"/>
        </w:rPr>
        <w:pPrChange w:id="713" w:author="Prabhvir Saran" w:date="2017-02-16T20:20:00Z">
          <w:pPr/>
        </w:pPrChange>
      </w:pPr>
      <w:r>
        <w:rPr>
          <w:noProof/>
          <w:lang w:val="en-CA" w:eastAsia="en-CA"/>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0E02EE" w:rsidRPr="00EA7FE1" w:rsidRDefault="000E02EE">
                              <w:pPr>
                                <w:pStyle w:val="Caption"/>
                                <w:rPr>
                                  <w:noProof/>
                                </w:rPr>
                                <w:pPrChange w:id="714" w:author="Prabhvir Saran" w:date="2017-02-17T03:54:00Z">
                                  <w:pPr>
                                    <w:keepNext/>
                                  </w:pPr>
                                </w:pPrChange>
                              </w:pPr>
                              <w:ins w:id="715"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0E02EE" w:rsidRPr="00EA7FE1" w:rsidRDefault="000E02EE">
                        <w:pPr>
                          <w:pStyle w:val="Caption"/>
                          <w:rPr>
                            <w:noProof/>
                          </w:rPr>
                          <w:pPrChange w:id="716" w:author="Prabhvir Saran" w:date="2017-02-17T03:54:00Z">
                            <w:pPr>
                              <w:keepNext/>
                            </w:pPr>
                          </w:pPrChange>
                        </w:pPr>
                        <w:ins w:id="717" w:author="Prabhvir Saran" w:date="2017-02-17T03:54:00Z">
                          <w:r>
                            <w:t xml:space="preserve">Login/Signup with the form </w:t>
                          </w:r>
                        </w:ins>
                      </w:p>
                    </w:txbxContent>
                  </v:textbox>
                </v:shape>
                <w10:wrap type="square"/>
              </v:group>
            </w:pict>
          </mc:Fallback>
        </mc:AlternateContent>
      </w:r>
      <w:del w:id="718" w:author="Prabhvir Saran" w:date="2017-02-17T03:51:00Z">
        <w:r w:rsidR="00E973BD" w:rsidDel="00997C73">
          <w:rPr>
            <w:noProof/>
            <w:lang w:val="en-CA" w:eastAsia="en-CA"/>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0E02EE" w:rsidRPr="00F92BF7" w:rsidRDefault="000E02EE">
                                <w:pPr>
                                  <w:pStyle w:val="Caption"/>
                                  <w:rPr>
                                    <w:b/>
                                    <w:noProof/>
                                  </w:rPr>
                                  <w:pPrChange w:id="719" w:author="Prabhvir Saran" w:date="2017-02-16T20:29:00Z">
                                    <w:pPr>
                                      <w:keepNext/>
                                    </w:pPr>
                                  </w:pPrChange>
                                </w:pPr>
                                <w:ins w:id="720"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0E02EE" w:rsidRPr="00F92BF7" w:rsidRDefault="000E02EE">
                          <w:pPr>
                            <w:pStyle w:val="Caption"/>
                            <w:rPr>
                              <w:b/>
                              <w:noProof/>
                            </w:rPr>
                            <w:pPrChange w:id="721" w:author="Prabhvir Saran" w:date="2017-02-16T20:29:00Z">
                              <w:pPr>
                                <w:keepNext/>
                              </w:pPr>
                            </w:pPrChange>
                          </w:pPr>
                          <w:ins w:id="722"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723" w:author="Prabhvir Saran" w:date="2017-02-16T20:17:00Z"/>
          <w:b/>
        </w:rPr>
      </w:pPr>
    </w:p>
    <w:p w14:paraId="107A93DE" w14:textId="289A9A51" w:rsidR="005F369C" w:rsidRDefault="005F369C" w:rsidP="006E05DC">
      <w:pPr>
        <w:rPr>
          <w:ins w:id="724" w:author="Prabhvir Saran" w:date="2017-02-16T20:17:00Z"/>
          <w:b/>
        </w:rPr>
      </w:pPr>
    </w:p>
    <w:p w14:paraId="68A6F3D0" w14:textId="70ED7C5A" w:rsidR="005F369C" w:rsidRDefault="005F369C" w:rsidP="006E05DC">
      <w:pPr>
        <w:rPr>
          <w:ins w:id="725" w:author="Prabhvir Saran" w:date="2017-02-16T20:17:00Z"/>
          <w:b/>
        </w:rPr>
      </w:pPr>
    </w:p>
    <w:p w14:paraId="423EB8EF" w14:textId="2728BD39" w:rsidR="005F369C" w:rsidRDefault="005F369C" w:rsidP="006E05DC">
      <w:pPr>
        <w:rPr>
          <w:ins w:id="726" w:author="Prabhvir Saran" w:date="2017-02-16T20:17:00Z"/>
          <w:b/>
        </w:rPr>
      </w:pPr>
    </w:p>
    <w:p w14:paraId="50514C78" w14:textId="1F03A882" w:rsidR="005F369C" w:rsidRDefault="005F369C" w:rsidP="006E05DC">
      <w:pPr>
        <w:rPr>
          <w:ins w:id="727" w:author="Prabhvir Saran" w:date="2017-02-16T20:17:00Z"/>
          <w:b/>
        </w:rPr>
      </w:pPr>
    </w:p>
    <w:p w14:paraId="535AEFED" w14:textId="73C548E4" w:rsidR="005F369C" w:rsidRDefault="005F369C" w:rsidP="006E05DC">
      <w:pPr>
        <w:rPr>
          <w:ins w:id="728" w:author="Prabhvir Saran" w:date="2017-02-16T20:17:00Z"/>
          <w:b/>
        </w:rPr>
      </w:pPr>
    </w:p>
    <w:p w14:paraId="0E4F8589" w14:textId="428D7E44" w:rsidR="005F369C" w:rsidRDefault="005F369C" w:rsidP="006E05DC">
      <w:pPr>
        <w:rPr>
          <w:ins w:id="729" w:author="Prabhvir Saran" w:date="2017-02-16T20:17:00Z"/>
          <w:b/>
        </w:rPr>
      </w:pPr>
    </w:p>
    <w:p w14:paraId="1481FC6B" w14:textId="435D73B2" w:rsidR="005F369C" w:rsidRDefault="005F369C" w:rsidP="006E05DC">
      <w:pPr>
        <w:rPr>
          <w:ins w:id="730" w:author="Prabhvir Saran" w:date="2017-02-16T20:17:00Z"/>
          <w:b/>
        </w:rPr>
      </w:pPr>
    </w:p>
    <w:p w14:paraId="512AE65C" w14:textId="1C85E7CE" w:rsidR="005F369C" w:rsidRDefault="005F369C" w:rsidP="006E05DC">
      <w:pPr>
        <w:rPr>
          <w:ins w:id="731" w:author="Prabhvir Saran" w:date="2017-02-16T20:17:00Z"/>
          <w:b/>
        </w:rPr>
      </w:pPr>
    </w:p>
    <w:p w14:paraId="566C112B" w14:textId="7D3720B3" w:rsidR="008F254E" w:rsidRDefault="008F254E" w:rsidP="006E05DC">
      <w:pPr>
        <w:pStyle w:val="Heading2"/>
        <w:rPr>
          <w:ins w:id="732" w:author="Prabhvir Saran" w:date="2017-02-16T20:55:00Z"/>
        </w:rPr>
      </w:pPr>
    </w:p>
    <w:p w14:paraId="43D168BC" w14:textId="027A1619" w:rsidR="00EC0B5A" w:rsidRPr="00EC0B5A" w:rsidRDefault="006E05DC">
      <w:pPr>
        <w:pStyle w:val="Heading2"/>
        <w:rPr>
          <w:ins w:id="733" w:author="Prabhvir Saran" w:date="2017-02-16T21:06:00Z"/>
        </w:rPr>
      </w:pPr>
      <w:bookmarkStart w:id="734" w:name="_Toc478070519"/>
      <w:ins w:id="735" w:author="Prabhvir Saran" w:date="2017-02-16T20:12:00Z">
        <w:r>
          <w:t>A/B Testing</w:t>
        </w:r>
      </w:ins>
      <w:bookmarkEnd w:id="734"/>
    </w:p>
    <w:p w14:paraId="59592DE2" w14:textId="34D101C4" w:rsidR="004A17E7" w:rsidRPr="004A17E7" w:rsidRDefault="00EC0B5A">
      <w:pPr>
        <w:rPr>
          <w:ins w:id="736" w:author="Prabhvir Saran" w:date="2017-02-16T21:00:00Z"/>
          <w:rPrChange w:id="737" w:author="Prabhvir Saran" w:date="2017-02-16T21:06:00Z">
            <w:rPr>
              <w:ins w:id="738" w:author="Prabhvir Saran" w:date="2017-02-16T21:00:00Z"/>
            </w:rPr>
          </w:rPrChange>
        </w:rPr>
        <w:pPrChange w:id="739" w:author="Prabhvir Saran" w:date="2017-02-16T21:06:00Z">
          <w:pPr>
            <w:pStyle w:val="Heading2"/>
          </w:pPr>
        </w:pPrChange>
      </w:pPr>
      <w:ins w:id="740" w:author="Prabhvir Saran" w:date="2017-02-17T00:41:00Z">
        <w:r>
          <w:t>Two tests were conducted using A/B testing.</w:t>
        </w:r>
      </w:ins>
    </w:p>
    <w:p w14:paraId="4EDA6516" w14:textId="75D2B90A" w:rsidR="004D14C3" w:rsidRPr="004D14C3" w:rsidRDefault="004D14C3">
      <w:pPr>
        <w:pStyle w:val="Heading3"/>
        <w:rPr>
          <w:ins w:id="741" w:author="Prabhvir Saran" w:date="2017-02-16T20:32:00Z"/>
          <w:rPrChange w:id="742" w:author="Prabhvir Saran" w:date="2017-02-16T21:00:00Z">
            <w:rPr>
              <w:ins w:id="743" w:author="Prabhvir Saran" w:date="2017-02-16T20:32:00Z"/>
            </w:rPr>
          </w:rPrChange>
        </w:rPr>
        <w:pPrChange w:id="744" w:author="Prabhvir Saran" w:date="2017-02-16T21:00:00Z">
          <w:pPr>
            <w:pStyle w:val="Heading2"/>
          </w:pPr>
        </w:pPrChange>
      </w:pPr>
      <w:bookmarkStart w:id="745" w:name="_Toc478070520"/>
      <w:ins w:id="746" w:author="Prabhvir Saran" w:date="2017-02-16T21:00:00Z">
        <w:r>
          <w:t>Test 1</w:t>
        </w:r>
        <w:bookmarkEnd w:id="745"/>
        <w:r>
          <w:t xml:space="preserve"> </w:t>
        </w:r>
      </w:ins>
    </w:p>
    <w:p w14:paraId="72B00813" w14:textId="650A34BD" w:rsidR="00B62295" w:rsidRDefault="00B62295">
      <w:pPr>
        <w:rPr>
          <w:ins w:id="747" w:author="Prabhvir Saran" w:date="2017-02-16T20:43:00Z"/>
        </w:rPr>
        <w:pPrChange w:id="748" w:author="Prabhvir Saran" w:date="2017-02-16T20:32:00Z">
          <w:pPr>
            <w:pStyle w:val="Heading2"/>
          </w:pPr>
        </w:pPrChange>
      </w:pPr>
      <w:ins w:id="749" w:author="Prabhvir Saran" w:date="2017-02-16T20:33:00Z">
        <w:r>
          <w:t xml:space="preserve">The first test was done using </w:t>
        </w:r>
      </w:ins>
      <w:ins w:id="750" w:author="Prabhvir Saran" w:date="2017-02-16T20:43:00Z">
        <w:r w:rsidR="00345E1C">
          <w:t xml:space="preserve">two </w:t>
        </w:r>
      </w:ins>
      <w:ins w:id="751" w:author="Prabhvir Saran" w:date="2017-02-16T20:34:00Z">
        <w:r>
          <w:t>different fonts</w:t>
        </w:r>
      </w:ins>
      <w:ins w:id="752" w:author="Prabhvir Saran" w:date="2017-02-16T21:25:00Z">
        <w:r w:rsidR="00D01AED">
          <w:t xml:space="preserve"> sets</w:t>
        </w:r>
      </w:ins>
      <w:ins w:id="753" w:author="Prabhvir Saran" w:date="2017-02-16T20:34:00Z">
        <w:r>
          <w:t xml:space="preserve">. </w:t>
        </w:r>
      </w:ins>
      <w:ins w:id="754" w:author="Prabhvir Saran" w:date="2017-02-16T20:43:00Z">
        <w:r w:rsidR="00345E1C">
          <w:t>The following two pictures display the di</w:t>
        </w:r>
        <w:r w:rsidR="00D01AED">
          <w:t>fference</w:t>
        </w:r>
      </w:ins>
      <w:ins w:id="755" w:author="Prabhvir Saran" w:date="2017-02-17T00:42:00Z">
        <w:r w:rsidR="00124C35">
          <w:t xml:space="preserve"> between them</w:t>
        </w:r>
      </w:ins>
      <w:ins w:id="756" w:author="Prabhvir Saran" w:date="2017-02-16T20:43:00Z">
        <w:r w:rsidR="00D01AED">
          <w:t xml:space="preserve">. In the </w:t>
        </w:r>
      </w:ins>
      <w:ins w:id="757" w:author="Prabhvir Saran" w:date="2017-02-16T21:27:00Z">
        <w:r w:rsidR="00D01AED">
          <w:t>picture</w:t>
        </w:r>
      </w:ins>
      <w:ins w:id="758" w:author="Prabhvir Saran" w:date="2017-02-16T20:43:00Z">
        <w:r w:rsidR="00D01AED">
          <w:t xml:space="preserve"> on</w:t>
        </w:r>
      </w:ins>
      <w:ins w:id="759" w:author="Prabhvir Saran" w:date="2017-02-16T23:22:00Z">
        <w:r w:rsidR="00F626FF">
          <w:t>e</w:t>
        </w:r>
      </w:ins>
      <w:ins w:id="760" w:author="Prabhvir Saran" w:date="2017-02-16T20:43:00Z">
        <w:r w:rsidR="00F626FF">
          <w:t xml:space="preserve">, </w:t>
        </w:r>
      </w:ins>
      <w:ins w:id="761" w:author="Prabhvir Saran" w:date="2017-02-16T23:23:00Z">
        <w:r w:rsidR="00565C62">
          <w:t xml:space="preserve">font </w:t>
        </w:r>
      </w:ins>
      <w:ins w:id="762" w:author="Prabhvir Saran" w:date="2017-02-16T20:43:00Z">
        <w:r w:rsidR="00F626FF">
          <w:t>Tinos was used</w:t>
        </w:r>
        <w:r w:rsidR="00565C62">
          <w:t xml:space="preserve"> for header and </w:t>
        </w:r>
      </w:ins>
      <w:ins w:id="763" w:author="Prabhvir Saran" w:date="2017-02-16T23:23:00Z">
        <w:r w:rsidR="00565C62">
          <w:t xml:space="preserve">font </w:t>
        </w:r>
      </w:ins>
      <w:proofErr w:type="spellStart"/>
      <w:ins w:id="764" w:author="Prabhvir Saran" w:date="2017-02-16T20:43:00Z">
        <w:r w:rsidR="00D01AED">
          <w:t>Dosis</w:t>
        </w:r>
        <w:proofErr w:type="spellEnd"/>
        <w:r w:rsidR="00D01AED">
          <w:t xml:space="preserve"> for the main body vs.</w:t>
        </w:r>
        <w:r w:rsidR="008F254E">
          <w:t xml:space="preserve"> and</w:t>
        </w:r>
      </w:ins>
      <w:ins w:id="765" w:author="Prabhvir Saran" w:date="2017-02-16T23:23:00Z">
        <w:r w:rsidR="00565C62">
          <w:t xml:space="preserve"> font</w:t>
        </w:r>
      </w:ins>
      <w:ins w:id="766" w:author="Prabhvir Saran" w:date="2017-02-16T20:43:00Z">
        <w:r w:rsidR="008F254E">
          <w:t xml:space="preserve"> </w:t>
        </w:r>
      </w:ins>
      <w:proofErr w:type="spellStart"/>
      <w:ins w:id="767" w:author="Prabhvir Saran" w:date="2017-02-16T21:26:00Z">
        <w:r w:rsidR="00D01AED" w:rsidRPr="0072300C">
          <w:t>Cinzel</w:t>
        </w:r>
        <w:proofErr w:type="spellEnd"/>
        <w:r w:rsidR="00D01AED">
          <w:t xml:space="preserve"> </w:t>
        </w:r>
      </w:ins>
      <w:ins w:id="768" w:author="Prabhvir Saran" w:date="2017-02-16T21:27:00Z">
        <w:r w:rsidR="00D01AED">
          <w:t>for</w:t>
        </w:r>
      </w:ins>
      <w:ins w:id="769" w:author="Prabhvir Saran" w:date="2017-02-16T21:26:00Z">
        <w:r w:rsidR="00D01AED">
          <w:t xml:space="preserve"> the header and </w:t>
        </w:r>
      </w:ins>
      <w:ins w:id="770" w:author="Prabhvir Saran" w:date="2017-02-16T23:23:00Z">
        <w:r w:rsidR="00565C62">
          <w:t xml:space="preserve">font </w:t>
        </w:r>
      </w:ins>
      <w:proofErr w:type="spellStart"/>
      <w:ins w:id="771"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772" w:author="Prabhvir Saran" w:date="2017-02-16T20:42:00Z"/>
        </w:rPr>
        <w:pPrChange w:id="773" w:author="Prabhvir Saran" w:date="2017-02-16T20:32:00Z">
          <w:pPr>
            <w:pStyle w:val="Heading2"/>
          </w:pPr>
        </w:pPrChange>
      </w:pPr>
      <w:r>
        <w:rPr>
          <w:noProof/>
          <w:lang w:val="en-CA" w:eastAsia="en-CA"/>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0E02EE" w:rsidRPr="004C05E9" w:rsidRDefault="000E02EE">
                              <w:pPr>
                                <w:pStyle w:val="Caption"/>
                                <w:rPr>
                                  <w:noProof/>
                                </w:rPr>
                                <w:pPrChange w:id="774" w:author="Prabhvir Saran" w:date="2017-02-16T20:52:00Z">
                                  <w:pPr/>
                                </w:pPrChange>
                              </w:pPr>
                              <w:proofErr w:type="spellStart"/>
                              <w:ins w:id="775" w:author="Prabhvir Saran" w:date="2017-02-16T21:27:00Z">
                                <w:r>
                                  <w:t>Picutre</w:t>
                                </w:r>
                                <w:proofErr w:type="spellEnd"/>
                                <w:r>
                                  <w:t xml:space="preserve"> one (</w:t>
                                </w:r>
                              </w:ins>
                              <w:ins w:id="776" w:author="Prabhvir Saran" w:date="2017-02-17T00:42:00Z">
                                <w:r>
                                  <w:t xml:space="preserve">font </w:t>
                                </w:r>
                              </w:ins>
                              <w:ins w:id="777" w:author="Prabhvir Saran" w:date="2017-02-16T21:25:00Z">
                                <w:r w:rsidRPr="0072300C">
                                  <w:t>Tinos</w:t>
                                </w:r>
                                <w:r>
                                  <w:t xml:space="preserve"> and </w:t>
                                </w:r>
                              </w:ins>
                              <w:proofErr w:type="spellStart"/>
                              <w:ins w:id="778"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0E02EE" w:rsidRPr="004C05E9" w:rsidRDefault="000E02EE">
                        <w:pPr>
                          <w:pStyle w:val="Caption"/>
                          <w:rPr>
                            <w:noProof/>
                          </w:rPr>
                          <w:pPrChange w:id="779" w:author="Prabhvir Saran" w:date="2017-02-16T20:52:00Z">
                            <w:pPr/>
                          </w:pPrChange>
                        </w:pPr>
                        <w:proofErr w:type="spellStart"/>
                        <w:ins w:id="780" w:author="Prabhvir Saran" w:date="2017-02-16T21:27:00Z">
                          <w:r>
                            <w:t>Picutre</w:t>
                          </w:r>
                          <w:proofErr w:type="spellEnd"/>
                          <w:r>
                            <w:t xml:space="preserve"> one (</w:t>
                          </w:r>
                        </w:ins>
                        <w:ins w:id="781" w:author="Prabhvir Saran" w:date="2017-02-17T00:42:00Z">
                          <w:r>
                            <w:t xml:space="preserve">font </w:t>
                          </w:r>
                        </w:ins>
                        <w:ins w:id="782" w:author="Prabhvir Saran" w:date="2017-02-16T21:25:00Z">
                          <w:r w:rsidRPr="0072300C">
                            <w:t>Tinos</w:t>
                          </w:r>
                          <w:r>
                            <w:t xml:space="preserve"> and </w:t>
                          </w:r>
                        </w:ins>
                        <w:proofErr w:type="spellStart"/>
                        <w:ins w:id="783"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784" w:author="Prabhvir Saran" w:date="2017-02-16T20:36:00Z"/>
        </w:rPr>
        <w:pPrChange w:id="785" w:author="Prabhvir Saran" w:date="2017-02-16T20:32:00Z">
          <w:pPr>
            <w:pStyle w:val="Heading2"/>
          </w:pPr>
        </w:pPrChange>
      </w:pPr>
    </w:p>
    <w:p w14:paraId="7D26D928" w14:textId="5B65FB8B" w:rsidR="00B62295" w:rsidRPr="00FF76DD" w:rsidRDefault="00B62295">
      <w:pPr>
        <w:rPr>
          <w:ins w:id="786" w:author="Prabhvir Saran" w:date="2017-02-16T20:12:00Z"/>
        </w:rPr>
        <w:pPrChange w:id="787" w:author="Prabhvir Saran" w:date="2017-02-16T20:32:00Z">
          <w:pPr>
            <w:pStyle w:val="Heading2"/>
          </w:pPr>
        </w:pPrChange>
      </w:pPr>
      <w:ins w:id="788" w:author="Prabhvir Saran" w:date="2017-02-16T20:35:00Z">
        <w:r>
          <w:t xml:space="preserve"> </w:t>
        </w:r>
      </w:ins>
    </w:p>
    <w:p w14:paraId="5AAB9A79" w14:textId="36404CDE" w:rsidR="00345E1C" w:rsidRDefault="00345E1C" w:rsidP="006E05DC">
      <w:pPr>
        <w:rPr>
          <w:ins w:id="789" w:author="Prabhvir Saran" w:date="2017-02-16T20:43:00Z"/>
        </w:rPr>
      </w:pPr>
    </w:p>
    <w:p w14:paraId="583EA435" w14:textId="70181D5E" w:rsidR="00345E1C" w:rsidRDefault="00345E1C" w:rsidP="006E05DC">
      <w:pPr>
        <w:rPr>
          <w:ins w:id="790" w:author="Prabhvir Saran" w:date="2017-02-16T20:43:00Z"/>
        </w:rPr>
      </w:pPr>
    </w:p>
    <w:p w14:paraId="6F55C71C" w14:textId="305D8580" w:rsidR="00345E1C" w:rsidRDefault="00345E1C" w:rsidP="006E05DC">
      <w:pPr>
        <w:rPr>
          <w:ins w:id="791" w:author="Prabhvir Saran" w:date="2017-02-16T20:43:00Z"/>
        </w:rPr>
      </w:pPr>
    </w:p>
    <w:p w14:paraId="306A52E8" w14:textId="78E8D00A" w:rsidR="00345E1C" w:rsidRDefault="00345E1C" w:rsidP="006E05DC">
      <w:pPr>
        <w:rPr>
          <w:ins w:id="792" w:author="Prabhvir Saran" w:date="2017-02-16T20:43:00Z"/>
        </w:rPr>
      </w:pPr>
    </w:p>
    <w:p w14:paraId="398C04D4" w14:textId="0BC1CE33" w:rsidR="00345E1C" w:rsidRDefault="00345E1C" w:rsidP="006E05DC">
      <w:pPr>
        <w:rPr>
          <w:ins w:id="793" w:author="Prabhvir Saran" w:date="2017-02-16T20:43:00Z"/>
        </w:rPr>
      </w:pPr>
    </w:p>
    <w:p w14:paraId="20A690AB" w14:textId="2B976EF2" w:rsidR="00345E1C" w:rsidRDefault="00345E1C" w:rsidP="006E05DC">
      <w:pPr>
        <w:rPr>
          <w:ins w:id="794" w:author="Prabhvir Saran" w:date="2017-02-16T20:43:00Z"/>
        </w:rPr>
      </w:pPr>
    </w:p>
    <w:p w14:paraId="35E5DA52" w14:textId="21A769EE" w:rsidR="00345E1C" w:rsidRDefault="00345E1C" w:rsidP="006E05DC">
      <w:pPr>
        <w:rPr>
          <w:ins w:id="795" w:author="Prabhvir Saran" w:date="2017-02-16T20:43:00Z"/>
        </w:rPr>
      </w:pPr>
    </w:p>
    <w:p w14:paraId="56A6A163" w14:textId="48C6C186" w:rsidR="00345E1C" w:rsidRDefault="00345E1C" w:rsidP="006E05DC">
      <w:pPr>
        <w:rPr>
          <w:ins w:id="796" w:author="Prabhvir Saran" w:date="2017-02-16T20:43:00Z"/>
        </w:rPr>
      </w:pPr>
    </w:p>
    <w:p w14:paraId="3BC63971" w14:textId="07CC1BFE" w:rsidR="00345E1C" w:rsidRDefault="00345E1C" w:rsidP="006E05DC">
      <w:pPr>
        <w:rPr>
          <w:ins w:id="797" w:author="Prabhvir Saran" w:date="2017-02-16T20:43:00Z"/>
        </w:rPr>
      </w:pPr>
    </w:p>
    <w:p w14:paraId="2CDBB759" w14:textId="05FEC9D0" w:rsidR="00345E1C" w:rsidRDefault="00345E1C" w:rsidP="006E05DC">
      <w:pPr>
        <w:rPr>
          <w:ins w:id="798" w:author="Prabhvir Saran" w:date="2017-02-16T20:43:00Z"/>
        </w:rPr>
      </w:pPr>
    </w:p>
    <w:p w14:paraId="4D409512" w14:textId="67887A5B" w:rsidR="00345E1C" w:rsidRDefault="00345E1C" w:rsidP="006E05DC">
      <w:pPr>
        <w:rPr>
          <w:ins w:id="799" w:author="Prabhvir Saran" w:date="2017-02-16T20:43:00Z"/>
        </w:rPr>
      </w:pPr>
    </w:p>
    <w:p w14:paraId="65C9B6DB" w14:textId="6D6C3568" w:rsidR="00345E1C" w:rsidRDefault="00345E1C" w:rsidP="006E05DC">
      <w:pPr>
        <w:rPr>
          <w:ins w:id="800" w:author="Prabhvir Saran" w:date="2017-02-16T20:44:00Z"/>
        </w:rPr>
      </w:pPr>
    </w:p>
    <w:p w14:paraId="5CCBDBF8" w14:textId="5C5D21D7" w:rsidR="008F254E" w:rsidRDefault="008F254E" w:rsidP="006E05DC">
      <w:pPr>
        <w:rPr>
          <w:ins w:id="801" w:author="Prabhvir Saran" w:date="2017-02-16T20:54:00Z"/>
        </w:rPr>
      </w:pPr>
      <w:r>
        <w:rPr>
          <w:noProof/>
          <w:lang w:val="en-CA" w:eastAsia="en-CA"/>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0E02EE" w:rsidRPr="0094375F" w:rsidRDefault="000E02EE">
                              <w:pPr>
                                <w:pStyle w:val="Caption"/>
                                <w:rPr>
                                  <w:noProof/>
                                </w:rPr>
                                <w:pPrChange w:id="802" w:author="Prabhvir Saran" w:date="2017-02-16T20:53:00Z">
                                  <w:pPr/>
                                </w:pPrChange>
                              </w:pPr>
                              <w:ins w:id="803" w:author="Prabhvir Saran" w:date="2017-02-16T21:27:00Z">
                                <w:r>
                                  <w:t>Picture two (</w:t>
                                </w:r>
                              </w:ins>
                              <w:ins w:id="804" w:author="Prabhvir Saran" w:date="2017-02-17T00:42:00Z">
                                <w:r>
                                  <w:t xml:space="preserve">font </w:t>
                                </w:r>
                              </w:ins>
                              <w:proofErr w:type="spellStart"/>
                              <w:ins w:id="805" w:author="Prabhvir Saran" w:date="2017-02-16T21:24:00Z">
                                <w:r w:rsidRPr="0072300C">
                                  <w:t>Cinzel</w:t>
                                </w:r>
                                <w:proofErr w:type="spellEnd"/>
                                <w:r>
                                  <w:t xml:space="preserve"> and </w:t>
                                </w:r>
                              </w:ins>
                              <w:proofErr w:type="spellStart"/>
                              <w:ins w:id="806"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0E02EE" w:rsidRPr="0094375F" w:rsidRDefault="000E02EE">
                        <w:pPr>
                          <w:pStyle w:val="Caption"/>
                          <w:rPr>
                            <w:noProof/>
                          </w:rPr>
                          <w:pPrChange w:id="807" w:author="Prabhvir Saran" w:date="2017-02-16T20:53:00Z">
                            <w:pPr/>
                          </w:pPrChange>
                        </w:pPr>
                        <w:ins w:id="808" w:author="Prabhvir Saran" w:date="2017-02-16T21:27:00Z">
                          <w:r>
                            <w:t>Picture two (</w:t>
                          </w:r>
                        </w:ins>
                        <w:ins w:id="809" w:author="Prabhvir Saran" w:date="2017-02-17T00:42:00Z">
                          <w:r>
                            <w:t xml:space="preserve">font </w:t>
                          </w:r>
                        </w:ins>
                        <w:proofErr w:type="spellStart"/>
                        <w:ins w:id="810" w:author="Prabhvir Saran" w:date="2017-02-16T21:24:00Z">
                          <w:r w:rsidRPr="0072300C">
                            <w:t>Cinzel</w:t>
                          </w:r>
                          <w:proofErr w:type="spellEnd"/>
                          <w:r>
                            <w:t xml:space="preserve"> and </w:t>
                          </w:r>
                        </w:ins>
                        <w:proofErr w:type="spellStart"/>
                        <w:ins w:id="811"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812" w:author="Prabhvir Saran" w:date="2017-02-16T20:54:00Z"/>
        </w:rPr>
      </w:pPr>
    </w:p>
    <w:p w14:paraId="33DC5175" w14:textId="0451BA89" w:rsidR="008F254E" w:rsidRDefault="008F254E" w:rsidP="006E05DC">
      <w:pPr>
        <w:rPr>
          <w:ins w:id="813" w:author="Prabhvir Saran" w:date="2017-02-16T20:54:00Z"/>
        </w:rPr>
      </w:pPr>
    </w:p>
    <w:p w14:paraId="4E6DC873" w14:textId="64AFC3D5" w:rsidR="008F254E" w:rsidRDefault="008F254E" w:rsidP="006E05DC">
      <w:pPr>
        <w:rPr>
          <w:ins w:id="814" w:author="Prabhvir Saran" w:date="2017-02-16T20:54:00Z"/>
        </w:rPr>
      </w:pPr>
    </w:p>
    <w:p w14:paraId="45F8BD56" w14:textId="728468DA" w:rsidR="008F254E" w:rsidRDefault="008F254E" w:rsidP="006E05DC">
      <w:pPr>
        <w:rPr>
          <w:ins w:id="815" w:author="Prabhvir Saran" w:date="2017-02-16T20:54:00Z"/>
        </w:rPr>
      </w:pPr>
    </w:p>
    <w:p w14:paraId="5CB76084" w14:textId="01FE8265" w:rsidR="008F254E" w:rsidRDefault="008F254E" w:rsidP="006E05DC">
      <w:pPr>
        <w:rPr>
          <w:ins w:id="816" w:author="Prabhvir Saran" w:date="2017-02-16T20:54:00Z"/>
        </w:rPr>
      </w:pPr>
    </w:p>
    <w:p w14:paraId="1BDD1963" w14:textId="0C23A364" w:rsidR="008F254E" w:rsidRDefault="008F254E" w:rsidP="006E05DC">
      <w:pPr>
        <w:rPr>
          <w:ins w:id="817" w:author="Prabhvir Saran" w:date="2017-02-16T20:54:00Z"/>
        </w:rPr>
      </w:pPr>
    </w:p>
    <w:p w14:paraId="61E8459F" w14:textId="41BE25BA" w:rsidR="008F254E" w:rsidRDefault="008F254E" w:rsidP="006E05DC">
      <w:pPr>
        <w:rPr>
          <w:ins w:id="818" w:author="Prabhvir Saran" w:date="2017-02-16T20:54:00Z"/>
        </w:rPr>
      </w:pPr>
    </w:p>
    <w:p w14:paraId="1C8FB28B" w14:textId="4D8CDD2A" w:rsidR="008F254E" w:rsidRDefault="008F254E" w:rsidP="006E05DC">
      <w:pPr>
        <w:rPr>
          <w:ins w:id="819" w:author="Prabhvir Saran" w:date="2017-02-16T20:54:00Z"/>
        </w:rPr>
      </w:pPr>
    </w:p>
    <w:p w14:paraId="300D84CD" w14:textId="6FC220E7" w:rsidR="008F254E" w:rsidRDefault="008F254E" w:rsidP="006E05DC">
      <w:pPr>
        <w:rPr>
          <w:ins w:id="820" w:author="Prabhvir Saran" w:date="2017-02-16T21:04:00Z"/>
        </w:rPr>
      </w:pPr>
      <w:ins w:id="821" w:author="Prabhvir Saran" w:date="2017-02-16T20:56:00Z">
        <w:r>
          <w:t>The test was conducted on five family members. Three out</w:t>
        </w:r>
      </w:ins>
      <w:ins w:id="822" w:author="Prabhvir Saran" w:date="2017-02-16T20:57:00Z">
        <w:r>
          <w:t xml:space="preserve"> of five </w:t>
        </w:r>
      </w:ins>
      <w:ins w:id="823" w:author="Prabhvir Saran" w:date="2017-02-16T20:58:00Z">
        <w:r>
          <w:t>preferred</w:t>
        </w:r>
      </w:ins>
      <w:ins w:id="824" w:author="Prabhvir Saran" w:date="2017-02-16T20:57:00Z">
        <w:r>
          <w:t xml:space="preserve"> the </w:t>
        </w:r>
      </w:ins>
      <w:ins w:id="825" w:author="Prabhvir Saran" w:date="2017-02-16T21:30:00Z">
        <w:r w:rsidR="00306683">
          <w:t>second font set (</w:t>
        </w:r>
        <w:proofErr w:type="spellStart"/>
        <w:r w:rsidR="000B18C4">
          <w:t>Cinzel</w:t>
        </w:r>
        <w:proofErr w:type="spellEnd"/>
        <w:r w:rsidR="000B18C4">
          <w:t xml:space="preserve"> and </w:t>
        </w:r>
      </w:ins>
      <w:proofErr w:type="spellStart"/>
      <w:ins w:id="826" w:author="Prabhvir Saran" w:date="2017-02-16T20:57:00Z">
        <w:r>
          <w:t>Titillium</w:t>
        </w:r>
        <w:proofErr w:type="spellEnd"/>
        <w:r>
          <w:t xml:space="preserve"> We</w:t>
        </w:r>
      </w:ins>
      <w:ins w:id="827" w:author="Prabhvir Saran" w:date="2017-02-16T20:58:00Z">
        <w:r w:rsidR="000B18C4">
          <w:t xml:space="preserve">b) </w:t>
        </w:r>
        <w:r>
          <w:t xml:space="preserve">and their main reason was that it has more of a historical feel to it than </w:t>
        </w:r>
      </w:ins>
      <w:ins w:id="828" w:author="Prabhvir Saran" w:date="2017-02-16T23:24:00Z">
        <w:r w:rsidR="002B2FF8">
          <w:t xml:space="preserve">font </w:t>
        </w:r>
      </w:ins>
      <w:ins w:id="829" w:author="Prabhvir Saran" w:date="2017-02-16T21:31:00Z">
        <w:r w:rsidR="000B18C4">
          <w:t xml:space="preserve">Tinos and </w:t>
        </w:r>
      </w:ins>
      <w:proofErr w:type="spellStart"/>
      <w:ins w:id="830" w:author="Prabhvir Saran" w:date="2017-02-16T20:58:00Z">
        <w:r>
          <w:t>Dosis</w:t>
        </w:r>
        <w:proofErr w:type="spellEnd"/>
        <w:r>
          <w:t xml:space="preserve">. </w:t>
        </w:r>
      </w:ins>
    </w:p>
    <w:p w14:paraId="3E65DB7A" w14:textId="77777777" w:rsidR="00625493" w:rsidRDefault="00625493" w:rsidP="006E05DC">
      <w:pPr>
        <w:rPr>
          <w:ins w:id="831" w:author="Prabhvir Saran" w:date="2017-02-16T20:54:00Z"/>
        </w:rPr>
      </w:pPr>
    </w:p>
    <w:p w14:paraId="15F8D035" w14:textId="19430D6C" w:rsidR="006E05DC" w:rsidRDefault="004D14C3">
      <w:pPr>
        <w:pStyle w:val="Heading3"/>
        <w:rPr>
          <w:ins w:id="832" w:author="Prabhvir Saran" w:date="2017-02-16T20:12:00Z"/>
        </w:rPr>
        <w:pPrChange w:id="833" w:author="Prabhvir Saran" w:date="2017-02-16T21:00:00Z">
          <w:pPr/>
        </w:pPrChange>
      </w:pPr>
      <w:bookmarkStart w:id="834" w:name="_Toc478070521"/>
      <w:ins w:id="835" w:author="Prabhvir Saran" w:date="2017-02-16T21:00:00Z">
        <w:r>
          <w:t>Test 2</w:t>
        </w:r>
      </w:ins>
      <w:bookmarkEnd w:id="834"/>
    </w:p>
    <w:p w14:paraId="540F1BAB" w14:textId="43D667D6" w:rsidR="006E05DC" w:rsidRDefault="00625493">
      <w:pPr>
        <w:rPr>
          <w:ins w:id="836" w:author="Prabhvir Saran" w:date="2017-02-16T21:04:00Z"/>
        </w:rPr>
        <w:pPrChange w:id="837" w:author="Prabhvir Saran" w:date="2017-02-14T17:56:00Z">
          <w:pPr>
            <w:pStyle w:val="Heading1"/>
          </w:pPr>
        </w:pPrChange>
      </w:pPr>
      <w:r>
        <w:rPr>
          <w:noProof/>
          <w:lang w:val="en-CA" w:eastAsia="en-CA"/>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0E02EE" w:rsidRPr="00445F91" w:rsidRDefault="000E02EE">
                              <w:pPr>
                                <w:pStyle w:val="Caption"/>
                                <w:rPr>
                                  <w:noProof/>
                                </w:rPr>
                                <w:pPrChange w:id="838" w:author="Prabhvir Saran" w:date="2017-02-16T21:03:00Z">
                                  <w:pPr/>
                                </w:pPrChange>
                              </w:pPr>
                              <w:ins w:id="839"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0E02EE" w:rsidRPr="00445F91" w:rsidRDefault="000E02EE">
                        <w:pPr>
                          <w:pStyle w:val="Caption"/>
                          <w:rPr>
                            <w:noProof/>
                          </w:rPr>
                          <w:pPrChange w:id="840" w:author="Prabhvir Saran" w:date="2017-02-16T21:03:00Z">
                            <w:pPr/>
                          </w:pPrChange>
                        </w:pPr>
                        <w:ins w:id="841"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842" w:author="Prabhvir Saran" w:date="2017-02-16T21:00:00Z">
        <w:r w:rsidR="00CD1BFE">
          <w:t xml:space="preserve">The </w:t>
        </w:r>
      </w:ins>
      <w:ins w:id="843" w:author="Prabhvir Saran" w:date="2017-02-16T21:01:00Z">
        <w:r w:rsidR="00CD1BFE">
          <w:t xml:space="preserve">navigation bar was used to conduct </w:t>
        </w:r>
        <w:r>
          <w:t xml:space="preserve">the second test. The login/sign up button was made part of the navigation list rather than a </w:t>
        </w:r>
      </w:ins>
      <w:ins w:id="844" w:author="Prabhvir Saran" w:date="2017-02-16T21:02:00Z">
        <w:r>
          <w:t>separate</w:t>
        </w:r>
      </w:ins>
      <w:ins w:id="845" w:author="Prabhvir Saran" w:date="2017-02-16T21:01:00Z">
        <w:r>
          <w:t xml:space="preserve"> </w:t>
        </w:r>
      </w:ins>
      <w:ins w:id="846" w:author="Prabhvir Saran" w:date="2017-02-16T21:02:00Z">
        <w:r>
          <w:t xml:space="preserve">button on the top right corner. The following two images show the difference. </w:t>
        </w:r>
      </w:ins>
    </w:p>
    <w:p w14:paraId="4B8619AF" w14:textId="7252C935" w:rsidR="00625493" w:rsidRDefault="00625493">
      <w:pPr>
        <w:rPr>
          <w:ins w:id="847" w:author="Prabhvir Saran" w:date="2017-02-16T21:02:00Z"/>
        </w:rPr>
        <w:pPrChange w:id="848" w:author="Prabhvir Saran" w:date="2017-02-14T17:56:00Z">
          <w:pPr>
            <w:pStyle w:val="Heading1"/>
          </w:pPr>
        </w:pPrChange>
      </w:pPr>
    </w:p>
    <w:p w14:paraId="4DE80807" w14:textId="77777777" w:rsidR="00645B64" w:rsidRDefault="00645B64">
      <w:pPr>
        <w:rPr>
          <w:ins w:id="849" w:author="Prabhvir Saran" w:date="2017-02-16T23:28:00Z"/>
        </w:rPr>
        <w:pPrChange w:id="850"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0E02EE" w:rsidRPr="0061037C" w:rsidRDefault="000E02EE">
                              <w:pPr>
                                <w:pStyle w:val="Caption"/>
                                <w:rPr>
                                  <w:noProof/>
                                </w:rPr>
                                <w:pPrChange w:id="851" w:author="Prabhvir Saran" w:date="2017-02-16T21:04:00Z">
                                  <w:pPr/>
                                </w:pPrChange>
                              </w:pPr>
                              <w:ins w:id="852"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0E02EE" w:rsidRPr="0061037C" w:rsidRDefault="000E02EE">
                        <w:pPr>
                          <w:pStyle w:val="Caption"/>
                          <w:rPr>
                            <w:noProof/>
                          </w:rPr>
                          <w:pPrChange w:id="853" w:author="Prabhvir Saran" w:date="2017-02-16T21:04:00Z">
                            <w:pPr/>
                          </w:pPrChange>
                        </w:pPr>
                        <w:ins w:id="854"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855" w:author="Prabhvir Saran" w:date="2017-02-16T23:28:00Z"/>
        </w:rPr>
        <w:pPrChange w:id="856" w:author="Prabhvir Saran" w:date="2017-02-14T17:56:00Z">
          <w:pPr>
            <w:pStyle w:val="Heading1"/>
          </w:pPr>
        </w:pPrChange>
      </w:pPr>
    </w:p>
    <w:p w14:paraId="05C845E1" w14:textId="78EBFC49" w:rsidR="00487BA1" w:rsidRDefault="00625493">
      <w:pPr>
        <w:rPr>
          <w:ins w:id="857" w:author="Prabhvir Saran" w:date="2017-02-14T17:56:00Z"/>
        </w:rPr>
        <w:pPrChange w:id="858" w:author="Prabhvir Saran" w:date="2017-02-14T17:56:00Z">
          <w:pPr>
            <w:pStyle w:val="Heading1"/>
          </w:pPr>
        </w:pPrChange>
      </w:pPr>
      <w:ins w:id="859" w:author="Prabhvir Saran" w:date="2017-02-16T21:04:00Z">
        <w:r>
          <w:t xml:space="preserve">The same </w:t>
        </w:r>
      </w:ins>
      <w:ins w:id="860" w:author="Prabhvir Saran" w:date="2017-02-17T00:43:00Z">
        <w:r w:rsidR="00773491">
          <w:t xml:space="preserve">five </w:t>
        </w:r>
      </w:ins>
      <w:ins w:id="861" w:author="Prabhvir Saran" w:date="2017-02-16T21:04:00Z">
        <w:r>
          <w:t xml:space="preserve">people were used for this test. Everyone </w:t>
        </w:r>
      </w:ins>
      <w:ins w:id="862" w:author="Prabhvir Saran" w:date="2017-02-15T15:51:00Z">
        <w:r w:rsidR="000D11F7">
          <w:t>prefer</w:t>
        </w:r>
      </w:ins>
      <w:ins w:id="863" w:author="Prabhvir Saran" w:date="2017-02-16T21:05:00Z">
        <w:r>
          <w:t>red</w:t>
        </w:r>
      </w:ins>
      <w:ins w:id="864" w:author="Prabhvir Saran" w:date="2017-02-15T15:51:00Z">
        <w:r w:rsidR="005A251B">
          <w:t xml:space="preserve"> having the login/sign</w:t>
        </w:r>
        <w:r w:rsidR="000D11F7">
          <w:t xml:space="preserve">up button distinct and </w:t>
        </w:r>
      </w:ins>
      <w:ins w:id="865" w:author="Prabhvir Saran" w:date="2017-02-15T15:52:00Z">
        <w:r w:rsidR="000D11F7">
          <w:t>separate</w:t>
        </w:r>
      </w:ins>
      <w:ins w:id="866" w:author="Prabhvir Saran" w:date="2017-02-15T15:51:00Z">
        <w:r w:rsidR="000D11F7">
          <w:t xml:space="preserve"> </w:t>
        </w:r>
      </w:ins>
      <w:ins w:id="867" w:author="Prabhvir Saran" w:date="2017-02-15T15:52:00Z">
        <w:r w:rsidR="000D11F7">
          <w:t>from the navigation bar as its purpose is quite different. The distinct location and border</w:t>
        </w:r>
      </w:ins>
      <w:ins w:id="868" w:author="Prabhvir Saran" w:date="2017-02-15T15:53:00Z">
        <w:r w:rsidR="000D11F7">
          <w:t xml:space="preserve"> will</w:t>
        </w:r>
      </w:ins>
      <w:ins w:id="869" w:author="Prabhvir Saran" w:date="2017-02-15T15:52:00Z">
        <w:r w:rsidR="000D11F7">
          <w:t xml:space="preserve"> help users to quickly sign in when they come to the site.</w:t>
        </w:r>
      </w:ins>
    </w:p>
    <w:p w14:paraId="40872A32" w14:textId="2BD795EA" w:rsidR="00487BA1" w:rsidRDefault="000E02EE">
      <w:pPr>
        <w:rPr>
          <w:ins w:id="870" w:author="Prabhvir Saran" w:date="2017-02-14T17:56:00Z"/>
        </w:rPr>
        <w:pPrChange w:id="871"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872" w:author="Prabhvir Saran" w:date="2017-02-14T17:56:00Z"/>
        </w:rPr>
        <w:pPrChange w:id="873" w:author="Prabhvir Saran" w:date="2017-02-14T17:56:00Z">
          <w:pPr>
            <w:pStyle w:val="Heading1"/>
          </w:pPr>
        </w:pPrChange>
      </w:pPr>
    </w:p>
    <w:p w14:paraId="474BF07F" w14:textId="47B6DC5F" w:rsidR="00487BA1" w:rsidRDefault="00487BA1">
      <w:pPr>
        <w:rPr>
          <w:ins w:id="874" w:author="Prabhvir Saran" w:date="2017-02-14T23:28:00Z"/>
        </w:rPr>
        <w:pPrChange w:id="875" w:author="Prabhvir Saran" w:date="2017-02-14T17:56:00Z">
          <w:pPr>
            <w:pStyle w:val="Heading1"/>
          </w:pPr>
        </w:pPrChange>
      </w:pPr>
    </w:p>
    <w:p w14:paraId="4D310FFD" w14:textId="22679C57" w:rsidR="00334D18" w:rsidRDefault="00334D18">
      <w:pPr>
        <w:rPr>
          <w:ins w:id="876" w:author="Prabhvir Saran" w:date="2017-02-14T23:28:00Z"/>
        </w:rPr>
        <w:pPrChange w:id="877" w:author="Prabhvir Saran" w:date="2017-02-14T17:56:00Z">
          <w:pPr>
            <w:pStyle w:val="Heading1"/>
          </w:pPr>
        </w:pPrChange>
      </w:pPr>
    </w:p>
    <w:p w14:paraId="7BE56D33" w14:textId="2B9B3530" w:rsidR="00334D18" w:rsidRDefault="00334D18">
      <w:pPr>
        <w:rPr>
          <w:ins w:id="878" w:author="Prabhvir Saran" w:date="2017-02-14T23:28:00Z"/>
        </w:rPr>
        <w:pPrChange w:id="879" w:author="Prabhvir Saran" w:date="2017-02-14T17:56:00Z">
          <w:pPr>
            <w:pStyle w:val="Heading1"/>
          </w:pPr>
        </w:pPrChange>
      </w:pPr>
    </w:p>
    <w:p w14:paraId="7C544F6C" w14:textId="22368665" w:rsidR="00334D18" w:rsidRDefault="00334D18">
      <w:pPr>
        <w:rPr>
          <w:ins w:id="880" w:author="Prabhvir Saran" w:date="2017-02-16T21:06:00Z"/>
        </w:rPr>
        <w:pPrChange w:id="881" w:author="Prabhvir Saran" w:date="2017-02-14T17:56:00Z">
          <w:pPr>
            <w:pStyle w:val="Heading1"/>
          </w:pPr>
        </w:pPrChange>
      </w:pPr>
    </w:p>
    <w:p w14:paraId="20CE98B3" w14:textId="30C4D3DC" w:rsidR="00904F83" w:rsidRDefault="00904F83">
      <w:pPr>
        <w:rPr>
          <w:ins w:id="882" w:author="Prabhvir Saran" w:date="2017-02-16T21:06:00Z"/>
        </w:rPr>
        <w:pPrChange w:id="883" w:author="Prabhvir Saran" w:date="2017-02-14T17:56:00Z">
          <w:pPr>
            <w:pStyle w:val="Heading1"/>
          </w:pPr>
        </w:pPrChange>
      </w:pPr>
    </w:p>
    <w:p w14:paraId="0A0067AE" w14:textId="4C963FFF" w:rsidR="00904F83" w:rsidRDefault="00904F83">
      <w:pPr>
        <w:rPr>
          <w:ins w:id="884" w:author="Prabhvir Saran" w:date="2017-02-16T21:06:00Z"/>
        </w:rPr>
        <w:pPrChange w:id="885" w:author="Prabhvir Saran" w:date="2017-02-14T17:56:00Z">
          <w:pPr>
            <w:pStyle w:val="Heading1"/>
          </w:pPr>
        </w:pPrChange>
      </w:pPr>
    </w:p>
    <w:p w14:paraId="3B2205E9" w14:textId="2349812E" w:rsidR="00904F83" w:rsidRDefault="00904F83">
      <w:pPr>
        <w:rPr>
          <w:ins w:id="886" w:author="Prabhvir Saran" w:date="2017-02-16T21:06:00Z"/>
        </w:rPr>
        <w:pPrChange w:id="887" w:author="Prabhvir Saran" w:date="2017-02-14T17:56:00Z">
          <w:pPr>
            <w:pStyle w:val="Heading1"/>
          </w:pPr>
        </w:pPrChange>
      </w:pPr>
    </w:p>
    <w:p w14:paraId="55ED8AC4" w14:textId="14F15EDE" w:rsidR="00904F83" w:rsidRDefault="00904F83">
      <w:pPr>
        <w:rPr>
          <w:ins w:id="888" w:author="Prabhvir Saran" w:date="2017-02-16T21:06:00Z"/>
        </w:rPr>
        <w:pPrChange w:id="889" w:author="Prabhvir Saran" w:date="2017-02-14T17:56:00Z">
          <w:pPr>
            <w:pStyle w:val="Heading1"/>
          </w:pPr>
        </w:pPrChange>
      </w:pPr>
    </w:p>
    <w:p w14:paraId="0AD12013" w14:textId="13C83FF0" w:rsidR="00904F83" w:rsidRDefault="00904F83">
      <w:pPr>
        <w:rPr>
          <w:ins w:id="890" w:author="Prabhvir Saran" w:date="2017-02-16T21:06:00Z"/>
        </w:rPr>
        <w:pPrChange w:id="891" w:author="Prabhvir Saran" w:date="2017-02-14T17:56:00Z">
          <w:pPr>
            <w:pStyle w:val="Heading1"/>
          </w:pPr>
        </w:pPrChange>
      </w:pPr>
    </w:p>
    <w:p w14:paraId="04499529" w14:textId="15EBF780" w:rsidR="00904F83" w:rsidRDefault="00904F83">
      <w:pPr>
        <w:rPr>
          <w:ins w:id="892" w:author="Prabhvir Saran" w:date="2017-02-16T21:06:00Z"/>
        </w:rPr>
        <w:pPrChange w:id="893" w:author="Prabhvir Saran" w:date="2017-02-14T17:56:00Z">
          <w:pPr>
            <w:pStyle w:val="Heading1"/>
          </w:pPr>
        </w:pPrChange>
      </w:pPr>
    </w:p>
    <w:p w14:paraId="1882A66B" w14:textId="67372432" w:rsidR="00904F83" w:rsidRDefault="00904F83">
      <w:pPr>
        <w:rPr>
          <w:ins w:id="894" w:author="Prabhvir Saran" w:date="2017-02-16T21:06:00Z"/>
        </w:rPr>
        <w:pPrChange w:id="895" w:author="Prabhvir Saran" w:date="2017-02-14T17:56:00Z">
          <w:pPr>
            <w:pStyle w:val="Heading1"/>
          </w:pPr>
        </w:pPrChange>
      </w:pPr>
    </w:p>
    <w:p w14:paraId="49747D63" w14:textId="14FB1609" w:rsidR="00904F83" w:rsidRDefault="00904F83">
      <w:pPr>
        <w:rPr>
          <w:ins w:id="896" w:author="Prabhvir Saran" w:date="2017-02-16T21:06:00Z"/>
        </w:rPr>
        <w:pPrChange w:id="897" w:author="Prabhvir Saran" w:date="2017-02-14T17:56:00Z">
          <w:pPr>
            <w:pStyle w:val="Heading1"/>
          </w:pPr>
        </w:pPrChange>
      </w:pPr>
    </w:p>
    <w:p w14:paraId="7F890D4A" w14:textId="47CFCEA9" w:rsidR="00904F83" w:rsidRDefault="00904F83">
      <w:pPr>
        <w:rPr>
          <w:ins w:id="898" w:author="Prabhvir Saran" w:date="2017-02-16T21:06:00Z"/>
        </w:rPr>
        <w:pPrChange w:id="899" w:author="Prabhvir Saran" w:date="2017-02-14T17:56:00Z">
          <w:pPr>
            <w:pStyle w:val="Heading1"/>
          </w:pPr>
        </w:pPrChange>
      </w:pPr>
    </w:p>
    <w:p w14:paraId="0A381020" w14:textId="23CF503A" w:rsidR="00904F83" w:rsidRDefault="00904F83">
      <w:pPr>
        <w:rPr>
          <w:ins w:id="900" w:author="Prabhvir Saran" w:date="2017-02-16T21:06:00Z"/>
        </w:rPr>
        <w:pPrChange w:id="901" w:author="Prabhvir Saran" w:date="2017-02-14T17:56:00Z">
          <w:pPr>
            <w:pStyle w:val="Heading1"/>
          </w:pPr>
        </w:pPrChange>
      </w:pPr>
    </w:p>
    <w:p w14:paraId="6345882D" w14:textId="7D860EA5" w:rsidR="00904F83" w:rsidRDefault="00904F83">
      <w:pPr>
        <w:rPr>
          <w:ins w:id="902" w:author="Prabhvir Saran" w:date="2017-02-16T21:06:00Z"/>
        </w:rPr>
        <w:pPrChange w:id="903" w:author="Prabhvir Saran" w:date="2017-02-14T17:56:00Z">
          <w:pPr>
            <w:pStyle w:val="Heading1"/>
          </w:pPr>
        </w:pPrChange>
      </w:pPr>
    </w:p>
    <w:p w14:paraId="1AECCA27" w14:textId="19E79DB0" w:rsidR="00904F83" w:rsidRDefault="00904F83">
      <w:pPr>
        <w:rPr>
          <w:ins w:id="904" w:author="Prabhvir Saran" w:date="2017-02-16T21:11:00Z"/>
        </w:rPr>
        <w:pPrChange w:id="905" w:author="Prabhvir Saran" w:date="2017-02-14T17:56:00Z">
          <w:pPr>
            <w:pStyle w:val="Heading1"/>
          </w:pPr>
        </w:pPrChange>
      </w:pPr>
    </w:p>
    <w:p w14:paraId="13DB3B08" w14:textId="3B5DC10A" w:rsidR="00334D18" w:rsidRDefault="00334D18">
      <w:pPr>
        <w:rPr>
          <w:ins w:id="906" w:author="Prabhvir Saran" w:date="2017-02-14T23:28:00Z"/>
        </w:rPr>
        <w:pPrChange w:id="907" w:author="Prabhvir Saran" w:date="2017-02-14T17:56:00Z">
          <w:pPr>
            <w:pStyle w:val="Heading1"/>
          </w:pPr>
        </w:pPrChange>
      </w:pPr>
    </w:p>
    <w:p w14:paraId="4031A636" w14:textId="54080C40" w:rsidR="004161ED" w:rsidDel="001B77FC" w:rsidRDefault="004161ED" w:rsidP="004161ED">
      <w:pPr>
        <w:pStyle w:val="Heading1"/>
        <w:jc w:val="center"/>
        <w:rPr>
          <w:del w:id="908" w:author="Prabhvir Saran" w:date="2017-02-02T16:26:00Z"/>
          <w:b/>
          <w:sz w:val="14"/>
          <w:u w:val="single"/>
        </w:rPr>
      </w:pPr>
    </w:p>
    <w:p w14:paraId="5460CA51" w14:textId="6FBF37B6" w:rsidR="004161ED" w:rsidRPr="008E7E99" w:rsidDel="001B77FC" w:rsidRDefault="004161ED">
      <w:pPr>
        <w:pStyle w:val="Heading1"/>
        <w:rPr>
          <w:del w:id="909" w:author="Prabhvir Saran" w:date="2017-02-02T16:25:00Z"/>
          <w:rPrChange w:id="910" w:author="Prabhvir Saran" w:date="2017-02-14T23:25:00Z">
            <w:rPr>
              <w:del w:id="911" w:author="Prabhvir Saran" w:date="2017-02-02T16:25:00Z"/>
              <w:rFonts w:asciiTheme="minorHAnsi" w:eastAsiaTheme="minorHAnsi" w:hAnsiTheme="minorHAnsi" w:cstheme="minorBidi"/>
              <w:color w:val="auto"/>
              <w:sz w:val="22"/>
              <w:szCs w:val="22"/>
            </w:rPr>
          </w:rPrChange>
        </w:rPr>
        <w:pPrChange w:id="912" w:author="Prabhvir Saran" w:date="2017-02-14T23:25:00Z">
          <w:pPr>
            <w:pStyle w:val="Heading1"/>
            <w:jc w:val="center"/>
          </w:pPr>
        </w:pPrChange>
      </w:pPr>
    </w:p>
    <w:p w14:paraId="449A7FE6" w14:textId="2FBD7624" w:rsidR="001B77FC" w:rsidRPr="008E7E99" w:rsidDel="005529B6" w:rsidRDefault="001B77FC">
      <w:pPr>
        <w:pStyle w:val="Heading1"/>
        <w:rPr>
          <w:del w:id="913" w:author="Prabhvir Saran" w:date="2017-02-02T16:26:00Z"/>
          <w:rPrChange w:id="914" w:author="Prabhvir Saran" w:date="2017-02-14T23:25:00Z">
            <w:rPr>
              <w:del w:id="915" w:author="Prabhvir Saran" w:date="2017-02-02T16:26:00Z"/>
              <w:rFonts w:asciiTheme="minorHAnsi" w:eastAsiaTheme="minorHAnsi" w:hAnsiTheme="minorHAnsi" w:cstheme="minorBidi"/>
              <w:color w:val="auto"/>
              <w:sz w:val="22"/>
              <w:szCs w:val="22"/>
            </w:rPr>
          </w:rPrChange>
        </w:rPr>
        <w:pPrChange w:id="916" w:author="Prabhvir Saran" w:date="2017-02-14T23:25:00Z">
          <w:pPr>
            <w:pStyle w:val="Heading1"/>
            <w:ind w:left="720" w:firstLine="720"/>
            <w:jc w:val="center"/>
          </w:pPr>
        </w:pPrChange>
      </w:pPr>
    </w:p>
    <w:p w14:paraId="036076F8" w14:textId="6BD1C8F3" w:rsidR="00487BA1" w:rsidRPr="008E7E99" w:rsidRDefault="00487BA1">
      <w:pPr>
        <w:pStyle w:val="Heading1"/>
        <w:rPr>
          <w:ins w:id="917" w:author="Prabhvir Saran" w:date="2017-02-14T17:50:00Z"/>
          <w:rPrChange w:id="918" w:author="Prabhvir Saran" w:date="2017-02-14T23:25:00Z">
            <w:rPr>
              <w:ins w:id="919" w:author="Prabhvir Saran" w:date="2017-02-14T17:50:00Z"/>
              <w:b/>
              <w:sz w:val="44"/>
              <w:u w:val="single"/>
            </w:rPr>
          </w:rPrChange>
        </w:rPr>
        <w:pPrChange w:id="920" w:author="Prabhvir Saran" w:date="2017-02-14T23:25:00Z">
          <w:pPr>
            <w:pStyle w:val="Heading1"/>
            <w:ind w:left="720" w:firstLine="720"/>
            <w:jc w:val="center"/>
          </w:pPr>
        </w:pPrChange>
      </w:pPr>
      <w:del w:id="921" w:author="Prabhvir Saran" w:date="2017-02-14T23:19:00Z">
        <w:r w:rsidRPr="008E7E99" w:rsidDel="002832A7">
          <w:rPr>
            <w:rPrChange w:id="922" w:author="Prabhvir Saran" w:date="2017-02-14T23:25:00Z">
              <w:rPr>
                <w:rFonts w:asciiTheme="minorHAnsi" w:eastAsiaTheme="minorHAnsi" w:hAnsiTheme="minorHAnsi" w:cstheme="minorBidi"/>
                <w:color w:val="auto"/>
                <w:sz w:val="22"/>
                <w:szCs w:val="22"/>
              </w:rPr>
            </w:rPrChange>
          </w:rPr>
          <w:delText xml:space="preserve">Appendix </w:delText>
        </w:r>
      </w:del>
      <w:bookmarkStart w:id="923" w:name="_Toc478070522"/>
      <w:ins w:id="924" w:author="Prabhvir Saran" w:date="2017-02-14T23:19:00Z">
        <w:r w:rsidR="002832A7" w:rsidRPr="008E7E99">
          <w:t>Appendix 2</w:t>
        </w:r>
      </w:ins>
      <w:bookmarkEnd w:id="923"/>
    </w:p>
    <w:p w14:paraId="534DDB51" w14:textId="2CE5B513" w:rsidR="00A1445E" w:rsidRPr="008E7E99" w:rsidRDefault="00A1445E">
      <w:pPr>
        <w:pStyle w:val="Heading2"/>
        <w:jc w:val="center"/>
        <w:rPr>
          <w:ins w:id="925" w:author="Prabhvir Saran" w:date="2017-02-02T23:24:00Z"/>
          <w:b/>
          <w:sz w:val="36"/>
          <w:u w:val="single"/>
          <w:rPrChange w:id="926" w:author="Prabhvir Saran" w:date="2017-02-14T23:26:00Z">
            <w:rPr>
              <w:ins w:id="927" w:author="Prabhvir Saran" w:date="2017-02-02T23:24:00Z"/>
            </w:rPr>
          </w:rPrChange>
        </w:rPr>
        <w:pPrChange w:id="928" w:author="Prabhvir Saran" w:date="2017-02-14T23:26:00Z">
          <w:pPr>
            <w:pStyle w:val="Heading1"/>
            <w:ind w:left="720" w:firstLine="720"/>
            <w:jc w:val="center"/>
          </w:pPr>
        </w:pPrChange>
      </w:pPr>
      <w:bookmarkStart w:id="929" w:name="_Toc478070523"/>
      <w:ins w:id="930" w:author="Prabhvir Saran" w:date="2017-02-02T23:24:00Z">
        <w:r w:rsidRPr="008E7E99">
          <w:rPr>
            <w:b/>
            <w:sz w:val="36"/>
            <w:u w:val="single"/>
            <w:rPrChange w:id="931" w:author="Prabhvir Saran" w:date="2017-02-14T23:26:00Z">
              <w:rPr/>
            </w:rPrChange>
          </w:rPr>
          <w:t>Milestone 2: Site Map and Page Design</w:t>
        </w:r>
        <w:bookmarkEnd w:id="929"/>
      </w:ins>
    </w:p>
    <w:p w14:paraId="19251868" w14:textId="3F25FF3C" w:rsidR="005529B6" w:rsidRDefault="005529B6" w:rsidP="005529B6">
      <w:pPr>
        <w:pStyle w:val="Heading1"/>
        <w:ind w:left="720" w:firstLine="720"/>
        <w:jc w:val="center"/>
        <w:rPr>
          <w:ins w:id="932" w:author="Prabhvir Saran" w:date="2017-02-02T22:45:00Z"/>
          <w:b/>
          <w:sz w:val="44"/>
          <w:u w:val="single"/>
        </w:rPr>
      </w:pPr>
    </w:p>
    <w:p w14:paraId="485C5B13" w14:textId="77777777" w:rsidR="00A1445E" w:rsidRPr="004161ED" w:rsidRDefault="00A1445E" w:rsidP="00A1445E">
      <w:pPr>
        <w:pStyle w:val="Heading2"/>
        <w:rPr>
          <w:ins w:id="933" w:author="Prabhvir Saran" w:date="2017-02-02T23:24:00Z"/>
        </w:rPr>
      </w:pPr>
      <w:bookmarkStart w:id="934" w:name="_Toc478070524"/>
      <w:ins w:id="935" w:author="Prabhvir Saran" w:date="2017-02-02T23:24:00Z">
        <w:r w:rsidRPr="004161ED">
          <w:rPr>
            <w:sz w:val="32"/>
          </w:rPr>
          <w:t>Sitemap</w:t>
        </w:r>
        <w:bookmarkEnd w:id="934"/>
        <w:r w:rsidRPr="004161ED">
          <w:t xml:space="preserve"> </w:t>
        </w:r>
      </w:ins>
    </w:p>
    <w:p w14:paraId="5458728B" w14:textId="1A1EC81D" w:rsidR="005529B6" w:rsidRPr="005529B6" w:rsidRDefault="005529B6">
      <w:pPr>
        <w:rPr>
          <w:ins w:id="936" w:author="Prabhvir Saran" w:date="2017-02-02T16:48:00Z"/>
          <w:rPrChange w:id="937" w:author="Prabhvir Saran" w:date="2017-02-02T22:45:00Z">
            <w:rPr>
              <w:ins w:id="938" w:author="Prabhvir Saran" w:date="2017-02-02T16:48:00Z"/>
              <w:b/>
              <w:sz w:val="44"/>
              <w:u w:val="single"/>
            </w:rPr>
          </w:rPrChange>
        </w:rPr>
        <w:pPrChange w:id="939" w:author="Prabhvir Saran" w:date="2017-02-02T22:45:00Z">
          <w:pPr>
            <w:pStyle w:val="Heading1"/>
            <w:jc w:val="center"/>
          </w:pPr>
        </w:pPrChange>
      </w:pPr>
    </w:p>
    <w:p w14:paraId="6EC667E2" w14:textId="44871AA6" w:rsidR="00CE27D4" w:rsidRDefault="00717083" w:rsidP="0029077D">
      <w:pPr>
        <w:pStyle w:val="Heading1"/>
        <w:spacing w:line="360" w:lineRule="auto"/>
        <w:rPr>
          <w:ins w:id="940" w:author="Prabhvir Saran" w:date="2017-02-02T15:38:00Z"/>
          <w:b/>
          <w:color w:val="4472C4" w:themeColor="accent1"/>
          <w:sz w:val="40"/>
        </w:rPr>
      </w:pPr>
      <w:bookmarkStart w:id="941" w:name="_Toc473839892"/>
      <w:bookmarkStart w:id="942" w:name="_Toc473840759"/>
      <w:bookmarkStart w:id="943" w:name="_Toc473842177"/>
      <w:bookmarkStart w:id="944" w:name="_Toc474878132"/>
      <w:bookmarkStart w:id="945" w:name="_Toc475042570"/>
      <w:bookmarkStart w:id="946" w:name="_Toc475055578"/>
      <w:bookmarkStart w:id="947" w:name="_Toc475058256"/>
      <w:bookmarkStart w:id="948" w:name="_Toc475067189"/>
      <w:bookmarkStart w:id="949" w:name="_Toc478050882"/>
      <w:bookmarkStart w:id="950" w:name="_Toc478070525"/>
      <w:ins w:id="951" w:author="Prabhvir Saran" w:date="2017-02-02T15:37:00Z">
        <w:r w:rsidRPr="004161ED">
          <w:rPr>
            <w:noProof/>
            <w:lang w:val="en-CA" w:eastAsia="en-CA"/>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0E02EE" w:rsidRDefault="000E02EE"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0E02EE" w:rsidRDefault="000E02EE" w:rsidP="00CE27D4">
                                <w:pPr>
                                  <w:jc w:val="center"/>
                                </w:pPr>
                                <w:r>
                                  <w:t>H</w:t>
                                </w:r>
                                <w:ins w:id="952" w:author="Prabhvir Saran" w:date="2017-02-02T22:56:00Z">
                                  <w:r>
                                    <w:t>EMA</w:t>
                                  </w:r>
                                </w:ins>
                                <w:del w:id="953"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0E02EE" w:rsidRDefault="000E02EE"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0E02EE" w:rsidRDefault="000E02EE" w:rsidP="00CE27D4">
                                <w:pPr>
                                  <w:jc w:val="center"/>
                                </w:pPr>
                                <w:del w:id="954" w:author="Prabhvir Saran" w:date="2017-02-16T19:47:00Z">
                                  <w:r w:rsidDel="00BE0F35">
                                    <w:delText>Login/</w:delText>
                                  </w:r>
                                </w:del>
                                <w:ins w:id="955" w:author="Prabhvir Saran" w:date="2017-02-02T22:42:00Z">
                                  <w:r>
                                    <w:t>Si</w:t>
                                  </w:r>
                                </w:ins>
                                <w:ins w:id="956" w:author="Prabhvir Saran" w:date="2017-02-16T19:47:00Z">
                                  <w:r>
                                    <w:t>temap</w:t>
                                  </w:r>
                                </w:ins>
                                <w:del w:id="957"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0E02EE" w:rsidRDefault="000E02EE" w:rsidP="00CE27D4">
                                <w:pPr>
                                  <w:jc w:val="center"/>
                                </w:pPr>
                                <w:r>
                                  <w:t xml:space="preserve">About </w:t>
                                </w:r>
                                <w:del w:id="958" w:author="Prabhvir Saran" w:date="2017-02-16T19:52:00Z">
                                  <w:r w:rsidDel="00F76B85">
                                    <w:delText>Hema</w:delText>
                                  </w:r>
                                </w:del>
                                <w:ins w:id="959"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0E02EE" w:rsidRDefault="000E02EE" w:rsidP="00CE27D4">
                                <w:pPr>
                                  <w:jc w:val="center"/>
                                </w:pPr>
                                <w:ins w:id="960"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0E02EE" w:rsidRDefault="000E02EE"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0E02EE" w:rsidRDefault="000E02EE" w:rsidP="00CE27D4">
                                <w:pPr>
                                  <w:jc w:val="center"/>
                                </w:pPr>
                                <w:del w:id="961" w:author="Prabhvir Saran" w:date="2017-02-16T18:10:00Z">
                                  <w:r w:rsidDel="00A93EAD">
                                    <w:delText>Meet the team</w:delText>
                                  </w:r>
                                </w:del>
                                <w:ins w:id="962"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0E02EE" w:rsidRDefault="000E02EE"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0E02EE" w:rsidRDefault="000E02EE" w:rsidP="00CE27D4">
                          <w:pPr>
                            <w:jc w:val="center"/>
                          </w:pPr>
                          <w:r>
                            <w:t>H</w:t>
                          </w:r>
                          <w:ins w:id="963" w:author="Prabhvir Saran" w:date="2017-02-02T22:56:00Z">
                            <w:r>
                              <w:t>EMA</w:t>
                            </w:r>
                          </w:ins>
                          <w:del w:id="964"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0E02EE" w:rsidRDefault="000E02EE"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0E02EE" w:rsidRDefault="000E02EE" w:rsidP="00CE27D4">
                          <w:pPr>
                            <w:jc w:val="center"/>
                          </w:pPr>
                          <w:del w:id="965" w:author="Prabhvir Saran" w:date="2017-02-16T19:47:00Z">
                            <w:r w:rsidDel="00BE0F35">
                              <w:delText>Login/</w:delText>
                            </w:r>
                          </w:del>
                          <w:ins w:id="966" w:author="Prabhvir Saran" w:date="2017-02-02T22:42:00Z">
                            <w:r>
                              <w:t>Si</w:t>
                            </w:r>
                          </w:ins>
                          <w:ins w:id="967" w:author="Prabhvir Saran" w:date="2017-02-16T19:47:00Z">
                            <w:r>
                              <w:t>temap</w:t>
                            </w:r>
                          </w:ins>
                          <w:del w:id="968"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0E02EE" w:rsidRDefault="000E02EE" w:rsidP="00CE27D4">
                          <w:pPr>
                            <w:jc w:val="center"/>
                          </w:pPr>
                          <w:r>
                            <w:t xml:space="preserve">About </w:t>
                          </w:r>
                          <w:del w:id="969" w:author="Prabhvir Saran" w:date="2017-02-16T19:52:00Z">
                            <w:r w:rsidDel="00F76B85">
                              <w:delText>Hema</w:delText>
                            </w:r>
                          </w:del>
                          <w:ins w:id="970"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0E02EE" w:rsidRDefault="000E02EE" w:rsidP="00CE27D4">
                          <w:pPr>
                            <w:jc w:val="center"/>
                          </w:pPr>
                          <w:ins w:id="971"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0E02EE" w:rsidRDefault="000E02EE"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0E02EE" w:rsidRDefault="000E02EE" w:rsidP="00CE27D4">
                          <w:pPr>
                            <w:jc w:val="center"/>
                          </w:pPr>
                          <w:del w:id="972" w:author="Prabhvir Saran" w:date="2017-02-16T18:10:00Z">
                            <w:r w:rsidDel="00A93EAD">
                              <w:delText>Meet the team</w:delText>
                            </w:r>
                          </w:del>
                          <w:ins w:id="973"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941"/>
      <w:bookmarkEnd w:id="942"/>
      <w:bookmarkEnd w:id="943"/>
      <w:bookmarkEnd w:id="944"/>
      <w:bookmarkEnd w:id="945"/>
      <w:bookmarkEnd w:id="946"/>
      <w:bookmarkEnd w:id="947"/>
      <w:bookmarkEnd w:id="948"/>
      <w:bookmarkEnd w:id="949"/>
      <w:bookmarkEnd w:id="950"/>
    </w:p>
    <w:p w14:paraId="3A024865" w14:textId="77777777" w:rsidR="00CE27D4" w:rsidRDefault="00CE27D4" w:rsidP="0029077D">
      <w:pPr>
        <w:pStyle w:val="Heading1"/>
        <w:spacing w:line="360" w:lineRule="auto"/>
        <w:rPr>
          <w:ins w:id="974" w:author="Prabhvir Saran" w:date="2017-02-02T15:38:00Z"/>
          <w:b/>
          <w:color w:val="4472C4" w:themeColor="accent1"/>
          <w:sz w:val="40"/>
        </w:rPr>
      </w:pPr>
    </w:p>
    <w:p w14:paraId="0E69E9CC" w14:textId="77777777" w:rsidR="00CE27D4" w:rsidRDefault="00CE27D4" w:rsidP="0029077D">
      <w:pPr>
        <w:pStyle w:val="Heading1"/>
        <w:spacing w:line="360" w:lineRule="auto"/>
        <w:rPr>
          <w:ins w:id="975" w:author="Prabhvir Saran" w:date="2017-02-02T15:38:00Z"/>
          <w:b/>
          <w:color w:val="4472C4" w:themeColor="accent1"/>
          <w:sz w:val="40"/>
        </w:rPr>
      </w:pPr>
    </w:p>
    <w:p w14:paraId="40AD9E00" w14:textId="77777777" w:rsidR="00CE27D4" w:rsidRDefault="00CE27D4" w:rsidP="0029077D">
      <w:pPr>
        <w:pStyle w:val="Heading1"/>
        <w:spacing w:line="360" w:lineRule="auto"/>
        <w:rPr>
          <w:ins w:id="976" w:author="Prabhvir Saran" w:date="2017-02-02T15:38:00Z"/>
          <w:b/>
          <w:color w:val="4472C4" w:themeColor="accent1"/>
          <w:sz w:val="40"/>
        </w:rPr>
      </w:pPr>
    </w:p>
    <w:p w14:paraId="2EA24C7C" w14:textId="77777777" w:rsidR="006641F0" w:rsidRDefault="006641F0" w:rsidP="00CE27D4">
      <w:pPr>
        <w:pStyle w:val="Heading2"/>
        <w:rPr>
          <w:ins w:id="977" w:author="Prabhvir Saran" w:date="2017-02-02T15:47:00Z"/>
          <w:rFonts w:ascii="Calibri" w:hAnsi="Calibri" w:cs="Calibri"/>
          <w:b/>
          <w:bCs/>
          <w:color w:val="2F5496"/>
        </w:rPr>
      </w:pPr>
    </w:p>
    <w:p w14:paraId="101DFCCC" w14:textId="77777777" w:rsidR="00EC6476" w:rsidRDefault="00EC6476" w:rsidP="004161ED">
      <w:pPr>
        <w:pStyle w:val="Heading3"/>
        <w:rPr>
          <w:ins w:id="978" w:author="Prabhvir Saran" w:date="2017-02-02T16:05:00Z"/>
          <w:sz w:val="28"/>
          <w:u w:val="single"/>
        </w:rPr>
      </w:pPr>
    </w:p>
    <w:p w14:paraId="0C2719A3" w14:textId="77777777" w:rsidR="005529B6" w:rsidRDefault="005529B6">
      <w:pPr>
        <w:rPr>
          <w:ins w:id="979" w:author="Prabhvir Saran" w:date="2017-02-02T22:45:00Z"/>
        </w:rPr>
        <w:pPrChange w:id="980" w:author="Prabhvir Saran" w:date="2017-02-02T16:49:00Z">
          <w:pPr>
            <w:pStyle w:val="Heading3"/>
          </w:pPr>
        </w:pPrChange>
      </w:pPr>
    </w:p>
    <w:p w14:paraId="1C1A9965" w14:textId="054C3D08" w:rsidR="00903FA7" w:rsidRPr="00553070" w:rsidRDefault="005529B6">
      <w:pPr>
        <w:pStyle w:val="Heading3"/>
        <w:rPr>
          <w:ins w:id="981" w:author="Prabhvir Saran" w:date="2017-02-02T22:59:00Z"/>
          <w:sz w:val="26"/>
          <w:szCs w:val="26"/>
          <w:rPrChange w:id="982" w:author="Prabhvir Saran" w:date="2017-02-02T23:39:00Z">
            <w:rPr>
              <w:ins w:id="983" w:author="Prabhvir Saran" w:date="2017-02-02T22:59:00Z"/>
            </w:rPr>
          </w:rPrChange>
        </w:rPr>
      </w:pPr>
      <w:bookmarkStart w:id="984" w:name="_Toc478070526"/>
      <w:ins w:id="985" w:author="Prabhvir Saran" w:date="2017-02-02T22:43:00Z">
        <w:r w:rsidRPr="00553070">
          <w:rPr>
            <w:sz w:val="26"/>
            <w:szCs w:val="26"/>
            <w:rPrChange w:id="986" w:author="Prabhvir Saran" w:date="2017-02-02T23:39:00Z">
              <w:rPr/>
            </w:rPrChange>
          </w:rPr>
          <w:t>Site map explained</w:t>
        </w:r>
        <w:bookmarkEnd w:id="984"/>
        <w:r w:rsidRPr="00553070">
          <w:rPr>
            <w:sz w:val="26"/>
            <w:szCs w:val="26"/>
            <w:rPrChange w:id="987" w:author="Prabhvir Saran" w:date="2017-02-02T23:39:00Z">
              <w:rPr/>
            </w:rPrChange>
          </w:rPr>
          <w:t xml:space="preserve"> </w:t>
        </w:r>
      </w:ins>
    </w:p>
    <w:p w14:paraId="58CE117B" w14:textId="77777777" w:rsidR="00953782" w:rsidRPr="00487BA1" w:rsidRDefault="00953782">
      <w:pPr>
        <w:rPr>
          <w:ins w:id="988" w:author="Prabhvir Saran" w:date="2017-02-02T22:56:00Z"/>
        </w:rPr>
        <w:pPrChange w:id="989" w:author="Prabhvir Saran" w:date="2017-02-02T22:59:00Z">
          <w:pPr>
            <w:pStyle w:val="Heading3"/>
          </w:pPr>
        </w:pPrChange>
      </w:pPr>
    </w:p>
    <w:p w14:paraId="75EC4CD3" w14:textId="77777777" w:rsidR="00953782" w:rsidRPr="00487BA1" w:rsidRDefault="00953782">
      <w:pPr>
        <w:rPr>
          <w:ins w:id="990" w:author="Prabhvir Saran" w:date="2017-02-02T22:59:00Z"/>
          <w:rFonts w:cstheme="minorHAnsi"/>
        </w:rPr>
        <w:pPrChange w:id="991" w:author="Prabhvir Saran" w:date="2017-02-02T22:56:00Z">
          <w:pPr>
            <w:pStyle w:val="Heading3"/>
          </w:pPr>
        </w:pPrChange>
      </w:pPr>
      <w:ins w:id="992" w:author="Prabhvir Saran" w:date="2017-02-02T22:56:00Z">
        <w:r w:rsidRPr="00553070">
          <w:rPr>
            <w:rFonts w:cstheme="minorHAnsi"/>
            <w:sz w:val="24"/>
            <w:szCs w:val="24"/>
            <w:rPrChange w:id="993" w:author="Prabhvir Saran" w:date="2017-02-02T23:38:00Z">
              <w:rPr/>
            </w:rPrChange>
          </w:rPr>
          <w:t>Home</w:t>
        </w:r>
      </w:ins>
    </w:p>
    <w:p w14:paraId="580CFF53" w14:textId="1814C222" w:rsidR="00953782" w:rsidRPr="00434297" w:rsidRDefault="00953782">
      <w:pPr>
        <w:pStyle w:val="ListParagraph"/>
        <w:numPr>
          <w:ilvl w:val="0"/>
          <w:numId w:val="13"/>
        </w:numPr>
        <w:rPr>
          <w:ins w:id="994" w:author="Prabhvir Saran" w:date="2017-02-16T19:53:00Z"/>
          <w:rFonts w:cstheme="minorHAnsi"/>
          <w:rPrChange w:id="995" w:author="Prabhvir Saran" w:date="2017-02-16T19:53:00Z">
            <w:rPr>
              <w:ins w:id="996" w:author="Prabhvir Saran" w:date="2017-02-16T19:53:00Z"/>
              <w:rFonts w:cstheme="minorHAnsi"/>
            </w:rPr>
          </w:rPrChange>
        </w:rPr>
        <w:pPrChange w:id="997" w:author="Prabhvir Saran" w:date="2017-02-02T22:59:00Z">
          <w:pPr>
            <w:pStyle w:val="Heading3"/>
          </w:pPr>
        </w:pPrChange>
      </w:pPr>
      <w:ins w:id="998" w:author="Prabhvir Saran" w:date="2017-02-02T22:57:00Z">
        <w:r w:rsidRPr="00553070">
          <w:rPr>
            <w:rFonts w:cstheme="minorHAnsi"/>
            <w:sz w:val="24"/>
            <w:szCs w:val="24"/>
            <w:rPrChange w:id="999" w:author="Prabhvir Saran" w:date="2017-02-02T23:38:00Z">
              <w:rPr/>
            </w:rPrChange>
          </w:rPr>
          <w:t xml:space="preserve">The home page would have a picture representing HEMA, a quick </w:t>
        </w:r>
      </w:ins>
      <w:ins w:id="1000" w:author="Prabhvir Saran" w:date="2017-02-02T22:58:00Z">
        <w:r w:rsidRPr="00553070">
          <w:rPr>
            <w:rFonts w:cstheme="minorHAnsi"/>
            <w:sz w:val="24"/>
            <w:szCs w:val="24"/>
            <w:rPrChange w:id="1001" w:author="Prabhvir Saran" w:date="2017-02-02T23:38:00Z">
              <w:rPr/>
            </w:rPrChange>
          </w:rPr>
          <w:t xml:space="preserve">introduction and some facts about HEMA. </w:t>
        </w:r>
      </w:ins>
    </w:p>
    <w:p w14:paraId="6F685675" w14:textId="77777777" w:rsidR="00434297" w:rsidRPr="00553070" w:rsidRDefault="00434297">
      <w:pPr>
        <w:pStyle w:val="ListParagraph"/>
        <w:rPr>
          <w:ins w:id="1002" w:author="Prabhvir Saran" w:date="2017-02-02T15:39:00Z"/>
          <w:rFonts w:cstheme="minorHAnsi"/>
          <w:sz w:val="24"/>
          <w:rPrChange w:id="1003" w:author="Prabhvir Saran" w:date="2017-02-02T23:38:00Z">
            <w:rPr>
              <w:ins w:id="1004" w:author="Prabhvir Saran" w:date="2017-02-02T15:39:00Z"/>
              <w:sz w:val="28"/>
            </w:rPr>
          </w:rPrChange>
        </w:rPr>
        <w:pPrChange w:id="1005" w:author="Prabhvir Saran" w:date="2017-02-16T19:53:00Z">
          <w:pPr>
            <w:pStyle w:val="Heading3"/>
          </w:pPr>
        </w:pPrChange>
      </w:pPr>
    </w:p>
    <w:p w14:paraId="74503960" w14:textId="2121BAD2" w:rsidR="00CE27D4" w:rsidRPr="00553070" w:rsidRDefault="00953782">
      <w:pPr>
        <w:rPr>
          <w:ins w:id="1006" w:author="Prabhvir Saran" w:date="2017-02-02T15:39:00Z"/>
          <w:rFonts w:cstheme="minorHAnsi"/>
          <w:sz w:val="24"/>
          <w:szCs w:val="24"/>
          <w:rPrChange w:id="1007" w:author="Prabhvir Saran" w:date="2017-02-02T23:38:00Z">
            <w:rPr>
              <w:ins w:id="1008" w:author="Prabhvir Saran" w:date="2017-02-02T15:39:00Z"/>
            </w:rPr>
          </w:rPrChange>
        </w:rPr>
        <w:pPrChange w:id="1009" w:author="Prabhvir Saran" w:date="2017-02-02T22:56:00Z">
          <w:pPr>
            <w:pStyle w:val="Heading4"/>
          </w:pPr>
        </w:pPrChange>
      </w:pPr>
      <w:ins w:id="1010" w:author="Prabhvir Saran" w:date="2017-02-02T15:39:00Z">
        <w:r w:rsidRPr="00553070">
          <w:rPr>
            <w:rFonts w:cstheme="minorHAnsi"/>
            <w:sz w:val="24"/>
            <w:szCs w:val="24"/>
            <w:rPrChange w:id="1011" w:author="Prabhvir Saran" w:date="2017-02-02T23:38:00Z">
              <w:rPr/>
            </w:rPrChange>
          </w:rPr>
          <w:t>HEMA</w:t>
        </w:r>
        <w:r w:rsidR="00CE27D4" w:rsidRPr="00553070">
          <w:rPr>
            <w:rFonts w:cstheme="minorHAnsi"/>
            <w:sz w:val="24"/>
            <w:szCs w:val="24"/>
            <w:rPrChange w:id="1012"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013" w:author="Prabhvir Saran" w:date="2017-02-02T15:39:00Z"/>
          <w:rFonts w:asciiTheme="minorHAnsi" w:hAnsiTheme="minorHAnsi" w:cstheme="minorHAnsi"/>
          <w:color w:val="000000"/>
          <w:rPrChange w:id="1014" w:author="Prabhvir Saran" w:date="2017-02-02T23:38:00Z">
            <w:rPr>
              <w:ins w:id="1015" w:author="Prabhvir Saran" w:date="2017-02-02T15:39:00Z"/>
              <w:rFonts w:ascii="Arial" w:hAnsi="Arial" w:cs="Arial"/>
              <w:color w:val="000000"/>
            </w:rPr>
          </w:rPrChange>
        </w:rPr>
      </w:pPr>
      <w:ins w:id="1016" w:author="Prabhvir Saran" w:date="2017-02-02T15:39:00Z">
        <w:r w:rsidRPr="00553070">
          <w:rPr>
            <w:rFonts w:asciiTheme="minorHAnsi" w:hAnsiTheme="minorHAnsi" w:cstheme="minorHAnsi"/>
            <w:color w:val="000000"/>
            <w:rPrChange w:id="1017"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018" w:author="Prabhvir Saran" w:date="2017-02-16T19:53:00Z"/>
          <w:rFonts w:asciiTheme="minorHAnsi" w:hAnsiTheme="minorHAnsi" w:cstheme="minorHAnsi"/>
          <w:color w:val="000000"/>
        </w:rPr>
      </w:pPr>
      <w:ins w:id="1019" w:author="Prabhvir Saran" w:date="2017-02-02T15:39:00Z">
        <w:r w:rsidRPr="00553070">
          <w:rPr>
            <w:rFonts w:asciiTheme="minorHAnsi" w:hAnsiTheme="minorHAnsi" w:cstheme="minorHAnsi"/>
            <w:color w:val="000000"/>
            <w:rPrChange w:id="1020"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021" w:author="Prabhvir Saran" w:date="2017-02-16T19:53:00Z"/>
          <w:rFonts w:asciiTheme="minorHAnsi" w:hAnsiTheme="minorHAnsi" w:cstheme="minorHAnsi"/>
          <w:color w:val="000000"/>
        </w:rPr>
        <w:pPrChange w:id="102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023" w:author="Prabhvir Saran" w:date="2017-02-16T19:53:00Z"/>
          <w:rFonts w:asciiTheme="minorHAnsi" w:hAnsiTheme="minorHAnsi" w:cstheme="minorHAnsi"/>
          <w:color w:val="000000"/>
        </w:rPr>
        <w:pPrChange w:id="1024"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025" w:author="Prabhvir Saran" w:date="2017-02-02T15:39:00Z"/>
          <w:rFonts w:asciiTheme="minorHAnsi" w:hAnsiTheme="minorHAnsi" w:cstheme="minorHAnsi"/>
          <w:color w:val="000000"/>
          <w:rPrChange w:id="1026" w:author="Prabhvir Saran" w:date="2017-02-02T23:38:00Z">
            <w:rPr>
              <w:ins w:id="1027" w:author="Prabhvir Saran" w:date="2017-02-02T15:39:00Z"/>
              <w:rFonts w:ascii="Arial" w:hAnsi="Arial" w:cs="Arial"/>
              <w:color w:val="000000"/>
            </w:rPr>
          </w:rPrChange>
        </w:rPr>
        <w:pPrChange w:id="102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029" w:author="Prabhvir Saran" w:date="2017-02-16T19:53:00Z"/>
          <w:rFonts w:asciiTheme="minorHAnsi" w:hAnsiTheme="minorHAnsi" w:cstheme="minorHAnsi"/>
          <w:color w:val="000000"/>
        </w:rPr>
      </w:pPr>
      <w:ins w:id="1030" w:author="Prabhvir Saran" w:date="2017-02-02T15:39:00Z">
        <w:r w:rsidRPr="00553070">
          <w:rPr>
            <w:rFonts w:asciiTheme="minorHAnsi" w:hAnsiTheme="minorHAnsi" w:cstheme="minorHAnsi"/>
            <w:color w:val="000000"/>
            <w:rPrChange w:id="1031"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032" w:author="Prabhvir Saran" w:date="2017-02-02T15:39:00Z"/>
          <w:rFonts w:asciiTheme="minorHAnsi" w:hAnsiTheme="minorHAnsi" w:cstheme="minorHAnsi"/>
          <w:color w:val="000000"/>
          <w:rPrChange w:id="1033" w:author="Prabhvir Saran" w:date="2017-02-02T23:38:00Z">
            <w:rPr>
              <w:ins w:id="1034" w:author="Prabhvir Saran" w:date="2017-02-02T15:39:00Z"/>
              <w:rFonts w:ascii="Arial" w:hAnsi="Arial" w:cs="Arial"/>
              <w:color w:val="000000"/>
            </w:rPr>
          </w:rPrChange>
        </w:rPr>
        <w:pPrChange w:id="103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036" w:author="Prabhvir Saran" w:date="2017-02-02T15:39:00Z"/>
          <w:rFonts w:asciiTheme="minorHAnsi" w:hAnsiTheme="minorHAnsi" w:cstheme="minorHAnsi"/>
          <w:color w:val="000000"/>
          <w:rPrChange w:id="1037" w:author="Prabhvir Saran" w:date="2017-02-02T23:38:00Z">
            <w:rPr>
              <w:ins w:id="1038" w:author="Prabhvir Saran" w:date="2017-02-02T15:39:00Z"/>
              <w:rFonts w:ascii="Arial" w:hAnsi="Arial" w:cs="Arial"/>
              <w:color w:val="000000"/>
            </w:rPr>
          </w:rPrChange>
        </w:rPr>
      </w:pPr>
      <w:ins w:id="1039" w:author="Prabhvir Saran" w:date="2017-02-16T18:11:00Z">
        <w:r>
          <w:rPr>
            <w:rFonts w:asciiTheme="minorHAnsi" w:hAnsiTheme="minorHAnsi" w:cstheme="minorHAnsi"/>
            <w:color w:val="000000"/>
          </w:rPr>
          <w:t xml:space="preserve">HEMA </w:t>
        </w:r>
      </w:ins>
      <w:ins w:id="1040" w:author="Prabhvir Saran" w:date="2017-02-02T15:39:00Z">
        <w:r w:rsidR="00CE27D4" w:rsidRPr="00553070">
          <w:rPr>
            <w:rFonts w:asciiTheme="minorHAnsi" w:hAnsiTheme="minorHAnsi" w:cstheme="minorHAnsi"/>
            <w:color w:val="000000"/>
            <w:rPrChange w:id="1041"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042" w:author="Prabhvir Saran" w:date="2017-02-02T23:28:00Z"/>
          <w:rFonts w:asciiTheme="minorHAnsi" w:hAnsiTheme="minorHAnsi" w:cstheme="minorHAnsi"/>
          <w:color w:val="000000"/>
          <w:rPrChange w:id="1043" w:author="Prabhvir Saran" w:date="2017-02-02T23:38:00Z">
            <w:rPr>
              <w:ins w:id="1044" w:author="Prabhvir Saran" w:date="2017-02-02T23:28:00Z"/>
              <w:rFonts w:ascii="Calibri" w:hAnsi="Calibri" w:cs="Calibri"/>
              <w:color w:val="000000"/>
            </w:rPr>
          </w:rPrChange>
        </w:rPr>
      </w:pPr>
      <w:ins w:id="1045" w:author="Prabhvir Saran" w:date="2017-02-02T15:39:00Z">
        <w:r w:rsidRPr="00553070">
          <w:rPr>
            <w:rFonts w:asciiTheme="minorHAnsi" w:hAnsiTheme="minorHAnsi" w:cstheme="minorHAnsi"/>
            <w:color w:val="000000"/>
            <w:rPrChange w:id="1046"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047"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048"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049" w:author="Prabhvir Saran" w:date="2017-02-02T15:47:00Z"/>
          <w:rFonts w:asciiTheme="minorHAnsi" w:hAnsiTheme="minorHAnsi" w:cstheme="minorHAnsi"/>
          <w:color w:val="000000"/>
          <w:rPrChange w:id="1050" w:author="Prabhvir Saran" w:date="2017-02-02T23:38:00Z">
            <w:rPr>
              <w:ins w:id="1051" w:author="Prabhvir Saran" w:date="2017-02-02T15:47:00Z"/>
              <w:rFonts w:ascii="Arial" w:hAnsi="Arial" w:cs="Arial"/>
              <w:color w:val="000000"/>
            </w:rPr>
          </w:rPrChange>
        </w:rPr>
        <w:pPrChange w:id="1052"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053" w:author="Prabhvir Saran" w:date="2017-02-02T15:39:00Z"/>
          <w:rFonts w:asciiTheme="minorHAnsi" w:hAnsiTheme="minorHAnsi" w:cstheme="minorHAnsi"/>
          <w:color w:val="000000"/>
          <w:rPrChange w:id="1054" w:author="Prabhvir Saran" w:date="2017-02-02T23:38:00Z">
            <w:rPr>
              <w:ins w:id="1055"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056" w:author="Prabhvir Saran" w:date="2017-02-02T15:39:00Z"/>
          <w:rFonts w:asciiTheme="minorHAnsi" w:hAnsiTheme="minorHAnsi" w:cstheme="minorHAnsi"/>
          <w:color w:val="000000"/>
          <w:rPrChange w:id="1057" w:author="Prabhvir Saran" w:date="2017-02-02T23:38:00Z">
            <w:rPr>
              <w:ins w:id="1058" w:author="Prabhvir Saran" w:date="2017-02-02T15:39:00Z"/>
              <w:rFonts w:ascii="Arial" w:hAnsi="Arial" w:cs="Arial"/>
              <w:color w:val="000000"/>
            </w:rPr>
          </w:rPrChange>
        </w:rPr>
      </w:pPr>
      <w:ins w:id="1059" w:author="Prabhvir Saran" w:date="2017-02-02T15:39:00Z">
        <w:r w:rsidRPr="00553070">
          <w:rPr>
            <w:rFonts w:asciiTheme="minorHAnsi" w:hAnsiTheme="minorHAnsi" w:cstheme="minorHAnsi"/>
            <w:color w:val="000000"/>
            <w:rPrChange w:id="1060"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061" w:author="Prabhvir Saran" w:date="2017-02-16T19:53:00Z"/>
          <w:rFonts w:asciiTheme="minorHAnsi" w:hAnsiTheme="minorHAnsi" w:cstheme="minorHAnsi"/>
          <w:color w:val="000000"/>
        </w:rPr>
      </w:pPr>
      <w:ins w:id="1062" w:author="Prabhvir Saran" w:date="2017-02-02T15:39:00Z">
        <w:r w:rsidRPr="00553070">
          <w:rPr>
            <w:rFonts w:asciiTheme="minorHAnsi" w:hAnsiTheme="minorHAnsi" w:cstheme="minorHAnsi"/>
            <w:color w:val="000000"/>
            <w:rPrChange w:id="1063" w:author="Prabhvir Saran" w:date="2017-02-02T23:38:00Z">
              <w:rPr>
                <w:rFonts w:ascii="Calibri" w:hAnsi="Calibri" w:cs="Calibri"/>
                <w:color w:val="000000"/>
              </w:rPr>
            </w:rPrChange>
          </w:rPr>
          <w:t xml:space="preserve">A short list of local HEMA clubs, groups, schools </w:t>
        </w:r>
      </w:ins>
      <w:ins w:id="1064" w:author="Prabhvir Saran" w:date="2017-02-02T23:28:00Z">
        <w:r w:rsidR="00D40537" w:rsidRPr="00553070">
          <w:rPr>
            <w:rFonts w:asciiTheme="minorHAnsi" w:hAnsiTheme="minorHAnsi" w:cstheme="minorHAnsi"/>
            <w:color w:val="000000"/>
            <w:rPrChange w:id="1065"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066" w:author="Prabhvir Saran" w:date="2017-02-02T15:39:00Z"/>
          <w:rFonts w:asciiTheme="minorHAnsi" w:hAnsiTheme="minorHAnsi" w:cstheme="minorHAnsi"/>
          <w:color w:val="000000"/>
          <w:rPrChange w:id="1067" w:author="Prabhvir Saran" w:date="2017-02-02T23:38:00Z">
            <w:rPr>
              <w:ins w:id="1068" w:author="Prabhvir Saran" w:date="2017-02-02T15:39:00Z"/>
              <w:rFonts w:ascii="Arial" w:hAnsi="Arial" w:cs="Arial"/>
              <w:color w:val="000000"/>
            </w:rPr>
          </w:rPrChange>
        </w:rPr>
        <w:pPrChange w:id="1069"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070" w:author="Prabhvir Saran" w:date="2017-02-16T18:12:00Z"/>
          <w:rFonts w:cstheme="minorHAnsi"/>
        </w:rPr>
        <w:pPrChange w:id="1071"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072" w:author="Prabhvir Saran" w:date="2017-02-02T15:39:00Z">
        <w:r w:rsidRPr="00553070">
          <w:rPr>
            <w:rFonts w:cstheme="minorHAnsi"/>
            <w:sz w:val="24"/>
            <w:szCs w:val="24"/>
            <w:rPrChange w:id="1073"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074" w:author="Prabhvir Saran" w:date="2017-02-16T19:53:00Z"/>
          <w:rFonts w:asciiTheme="minorHAnsi" w:hAnsiTheme="minorHAnsi" w:cstheme="minorHAnsi"/>
          <w:color w:val="000000"/>
        </w:rPr>
      </w:pPr>
      <w:ins w:id="1075"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076" w:author="Prabhvir Saran" w:date="2017-02-02T15:39:00Z"/>
          <w:rFonts w:asciiTheme="minorHAnsi" w:hAnsiTheme="minorHAnsi" w:cstheme="minorHAnsi"/>
          <w:color w:val="000000"/>
          <w:rPrChange w:id="1077" w:author="Prabhvir Saran" w:date="2017-02-02T23:38:00Z">
            <w:rPr>
              <w:ins w:id="1078" w:author="Prabhvir Saran" w:date="2017-02-02T15:39:00Z"/>
              <w:rFonts w:ascii="Arial" w:hAnsi="Arial" w:cs="Arial"/>
              <w:color w:val="000000"/>
            </w:rPr>
          </w:rPrChange>
        </w:rPr>
        <w:pPrChange w:id="1079"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080" w:author="Prabhvir Saran" w:date="2017-02-02T15:57:00Z"/>
          <w:rFonts w:cstheme="minorHAnsi"/>
          <w:sz w:val="24"/>
          <w:szCs w:val="24"/>
          <w:rPrChange w:id="1081" w:author="Prabhvir Saran" w:date="2017-02-02T23:38:00Z">
            <w:rPr>
              <w:ins w:id="1082" w:author="Prabhvir Saran" w:date="2017-02-02T15:57:00Z"/>
            </w:rPr>
          </w:rPrChange>
        </w:rPr>
        <w:pPrChange w:id="1083" w:author="Prabhvir Saran" w:date="2017-02-02T22:59:00Z">
          <w:pPr>
            <w:pStyle w:val="Heading4"/>
          </w:pPr>
        </w:pPrChange>
      </w:pPr>
      <w:ins w:id="1084" w:author="Prabhvir Saran" w:date="2017-02-02T15:39:00Z">
        <w:r w:rsidRPr="00553070">
          <w:rPr>
            <w:rFonts w:cstheme="minorHAnsi"/>
            <w:sz w:val="24"/>
            <w:szCs w:val="24"/>
            <w:rPrChange w:id="1085" w:author="Prabhvir Saran" w:date="2017-02-02T23:38:00Z">
              <w:rPr/>
            </w:rPrChange>
          </w:rPr>
          <w:t>Login/</w:t>
        </w:r>
      </w:ins>
      <w:ins w:id="1086"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087" w:author="Prabhvir Saran" w:date="2017-02-16T19:53:00Z"/>
          <w:rFonts w:cstheme="minorHAnsi"/>
          <w:sz w:val="24"/>
          <w:szCs w:val="24"/>
        </w:rPr>
      </w:pPr>
      <w:ins w:id="1088"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089" w:author="Prabhvir Saran" w:date="2017-02-02T15:58:00Z">
        <w:r w:rsidR="001665B5" w:rsidRPr="00487BA1">
          <w:rPr>
            <w:rFonts w:cstheme="minorHAnsi"/>
            <w:sz w:val="24"/>
            <w:szCs w:val="24"/>
          </w:rPr>
          <w:t xml:space="preserve">Login / Signup page. This page will be divided in to two sections, the </w:t>
        </w:r>
      </w:ins>
      <w:ins w:id="1090"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091" w:author="Prabhvir Saran" w:date="2017-02-16T19:47:00Z"/>
          <w:rFonts w:cstheme="minorHAnsi"/>
          <w:sz w:val="24"/>
          <w:szCs w:val="24"/>
        </w:rPr>
        <w:pPrChange w:id="1092" w:author="Prabhvir Saran" w:date="2017-02-16T19:53:00Z">
          <w:pPr>
            <w:pStyle w:val="ListParagraph"/>
            <w:numPr>
              <w:numId w:val="11"/>
            </w:numPr>
            <w:ind w:hanging="360"/>
          </w:pPr>
        </w:pPrChange>
      </w:pPr>
    </w:p>
    <w:p w14:paraId="1C034447" w14:textId="3B441CAE" w:rsidR="00BE0F35" w:rsidRPr="004450D8" w:rsidRDefault="00BE0F35" w:rsidP="00BE0F35">
      <w:pPr>
        <w:rPr>
          <w:ins w:id="1093" w:author="Prabhvir Saran" w:date="2017-02-16T19:47:00Z"/>
          <w:rFonts w:cstheme="minorHAnsi"/>
          <w:sz w:val="24"/>
          <w:szCs w:val="24"/>
        </w:rPr>
      </w:pPr>
      <w:ins w:id="1094"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095" w:author="Prabhvir Saran" w:date="2017-02-16T19:47:00Z"/>
          <w:rFonts w:cstheme="minorHAnsi"/>
          <w:sz w:val="24"/>
          <w:szCs w:val="24"/>
        </w:rPr>
      </w:pPr>
      <w:ins w:id="1096" w:author="Prabhvir Saran" w:date="2017-02-16T19:47:00Z">
        <w:r>
          <w:rPr>
            <w:rFonts w:cstheme="minorHAnsi"/>
            <w:sz w:val="24"/>
            <w:szCs w:val="24"/>
          </w:rPr>
          <w:t xml:space="preserve">This page will contain a link to all the pages </w:t>
        </w:r>
      </w:ins>
      <w:ins w:id="1097" w:author="Prabhvir Saran" w:date="2017-02-16T23:27:00Z">
        <w:r w:rsidR="00942360">
          <w:rPr>
            <w:rFonts w:cstheme="minorHAnsi"/>
            <w:sz w:val="24"/>
            <w:szCs w:val="24"/>
          </w:rPr>
          <w:t>using</w:t>
        </w:r>
      </w:ins>
      <w:ins w:id="1098" w:author="Prabhvir Saran" w:date="2017-02-16T19:47:00Z">
        <w:r>
          <w:rPr>
            <w:rFonts w:cstheme="minorHAnsi"/>
            <w:sz w:val="24"/>
            <w:szCs w:val="24"/>
          </w:rPr>
          <w:t xml:space="preserve"> a list. </w:t>
        </w:r>
      </w:ins>
    </w:p>
    <w:p w14:paraId="7FE69AA1" w14:textId="0E4CC938" w:rsidR="00BE0F35" w:rsidRDefault="00BE0F35">
      <w:pPr>
        <w:rPr>
          <w:ins w:id="1099" w:author="Prabhvir Saran" w:date="2017-02-16T19:47:00Z"/>
          <w:rFonts w:cstheme="minorHAnsi"/>
          <w:sz w:val="24"/>
          <w:szCs w:val="24"/>
        </w:rPr>
        <w:pPrChange w:id="1100" w:author="Prabhvir Saran" w:date="2017-02-16T19:47:00Z">
          <w:pPr>
            <w:pStyle w:val="ListParagraph"/>
            <w:numPr>
              <w:numId w:val="11"/>
            </w:numPr>
            <w:ind w:hanging="360"/>
          </w:pPr>
        </w:pPrChange>
      </w:pPr>
      <w:ins w:id="1101" w:author="Prabhvir Saran" w:date="2017-02-16T19:47:00Z">
        <w:r>
          <w:rPr>
            <w:rFonts w:cstheme="minorHAnsi"/>
            <w:sz w:val="24"/>
            <w:szCs w:val="24"/>
          </w:rPr>
          <w:tab/>
        </w:r>
      </w:ins>
    </w:p>
    <w:p w14:paraId="32D031BA" w14:textId="77777777" w:rsidR="00BE0F35" w:rsidRPr="00FF76DD" w:rsidRDefault="00BE0F35">
      <w:pPr>
        <w:rPr>
          <w:ins w:id="1102" w:author="Prabhvir Saran" w:date="2017-02-02T22:43:00Z"/>
          <w:rFonts w:cstheme="minorHAnsi"/>
          <w:sz w:val="24"/>
          <w:szCs w:val="24"/>
        </w:rPr>
        <w:pPrChange w:id="1103" w:author="Prabhvir Saran" w:date="2017-02-16T19:47:00Z">
          <w:pPr>
            <w:pStyle w:val="ListParagraph"/>
            <w:numPr>
              <w:numId w:val="11"/>
            </w:numPr>
            <w:ind w:hanging="360"/>
          </w:pPr>
        </w:pPrChange>
      </w:pPr>
    </w:p>
    <w:p w14:paraId="6EF97863" w14:textId="3457F40D" w:rsidR="005529B6" w:rsidRDefault="005529B6">
      <w:pPr>
        <w:pStyle w:val="ListParagraph"/>
        <w:rPr>
          <w:ins w:id="1104" w:author="Prabhvir Saran" w:date="2017-02-02T22:44:00Z"/>
          <w:sz w:val="24"/>
          <w:szCs w:val="24"/>
        </w:rPr>
        <w:pPrChange w:id="1105" w:author="Prabhvir Saran" w:date="2017-02-02T22:43:00Z">
          <w:pPr>
            <w:pStyle w:val="ListParagraph"/>
            <w:numPr>
              <w:numId w:val="11"/>
            </w:numPr>
            <w:ind w:hanging="360"/>
          </w:pPr>
        </w:pPrChange>
      </w:pPr>
    </w:p>
    <w:p w14:paraId="2D3A5FEE" w14:textId="337EF2B2" w:rsidR="005529B6" w:rsidRDefault="005529B6">
      <w:pPr>
        <w:pStyle w:val="ListParagraph"/>
        <w:rPr>
          <w:ins w:id="1106" w:author="Prabhvir Saran" w:date="2017-02-02T22:44:00Z"/>
          <w:sz w:val="24"/>
          <w:szCs w:val="24"/>
        </w:rPr>
        <w:pPrChange w:id="1107"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108" w:author="Prabhvir Saran" w:date="2017-02-02T15:39:00Z"/>
          <w:sz w:val="24"/>
          <w:szCs w:val="24"/>
        </w:rPr>
        <w:pPrChange w:id="1109" w:author="Prabhvir Saran" w:date="2017-02-02T22:43:00Z">
          <w:pPr>
            <w:pStyle w:val="ListParagraph"/>
            <w:numPr>
              <w:numId w:val="11"/>
            </w:numPr>
            <w:ind w:hanging="360"/>
          </w:pPr>
        </w:pPrChange>
      </w:pPr>
    </w:p>
    <w:p w14:paraId="76B083AE" w14:textId="3D56F43C" w:rsidR="00EC6476" w:rsidRPr="00522B41" w:rsidRDefault="00B92D69">
      <w:pPr>
        <w:pStyle w:val="Heading2"/>
        <w:rPr>
          <w:ins w:id="1110" w:author="Prabhvir Saran" w:date="2017-02-02T16:08:00Z"/>
          <w:sz w:val="32"/>
          <w:rPrChange w:id="1111" w:author="Prabhvir Saran" w:date="2017-02-02T23:40:00Z">
            <w:rPr>
              <w:ins w:id="1112" w:author="Prabhvir Saran" w:date="2017-02-02T16:08:00Z"/>
              <w:noProof/>
            </w:rPr>
          </w:rPrChange>
        </w:rPr>
        <w:pPrChange w:id="1113" w:author="Prabhvir Saran" w:date="2017-02-02T23:40:00Z">
          <w:pPr/>
        </w:pPrChange>
      </w:pPr>
      <w:bookmarkStart w:id="1114" w:name="_Toc478070527"/>
      <w:ins w:id="1115" w:author="Prabhvir Saran" w:date="2017-02-02T23:01:00Z">
        <w:r w:rsidRPr="00522B41">
          <w:rPr>
            <w:sz w:val="32"/>
            <w:rPrChange w:id="1116" w:author="Prabhvir Saran" w:date="2017-02-02T23:40:00Z">
              <w:rPr/>
            </w:rPrChange>
          </w:rPr>
          <w:lastRenderedPageBreak/>
          <w:t xml:space="preserve">Wireframe </w:t>
        </w:r>
      </w:ins>
      <w:ins w:id="1117" w:author="Prabhvir Saran" w:date="2017-02-02T15:43:00Z">
        <w:r w:rsidR="00CE27D4" w:rsidRPr="00522B41">
          <w:rPr>
            <w:sz w:val="32"/>
            <w:rPrChange w:id="1118" w:author="Prabhvir Saran" w:date="2017-02-02T23:40:00Z">
              <w:rPr/>
            </w:rPrChange>
          </w:rPr>
          <w:t>Page</w:t>
        </w:r>
      </w:ins>
      <w:ins w:id="1119" w:author="Prabhvir Saran" w:date="2017-02-02T23:40:00Z">
        <w:r w:rsidR="00522B41">
          <w:rPr>
            <w:sz w:val="32"/>
          </w:rPr>
          <w:t xml:space="preserve"> Layouts</w:t>
        </w:r>
      </w:ins>
      <w:bookmarkEnd w:id="1114"/>
      <w:ins w:id="1120" w:author="Prabhvir Saran" w:date="2017-02-02T15:43:00Z">
        <w:r w:rsidR="00CE27D4" w:rsidRPr="00522B41">
          <w:rPr>
            <w:sz w:val="32"/>
            <w:rPrChange w:id="1121" w:author="Prabhvir Saran" w:date="2017-02-02T23:40:00Z">
              <w:rPr/>
            </w:rPrChange>
          </w:rPr>
          <w:t xml:space="preserve"> </w:t>
        </w:r>
      </w:ins>
    </w:p>
    <w:p w14:paraId="4710AC53" w14:textId="11FA9E26" w:rsidR="00BE0F35" w:rsidRDefault="006202F6" w:rsidP="004161ED">
      <w:pPr>
        <w:rPr>
          <w:ins w:id="1122" w:author="Prabhvir Saran" w:date="2017-02-16T19:49:00Z"/>
          <w:noProof/>
        </w:rPr>
      </w:pPr>
      <w:r>
        <w:rPr>
          <w:noProof/>
          <w:lang w:val="en-CA" w:eastAsia="en-CA"/>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0E02EE" w:rsidRPr="00516E94" w:rsidRDefault="000E02EE">
                              <w:pPr>
                                <w:pStyle w:val="Caption"/>
                                <w:rPr>
                                  <w:noProof/>
                                </w:rPr>
                                <w:pPrChange w:id="1123" w:author="Prabhvir Saran" w:date="2017-02-16T19:52:00Z">
                                  <w:pPr/>
                                </w:pPrChange>
                              </w:pPr>
                              <w:ins w:id="1124"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0E02EE" w:rsidRPr="00516E94" w:rsidRDefault="000E02EE">
                        <w:pPr>
                          <w:pStyle w:val="Caption"/>
                          <w:rPr>
                            <w:noProof/>
                          </w:rPr>
                          <w:pPrChange w:id="1125" w:author="Prabhvir Saran" w:date="2017-02-16T19:52:00Z">
                            <w:pPr/>
                          </w:pPrChange>
                        </w:pPr>
                        <w:ins w:id="1126"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0E02EE" w:rsidRPr="00C534BB" w:rsidRDefault="000E02EE">
                              <w:pPr>
                                <w:pStyle w:val="Caption"/>
                                <w:rPr>
                                  <w:noProof/>
                                </w:rPr>
                                <w:pPrChange w:id="1127" w:author="Prabhvir Saran" w:date="2017-02-16T19:55:00Z">
                                  <w:pPr/>
                                </w:pPrChange>
                              </w:pPr>
                              <w:ins w:id="1128"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0E02EE" w:rsidRPr="00C534BB" w:rsidRDefault="000E02EE">
                        <w:pPr>
                          <w:pStyle w:val="Caption"/>
                          <w:rPr>
                            <w:noProof/>
                          </w:rPr>
                          <w:pPrChange w:id="1129" w:author="Prabhvir Saran" w:date="2017-02-16T19:55:00Z">
                            <w:pPr/>
                          </w:pPrChange>
                        </w:pPr>
                        <w:ins w:id="1130"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0E02EE" w:rsidRPr="00B01630" w:rsidRDefault="000E02EE">
                              <w:pPr>
                                <w:pStyle w:val="Caption"/>
                                <w:rPr>
                                  <w:noProof/>
                                </w:rPr>
                                <w:pPrChange w:id="1131" w:author="Prabhvir Saran" w:date="2017-02-16T19:50:00Z">
                                  <w:pPr/>
                                </w:pPrChange>
                              </w:pPr>
                              <w:ins w:id="1132"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0E02EE" w:rsidRPr="00B01630" w:rsidRDefault="000E02EE">
                        <w:pPr>
                          <w:pStyle w:val="Caption"/>
                          <w:rPr>
                            <w:noProof/>
                          </w:rPr>
                          <w:pPrChange w:id="1133" w:author="Prabhvir Saran" w:date="2017-02-16T19:50:00Z">
                            <w:pPr/>
                          </w:pPrChange>
                        </w:pPr>
                        <w:ins w:id="1134" w:author="Prabhvir Saran" w:date="2017-02-16T19:50:00Z">
                          <w:r>
                            <w:t xml:space="preserve">About HEMA page </w:t>
                          </w:r>
                        </w:ins>
                      </w:p>
                    </w:txbxContent>
                  </v:textbox>
                </v:shape>
                <w10:wrap type="square"/>
              </v:group>
            </w:pict>
          </mc:Fallback>
        </mc:AlternateContent>
      </w:r>
      <w:del w:id="1135" w:author="Prabhvir Saran" w:date="2017-02-16T19:55:00Z">
        <w:r w:rsidR="005F45B6" w:rsidDel="005F45B6">
          <w:rPr>
            <w:noProof/>
            <w:lang w:val="en-CA" w:eastAsia="en-CA"/>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0E02EE" w:rsidRPr="00C613FC" w:rsidRDefault="000E02EE">
                                <w:pPr>
                                  <w:pStyle w:val="Caption"/>
                                  <w:rPr>
                                    <w:noProof/>
                                  </w:rPr>
                                  <w:pPrChange w:id="1136" w:author="Windows User" w:date="2017-02-02T18:03:00Z">
                                    <w:pPr/>
                                  </w:pPrChange>
                                </w:pPr>
                                <w:ins w:id="1137"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0E02EE" w:rsidRPr="00C613FC" w:rsidRDefault="000E02EE">
                          <w:pPr>
                            <w:pStyle w:val="Caption"/>
                            <w:rPr>
                              <w:noProof/>
                            </w:rPr>
                            <w:pPrChange w:id="1138" w:author="Windows User" w:date="2017-02-02T18:03:00Z">
                              <w:pPr/>
                            </w:pPrChange>
                          </w:pPr>
                          <w:ins w:id="1139"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0E02EE" w:rsidRPr="00B2507F" w:rsidRDefault="000E02EE">
                              <w:pPr>
                                <w:pStyle w:val="Caption"/>
                                <w:rPr>
                                  <w:noProof/>
                                </w:rPr>
                                <w:pPrChange w:id="1140" w:author="Prabhvir Saran" w:date="2017-02-16T19:49:00Z">
                                  <w:pPr/>
                                </w:pPrChange>
                              </w:pPr>
                              <w:ins w:id="1141"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0E02EE" w:rsidRPr="00B2507F" w:rsidRDefault="000E02EE">
                        <w:pPr>
                          <w:pStyle w:val="Caption"/>
                          <w:rPr>
                            <w:noProof/>
                          </w:rPr>
                          <w:pPrChange w:id="1142" w:author="Prabhvir Saran" w:date="2017-02-16T19:49:00Z">
                            <w:pPr/>
                          </w:pPrChange>
                        </w:pPr>
                        <w:ins w:id="1143" w:author="Prabhvir Saran" w:date="2017-02-16T19:49:00Z">
                          <w:r>
                            <w:t xml:space="preserve">Home page </w:t>
                          </w:r>
                        </w:ins>
                      </w:p>
                    </w:txbxContent>
                  </v:textbox>
                </v:shape>
                <w10:wrap type="square"/>
              </v:group>
            </w:pict>
          </mc:Fallback>
        </mc:AlternateContent>
      </w:r>
      <w:del w:id="1144" w:author="Prabhvir Saran" w:date="2017-02-16T19:48:00Z">
        <w:r w:rsidR="00A3104A" w:rsidDel="00BE0F35">
          <w:rPr>
            <w:noProof/>
            <w:lang w:val="en-CA" w:eastAsia="en-CA"/>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0E02EE" w:rsidRPr="006A3986" w:rsidRDefault="000E02EE">
                                <w:pPr>
                                  <w:pStyle w:val="Caption"/>
                                  <w:rPr>
                                    <w:noProof/>
                                  </w:rPr>
                                  <w:pPrChange w:id="1145" w:author="Windows User" w:date="2017-02-02T17:59:00Z">
                                    <w:pPr/>
                                  </w:pPrChange>
                                </w:pPr>
                                <w:ins w:id="1146"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0E02EE" w:rsidRPr="006A3986" w:rsidRDefault="000E02EE">
                          <w:pPr>
                            <w:pStyle w:val="Caption"/>
                            <w:rPr>
                              <w:noProof/>
                            </w:rPr>
                            <w:pPrChange w:id="1147" w:author="Windows User" w:date="2017-02-02T17:59:00Z">
                              <w:pPr/>
                            </w:pPrChange>
                          </w:pPr>
                          <w:ins w:id="1148" w:author="Windows User" w:date="2017-02-02T17:59:00Z">
                            <w:r>
                              <w:t xml:space="preserve">Home Page </w:t>
                            </w:r>
                          </w:ins>
                        </w:p>
                      </w:txbxContent>
                    </v:textbox>
                  </v:shape>
                  <w10:wrap type="square" anchorx="margin"/>
                </v:group>
              </w:pict>
            </mc:Fallback>
          </mc:AlternateContent>
        </w:r>
      </w:del>
      <w:del w:id="1149" w:author="Prabhvir Saran" w:date="2017-02-16T19:50:00Z">
        <w:r w:rsidR="00EF7EC8" w:rsidDel="00BE0F35">
          <w:rPr>
            <w:noProof/>
            <w:lang w:val="en-CA" w:eastAsia="en-CA"/>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0E02EE" w:rsidRPr="002B6948" w:rsidRDefault="000E02EE">
                                <w:pPr>
                                  <w:pStyle w:val="Caption"/>
                                  <w:rPr>
                                    <w:noProof/>
                                  </w:rPr>
                                  <w:pPrChange w:id="1150" w:author="Windows User" w:date="2017-02-02T18:00:00Z">
                                    <w:pPr/>
                                  </w:pPrChange>
                                </w:pPr>
                                <w:ins w:id="1151"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0E02EE" w:rsidRPr="002B6948" w:rsidRDefault="000E02EE">
                          <w:pPr>
                            <w:pStyle w:val="Caption"/>
                            <w:rPr>
                              <w:noProof/>
                            </w:rPr>
                            <w:pPrChange w:id="1152" w:author="Windows User" w:date="2017-02-02T18:00:00Z">
                              <w:pPr/>
                            </w:pPrChange>
                          </w:pPr>
                          <w:ins w:id="1153" w:author="Windows User" w:date="2017-02-02T18:00:00Z">
                            <w:r>
                              <w:t xml:space="preserve">About HEMA Page </w:t>
                            </w:r>
                          </w:ins>
                        </w:p>
                      </w:txbxContent>
                    </v:textbox>
                  </v:shape>
                  <w10:wrap type="square"/>
                </v:group>
              </w:pict>
            </mc:Fallback>
          </mc:AlternateContent>
        </w:r>
      </w:del>
      <w:ins w:id="1154" w:author="Prabhvir Saran" w:date="2017-02-02T16:09:00Z">
        <w:r w:rsidR="006E7AC6">
          <w:rPr>
            <w:noProof/>
          </w:rPr>
          <w:t xml:space="preserve"> </w:t>
        </w:r>
      </w:ins>
    </w:p>
    <w:p w14:paraId="4F66653F" w14:textId="173EC324" w:rsidR="005F45B6" w:rsidRDefault="00012E49" w:rsidP="004161ED">
      <w:pPr>
        <w:rPr>
          <w:ins w:id="1155" w:author="Prabhvir Saran" w:date="2017-02-16T19:53:00Z"/>
          <w:noProof/>
        </w:rPr>
      </w:pPr>
      <w:r>
        <w:rPr>
          <w:noProof/>
          <w:lang w:val="en-CA" w:eastAsia="en-CA"/>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0E02EE" w:rsidRPr="00C9721F" w:rsidRDefault="000E02EE">
                              <w:pPr>
                                <w:pStyle w:val="Caption"/>
                                <w:rPr>
                                  <w:noProof/>
                                </w:rPr>
                                <w:pPrChange w:id="1156" w:author="Prabhvir Saran" w:date="2017-02-16T20:01:00Z">
                                  <w:pPr/>
                                </w:pPrChange>
                              </w:pPr>
                              <w:ins w:id="1157"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0E02EE" w:rsidRPr="00C9721F" w:rsidRDefault="000E02EE">
                        <w:pPr>
                          <w:pStyle w:val="Caption"/>
                          <w:rPr>
                            <w:noProof/>
                          </w:rPr>
                          <w:pPrChange w:id="1158" w:author="Prabhvir Saran" w:date="2017-02-16T20:01:00Z">
                            <w:pPr/>
                          </w:pPrChange>
                        </w:pPr>
                        <w:ins w:id="1159"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0E02EE" w:rsidRPr="00875C34" w:rsidRDefault="000E02EE">
                              <w:pPr>
                                <w:pStyle w:val="Caption"/>
                                <w:rPr>
                                  <w:noProof/>
                                </w:rPr>
                                <w:pPrChange w:id="1160" w:author="Prabhvir Saran" w:date="2017-02-16T20:01:00Z">
                                  <w:pPr/>
                                </w:pPrChange>
                              </w:pPr>
                              <w:ins w:id="1161"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0E02EE" w:rsidRPr="00875C34" w:rsidRDefault="000E02EE">
                        <w:pPr>
                          <w:pStyle w:val="Caption"/>
                          <w:rPr>
                            <w:noProof/>
                          </w:rPr>
                          <w:pPrChange w:id="1162" w:author="Prabhvir Saran" w:date="2017-02-16T20:01:00Z">
                            <w:pPr/>
                          </w:pPrChange>
                        </w:pPr>
                        <w:ins w:id="1163"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0E02EE" w:rsidRPr="001825C9" w:rsidRDefault="000E02EE">
                              <w:pPr>
                                <w:pStyle w:val="Caption"/>
                                <w:rPr>
                                  <w:noProof/>
                                </w:rPr>
                                <w:pPrChange w:id="1164" w:author="Prabhvir Saran" w:date="2017-02-16T19:56:00Z">
                                  <w:pPr/>
                                </w:pPrChange>
                              </w:pPr>
                              <w:ins w:id="1165"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0E02EE" w:rsidRPr="001825C9" w:rsidRDefault="000E02EE">
                        <w:pPr>
                          <w:pStyle w:val="Caption"/>
                          <w:rPr>
                            <w:noProof/>
                          </w:rPr>
                          <w:pPrChange w:id="1166" w:author="Prabhvir Saran" w:date="2017-02-16T19:56:00Z">
                            <w:pPr/>
                          </w:pPrChange>
                        </w:pPr>
                        <w:ins w:id="1167"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168" w:author="Prabhvir Saran" w:date="2017-02-16T19:56:00Z"/>
          <w:noProof/>
        </w:rPr>
      </w:pPr>
    </w:p>
    <w:p w14:paraId="2321D55E" w14:textId="62EC654F" w:rsidR="00012E49" w:rsidRDefault="00012E49" w:rsidP="004161ED">
      <w:pPr>
        <w:rPr>
          <w:ins w:id="1169" w:author="Prabhvir Saran" w:date="2017-02-16T20:01:00Z"/>
          <w:noProof/>
        </w:rPr>
      </w:pPr>
    </w:p>
    <w:p w14:paraId="2C6C12E5" w14:textId="1271AD99" w:rsidR="00CE27D4" w:rsidRDefault="00CE27D4" w:rsidP="004161ED">
      <w:pPr>
        <w:rPr>
          <w:ins w:id="1170" w:author="Prabhvir Saran" w:date="2017-02-16T19:54:00Z"/>
          <w:noProof/>
        </w:rPr>
      </w:pPr>
    </w:p>
    <w:p w14:paraId="2B42A1CE" w14:textId="2C52FBC9" w:rsidR="005F45B6" w:rsidRDefault="005F45B6" w:rsidP="004161ED">
      <w:pPr>
        <w:rPr>
          <w:ins w:id="1171" w:author="Prabhvir Saran" w:date="2017-02-02T15:39:00Z"/>
          <w:noProof/>
        </w:rPr>
      </w:pPr>
    </w:p>
    <w:p w14:paraId="4BCD294A" w14:textId="57CD5CAF" w:rsidR="006E7AC6" w:rsidRDefault="00167652" w:rsidP="004161ED">
      <w:pPr>
        <w:rPr>
          <w:ins w:id="1172" w:author="Prabhvir Saran" w:date="2017-02-02T16:10:00Z"/>
          <w:noProof/>
        </w:rPr>
      </w:pPr>
      <w:del w:id="1173" w:author="Prabhvir Saran" w:date="2017-02-16T19:54:00Z">
        <w:r w:rsidDel="005F45B6">
          <w:rPr>
            <w:noProof/>
            <w:lang w:val="en-CA" w:eastAsia="en-CA"/>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0E02EE" w:rsidRPr="00993766" w:rsidRDefault="000E02EE">
                                <w:pPr>
                                  <w:pStyle w:val="Caption"/>
                                  <w:rPr>
                                    <w:noProof/>
                                  </w:rPr>
                                  <w:pPrChange w:id="1174" w:author="Windows User" w:date="2017-02-02T18:02:00Z">
                                    <w:pPr/>
                                  </w:pPrChange>
                                </w:pPr>
                                <w:ins w:id="1175"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0E02EE" w:rsidRPr="00993766" w:rsidRDefault="000E02EE">
                          <w:pPr>
                            <w:pStyle w:val="Caption"/>
                            <w:rPr>
                              <w:noProof/>
                            </w:rPr>
                            <w:pPrChange w:id="1176" w:author="Windows User" w:date="2017-02-02T18:02:00Z">
                              <w:pPr/>
                            </w:pPrChange>
                          </w:pPr>
                          <w:ins w:id="1177"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0E02EE" w:rsidRPr="007556B8" w:rsidRDefault="000E02EE">
                                <w:pPr>
                                  <w:pStyle w:val="Caption"/>
                                  <w:rPr>
                                    <w:noProof/>
                                  </w:rPr>
                                  <w:pPrChange w:id="1178" w:author="Windows User" w:date="2017-02-02T18:02:00Z">
                                    <w:pPr/>
                                  </w:pPrChange>
                                </w:pPr>
                                <w:ins w:id="1179"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0E02EE" w:rsidRPr="007556B8" w:rsidRDefault="000E02EE">
                          <w:pPr>
                            <w:pStyle w:val="Caption"/>
                            <w:rPr>
                              <w:noProof/>
                            </w:rPr>
                            <w:pPrChange w:id="1180" w:author="Windows User" w:date="2017-02-02T18:02:00Z">
                              <w:pPr/>
                            </w:pPrChange>
                          </w:pPr>
                          <w:ins w:id="1181"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0E02EE" w:rsidRPr="00DF3D13" w:rsidRDefault="000E02EE">
                                <w:pPr>
                                  <w:pStyle w:val="Caption"/>
                                  <w:rPr>
                                    <w:noProof/>
                                  </w:rPr>
                                  <w:pPrChange w:id="1182" w:author="Windows User" w:date="2017-02-02T18:01:00Z">
                                    <w:pPr/>
                                  </w:pPrChange>
                                </w:pPr>
                                <w:ins w:id="1183"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0E02EE" w:rsidRPr="00DF3D13" w:rsidRDefault="000E02EE">
                          <w:pPr>
                            <w:pStyle w:val="Caption"/>
                            <w:rPr>
                              <w:noProof/>
                            </w:rPr>
                            <w:pPrChange w:id="1184" w:author="Windows User" w:date="2017-02-02T18:01:00Z">
                              <w:pPr/>
                            </w:pPrChange>
                          </w:pPr>
                          <w:ins w:id="1185" w:author="Windows User" w:date="2017-02-02T18:01:00Z">
                            <w:r>
                              <w:t xml:space="preserve">HEMA in BC Page </w:t>
                            </w:r>
                          </w:ins>
                        </w:p>
                      </w:txbxContent>
                    </v:textbox>
                  </v:shape>
                  <w10:wrap type="square"/>
                </v:group>
              </w:pict>
            </mc:Fallback>
          </mc:AlternateContent>
        </w:r>
      </w:del>
      <w:del w:id="1186" w:author="Prabhvir Saran" w:date="2017-02-16T19:51:00Z">
        <w:r w:rsidR="005529B6" w:rsidDel="00BE0F35">
          <w:rPr>
            <w:noProof/>
            <w:lang w:val="en-CA" w:eastAsia="en-CA"/>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0E02EE" w:rsidRPr="00CB790E" w:rsidRDefault="000E02EE">
                                <w:pPr>
                                  <w:pStyle w:val="Caption"/>
                                  <w:rPr>
                                    <w:noProof/>
                                  </w:rPr>
                                  <w:pPrChange w:id="1187" w:author="Windows User" w:date="2017-02-02T18:01:00Z">
                                    <w:pPr/>
                                  </w:pPrChange>
                                </w:pPr>
                                <w:ins w:id="1188"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0E02EE" w:rsidRPr="00CB790E" w:rsidRDefault="000E02EE">
                          <w:pPr>
                            <w:pStyle w:val="Caption"/>
                            <w:rPr>
                              <w:noProof/>
                            </w:rPr>
                            <w:pPrChange w:id="1189" w:author="Windows User" w:date="2017-02-02T18:01:00Z">
                              <w:pPr/>
                            </w:pPrChange>
                          </w:pPr>
                          <w:ins w:id="1190" w:author="Windows User" w:date="2017-02-02T18:01:00Z">
                            <w:r>
                              <w:t xml:space="preserve">Styles Page </w:t>
                            </w:r>
                          </w:ins>
                        </w:p>
                      </w:txbxContent>
                    </v:textbox>
                  </v:shape>
                  <w10:wrap type="square" anchorx="margin"/>
                </v:group>
              </w:pict>
            </mc:Fallback>
          </mc:AlternateContent>
        </w:r>
      </w:del>
      <w:ins w:id="1191" w:author="Prabhvir Saran" w:date="2017-02-02T15:42:00Z">
        <w:del w:id="1192" w:author="Windows User" w:date="2017-02-02T18:00:00Z">
          <w:r w:rsidR="004161ED" w:rsidDel="005D4B24">
            <w:rPr>
              <w:noProof/>
              <w:lang w:val="en-CA" w:eastAsia="en-CA"/>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193" w:author="Windows User" w:date="2017-02-02T18:00:00Z">
        <w:r w:rsidR="00F911EF" w:rsidDel="005D4B24">
          <w:rPr>
            <w:noProof/>
          </w:rPr>
          <w:delText xml:space="preserve"> </w:delText>
        </w:r>
      </w:del>
    </w:p>
    <w:p w14:paraId="122B4865" w14:textId="2E627A45" w:rsidR="006E7AC6" w:rsidRDefault="00CE27D4" w:rsidP="004161ED">
      <w:pPr>
        <w:rPr>
          <w:ins w:id="1194" w:author="Prabhvir Saran" w:date="2017-02-02T16:11:00Z"/>
          <w:noProof/>
        </w:rPr>
      </w:pPr>
      <w:ins w:id="1195" w:author="Prabhvir Saran" w:date="2017-02-02T15:42:00Z">
        <w:del w:id="1196" w:author="Windows User" w:date="2017-02-02T18:01:00Z">
          <w:r w:rsidDel="00EF572A">
            <w:rPr>
              <w:noProof/>
              <w:lang w:val="en-CA" w:eastAsia="en-CA"/>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197" w:author="Windows User" w:date="2017-02-02T18:01:00Z">
        <w:r w:rsidR="00F911EF" w:rsidDel="00EF572A">
          <w:rPr>
            <w:noProof/>
          </w:rPr>
          <w:delText xml:space="preserve"> </w:delText>
        </w:r>
      </w:del>
      <w:ins w:id="1198" w:author="Prabhvir Saran" w:date="2017-02-02T16:11:00Z">
        <w:del w:id="1199" w:author="Windows User" w:date="2017-02-02T18:01:00Z">
          <w:r w:rsidR="006E7AC6" w:rsidDel="00EF572A">
            <w:rPr>
              <w:noProof/>
              <w:lang w:val="en-CA" w:eastAsia="en-CA"/>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200" w:author="Prabhvir Saran" w:date="2017-02-02T15:39:00Z"/>
        </w:rPr>
      </w:pPr>
    </w:p>
    <w:p w14:paraId="7F612A02" w14:textId="1FFEFC6B" w:rsidR="004161ED" w:rsidRDefault="004161ED" w:rsidP="004161ED">
      <w:pPr>
        <w:rPr>
          <w:ins w:id="1201" w:author="Prabhvir Saran" w:date="2017-02-02T16:11:00Z"/>
          <w:noProof/>
        </w:rPr>
      </w:pPr>
    </w:p>
    <w:p w14:paraId="71AEF726" w14:textId="3698B09E" w:rsidR="00CE27D4" w:rsidRDefault="00CE27D4" w:rsidP="004161ED">
      <w:pPr>
        <w:rPr>
          <w:ins w:id="1202" w:author="Prabhvir Saran" w:date="2017-02-02T15:39:00Z"/>
        </w:rPr>
      </w:pPr>
    </w:p>
    <w:p w14:paraId="5E3C030D" w14:textId="393FDC96" w:rsidR="00EF572A" w:rsidRDefault="00EF572A" w:rsidP="004161ED">
      <w:pPr>
        <w:rPr>
          <w:ins w:id="1203" w:author="Windows User" w:date="2017-02-02T18:03:00Z"/>
        </w:rPr>
      </w:pPr>
    </w:p>
    <w:p w14:paraId="2E728B32" w14:textId="03639C9F" w:rsidR="00EF572A" w:rsidRDefault="00EF572A" w:rsidP="004161ED">
      <w:pPr>
        <w:rPr>
          <w:ins w:id="1204" w:author="Windows User" w:date="2017-02-02T18:03:00Z"/>
        </w:rPr>
      </w:pPr>
    </w:p>
    <w:p w14:paraId="31EFCB7B" w14:textId="77777777" w:rsidR="00EF572A" w:rsidRDefault="00EF572A" w:rsidP="004161ED">
      <w:pPr>
        <w:rPr>
          <w:ins w:id="1205" w:author="Windows User" w:date="2017-02-02T18:03:00Z"/>
        </w:rPr>
      </w:pPr>
    </w:p>
    <w:p w14:paraId="4942E02B" w14:textId="6DCA8406" w:rsidR="00EF572A" w:rsidRDefault="00EF572A" w:rsidP="004161ED">
      <w:pPr>
        <w:rPr>
          <w:ins w:id="1206" w:author="Windows User" w:date="2017-02-02T18:03:00Z"/>
        </w:rPr>
      </w:pPr>
    </w:p>
    <w:p w14:paraId="526CA7D1" w14:textId="06AF947C" w:rsidR="00EF572A" w:rsidRDefault="00EF572A" w:rsidP="004161ED">
      <w:pPr>
        <w:rPr>
          <w:ins w:id="1207" w:author="Windows User" w:date="2017-02-02T18:03:00Z"/>
        </w:rPr>
      </w:pPr>
    </w:p>
    <w:p w14:paraId="7E2782AB" w14:textId="2E6F610B" w:rsidR="002C11BD" w:rsidRDefault="002C11BD" w:rsidP="004161ED">
      <w:pPr>
        <w:rPr>
          <w:ins w:id="1208" w:author="Prabhvir Saran" w:date="2017-02-16T20:00:00Z"/>
          <w:noProof/>
        </w:rPr>
      </w:pPr>
    </w:p>
    <w:p w14:paraId="0F68B7EE" w14:textId="77BCF4DB" w:rsidR="00EF572A" w:rsidDel="00DE5061" w:rsidRDefault="00EF572A" w:rsidP="004161ED">
      <w:pPr>
        <w:rPr>
          <w:ins w:id="1209" w:author="Windows User" w:date="2017-02-02T18:03:00Z"/>
          <w:del w:id="1210" w:author="Prabhvir Saran" w:date="2017-02-16T20:02:00Z"/>
        </w:rPr>
      </w:pPr>
    </w:p>
    <w:p w14:paraId="1DCE9F3D" w14:textId="77777777" w:rsidR="00EF572A" w:rsidDel="00DE5061" w:rsidRDefault="00EF572A" w:rsidP="004161ED">
      <w:pPr>
        <w:rPr>
          <w:ins w:id="1211" w:author="Windows User" w:date="2017-02-02T18:03:00Z"/>
          <w:del w:id="1212" w:author="Prabhvir Saran" w:date="2017-02-16T20:02:00Z"/>
        </w:rPr>
      </w:pPr>
    </w:p>
    <w:p w14:paraId="43F26D02" w14:textId="77777777" w:rsidR="00EF572A" w:rsidDel="00DE5061" w:rsidRDefault="00EF572A" w:rsidP="004161ED">
      <w:pPr>
        <w:rPr>
          <w:ins w:id="1213" w:author="Windows User" w:date="2017-02-02T18:03:00Z"/>
          <w:del w:id="1214" w:author="Prabhvir Saran" w:date="2017-02-16T20:02:00Z"/>
        </w:rPr>
      </w:pPr>
    </w:p>
    <w:p w14:paraId="0804FEDF" w14:textId="77777777" w:rsidR="00EF572A" w:rsidDel="00DE5061" w:rsidRDefault="00EF572A" w:rsidP="004161ED">
      <w:pPr>
        <w:rPr>
          <w:ins w:id="1215" w:author="Windows User" w:date="2017-02-02T18:03:00Z"/>
          <w:del w:id="1216" w:author="Prabhvir Saran" w:date="2017-02-16T20:02:00Z"/>
        </w:rPr>
      </w:pPr>
    </w:p>
    <w:p w14:paraId="5013A919" w14:textId="77777777" w:rsidR="00EF572A" w:rsidDel="00DE5061" w:rsidRDefault="00EF572A" w:rsidP="004161ED">
      <w:pPr>
        <w:rPr>
          <w:ins w:id="1217" w:author="Windows User" w:date="2017-02-02T18:03:00Z"/>
          <w:del w:id="1218" w:author="Prabhvir Saran" w:date="2017-02-16T20:02:00Z"/>
        </w:rPr>
      </w:pPr>
    </w:p>
    <w:p w14:paraId="1754A19A" w14:textId="77777777" w:rsidR="00EF572A" w:rsidDel="00DE5061" w:rsidRDefault="00EF572A" w:rsidP="004161ED">
      <w:pPr>
        <w:rPr>
          <w:ins w:id="1219" w:author="Windows User" w:date="2017-02-02T18:03:00Z"/>
          <w:del w:id="1220" w:author="Prabhvir Saran" w:date="2017-02-16T20:02:00Z"/>
        </w:rPr>
      </w:pPr>
    </w:p>
    <w:p w14:paraId="6BFC5A21" w14:textId="3DE08769" w:rsidR="00CE27D4" w:rsidRPr="00066FC0" w:rsidRDefault="00903FA7">
      <w:pPr>
        <w:pStyle w:val="Heading2"/>
        <w:rPr>
          <w:ins w:id="1221" w:author="Prabhvir Saran" w:date="2017-02-02T22:54:00Z"/>
          <w:sz w:val="32"/>
          <w:rPrChange w:id="1222" w:author="Prabhvir Saran" w:date="2017-02-02T23:35:00Z">
            <w:rPr>
              <w:ins w:id="1223" w:author="Prabhvir Saran" w:date="2017-02-02T22:54:00Z"/>
            </w:rPr>
          </w:rPrChange>
        </w:rPr>
        <w:pPrChange w:id="1224" w:author="Prabhvir Saran" w:date="2017-02-02T23:02:00Z">
          <w:pPr/>
        </w:pPrChange>
      </w:pPr>
      <w:bookmarkStart w:id="1225" w:name="_Toc478070528"/>
      <w:ins w:id="1226" w:author="Prabhvir Saran" w:date="2017-02-02T16:49:00Z">
        <w:r w:rsidRPr="00066FC0">
          <w:rPr>
            <w:sz w:val="32"/>
            <w:rPrChange w:id="1227" w:author="Prabhvir Saran" w:date="2017-02-02T23:35:00Z">
              <w:rPr/>
            </w:rPrChange>
          </w:rPr>
          <w:t>Print Layout</w:t>
        </w:r>
        <w:r w:rsidR="001E5BDC" w:rsidRPr="00066FC0">
          <w:rPr>
            <w:sz w:val="32"/>
            <w:rPrChange w:id="1228" w:author="Prabhvir Saran" w:date="2017-02-02T23:35:00Z">
              <w:rPr/>
            </w:rPrChange>
          </w:rPr>
          <w:t>s</w:t>
        </w:r>
      </w:ins>
      <w:bookmarkEnd w:id="1225"/>
    </w:p>
    <w:p w14:paraId="0083E591" w14:textId="77777777" w:rsidR="00583BE8" w:rsidRPr="00583BE8" w:rsidRDefault="00583BE8">
      <w:pPr>
        <w:rPr>
          <w:ins w:id="1229" w:author="Prabhvir Saran" w:date="2017-02-02T16:52:00Z"/>
        </w:rPr>
      </w:pPr>
    </w:p>
    <w:p w14:paraId="30DAFADE" w14:textId="60DC6EAE" w:rsidR="001E44DE" w:rsidRPr="00066FC0" w:rsidRDefault="00DE5061">
      <w:pPr>
        <w:ind w:firstLine="720"/>
        <w:rPr>
          <w:ins w:id="1230" w:author="Windows User" w:date="2017-02-02T18:06:00Z"/>
          <w:sz w:val="24"/>
          <w:szCs w:val="24"/>
          <w:rPrChange w:id="1231" w:author="Prabhvir Saran" w:date="2017-02-02T23:37:00Z">
            <w:rPr>
              <w:ins w:id="1232" w:author="Windows User" w:date="2017-02-02T18:06:00Z"/>
            </w:rPr>
          </w:rPrChange>
        </w:rPr>
        <w:pPrChange w:id="1233" w:author="Prabhvir Saran" w:date="2017-02-02T23:34:00Z">
          <w:pPr/>
        </w:pPrChange>
      </w:pPr>
      <w:r>
        <w:rPr>
          <w:noProof/>
          <w:lang w:val="en-CA" w:eastAsia="en-CA"/>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0E02EE" w:rsidRPr="00277B56" w:rsidRDefault="000E02EE">
                              <w:pPr>
                                <w:pStyle w:val="Caption"/>
                                <w:rPr>
                                  <w:noProof/>
                                </w:rPr>
                                <w:pPrChange w:id="1234" w:author="Prabhvir Saran" w:date="2017-02-16T20:04:00Z">
                                  <w:pPr>
                                    <w:ind w:firstLine="720"/>
                                  </w:pPr>
                                </w:pPrChange>
                              </w:pPr>
                              <w:ins w:id="1235"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0E02EE" w:rsidRPr="00277B56" w:rsidRDefault="000E02EE">
                        <w:pPr>
                          <w:pStyle w:val="Caption"/>
                          <w:rPr>
                            <w:noProof/>
                          </w:rPr>
                          <w:pPrChange w:id="1236" w:author="Prabhvir Saran" w:date="2017-02-16T20:04:00Z">
                            <w:pPr>
                              <w:ind w:firstLine="720"/>
                            </w:pPr>
                          </w:pPrChange>
                        </w:pPr>
                        <w:ins w:id="1237" w:author="Prabhvir Saran" w:date="2017-02-16T20:04:00Z">
                          <w:r>
                            <w:t xml:space="preserve">Print Layout 2 </w:t>
                          </w:r>
                        </w:ins>
                      </w:p>
                    </w:txbxContent>
                  </v:textbox>
                </v:shape>
                <w10:wrap type="square"/>
              </v:group>
            </w:pict>
          </mc:Fallback>
        </mc:AlternateContent>
      </w:r>
      <w:del w:id="1238" w:author="Prabhvir Saran" w:date="2017-02-16T20:03:00Z">
        <w:r w:rsidDel="00DE5061">
          <w:rPr>
            <w:noProof/>
            <w:lang w:val="en-CA" w:eastAsia="en-CA"/>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0E02EE" w:rsidRPr="00920BD5" w:rsidRDefault="000E02EE">
                                <w:pPr>
                                  <w:pStyle w:val="Caption"/>
                                  <w:rPr>
                                    <w:noProof/>
                                  </w:rPr>
                                  <w:pPrChange w:id="1239" w:author="Windows User" w:date="2017-02-02T18:09:00Z">
                                    <w:pPr/>
                                  </w:pPrChange>
                                </w:pPr>
                                <w:ins w:id="1240" w:author="Windows User" w:date="2017-02-02T18:09:00Z">
                                  <w:r>
                                    <w:t xml:space="preserve">Print layout </w:t>
                                  </w:r>
                                </w:ins>
                                <w:ins w:id="1241" w:author="Prabhvir Saran" w:date="2017-02-02T22:50:00Z">
                                  <w:r>
                                    <w:t>2</w:t>
                                  </w:r>
                                </w:ins>
                                <w:ins w:id="1242" w:author="Windows User" w:date="2017-02-02T18:09:00Z">
                                  <w:del w:id="1243" w:author="Prabhvir Saran" w:date="2017-02-02T22:50:00Z">
                                    <w:r w:rsidDel="00583BE8">
                                      <w:fldChar w:fldCharType="begin"/>
                                    </w:r>
                                    <w:r w:rsidDel="00583BE8">
                                      <w:delInstrText xml:space="preserve"> SEQ Print_layout \* ARABIC </w:delInstrText>
                                    </w:r>
                                  </w:del>
                                </w:ins>
                                <w:del w:id="1244" w:author="Prabhvir Saran" w:date="2017-02-02T22:50:00Z">
                                  <w:r w:rsidDel="00583BE8">
                                    <w:fldChar w:fldCharType="separate"/>
                                  </w:r>
                                </w:del>
                                <w:ins w:id="1245" w:author="Windows User" w:date="2017-02-02T18:09:00Z">
                                  <w:del w:id="124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0E02EE" w:rsidRPr="00920BD5" w:rsidRDefault="000E02EE">
                          <w:pPr>
                            <w:pStyle w:val="Caption"/>
                            <w:rPr>
                              <w:noProof/>
                            </w:rPr>
                            <w:pPrChange w:id="1247" w:author="Windows User" w:date="2017-02-02T18:09:00Z">
                              <w:pPr/>
                            </w:pPrChange>
                          </w:pPr>
                          <w:ins w:id="1248" w:author="Windows User" w:date="2017-02-02T18:09:00Z">
                            <w:r>
                              <w:t xml:space="preserve">Print layout </w:t>
                            </w:r>
                          </w:ins>
                          <w:ins w:id="1249" w:author="Prabhvir Saran" w:date="2017-02-02T22:50:00Z">
                            <w:r>
                              <w:t>2</w:t>
                            </w:r>
                          </w:ins>
                          <w:ins w:id="1250" w:author="Windows User" w:date="2017-02-02T18:09:00Z">
                            <w:del w:id="1251" w:author="Prabhvir Saran" w:date="2017-02-02T22:50:00Z">
                              <w:r w:rsidDel="00583BE8">
                                <w:fldChar w:fldCharType="begin"/>
                              </w:r>
                              <w:r w:rsidDel="00583BE8">
                                <w:delInstrText xml:space="preserve"> SEQ Print_layout \* ARABIC </w:delInstrText>
                              </w:r>
                            </w:del>
                          </w:ins>
                          <w:del w:id="1252" w:author="Prabhvir Saran" w:date="2017-02-02T22:50:00Z">
                            <w:r w:rsidDel="00583BE8">
                              <w:fldChar w:fldCharType="separate"/>
                            </w:r>
                          </w:del>
                          <w:ins w:id="1253" w:author="Windows User" w:date="2017-02-02T18:09:00Z">
                            <w:del w:id="1254" w:author="Prabhvir Saran" w:date="2017-02-02T22:50:00Z">
                              <w:r w:rsidDel="00583BE8">
                                <w:rPr>
                                  <w:noProof/>
                                </w:rPr>
                                <w:delText>1</w:delText>
                              </w:r>
                              <w:r w:rsidDel="00583BE8">
                                <w:fldChar w:fldCharType="end"/>
                              </w:r>
                            </w:del>
                          </w:ins>
                        </w:p>
                      </w:txbxContent>
                    </v:textbox>
                  </v:shape>
                  <w10:wrap type="square"/>
                </v:group>
              </w:pict>
            </mc:Fallback>
          </mc:AlternateContent>
        </w:r>
      </w:del>
      <w:ins w:id="1255" w:author="Prabhvir Saran" w:date="2017-02-02T16:52:00Z">
        <w:r w:rsidR="00600944" w:rsidRPr="00066FC0">
          <w:rPr>
            <w:sz w:val="24"/>
            <w:szCs w:val="24"/>
            <w:rPrChange w:id="1256" w:author="Prabhvir Saran" w:date="2017-02-02T23:37:00Z">
              <w:rPr/>
            </w:rPrChange>
          </w:rPr>
          <w:t xml:space="preserve">There are </w:t>
        </w:r>
      </w:ins>
      <w:ins w:id="1257" w:author="Prabhvir Saran" w:date="2017-02-16T20:02:00Z">
        <w:r>
          <w:rPr>
            <w:sz w:val="24"/>
            <w:szCs w:val="24"/>
          </w:rPr>
          <w:t>four</w:t>
        </w:r>
      </w:ins>
      <w:ins w:id="1258" w:author="Prabhvir Saran" w:date="2017-02-02T22:45:00Z">
        <w:r w:rsidR="005529B6" w:rsidRPr="00066FC0">
          <w:rPr>
            <w:sz w:val="24"/>
            <w:szCs w:val="24"/>
            <w:rPrChange w:id="1259" w:author="Prabhvir Saran" w:date="2017-02-02T23:37:00Z">
              <w:rPr/>
            </w:rPrChange>
          </w:rPr>
          <w:t xml:space="preserve"> types of</w:t>
        </w:r>
      </w:ins>
      <w:ins w:id="1260" w:author="Prabhvir Saran" w:date="2017-02-02T16:52:00Z">
        <w:r w:rsidR="00600944" w:rsidRPr="00066FC0">
          <w:rPr>
            <w:sz w:val="24"/>
            <w:szCs w:val="24"/>
            <w:rPrChange w:id="1261" w:author="Prabhvir Saran" w:date="2017-02-02T23:37:00Z">
              <w:rPr/>
            </w:rPrChange>
          </w:rPr>
          <w:t xml:space="preserve"> print </w:t>
        </w:r>
      </w:ins>
      <w:ins w:id="1262" w:author="Prabhvir Saran" w:date="2017-02-02T17:10:00Z">
        <w:r w:rsidR="0043098F" w:rsidRPr="00066FC0">
          <w:rPr>
            <w:sz w:val="24"/>
            <w:szCs w:val="24"/>
            <w:rPrChange w:id="1263" w:author="Prabhvir Saran" w:date="2017-02-02T23:37:00Z">
              <w:rPr/>
            </w:rPrChange>
          </w:rPr>
          <w:t>layouts</w:t>
        </w:r>
      </w:ins>
      <w:ins w:id="1264" w:author="Prabhvir Saran" w:date="2017-02-02T16:52:00Z">
        <w:r w:rsidR="00600944" w:rsidRPr="00066FC0">
          <w:rPr>
            <w:sz w:val="24"/>
            <w:szCs w:val="24"/>
            <w:rPrChange w:id="1265" w:author="Prabhvir Saran" w:date="2017-02-02T23:37:00Z">
              <w:rPr/>
            </w:rPrChange>
          </w:rPr>
          <w:t xml:space="preserve">. </w:t>
        </w:r>
      </w:ins>
      <w:ins w:id="1266" w:author="Prabhvir Saran" w:date="2017-02-02T22:51:00Z">
        <w:r w:rsidR="00583BE8" w:rsidRPr="00066FC0">
          <w:rPr>
            <w:sz w:val="24"/>
            <w:szCs w:val="24"/>
            <w:rPrChange w:id="1267" w:author="Prabhvir Saran" w:date="2017-02-02T23:37:00Z">
              <w:rPr/>
            </w:rPrChange>
          </w:rPr>
          <w:t xml:space="preserve">Print layout 1 would be used for the home page. Print layout </w:t>
        </w:r>
      </w:ins>
      <w:ins w:id="1268" w:author="Prabhvir Saran" w:date="2017-02-02T22:52:00Z">
        <w:r w:rsidR="00583BE8" w:rsidRPr="00066FC0">
          <w:rPr>
            <w:sz w:val="24"/>
            <w:szCs w:val="24"/>
            <w:rPrChange w:id="1269" w:author="Prabhvir Saran" w:date="2017-02-02T23:37:00Z">
              <w:rPr/>
            </w:rPrChange>
          </w:rPr>
          <w:t xml:space="preserve">2 is for pages using the div that changes the content </w:t>
        </w:r>
      </w:ins>
      <w:ins w:id="1270" w:author="Prabhvir Saran" w:date="2017-02-02T23:30:00Z">
        <w:r w:rsidR="00066FC0" w:rsidRPr="00066FC0">
          <w:rPr>
            <w:sz w:val="24"/>
            <w:szCs w:val="24"/>
            <w:rPrChange w:id="1271" w:author="Prabhvir Saran" w:date="2017-02-02T23:37:00Z">
              <w:rPr/>
            </w:rPrChange>
          </w:rPr>
          <w:t>based</w:t>
        </w:r>
      </w:ins>
      <w:ins w:id="1272" w:author="Prabhvir Saran" w:date="2017-02-02T22:52:00Z">
        <w:r w:rsidRPr="00FF76DD">
          <w:rPr>
            <w:sz w:val="24"/>
            <w:szCs w:val="24"/>
          </w:rPr>
          <w:t xml:space="preserve"> on user selection. P</w:t>
        </w:r>
        <w:r w:rsidR="00583BE8" w:rsidRPr="00066FC0">
          <w:rPr>
            <w:sz w:val="24"/>
            <w:szCs w:val="24"/>
            <w:rPrChange w:id="1273" w:author="Prabhvir Saran" w:date="2017-02-02T23:37:00Z">
              <w:rPr/>
            </w:rPrChange>
          </w:rPr>
          <w:t xml:space="preserve">rint layout 3 </w:t>
        </w:r>
      </w:ins>
      <w:ins w:id="1274"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275" w:author="Prabhvir Saran" w:date="2017-02-02T23:37:00Z">
              <w:rPr/>
            </w:rPrChange>
          </w:rPr>
          <w:t xml:space="preserve"> </w:t>
        </w:r>
      </w:ins>
    </w:p>
    <w:p w14:paraId="63696064" w14:textId="1E191450" w:rsidR="00EF572A" w:rsidRDefault="00DE5061" w:rsidP="004161ED">
      <w:pPr>
        <w:rPr>
          <w:ins w:id="1276" w:author="Prabhvir Saran" w:date="2017-02-02T17:36:00Z"/>
        </w:rPr>
      </w:pPr>
      <w:r>
        <w:rPr>
          <w:noProof/>
          <w:lang w:val="en-CA" w:eastAsia="en-CA"/>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0E02EE" w:rsidRPr="00850DA3" w:rsidRDefault="000E02EE">
                              <w:pPr>
                                <w:pStyle w:val="Caption"/>
                                <w:rPr>
                                  <w:noProof/>
                                </w:rPr>
                                <w:pPrChange w:id="1277" w:author="Windows User" w:date="2017-02-02T18:07:00Z">
                                  <w:pPr/>
                                </w:pPrChange>
                              </w:pPr>
                              <w:ins w:id="1278" w:author="Windows User" w:date="2017-02-02T18:08:00Z">
                                <w:r>
                                  <w:t xml:space="preserve"> </w:t>
                                </w:r>
                              </w:ins>
                              <w:ins w:id="1279" w:author="Prabhvir Saran" w:date="2017-02-02T22:51:00Z">
                                <w:r>
                                  <w:t>Print layout 1</w:t>
                                </w:r>
                              </w:ins>
                              <w:ins w:id="1280" w:author="Windows User" w:date="2017-02-02T18:07:00Z">
                                <w:del w:id="1281" w:author="Prabhvir Saran" w:date="2017-02-02T22:51:00Z">
                                  <w:r w:rsidDel="00583BE8">
                                    <w:delText xml:space="preserve">Home </w:delText>
                                  </w:r>
                                </w:del>
                                <w:del w:id="1282"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0E02EE" w:rsidRPr="00850DA3" w:rsidRDefault="000E02EE">
                        <w:pPr>
                          <w:pStyle w:val="Caption"/>
                          <w:rPr>
                            <w:noProof/>
                          </w:rPr>
                          <w:pPrChange w:id="1283" w:author="Windows User" w:date="2017-02-02T18:07:00Z">
                            <w:pPr/>
                          </w:pPrChange>
                        </w:pPr>
                        <w:ins w:id="1284" w:author="Windows User" w:date="2017-02-02T18:08:00Z">
                          <w:r>
                            <w:t xml:space="preserve"> </w:t>
                          </w:r>
                        </w:ins>
                        <w:ins w:id="1285" w:author="Prabhvir Saran" w:date="2017-02-02T22:51:00Z">
                          <w:r>
                            <w:t>Print layout 1</w:t>
                          </w:r>
                        </w:ins>
                        <w:ins w:id="1286" w:author="Windows User" w:date="2017-02-02T18:07:00Z">
                          <w:del w:id="1287" w:author="Prabhvir Saran" w:date="2017-02-02T22:51:00Z">
                            <w:r w:rsidDel="00583BE8">
                              <w:delText xml:space="preserve">Home </w:delText>
                            </w:r>
                          </w:del>
                          <w:del w:id="1288"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289" w:author="Prabhvir Saran" w:date="2017-02-02T17:26:00Z"/>
        </w:rPr>
      </w:pPr>
    </w:p>
    <w:p w14:paraId="2807ABFF" w14:textId="65A82630" w:rsidR="001E44DE" w:rsidRDefault="001E44DE" w:rsidP="004161ED">
      <w:pPr>
        <w:rPr>
          <w:ins w:id="1290" w:author="Prabhvir Saran" w:date="2017-02-02T17:27:00Z"/>
          <w:noProof/>
        </w:rPr>
      </w:pPr>
    </w:p>
    <w:p w14:paraId="3C97BFCF" w14:textId="6AED1A23" w:rsidR="00DE5061" w:rsidRDefault="00DE5061" w:rsidP="004161ED">
      <w:pPr>
        <w:rPr>
          <w:ins w:id="1291" w:author="Prabhvir Saran" w:date="2017-02-16T20:03:00Z"/>
          <w:noProof/>
        </w:rPr>
      </w:pPr>
    </w:p>
    <w:p w14:paraId="15CAF324" w14:textId="77777777" w:rsidR="00DE5061" w:rsidRDefault="00DE5061" w:rsidP="004161ED">
      <w:pPr>
        <w:rPr>
          <w:ins w:id="1292" w:author="Prabhvir Saran" w:date="2017-02-16T20:03:00Z"/>
          <w:noProof/>
        </w:rPr>
      </w:pPr>
    </w:p>
    <w:p w14:paraId="5F71D758" w14:textId="472CEAF5" w:rsidR="00DE5061" w:rsidRDefault="00DE5061" w:rsidP="004161ED">
      <w:pPr>
        <w:rPr>
          <w:ins w:id="1293" w:author="Prabhvir Saran" w:date="2017-02-16T20:03:00Z"/>
          <w:noProof/>
        </w:rPr>
      </w:pPr>
    </w:p>
    <w:p w14:paraId="3589F114" w14:textId="320147AF" w:rsidR="00DE5061" w:rsidRDefault="00DE5061" w:rsidP="004161ED">
      <w:pPr>
        <w:rPr>
          <w:ins w:id="1294" w:author="Prabhvir Saran" w:date="2017-02-16T20:03:00Z"/>
          <w:noProof/>
        </w:rPr>
      </w:pPr>
    </w:p>
    <w:p w14:paraId="7A18A1E8" w14:textId="6A0A521D" w:rsidR="00DE5061" w:rsidRDefault="00DE5061" w:rsidP="004161ED">
      <w:pPr>
        <w:rPr>
          <w:ins w:id="1295" w:author="Prabhvir Saran" w:date="2017-02-16T20:03:00Z"/>
          <w:noProof/>
        </w:rPr>
      </w:pPr>
    </w:p>
    <w:p w14:paraId="3DFE8135" w14:textId="77777777" w:rsidR="00DE5061" w:rsidRDefault="00DE5061" w:rsidP="004161ED">
      <w:pPr>
        <w:rPr>
          <w:ins w:id="1296" w:author="Prabhvir Saran" w:date="2017-02-16T20:03:00Z"/>
          <w:noProof/>
        </w:rPr>
      </w:pPr>
    </w:p>
    <w:p w14:paraId="58F010F8" w14:textId="7259B550" w:rsidR="00DE5061" w:rsidRDefault="00DE5061" w:rsidP="004161ED">
      <w:pPr>
        <w:rPr>
          <w:ins w:id="1297" w:author="Prabhvir Saran" w:date="2017-02-16T20:03:00Z"/>
          <w:noProof/>
        </w:rPr>
      </w:pPr>
    </w:p>
    <w:p w14:paraId="461B50C6" w14:textId="5DD9DC18" w:rsidR="00FF76DD" w:rsidDel="00971EB2" w:rsidRDefault="000B201E">
      <w:pPr>
        <w:rPr>
          <w:del w:id="1298" w:author="Prabhvir Saran" w:date="2017-02-16T20:40:00Z"/>
          <w:noProof/>
        </w:rPr>
        <w:pPrChange w:id="1299"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0E02EE" w:rsidRPr="0086353B" w:rsidRDefault="000E02EE">
                              <w:pPr>
                                <w:pStyle w:val="Caption"/>
                                <w:rPr>
                                  <w:noProof/>
                                </w:rPr>
                                <w:pPrChange w:id="1300" w:author="Prabhvir Saran" w:date="2017-02-16T20:06:00Z">
                                  <w:pPr/>
                                </w:pPrChange>
                              </w:pPr>
                              <w:ins w:id="1301"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0E02EE" w:rsidRPr="0086353B" w:rsidRDefault="000E02EE">
                        <w:pPr>
                          <w:pStyle w:val="Caption"/>
                          <w:rPr>
                            <w:noProof/>
                          </w:rPr>
                          <w:pPrChange w:id="1302" w:author="Prabhvir Saran" w:date="2017-02-16T20:06:00Z">
                            <w:pPr/>
                          </w:pPrChange>
                        </w:pPr>
                        <w:ins w:id="1303"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0E02EE" w:rsidRPr="00D229C1" w:rsidRDefault="000E02EE">
                              <w:pPr>
                                <w:pStyle w:val="Caption"/>
                                <w:rPr>
                                  <w:noProof/>
                                </w:rPr>
                                <w:pPrChange w:id="1304" w:author="Windows User" w:date="2017-02-02T18:08:00Z">
                                  <w:pPr/>
                                </w:pPrChange>
                              </w:pPr>
                              <w:ins w:id="1305" w:author="Windows User" w:date="2017-02-02T18:08:00Z">
                                <w:r>
                                  <w:t xml:space="preserve">Print Layout </w:t>
                                </w:r>
                              </w:ins>
                              <w:ins w:id="1306" w:author="Prabhvir Saran" w:date="2017-02-02T22:50:00Z">
                                <w:r>
                                  <w:t>3</w:t>
                                </w:r>
                              </w:ins>
                              <w:ins w:id="1307" w:author="Windows User" w:date="2017-02-02T18:08:00Z">
                                <w:del w:id="1308"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09" w:author="Prabhvir Saran" w:date="2017-02-02T22:50:00Z">
                                <w:r w:rsidDel="00583BE8">
                                  <w:fldChar w:fldCharType="separate"/>
                                </w:r>
                              </w:del>
                              <w:ins w:id="1310" w:author="Windows User" w:date="2017-02-02T18:08:00Z">
                                <w:del w:id="131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0E02EE" w:rsidRPr="00D229C1" w:rsidRDefault="000E02EE">
                        <w:pPr>
                          <w:pStyle w:val="Caption"/>
                          <w:rPr>
                            <w:noProof/>
                          </w:rPr>
                          <w:pPrChange w:id="1312" w:author="Windows User" w:date="2017-02-02T18:08:00Z">
                            <w:pPr/>
                          </w:pPrChange>
                        </w:pPr>
                        <w:ins w:id="1313" w:author="Windows User" w:date="2017-02-02T18:08:00Z">
                          <w:r>
                            <w:t xml:space="preserve">Print Layout </w:t>
                          </w:r>
                        </w:ins>
                        <w:ins w:id="1314" w:author="Prabhvir Saran" w:date="2017-02-02T22:50:00Z">
                          <w:r>
                            <w:t>3</w:t>
                          </w:r>
                        </w:ins>
                        <w:ins w:id="1315" w:author="Windows User" w:date="2017-02-02T18:08:00Z">
                          <w:del w:id="1316"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17" w:author="Prabhvir Saran" w:date="2017-02-02T22:50:00Z">
                          <w:r w:rsidDel="00583BE8">
                            <w:fldChar w:fldCharType="separate"/>
                          </w:r>
                        </w:del>
                        <w:ins w:id="1318" w:author="Windows User" w:date="2017-02-02T18:08:00Z">
                          <w:del w:id="1319"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320" w:author="Windows User" w:date="2017-02-02T18:07:00Z">
        <w:r w:rsidR="00EF572A" w:rsidDel="00EF572A">
          <w:rPr>
            <w:noProof/>
            <w:lang w:val="en-CA" w:eastAsia="en-CA"/>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3" o:title="" cropright="27930f"/>
                    <v:path arrowok="t"/>
                  </v:shape>
                  <w10:wrap type="square"/>
                </v:group>
              </w:pict>
            </mc:Fallback>
          </mc:AlternateContent>
        </w:r>
      </w:del>
    </w:p>
    <w:p w14:paraId="388C7665" w14:textId="38CB052D" w:rsidR="00971EB2" w:rsidRDefault="00971EB2">
      <w:pPr>
        <w:rPr>
          <w:ins w:id="1321" w:author="Prabhvir Saran" w:date="2017-02-16T20:40:00Z"/>
          <w:noProof/>
        </w:rPr>
        <w:pPrChange w:id="1322" w:author="Prabhvir Saran" w:date="2017-02-16T20:40:00Z">
          <w:pPr>
            <w:pStyle w:val="Heading3"/>
          </w:pPr>
        </w:pPrChange>
      </w:pPr>
    </w:p>
    <w:p w14:paraId="5F925B40" w14:textId="77777777" w:rsidR="00971EB2" w:rsidRPr="00345E1C" w:rsidRDefault="00971EB2">
      <w:pPr>
        <w:rPr>
          <w:ins w:id="1323" w:author="Prabhvir Saran" w:date="2017-02-16T20:40:00Z"/>
          <w:noProof/>
        </w:rPr>
        <w:pPrChange w:id="1324" w:author="Prabhvir Saran" w:date="2017-02-16T20:40:00Z">
          <w:pPr>
            <w:pStyle w:val="Heading3"/>
          </w:pPr>
        </w:pPrChange>
      </w:pPr>
    </w:p>
    <w:p w14:paraId="0EB81A6D" w14:textId="7D165215" w:rsidR="00CE27D4" w:rsidRPr="00066FC0" w:rsidRDefault="00E268E0">
      <w:pPr>
        <w:rPr>
          <w:ins w:id="1325" w:author="Prabhvir Saran" w:date="2017-02-02T15:43:00Z"/>
          <w:color w:val="2F5496" w:themeColor="accent1" w:themeShade="BF"/>
          <w:sz w:val="32"/>
          <w:szCs w:val="26"/>
          <w:rPrChange w:id="1326" w:author="Prabhvir Saran" w:date="2017-02-02T23:35:00Z">
            <w:rPr>
              <w:ins w:id="1327" w:author="Prabhvir Saran" w:date="2017-02-02T15:43:00Z"/>
            </w:rPr>
          </w:rPrChange>
        </w:rPr>
        <w:pPrChange w:id="1328" w:author="Prabhvir Saran" w:date="2017-02-16T20:40:00Z">
          <w:pPr>
            <w:pStyle w:val="Heading3"/>
          </w:pPr>
        </w:pPrChange>
      </w:pPr>
      <w:ins w:id="1329" w:author="Prabhvir Saran" w:date="2017-02-02T23:15:00Z">
        <w:r w:rsidRPr="00066FC0">
          <w:rPr>
            <w:color w:val="2F5496" w:themeColor="accent1" w:themeShade="BF"/>
            <w:sz w:val="32"/>
            <w:szCs w:val="26"/>
            <w:rPrChange w:id="1330" w:author="Prabhvir Saran" w:date="2017-02-02T23:35:00Z">
              <w:rPr/>
            </w:rPrChange>
          </w:rPr>
          <w:t xml:space="preserve">Page Design / </w:t>
        </w:r>
        <w:proofErr w:type="spellStart"/>
        <w:r w:rsidRPr="00066FC0">
          <w:rPr>
            <w:color w:val="2F5496" w:themeColor="accent1" w:themeShade="BF"/>
            <w:sz w:val="32"/>
            <w:szCs w:val="26"/>
            <w:rPrChange w:id="1331" w:author="Prabhvir Saran" w:date="2017-02-02T23:35:00Z">
              <w:rPr/>
            </w:rPrChange>
          </w:rPr>
          <w:t>Colour</w:t>
        </w:r>
        <w:proofErr w:type="spellEnd"/>
        <w:r w:rsidRPr="00066FC0">
          <w:rPr>
            <w:color w:val="2F5496" w:themeColor="accent1" w:themeShade="BF"/>
            <w:sz w:val="32"/>
            <w:szCs w:val="26"/>
            <w:rPrChange w:id="1332" w:author="Prabhvir Saran" w:date="2017-02-02T23:35:00Z">
              <w:rPr/>
            </w:rPrChange>
          </w:rPr>
          <w:t xml:space="preserve"> Scheme </w:t>
        </w:r>
      </w:ins>
    </w:p>
    <w:p w14:paraId="47DA7F7C" w14:textId="77777777" w:rsidR="00CE27D4" w:rsidRDefault="00CE27D4" w:rsidP="00CE27D4">
      <w:pPr>
        <w:rPr>
          <w:ins w:id="1333" w:author="Prabhvir Saran" w:date="2017-02-02T15:43:00Z"/>
        </w:rPr>
      </w:pPr>
      <w:ins w:id="1334" w:author="Prabhvir Saran" w:date="2017-02-02T15:43:00Z">
        <w:r>
          <w:t xml:space="preserve">  </w:t>
        </w:r>
      </w:ins>
    </w:p>
    <w:p w14:paraId="1BDB2C0E" w14:textId="3C04FE9B" w:rsidR="00CE27D4" w:rsidRPr="00066FC0" w:rsidRDefault="00E268E0" w:rsidP="00F911EF">
      <w:pPr>
        <w:ind w:firstLine="720"/>
        <w:rPr>
          <w:ins w:id="1335" w:author="Prabhvir Saran" w:date="2017-02-02T15:43:00Z"/>
          <w:sz w:val="24"/>
          <w:szCs w:val="26"/>
          <w:rPrChange w:id="1336" w:author="Prabhvir Saran" w:date="2017-02-02T23:37:00Z">
            <w:rPr>
              <w:ins w:id="1337" w:author="Prabhvir Saran" w:date="2017-02-02T15:43:00Z"/>
            </w:rPr>
          </w:rPrChange>
        </w:rPr>
      </w:pPr>
      <w:bookmarkStart w:id="1338" w:name="_3rdcrjn" w:colFirst="0" w:colLast="0"/>
      <w:bookmarkEnd w:id="1338"/>
      <w:ins w:id="1339" w:author="Prabhvir Saran" w:date="2017-02-02T23:12:00Z">
        <w:r w:rsidRPr="00487BA1">
          <w:rPr>
            <w:sz w:val="24"/>
            <w:szCs w:val="26"/>
          </w:rPr>
          <w:t xml:space="preserve">The layout will be fluid to be more user friendly. </w:t>
        </w:r>
      </w:ins>
      <w:ins w:id="1340"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341" w:author="Prabhvir Saran" w:date="2017-02-02T15:51:00Z">
        <w:r w:rsidR="00092D90">
          <w:rPr>
            <w:sz w:val="24"/>
            <w:szCs w:val="26"/>
          </w:rPr>
          <w:t xml:space="preserve">About HEMA page, </w:t>
        </w:r>
        <w:r w:rsidR="00066FC0" w:rsidRPr="00FF76DD">
          <w:rPr>
            <w:sz w:val="24"/>
            <w:szCs w:val="26"/>
          </w:rPr>
          <w:t>the Styles page</w:t>
        </w:r>
      </w:ins>
      <w:ins w:id="1342" w:author="Prabhvir Saran" w:date="2017-02-16T23:25:00Z">
        <w:r w:rsidR="00092D90">
          <w:rPr>
            <w:sz w:val="24"/>
            <w:szCs w:val="26"/>
          </w:rPr>
          <w:t xml:space="preserve"> and HEMA in BC page</w:t>
        </w:r>
      </w:ins>
      <w:ins w:id="1343" w:author="Prabhvir Saran" w:date="2017-02-02T15:51:00Z">
        <w:r w:rsidR="00066FC0" w:rsidRPr="00FF76DD">
          <w:rPr>
            <w:sz w:val="24"/>
            <w:szCs w:val="26"/>
          </w:rPr>
          <w:t xml:space="preserve">, </w:t>
        </w:r>
        <w:r w:rsidR="00775F5D" w:rsidRPr="00FF76DD">
          <w:rPr>
            <w:sz w:val="24"/>
            <w:szCs w:val="26"/>
          </w:rPr>
          <w:t>the left side navigation bar will have button</w:t>
        </w:r>
      </w:ins>
      <w:ins w:id="1344" w:author="Prabhvir Saran" w:date="2017-02-02T15:52:00Z">
        <w:r w:rsidR="00775F5D" w:rsidRPr="00971EB2">
          <w:rPr>
            <w:sz w:val="24"/>
            <w:szCs w:val="26"/>
          </w:rPr>
          <w:t>s which change the content in the main pane to match what the user wants to see.</w:t>
        </w:r>
      </w:ins>
      <w:ins w:id="1345" w:author="Prabhvir Saran" w:date="2017-02-02T15:53:00Z">
        <w:r w:rsidR="00775F5D" w:rsidRPr="00971EB2">
          <w:rPr>
            <w:sz w:val="24"/>
            <w:szCs w:val="26"/>
          </w:rPr>
          <w:t xml:space="preserve"> This will help user quickly find the content they want to see without having to sit through pages of links.</w:t>
        </w:r>
      </w:ins>
      <w:ins w:id="1346" w:author="Prabhvir Saran" w:date="2017-02-02T15:52:00Z">
        <w:r w:rsidR="00775F5D" w:rsidRPr="00971EB2">
          <w:rPr>
            <w:sz w:val="24"/>
            <w:szCs w:val="26"/>
          </w:rPr>
          <w:t xml:space="preserve"> </w:t>
        </w:r>
      </w:ins>
      <w:ins w:id="1347" w:author="Prabhvir Saran" w:date="2017-02-02T15:43:00Z">
        <w:r w:rsidR="00CE27D4" w:rsidRPr="00971EB2">
          <w:rPr>
            <w:sz w:val="24"/>
            <w:szCs w:val="26"/>
          </w:rPr>
          <w:t xml:space="preserve">Our color scheme </w:t>
        </w:r>
      </w:ins>
      <w:ins w:id="1348" w:author="Prabhvir Saran" w:date="2017-02-02T15:50:00Z">
        <w:r w:rsidR="00775F5D" w:rsidRPr="00971EB2">
          <w:rPr>
            <w:sz w:val="24"/>
            <w:szCs w:val="26"/>
          </w:rPr>
          <w:t xml:space="preserve">(below) we chose </w:t>
        </w:r>
      </w:ins>
      <w:ins w:id="1349"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350" w:author="Prabhvir Saran" w:date="2017-02-02T15:43:00Z"/>
        </w:rPr>
      </w:pPr>
      <w:ins w:id="1351" w:author="Prabhvir Saran" w:date="2017-02-02T15:43:00Z">
        <w:r>
          <w:t xml:space="preserve"> </w:t>
        </w:r>
      </w:ins>
    </w:p>
    <w:p w14:paraId="249B4B24" w14:textId="77777777" w:rsidR="00CE27D4" w:rsidRDefault="00CE27D4" w:rsidP="00CE27D4">
      <w:pPr>
        <w:spacing w:after="0"/>
        <w:rPr>
          <w:ins w:id="1352" w:author="Prabhvir Saran" w:date="2017-02-02T15:43:00Z"/>
        </w:rPr>
      </w:pPr>
      <w:ins w:id="1353"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4"/>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354" w:author="Prabhvir Saran" w:date="2017-02-02T15:43:00Z"/>
        </w:rPr>
      </w:pPr>
      <w:ins w:id="1355" w:author="Prabhvir Saran" w:date="2017-02-02T15:43:00Z">
        <w:r>
          <w:t xml:space="preserve">| 000000                    | 450001                     | A50C0E                     | 2E3323                     | FFFEBB </w:t>
        </w:r>
      </w:ins>
    </w:p>
    <w:p w14:paraId="5E13183C" w14:textId="566DF36F" w:rsidR="00F911EF" w:rsidDel="00BD7077" w:rsidRDefault="00F911EF" w:rsidP="004161ED">
      <w:pPr>
        <w:pStyle w:val="Heading1"/>
        <w:rPr>
          <w:del w:id="1356"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357" w:author="Prabhvir Saran" w:date="2017-02-16T20:07:00Z"/>
        </w:rPr>
        <w:pPrChange w:id="1358" w:author="Prabhvir Saran" w:date="2017-02-16T20:07:00Z">
          <w:pPr>
            <w:pStyle w:val="Heading1"/>
          </w:pPr>
        </w:pPrChange>
      </w:pPr>
    </w:p>
    <w:p w14:paraId="3FE9E9CF" w14:textId="0BBB80D2" w:rsidR="00F911EF" w:rsidDel="00BD7077" w:rsidRDefault="00F911EF" w:rsidP="00F911EF">
      <w:pPr>
        <w:rPr>
          <w:del w:id="1359" w:author="Prabhvir Saran" w:date="2017-02-16T20:07:00Z"/>
        </w:rPr>
      </w:pPr>
    </w:p>
    <w:p w14:paraId="3349AADE" w14:textId="2C2CD16E" w:rsidR="00F911EF" w:rsidDel="00BD7077" w:rsidRDefault="00F911EF" w:rsidP="00F911EF">
      <w:pPr>
        <w:rPr>
          <w:del w:id="1360" w:author="Prabhvir Saran" w:date="2017-02-16T20:07:00Z"/>
        </w:rPr>
      </w:pPr>
    </w:p>
    <w:p w14:paraId="4E6B2713" w14:textId="7FC6F3FE" w:rsidR="00F911EF" w:rsidDel="00BD7077" w:rsidRDefault="00F911EF" w:rsidP="00F911EF">
      <w:pPr>
        <w:rPr>
          <w:del w:id="1361" w:author="Prabhvir Saran" w:date="2017-02-16T20:07:00Z"/>
        </w:rPr>
      </w:pPr>
    </w:p>
    <w:p w14:paraId="0E8B4D4A" w14:textId="1120C6A9" w:rsidR="00F911EF" w:rsidDel="00BD7077" w:rsidRDefault="00F911EF" w:rsidP="00F911EF">
      <w:pPr>
        <w:rPr>
          <w:del w:id="1362" w:author="Prabhvir Saran" w:date="2017-02-16T20:07:00Z"/>
        </w:rPr>
      </w:pPr>
    </w:p>
    <w:p w14:paraId="3171EC68" w14:textId="7A870F4B" w:rsidR="00F911EF" w:rsidDel="00BD7077" w:rsidRDefault="00F911EF" w:rsidP="00F911EF">
      <w:pPr>
        <w:rPr>
          <w:del w:id="1363" w:author="Prabhvir Saran" w:date="2017-02-16T20:07:00Z"/>
        </w:rPr>
      </w:pPr>
    </w:p>
    <w:p w14:paraId="2A62B552" w14:textId="27D2D50B" w:rsidR="00F911EF" w:rsidDel="00BD7077" w:rsidRDefault="00F911EF" w:rsidP="00F911EF">
      <w:pPr>
        <w:rPr>
          <w:del w:id="1364" w:author="Prabhvir Saran" w:date="2017-02-16T20:07:00Z"/>
        </w:rPr>
      </w:pPr>
    </w:p>
    <w:p w14:paraId="5E43E10F" w14:textId="6D1DE306" w:rsidR="00F911EF" w:rsidDel="00BD7077" w:rsidRDefault="00F911EF" w:rsidP="00F911EF">
      <w:pPr>
        <w:rPr>
          <w:del w:id="1365" w:author="Prabhvir Saran" w:date="2017-02-16T20:07:00Z"/>
        </w:rPr>
      </w:pPr>
    </w:p>
    <w:p w14:paraId="2E9B5092" w14:textId="176EC064" w:rsidR="00F911EF" w:rsidDel="00BD7077" w:rsidRDefault="00F911EF" w:rsidP="00F911EF">
      <w:pPr>
        <w:rPr>
          <w:del w:id="1366" w:author="Prabhvir Saran" w:date="2017-02-16T20:07:00Z"/>
        </w:rPr>
      </w:pPr>
    </w:p>
    <w:p w14:paraId="0ED77D85" w14:textId="7BF70BD6" w:rsidR="00F911EF" w:rsidDel="00BD7077" w:rsidRDefault="00F911EF" w:rsidP="00F911EF">
      <w:pPr>
        <w:rPr>
          <w:del w:id="1367" w:author="Prabhvir Saran" w:date="2017-02-16T20:07:00Z"/>
        </w:rPr>
      </w:pPr>
    </w:p>
    <w:p w14:paraId="4F8E1D9B" w14:textId="1A12AFBC" w:rsidR="00F911EF" w:rsidDel="00BD7077" w:rsidRDefault="00F911EF" w:rsidP="00F911EF">
      <w:pPr>
        <w:rPr>
          <w:del w:id="1368" w:author="Prabhvir Saran" w:date="2017-02-16T20:07:00Z"/>
        </w:rPr>
      </w:pPr>
    </w:p>
    <w:p w14:paraId="59EC6C67" w14:textId="5E079298" w:rsidR="00F911EF" w:rsidDel="00BD7077" w:rsidRDefault="00F911EF" w:rsidP="00F911EF">
      <w:pPr>
        <w:rPr>
          <w:del w:id="1369" w:author="Prabhvir Saran" w:date="2017-02-16T20:07:00Z"/>
        </w:rPr>
      </w:pPr>
    </w:p>
    <w:p w14:paraId="638FAFA0" w14:textId="1A51883C" w:rsidR="00F911EF" w:rsidDel="00BD7077" w:rsidRDefault="00F911EF" w:rsidP="00F911EF">
      <w:pPr>
        <w:rPr>
          <w:del w:id="1370" w:author="Prabhvir Saran" w:date="2017-02-16T20:07:00Z"/>
        </w:rPr>
      </w:pPr>
    </w:p>
    <w:p w14:paraId="5110372B" w14:textId="547F4196" w:rsidR="00E268E0" w:rsidRPr="00F911EF" w:rsidDel="00BD7077" w:rsidRDefault="00E268E0" w:rsidP="00F911EF">
      <w:pPr>
        <w:rPr>
          <w:del w:id="1371" w:author="Prabhvir Saran" w:date="2017-02-16T20:07:00Z"/>
        </w:rPr>
      </w:pPr>
    </w:p>
    <w:p w14:paraId="6AD3D1CD" w14:textId="3CCDB4AD" w:rsidR="00CE27D4" w:rsidRPr="004161ED" w:rsidRDefault="00CE27D4" w:rsidP="004161ED">
      <w:pPr>
        <w:pStyle w:val="Heading1"/>
        <w:rPr>
          <w:ins w:id="1372" w:author="Prabhvir Saran" w:date="2017-02-02T15:43:00Z"/>
        </w:rPr>
      </w:pPr>
      <w:bookmarkStart w:id="1373" w:name="_Toc478070529"/>
      <w:ins w:id="1374" w:author="Prabhvir Saran" w:date="2017-02-02T15:43:00Z">
        <w:r w:rsidRPr="004161ED">
          <w:t>Appendix 1</w:t>
        </w:r>
        <w:bookmarkEnd w:id="1373"/>
      </w:ins>
    </w:p>
    <w:p w14:paraId="5B86598F" w14:textId="4C26B8A9" w:rsidR="00CE27D4" w:rsidRDefault="00CE27D4" w:rsidP="004161ED">
      <w:pPr>
        <w:rPr>
          <w:ins w:id="1375" w:author="Prabhvir Saran" w:date="2017-02-02T15:39:00Z"/>
        </w:rPr>
      </w:pPr>
    </w:p>
    <w:p w14:paraId="3D66A0F0" w14:textId="370D486C" w:rsidR="00121F28" w:rsidRDefault="00121F28" w:rsidP="004161ED">
      <w:pPr>
        <w:pStyle w:val="Heading2"/>
        <w:rPr>
          <w:ins w:id="1376" w:author="Prabhvir Saran" w:date="2017-02-02T23:16:00Z"/>
        </w:rPr>
      </w:pPr>
      <w:bookmarkStart w:id="1377" w:name="_Toc478070530"/>
      <w:r w:rsidRPr="005341BF">
        <w:t>Introduction</w:t>
      </w:r>
      <w:bookmarkEnd w:id="1377"/>
    </w:p>
    <w:p w14:paraId="13A03A11" w14:textId="77777777" w:rsidR="00E268E0" w:rsidRPr="00487BA1" w:rsidRDefault="00E268E0">
      <w:pPr>
        <w:pPrChange w:id="1378" w:author="Prabhvir Saran" w:date="2017-02-02T23:16:00Z">
          <w:pPr>
            <w:pStyle w:val="Heading2"/>
          </w:pPr>
        </w:pPrChange>
      </w:pPr>
    </w:p>
    <w:p w14:paraId="4533D929" w14:textId="69B916F0" w:rsidR="00E47E58" w:rsidRDefault="00E47E58" w:rsidP="00E47E58">
      <w:pPr>
        <w:ind w:firstLine="720"/>
        <w:rPr>
          <w:ins w:id="1379" w:author="Tony Pacheco" w:date="2017-01-31T18:38:00Z"/>
        </w:rPr>
      </w:pPr>
      <w:ins w:id="1380"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381" w:author="Prabhvir Saran" w:date="2017-02-02T22:41:00Z">
          <w:r w:rsidDel="005529B6">
            <w:rPr>
              <w:sz w:val="24"/>
              <w:szCs w:val="24"/>
            </w:rPr>
            <w:delText>self defence</w:delText>
          </w:r>
        </w:del>
      </w:ins>
      <w:ins w:id="1382" w:author="Prabhvir Saran" w:date="2017-02-02T22:41:00Z">
        <w:r w:rsidR="005529B6">
          <w:rPr>
            <w:sz w:val="24"/>
            <w:szCs w:val="24"/>
          </w:rPr>
          <w:t>self-defense</w:t>
        </w:r>
      </w:ins>
      <w:ins w:id="1383"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384" w:author="Tony Pacheco" w:date="2017-01-31T18:38:00Z"/>
          <w:sz w:val="24"/>
          <w:szCs w:val="24"/>
        </w:rPr>
      </w:pPr>
      <w:del w:id="1385"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386" w:author="Prabhvir Saran" w:date="2017-02-02T23:16:00Z"/>
        </w:rPr>
      </w:pPr>
      <w:bookmarkStart w:id="1387" w:name="_Toc478070531"/>
      <w:r>
        <w:t>About</w:t>
      </w:r>
      <w:r w:rsidR="00121F28" w:rsidRPr="005341BF">
        <w:t xml:space="preserve"> the website</w:t>
      </w:r>
      <w:bookmarkEnd w:id="1387"/>
      <w:r w:rsidR="00380CD1" w:rsidRPr="005341BF">
        <w:t xml:space="preserve"> </w:t>
      </w:r>
    </w:p>
    <w:p w14:paraId="7D300A6F" w14:textId="77777777" w:rsidR="00E268E0" w:rsidRPr="00487BA1" w:rsidRDefault="00E268E0">
      <w:pPr>
        <w:pPrChange w:id="1388" w:author="Prabhvir Saran" w:date="2017-02-02T23:16:00Z">
          <w:pPr>
            <w:pStyle w:val="Heading2"/>
          </w:pPr>
        </w:pPrChange>
      </w:pPr>
    </w:p>
    <w:p w14:paraId="4713C747" w14:textId="77777777" w:rsidR="00E47E58" w:rsidRDefault="00E47E58" w:rsidP="00E47E58">
      <w:pPr>
        <w:ind w:firstLine="720"/>
        <w:rPr>
          <w:ins w:id="1389" w:author="Tony Pacheco" w:date="2017-01-31T18:39:00Z"/>
          <w:sz w:val="24"/>
          <w:szCs w:val="24"/>
        </w:rPr>
      </w:pPr>
      <w:ins w:id="1390"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391" w:author="Tony Pacheco" w:date="2017-01-31T18:39:00Z"/>
          <w:sz w:val="24"/>
          <w:szCs w:val="24"/>
        </w:rPr>
      </w:pPr>
      <w:ins w:id="1392"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393" w:author="Tony Pacheco" w:date="2017-01-31T18:39:00Z"/>
          <w:sz w:val="24"/>
          <w:szCs w:val="24"/>
        </w:rPr>
      </w:pPr>
      <w:ins w:id="1394"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395" w:author="Tony Pacheco" w:date="2017-01-31T18:39:00Z"/>
          <w:del w:id="1396" w:author="Prabhvir Saran" w:date="2017-02-02T16:01:00Z"/>
          <w:sz w:val="24"/>
          <w:szCs w:val="24"/>
        </w:rPr>
      </w:pPr>
      <w:ins w:id="1397"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398" w:author="Tony Pacheco" w:date="2017-01-31T18:39:00Z"/>
          <w:sz w:val="24"/>
          <w:szCs w:val="24"/>
        </w:rPr>
      </w:pPr>
    </w:p>
    <w:p w14:paraId="75935159" w14:textId="77777777" w:rsidR="00E268E0" w:rsidRDefault="00E47E58" w:rsidP="00F55454">
      <w:pPr>
        <w:ind w:firstLine="720"/>
        <w:rPr>
          <w:ins w:id="1399" w:author="Prabhvir Saran" w:date="2017-02-02T23:16:00Z"/>
          <w:sz w:val="24"/>
          <w:szCs w:val="24"/>
        </w:rPr>
      </w:pPr>
      <w:ins w:id="1400"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401" w:author="Tony Pacheco" w:date="2017-01-31T18:39:00Z"/>
          <w:sz w:val="24"/>
          <w:szCs w:val="24"/>
        </w:rPr>
      </w:pPr>
      <w:del w:id="1402"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403" w:author="Tony Pacheco" w:date="2017-01-31T18:39:00Z"/>
          <w:sz w:val="24"/>
          <w:szCs w:val="24"/>
        </w:rPr>
      </w:pPr>
      <w:del w:id="1404"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405" w:author="Tony Pacheco" w:date="2017-01-31T18:39:00Z"/>
          <w:sz w:val="24"/>
          <w:szCs w:val="24"/>
        </w:rPr>
      </w:pPr>
      <w:del w:id="1406"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407" w:author="Tony Pacheco" w:date="2017-01-31T18:39:00Z"/>
          <w:sz w:val="24"/>
          <w:szCs w:val="24"/>
        </w:rPr>
      </w:pPr>
      <w:del w:id="1408"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409" w:author="Tony Pacheco" w:date="2017-01-31T18:39:00Z"/>
          <w:sz w:val="24"/>
          <w:szCs w:val="24"/>
        </w:rPr>
      </w:pPr>
      <w:del w:id="1410"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411" w:author="Prabhvir Saran" w:date="2017-02-02T23:16:00Z"/>
        </w:rPr>
      </w:pPr>
      <w:bookmarkStart w:id="1412" w:name="_Toc478070532"/>
      <w:r w:rsidRPr="005341BF">
        <w:t>Functional Requirements</w:t>
      </w:r>
      <w:bookmarkEnd w:id="1412"/>
      <w:r w:rsidRPr="005341BF">
        <w:t xml:space="preserve"> </w:t>
      </w:r>
    </w:p>
    <w:p w14:paraId="7ABDC0F0" w14:textId="77777777" w:rsidR="00E268E0" w:rsidRPr="00487BA1" w:rsidRDefault="00E268E0">
      <w:pPr>
        <w:pPrChange w:id="1413" w:author="Prabhvir Saran" w:date="2017-02-02T23:16:00Z">
          <w:pPr>
            <w:pStyle w:val="Heading2"/>
          </w:pPr>
        </w:pPrChange>
      </w:pPr>
    </w:p>
    <w:p w14:paraId="07076490" w14:textId="032FEC25" w:rsidR="001A25C4" w:rsidDel="009732DE" w:rsidRDefault="009732DE">
      <w:pPr>
        <w:ind w:firstLine="720"/>
        <w:rPr>
          <w:del w:id="1414" w:author="Prabhvir Saran" w:date="2017-02-02T15:44:00Z"/>
        </w:rPr>
      </w:pPr>
      <w:ins w:id="1415"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416"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417" w:author="Prabhvir Saran" w:date="2017-02-02T15:44:00Z"/>
        </w:rPr>
        <w:pPrChange w:id="1418" w:author="Prabhvir Saran" w:date="2017-02-02T23:16:00Z">
          <w:pPr/>
        </w:pPrChange>
      </w:pPr>
      <w:del w:id="1419"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420" w:author="Prabhvir Saran" w:date="2017-02-02T15:44:00Z"/>
          <w:sz w:val="24"/>
          <w:szCs w:val="24"/>
        </w:rPr>
        <w:pPrChange w:id="1421" w:author="Prabhvir Saran" w:date="2017-02-02T23:16:00Z">
          <w:pPr>
            <w:widowControl w:val="0"/>
            <w:numPr>
              <w:numId w:val="4"/>
            </w:numPr>
            <w:spacing w:after="0" w:line="256" w:lineRule="auto"/>
            <w:ind w:left="720" w:hanging="360"/>
            <w:contextualSpacing/>
          </w:pPr>
        </w:pPrChange>
      </w:pPr>
      <w:del w:id="1422"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423" w:author="Prabhvir Saran" w:date="2017-02-02T15:44:00Z"/>
          <w:sz w:val="24"/>
          <w:szCs w:val="24"/>
        </w:rPr>
        <w:pPrChange w:id="1424" w:author="Prabhvir Saran" w:date="2017-02-02T23:16:00Z">
          <w:pPr>
            <w:widowControl w:val="0"/>
            <w:numPr>
              <w:numId w:val="4"/>
            </w:numPr>
            <w:spacing w:after="0" w:line="256" w:lineRule="auto"/>
            <w:ind w:left="720" w:hanging="360"/>
            <w:contextualSpacing/>
          </w:pPr>
        </w:pPrChange>
      </w:pPr>
      <w:del w:id="1425"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426" w:author="Prabhvir Saran" w:date="2017-02-02T15:44:00Z"/>
          <w:sz w:val="24"/>
          <w:szCs w:val="24"/>
        </w:rPr>
        <w:pPrChange w:id="1427" w:author="Prabhvir Saran" w:date="2017-02-02T23:16:00Z">
          <w:pPr>
            <w:widowControl w:val="0"/>
            <w:numPr>
              <w:numId w:val="4"/>
            </w:numPr>
            <w:spacing w:after="0" w:line="256" w:lineRule="auto"/>
            <w:ind w:left="720" w:hanging="360"/>
            <w:contextualSpacing/>
          </w:pPr>
        </w:pPrChange>
      </w:pPr>
      <w:del w:id="1428"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429" w:author="Prabhvir Saran" w:date="2017-02-02T15:44:00Z"/>
          <w:sz w:val="24"/>
          <w:szCs w:val="24"/>
        </w:rPr>
        <w:pPrChange w:id="1430" w:author="Prabhvir Saran" w:date="2017-02-02T23:16:00Z">
          <w:pPr>
            <w:widowControl w:val="0"/>
            <w:numPr>
              <w:numId w:val="4"/>
            </w:numPr>
            <w:spacing w:after="0" w:line="256" w:lineRule="auto"/>
            <w:ind w:left="720" w:hanging="360"/>
            <w:contextualSpacing/>
          </w:pPr>
        </w:pPrChange>
      </w:pPr>
      <w:del w:id="1431"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432" w:author="Prabhvir Saran" w:date="2017-02-02T15:44:00Z"/>
          <w:sz w:val="24"/>
          <w:szCs w:val="24"/>
        </w:rPr>
        <w:pPrChange w:id="1433" w:author="Prabhvir Saran" w:date="2017-02-02T23:16:00Z">
          <w:pPr>
            <w:widowControl w:val="0"/>
            <w:numPr>
              <w:numId w:val="4"/>
            </w:numPr>
            <w:spacing w:after="0" w:line="256" w:lineRule="auto"/>
            <w:ind w:left="720" w:hanging="360"/>
            <w:contextualSpacing/>
          </w:pPr>
        </w:pPrChange>
      </w:pPr>
      <w:del w:id="1434"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435" w:author="Prabhvir Saran" w:date="2017-02-02T15:44:00Z"/>
          <w:sz w:val="24"/>
          <w:szCs w:val="24"/>
        </w:rPr>
        <w:pPrChange w:id="1436" w:author="Prabhvir Saran" w:date="2017-02-02T23:16:00Z">
          <w:pPr>
            <w:widowControl w:val="0"/>
            <w:numPr>
              <w:numId w:val="4"/>
            </w:numPr>
            <w:spacing w:line="256" w:lineRule="auto"/>
            <w:ind w:left="720" w:hanging="360"/>
            <w:contextualSpacing/>
          </w:pPr>
        </w:pPrChange>
      </w:pPr>
      <w:del w:id="1437"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438"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439" w:author="Prabhvir Saran" w:date="2017-02-02T23:16:00Z"/>
        </w:rPr>
      </w:pPr>
      <w:bookmarkStart w:id="1440" w:name="_Toc478070533"/>
      <w:r>
        <w:t>Work P</w:t>
      </w:r>
      <w:r w:rsidR="00380CD1" w:rsidRPr="005341BF">
        <w:t>lan</w:t>
      </w:r>
      <w:bookmarkEnd w:id="1440"/>
    </w:p>
    <w:p w14:paraId="1A569111" w14:textId="77777777" w:rsidR="00E268E0" w:rsidRPr="00487BA1" w:rsidRDefault="00E268E0">
      <w:pPr>
        <w:pPrChange w:id="1441"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0E02EE"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442" w:author="Prabhvir Saran" w:date="2017-02-02T16:28:00Z"/>
          <w:b/>
          <w:sz w:val="32"/>
          <w:u w:val="single"/>
        </w:rPr>
      </w:pPr>
      <w:r w:rsidRPr="003F6EAA">
        <w:rPr>
          <w:b/>
          <w:sz w:val="32"/>
          <w:u w:val="single"/>
        </w:rPr>
        <w:t xml:space="preserve">                                                                                                                                                                                      </w:t>
      </w:r>
      <w:del w:id="1443"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444" w:author="Prabhvir Saran" w:date="2017-02-02T16:28:00Z"/>
          <w:b/>
          <w:sz w:val="32"/>
        </w:rPr>
      </w:pPr>
    </w:p>
    <w:p w14:paraId="2591A100" w14:textId="5EDA5590" w:rsidR="00B83921" w:rsidDel="00760B99" w:rsidRDefault="00B83921">
      <w:pPr>
        <w:rPr>
          <w:del w:id="1445" w:author="Prabhvir Saran" w:date="2017-02-02T16:28:00Z"/>
          <w:b/>
        </w:rPr>
      </w:pPr>
    </w:p>
    <w:p w14:paraId="336C925A" w14:textId="5270514B" w:rsidR="00B83921" w:rsidDel="00760B99" w:rsidRDefault="00B83921">
      <w:pPr>
        <w:rPr>
          <w:del w:id="1446" w:author="Prabhvir Saran" w:date="2017-02-02T16:28:00Z"/>
          <w:b/>
        </w:rPr>
      </w:pPr>
      <w:del w:id="1447" w:author="Prabhvir Saran" w:date="2017-02-02T16:28:00Z">
        <w:r w:rsidDel="00760B99">
          <w:rPr>
            <w:b/>
          </w:rPr>
          <w:delText xml:space="preserve">                           </w:delText>
        </w:r>
      </w:del>
    </w:p>
    <w:p w14:paraId="7A378C6A" w14:textId="449D858F" w:rsidR="00B83921" w:rsidDel="00760B99" w:rsidRDefault="00B83921">
      <w:pPr>
        <w:rPr>
          <w:del w:id="1448" w:author="Prabhvir Saran" w:date="2017-02-02T16:28:00Z"/>
          <w:b/>
        </w:rPr>
      </w:pPr>
    </w:p>
    <w:p w14:paraId="72F172ED" w14:textId="77777777" w:rsidR="00B83921" w:rsidDel="00760B99" w:rsidRDefault="00B83921">
      <w:pPr>
        <w:rPr>
          <w:del w:id="1449" w:author="Prabhvir Saran" w:date="2017-02-02T16:28:00Z"/>
          <w:b/>
          <w:sz w:val="32"/>
          <w:szCs w:val="32"/>
          <w:u w:val="single"/>
        </w:rPr>
      </w:pPr>
      <w:del w:id="1450" w:author="Prabhvir Saran" w:date="2017-02-02T16:28:00Z">
        <w:r w:rsidDel="00760B99">
          <w:rPr>
            <w:b/>
            <w:sz w:val="32"/>
            <w:szCs w:val="32"/>
            <w:u w:val="single"/>
          </w:rPr>
          <w:delText xml:space="preserve">                   </w:delText>
        </w:r>
      </w:del>
    </w:p>
    <w:p w14:paraId="3CD65FB0" w14:textId="77777777" w:rsidR="00B83921" w:rsidDel="00760B99" w:rsidRDefault="00B83921">
      <w:pPr>
        <w:rPr>
          <w:del w:id="1451" w:author="Prabhvir Saran" w:date="2017-02-02T16:28:00Z"/>
          <w:b/>
          <w:sz w:val="32"/>
          <w:szCs w:val="32"/>
          <w:u w:val="single"/>
        </w:rPr>
      </w:pPr>
    </w:p>
    <w:p w14:paraId="33039F19" w14:textId="77777777" w:rsidR="00B83921" w:rsidDel="00760B99" w:rsidRDefault="00B83921">
      <w:pPr>
        <w:rPr>
          <w:del w:id="1452" w:author="Prabhvir Saran" w:date="2017-02-02T16:28:00Z"/>
          <w:b/>
          <w:sz w:val="32"/>
          <w:szCs w:val="32"/>
          <w:u w:val="single"/>
        </w:rPr>
      </w:pPr>
    </w:p>
    <w:p w14:paraId="3F75BBC3" w14:textId="77777777" w:rsidR="00B83921" w:rsidDel="00760B99" w:rsidRDefault="00B83921">
      <w:pPr>
        <w:rPr>
          <w:del w:id="1453" w:author="Prabhvir Saran" w:date="2017-02-02T16:28:00Z"/>
          <w:b/>
          <w:sz w:val="32"/>
          <w:szCs w:val="32"/>
          <w:u w:val="single"/>
        </w:rPr>
      </w:pPr>
    </w:p>
    <w:p w14:paraId="7DBF492E" w14:textId="77777777" w:rsidR="00B83921" w:rsidDel="00760B99" w:rsidRDefault="00B83921">
      <w:pPr>
        <w:rPr>
          <w:del w:id="1454" w:author="Prabhvir Saran" w:date="2017-02-02T16:28:00Z"/>
          <w:b/>
          <w:sz w:val="32"/>
          <w:szCs w:val="32"/>
          <w:u w:val="single"/>
        </w:rPr>
      </w:pPr>
    </w:p>
    <w:p w14:paraId="4D4C0ABA" w14:textId="77777777" w:rsidR="00B83921" w:rsidDel="00760B99" w:rsidRDefault="00B83921">
      <w:pPr>
        <w:rPr>
          <w:del w:id="1455" w:author="Prabhvir Saran" w:date="2017-02-02T16:28:00Z"/>
          <w:b/>
          <w:sz w:val="32"/>
          <w:szCs w:val="32"/>
          <w:u w:val="single"/>
        </w:rPr>
      </w:pPr>
    </w:p>
    <w:p w14:paraId="4F063638" w14:textId="77777777" w:rsidR="00B83921" w:rsidDel="00760B99" w:rsidRDefault="00B83921">
      <w:pPr>
        <w:rPr>
          <w:del w:id="1456" w:author="Prabhvir Saran" w:date="2017-02-02T16:28:00Z"/>
          <w:b/>
          <w:sz w:val="32"/>
          <w:szCs w:val="32"/>
          <w:u w:val="single"/>
        </w:rPr>
      </w:pPr>
    </w:p>
    <w:p w14:paraId="07AEE6DE" w14:textId="77777777" w:rsidR="00B83921" w:rsidDel="00760B99" w:rsidRDefault="00B83921">
      <w:pPr>
        <w:rPr>
          <w:del w:id="1457" w:author="Prabhvir Saran" w:date="2017-02-02T16:28:00Z"/>
          <w:b/>
          <w:sz w:val="32"/>
          <w:szCs w:val="32"/>
          <w:u w:val="single"/>
        </w:rPr>
      </w:pPr>
    </w:p>
    <w:p w14:paraId="0ECF55A5" w14:textId="77777777" w:rsidR="00B83921" w:rsidDel="00760B99" w:rsidRDefault="00B83921">
      <w:pPr>
        <w:rPr>
          <w:del w:id="1458" w:author="Prabhvir Saran" w:date="2017-02-02T16:28:00Z"/>
          <w:b/>
          <w:sz w:val="32"/>
          <w:szCs w:val="32"/>
          <w:u w:val="single"/>
        </w:rPr>
      </w:pPr>
    </w:p>
    <w:p w14:paraId="26C6CA01" w14:textId="77777777" w:rsidR="00B83921" w:rsidDel="00760B99" w:rsidRDefault="00B83921">
      <w:pPr>
        <w:rPr>
          <w:del w:id="1459" w:author="Prabhvir Saran" w:date="2017-02-02T16:28:00Z"/>
          <w:b/>
          <w:sz w:val="32"/>
          <w:szCs w:val="32"/>
          <w:u w:val="single"/>
        </w:rPr>
      </w:pPr>
    </w:p>
    <w:p w14:paraId="47E1B81D" w14:textId="77777777" w:rsidR="00B83921" w:rsidDel="00760B99" w:rsidRDefault="00B83921">
      <w:pPr>
        <w:rPr>
          <w:del w:id="1460" w:author="Prabhvir Saran" w:date="2017-02-02T16:28:00Z"/>
          <w:b/>
          <w:sz w:val="32"/>
          <w:szCs w:val="32"/>
          <w:u w:val="single"/>
        </w:rPr>
      </w:pPr>
    </w:p>
    <w:p w14:paraId="5C70042E" w14:textId="77777777" w:rsidR="00B83921" w:rsidDel="00760B99" w:rsidRDefault="00B83921">
      <w:pPr>
        <w:rPr>
          <w:del w:id="1461" w:author="Prabhvir Saran" w:date="2017-02-02T16:28:00Z"/>
          <w:b/>
          <w:sz w:val="32"/>
          <w:szCs w:val="32"/>
          <w:u w:val="single"/>
        </w:rPr>
      </w:pPr>
    </w:p>
    <w:p w14:paraId="26A1EC45" w14:textId="77777777" w:rsidR="00B83921" w:rsidDel="00760B99" w:rsidRDefault="00B83921">
      <w:pPr>
        <w:rPr>
          <w:del w:id="1462" w:author="Prabhvir Saran" w:date="2017-02-02T16:28:00Z"/>
          <w:b/>
          <w:sz w:val="32"/>
          <w:szCs w:val="32"/>
          <w:u w:val="single"/>
        </w:rPr>
      </w:pPr>
    </w:p>
    <w:p w14:paraId="55CA2C98" w14:textId="77777777" w:rsidR="00B83921" w:rsidDel="00760B99" w:rsidRDefault="00B83921">
      <w:pPr>
        <w:rPr>
          <w:del w:id="1463" w:author="Prabhvir Saran" w:date="2017-02-02T16:28:00Z"/>
          <w:b/>
          <w:sz w:val="32"/>
          <w:szCs w:val="32"/>
          <w:u w:val="single"/>
        </w:rPr>
      </w:pPr>
    </w:p>
    <w:p w14:paraId="33CB925D" w14:textId="77777777" w:rsidR="00B83921" w:rsidDel="00760B99" w:rsidRDefault="00B83921">
      <w:pPr>
        <w:rPr>
          <w:del w:id="1464" w:author="Prabhvir Saran" w:date="2017-02-02T16:28:00Z"/>
          <w:b/>
          <w:sz w:val="32"/>
          <w:szCs w:val="32"/>
          <w:u w:val="single"/>
        </w:rPr>
      </w:pPr>
    </w:p>
    <w:p w14:paraId="4EB4D10F" w14:textId="77777777" w:rsidR="00B83921" w:rsidDel="00760B99" w:rsidRDefault="00B83921">
      <w:pPr>
        <w:rPr>
          <w:del w:id="1465" w:author="Prabhvir Saran" w:date="2017-02-02T16:28:00Z"/>
          <w:b/>
          <w:sz w:val="32"/>
          <w:szCs w:val="32"/>
          <w:u w:val="single"/>
        </w:rPr>
      </w:pPr>
    </w:p>
    <w:p w14:paraId="67470E47" w14:textId="77777777" w:rsidR="00B83921" w:rsidDel="00760B99" w:rsidRDefault="00B83921">
      <w:pPr>
        <w:rPr>
          <w:del w:id="1466" w:author="Prabhvir Saran" w:date="2017-02-02T16:28:00Z"/>
          <w:b/>
          <w:sz w:val="32"/>
          <w:szCs w:val="32"/>
          <w:u w:val="single"/>
        </w:rPr>
      </w:pPr>
    </w:p>
    <w:p w14:paraId="31B1294E" w14:textId="579874EA" w:rsidR="00B83921" w:rsidRPr="00121F28" w:rsidRDefault="00B83921">
      <w:pPr>
        <w:rPr>
          <w:b/>
        </w:rPr>
      </w:pPr>
      <w:del w:id="1467" w:author="Prabhvir Saran" w:date="2017-02-02T16:28:00Z">
        <w:r w:rsidDel="00760B99">
          <w:rPr>
            <w:b/>
            <w:sz w:val="32"/>
            <w:szCs w:val="32"/>
            <w:u w:val="single"/>
          </w:rPr>
          <w:delText xml:space="preserve"> </w:delText>
        </w:r>
      </w:del>
    </w:p>
    <w:sectPr w:rsidR="00B83921" w:rsidRPr="00121F28" w:rsidSect="005A76A2">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4E05A" w14:textId="77777777" w:rsidR="002616E3" w:rsidRDefault="002616E3" w:rsidP="0028412B">
      <w:pPr>
        <w:spacing w:after="0" w:line="240" w:lineRule="auto"/>
      </w:pPr>
      <w:r>
        <w:separator/>
      </w:r>
    </w:p>
  </w:endnote>
  <w:endnote w:type="continuationSeparator" w:id="0">
    <w:p w14:paraId="2574A2E6" w14:textId="77777777" w:rsidR="002616E3" w:rsidRDefault="002616E3"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A3D85" w14:textId="77777777" w:rsidR="002616E3" w:rsidRDefault="002616E3" w:rsidP="0028412B">
      <w:pPr>
        <w:spacing w:after="0" w:line="240" w:lineRule="auto"/>
      </w:pPr>
      <w:r>
        <w:separator/>
      </w:r>
    </w:p>
  </w:footnote>
  <w:footnote w:type="continuationSeparator" w:id="0">
    <w:p w14:paraId="1A5CE812" w14:textId="77777777" w:rsidR="002616E3" w:rsidRDefault="002616E3"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0E02EE" w:rsidRDefault="000E02EE" w:rsidP="005A76A2">
    <w:pPr>
      <w:pStyle w:val="Header"/>
      <w:jc w:val="right"/>
    </w:pPr>
  </w:p>
  <w:p w14:paraId="056D1BD3" w14:textId="77777777" w:rsidR="000E02EE" w:rsidRPr="005A76A2" w:rsidRDefault="000E02EE"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5111D"/>
    <w:rsid w:val="00063B35"/>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1F28"/>
    <w:rsid w:val="00122A71"/>
    <w:rsid w:val="0012395B"/>
    <w:rsid w:val="00124C35"/>
    <w:rsid w:val="00130463"/>
    <w:rsid w:val="00132EC9"/>
    <w:rsid w:val="001517EF"/>
    <w:rsid w:val="001609EC"/>
    <w:rsid w:val="0016316E"/>
    <w:rsid w:val="00165CCA"/>
    <w:rsid w:val="001665B5"/>
    <w:rsid w:val="00167652"/>
    <w:rsid w:val="00170042"/>
    <w:rsid w:val="00180A80"/>
    <w:rsid w:val="0019162B"/>
    <w:rsid w:val="001A1BBF"/>
    <w:rsid w:val="001A25C4"/>
    <w:rsid w:val="001A75D8"/>
    <w:rsid w:val="001B012E"/>
    <w:rsid w:val="001B01E3"/>
    <w:rsid w:val="001B77FC"/>
    <w:rsid w:val="001C2347"/>
    <w:rsid w:val="001C4BA0"/>
    <w:rsid w:val="001E44DE"/>
    <w:rsid w:val="001E5BDC"/>
    <w:rsid w:val="001F1EBD"/>
    <w:rsid w:val="002048E5"/>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A21B5"/>
    <w:rsid w:val="002B2FF8"/>
    <w:rsid w:val="002B4101"/>
    <w:rsid w:val="002C11BD"/>
    <w:rsid w:val="002C15DF"/>
    <w:rsid w:val="002C2296"/>
    <w:rsid w:val="002C30BD"/>
    <w:rsid w:val="002D4FE5"/>
    <w:rsid w:val="002F1CF2"/>
    <w:rsid w:val="002F1E15"/>
    <w:rsid w:val="00306683"/>
    <w:rsid w:val="00310B36"/>
    <w:rsid w:val="0031282D"/>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B00C0"/>
    <w:rsid w:val="003B7D1F"/>
    <w:rsid w:val="003B7E9F"/>
    <w:rsid w:val="003D633D"/>
    <w:rsid w:val="003D75E9"/>
    <w:rsid w:val="003E185E"/>
    <w:rsid w:val="003F6EAA"/>
    <w:rsid w:val="00411D89"/>
    <w:rsid w:val="00412C81"/>
    <w:rsid w:val="004154BF"/>
    <w:rsid w:val="004161ED"/>
    <w:rsid w:val="004269A2"/>
    <w:rsid w:val="0043098F"/>
    <w:rsid w:val="00434297"/>
    <w:rsid w:val="00436213"/>
    <w:rsid w:val="00444304"/>
    <w:rsid w:val="00452847"/>
    <w:rsid w:val="004605B7"/>
    <w:rsid w:val="0046230F"/>
    <w:rsid w:val="00477C6C"/>
    <w:rsid w:val="00481F58"/>
    <w:rsid w:val="00484EA6"/>
    <w:rsid w:val="00487BA1"/>
    <w:rsid w:val="00491EC0"/>
    <w:rsid w:val="004A17E7"/>
    <w:rsid w:val="004A2ADD"/>
    <w:rsid w:val="004A5284"/>
    <w:rsid w:val="004A7CE2"/>
    <w:rsid w:val="004A7F09"/>
    <w:rsid w:val="004C0937"/>
    <w:rsid w:val="004C1396"/>
    <w:rsid w:val="004C1B73"/>
    <w:rsid w:val="004D14C3"/>
    <w:rsid w:val="004D4D92"/>
    <w:rsid w:val="004E3F3A"/>
    <w:rsid w:val="0050335C"/>
    <w:rsid w:val="00516893"/>
    <w:rsid w:val="00520569"/>
    <w:rsid w:val="00522B41"/>
    <w:rsid w:val="0052364E"/>
    <w:rsid w:val="00524ACB"/>
    <w:rsid w:val="005341BF"/>
    <w:rsid w:val="00535BE1"/>
    <w:rsid w:val="005374C4"/>
    <w:rsid w:val="005529B6"/>
    <w:rsid w:val="00553070"/>
    <w:rsid w:val="00565996"/>
    <w:rsid w:val="00565C62"/>
    <w:rsid w:val="00583BE8"/>
    <w:rsid w:val="00587379"/>
    <w:rsid w:val="005A04E4"/>
    <w:rsid w:val="005A251B"/>
    <w:rsid w:val="005A27FE"/>
    <w:rsid w:val="005A76A2"/>
    <w:rsid w:val="005B788D"/>
    <w:rsid w:val="005C1A64"/>
    <w:rsid w:val="005C20FE"/>
    <w:rsid w:val="005D4026"/>
    <w:rsid w:val="005D4B24"/>
    <w:rsid w:val="005E12C5"/>
    <w:rsid w:val="005E1A1C"/>
    <w:rsid w:val="005E35E2"/>
    <w:rsid w:val="005E5569"/>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4743"/>
    <w:rsid w:val="006874EB"/>
    <w:rsid w:val="00690AC5"/>
    <w:rsid w:val="006B09CE"/>
    <w:rsid w:val="006B3F3B"/>
    <w:rsid w:val="006B5D4D"/>
    <w:rsid w:val="006B6CF4"/>
    <w:rsid w:val="006C0035"/>
    <w:rsid w:val="006D2A31"/>
    <w:rsid w:val="006D4964"/>
    <w:rsid w:val="006D5511"/>
    <w:rsid w:val="006D5F43"/>
    <w:rsid w:val="006E05DC"/>
    <w:rsid w:val="006E7AC6"/>
    <w:rsid w:val="006F0D56"/>
    <w:rsid w:val="00717083"/>
    <w:rsid w:val="0072300C"/>
    <w:rsid w:val="007243EA"/>
    <w:rsid w:val="0073044C"/>
    <w:rsid w:val="00737246"/>
    <w:rsid w:val="0075202D"/>
    <w:rsid w:val="007602BC"/>
    <w:rsid w:val="00760B99"/>
    <w:rsid w:val="00770DC1"/>
    <w:rsid w:val="00773491"/>
    <w:rsid w:val="00775F5D"/>
    <w:rsid w:val="00776164"/>
    <w:rsid w:val="007768F7"/>
    <w:rsid w:val="00784695"/>
    <w:rsid w:val="0078676A"/>
    <w:rsid w:val="007A0008"/>
    <w:rsid w:val="007B07EB"/>
    <w:rsid w:val="007E3FC9"/>
    <w:rsid w:val="008013EF"/>
    <w:rsid w:val="0080454E"/>
    <w:rsid w:val="00814DE6"/>
    <w:rsid w:val="00835269"/>
    <w:rsid w:val="00870D6F"/>
    <w:rsid w:val="00871A48"/>
    <w:rsid w:val="00880981"/>
    <w:rsid w:val="00894C26"/>
    <w:rsid w:val="008A0611"/>
    <w:rsid w:val="008A2DFB"/>
    <w:rsid w:val="008A3BCA"/>
    <w:rsid w:val="008A61F0"/>
    <w:rsid w:val="008A7E1C"/>
    <w:rsid w:val="008B1404"/>
    <w:rsid w:val="008B1D25"/>
    <w:rsid w:val="008D527E"/>
    <w:rsid w:val="008E4305"/>
    <w:rsid w:val="008E7B36"/>
    <w:rsid w:val="008E7E99"/>
    <w:rsid w:val="008F254E"/>
    <w:rsid w:val="009000FD"/>
    <w:rsid w:val="00902EFF"/>
    <w:rsid w:val="00903FA7"/>
    <w:rsid w:val="00904F83"/>
    <w:rsid w:val="009142AF"/>
    <w:rsid w:val="00922D5A"/>
    <w:rsid w:val="00930BA6"/>
    <w:rsid w:val="00930F36"/>
    <w:rsid w:val="00941892"/>
    <w:rsid w:val="00942360"/>
    <w:rsid w:val="009437D9"/>
    <w:rsid w:val="009460A9"/>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B645E"/>
    <w:rsid w:val="009E6A96"/>
    <w:rsid w:val="00A004D0"/>
    <w:rsid w:val="00A05477"/>
    <w:rsid w:val="00A1445E"/>
    <w:rsid w:val="00A22DDC"/>
    <w:rsid w:val="00A3104A"/>
    <w:rsid w:val="00A37F93"/>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522C"/>
    <w:rsid w:val="00B45422"/>
    <w:rsid w:val="00B47B3D"/>
    <w:rsid w:val="00B50380"/>
    <w:rsid w:val="00B538E0"/>
    <w:rsid w:val="00B62295"/>
    <w:rsid w:val="00B6316B"/>
    <w:rsid w:val="00B6502F"/>
    <w:rsid w:val="00B65495"/>
    <w:rsid w:val="00B67FBE"/>
    <w:rsid w:val="00B83921"/>
    <w:rsid w:val="00B915CA"/>
    <w:rsid w:val="00B92D69"/>
    <w:rsid w:val="00BA63DE"/>
    <w:rsid w:val="00BA7B9A"/>
    <w:rsid w:val="00BB09A4"/>
    <w:rsid w:val="00BC6E03"/>
    <w:rsid w:val="00BD001E"/>
    <w:rsid w:val="00BD7077"/>
    <w:rsid w:val="00BE0F35"/>
    <w:rsid w:val="00BE19B9"/>
    <w:rsid w:val="00BE5EB1"/>
    <w:rsid w:val="00BE7934"/>
    <w:rsid w:val="00BF785C"/>
    <w:rsid w:val="00C15E6D"/>
    <w:rsid w:val="00C26893"/>
    <w:rsid w:val="00C325F4"/>
    <w:rsid w:val="00C32CCB"/>
    <w:rsid w:val="00C400DE"/>
    <w:rsid w:val="00C53D8B"/>
    <w:rsid w:val="00C86785"/>
    <w:rsid w:val="00CC7C1A"/>
    <w:rsid w:val="00CD1BFE"/>
    <w:rsid w:val="00CE0D1C"/>
    <w:rsid w:val="00CE27D4"/>
    <w:rsid w:val="00CE5EDC"/>
    <w:rsid w:val="00CF40EB"/>
    <w:rsid w:val="00CF75C9"/>
    <w:rsid w:val="00D01AED"/>
    <w:rsid w:val="00D069C5"/>
    <w:rsid w:val="00D113B2"/>
    <w:rsid w:val="00D148C6"/>
    <w:rsid w:val="00D31015"/>
    <w:rsid w:val="00D40537"/>
    <w:rsid w:val="00D45279"/>
    <w:rsid w:val="00D47253"/>
    <w:rsid w:val="00D57C9F"/>
    <w:rsid w:val="00D60E75"/>
    <w:rsid w:val="00D64DDA"/>
    <w:rsid w:val="00D650A7"/>
    <w:rsid w:val="00D70E4A"/>
    <w:rsid w:val="00D71FFD"/>
    <w:rsid w:val="00D92629"/>
    <w:rsid w:val="00D95C23"/>
    <w:rsid w:val="00D96154"/>
    <w:rsid w:val="00DA422D"/>
    <w:rsid w:val="00DA7437"/>
    <w:rsid w:val="00DD0D97"/>
    <w:rsid w:val="00DE5061"/>
    <w:rsid w:val="00DE5854"/>
    <w:rsid w:val="00DF31E2"/>
    <w:rsid w:val="00E037F3"/>
    <w:rsid w:val="00E124D6"/>
    <w:rsid w:val="00E124EB"/>
    <w:rsid w:val="00E268E0"/>
    <w:rsid w:val="00E2697D"/>
    <w:rsid w:val="00E31C81"/>
    <w:rsid w:val="00E401C0"/>
    <w:rsid w:val="00E407C8"/>
    <w:rsid w:val="00E47E58"/>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A13EA"/>
    <w:rsid w:val="00FA5304"/>
    <w:rsid w:val="00FD0654"/>
    <w:rsid w:val="00FE7EC9"/>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microsoft.com/office/2011/relationships/people" Target="peop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4DF627-5C13-455C-9D4C-3B7E14337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18</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4</dc:subject>
  <dc:creator>Prabhvir Saran, Bhagwan Virdi, Jaisreet Khaira, Tony Pacheco, and Liam MacIntyre</dc:creator>
  <cp:keywords/>
  <dc:description/>
  <cp:lastModifiedBy>Prabhvir Saran</cp:lastModifiedBy>
  <cp:revision>192</cp:revision>
  <dcterms:created xsi:type="dcterms:W3CDTF">2017-02-03T02:09:00Z</dcterms:created>
  <dcterms:modified xsi:type="dcterms:W3CDTF">2017-03-24T06:02:00Z</dcterms:modified>
  <cp:category>Web Development</cp:category>
</cp:coreProperties>
</file>