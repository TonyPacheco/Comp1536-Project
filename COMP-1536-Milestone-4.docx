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66616069"/>
        <w:docPartObj>
          <w:docPartGallery w:val="Cover Pages"/>
          <w:docPartUnique/>
        </w:docPartObj>
      </w:sdtPr>
      <w:sdtEndPr>
        <w:rPr>
          <w:caps/>
          <w:color w:val="4472C4" w:themeColor="accent1"/>
          <w:sz w:val="64"/>
          <w:szCs w:val="64"/>
          <w:lang w:val="en-CA"/>
        </w:rPr>
      </w:sdtEndPr>
      <w:sdtContent>
        <w:p w14:paraId="0FFB10DC" w14:textId="77777777" w:rsidR="005341BF" w:rsidRDefault="005341BF">
          <w:r>
            <w:rPr>
              <w:noProof/>
              <w:lang w:val="en-CA" w:eastAsia="en-CA"/>
            </w:rPr>
            <mc:AlternateContent>
              <mc:Choice Requires="wps">
                <w:drawing>
                  <wp:anchor distT="0" distB="0" distL="114300" distR="114300" simplePos="0" relativeHeight="251631616" behindDoc="1" locked="0" layoutInCell="1" allowOverlap="1" wp14:anchorId="6C57AAEE" wp14:editId="76D8B41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B8D325D" w14:textId="4D39E714" w:rsidR="00CF60F9" w:rsidRPr="00CE27D4" w:rsidRDefault="00CF60F9">
                                <w:ins w:id="0" w:author="Prabhvir Saran" w:date="2017-02-02T15:34:00Z">
                                  <w:r>
                                    <w:softHyphen/>
                                  </w:r>
                                  <w:r>
                                    <w:softHyphen/>
                                  </w:r>
                                  <w:r>
                                    <w:softHyphen/>
                                  </w:r>
                                </w:ins>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C57AAEE" id="Rectangle 466" o:spid="_x0000_s1026" style="position:absolute;margin-left:0;margin-top:0;width:581.4pt;height:752.4pt;z-index:-2516848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" fillcolor="#d9e2f3 [660]" stroked="f" strokeweight="1pt">
                    <v:fill color2="#8eaadb [1940]" rotate="t" focus="100%" type="gradient">
                      <o:fill v:ext="view" type="gradientUnscaled"/>
                    </v:fill>
                    <v:path arrowok="t"/>
                    <v:textbox inset="21.6pt,,21.6pt">
                      <w:txbxContent>
                        <w:p w14:paraId="5B8D325D" w14:textId="4D39E714" w:rsidR="00CF60F9" w:rsidRPr="00CE27D4" w:rsidRDefault="00CF60F9">
                          <w:ins w:id="1" w:author="Prabhvir Saran" w:date="2017-02-02T15:34:00Z">
                            <w:r>
                              <w:softHyphen/>
                            </w:r>
                            <w:r>
                              <w:softHyphen/>
                            </w:r>
                            <w:r>
                              <w:softHyphen/>
                            </w:r>
                          </w:ins>
                        </w:p>
                      </w:txbxContent>
                    </v:textbox>
                    <w10:wrap anchorx="page" anchory="page"/>
                  </v:rect>
                </w:pict>
              </mc:Fallback>
            </mc:AlternateContent>
          </w:r>
          <w:r>
            <w:rPr>
              <w:noProof/>
              <w:lang w:val="en-CA" w:eastAsia="en-CA"/>
            </w:rPr>
            <mc:AlternateContent>
              <mc:Choice Requires="wps">
                <w:drawing>
                  <wp:anchor distT="0" distB="0" distL="114300" distR="114300" simplePos="0" relativeHeight="251628544" behindDoc="0" locked="0" layoutInCell="1" allowOverlap="1" wp14:anchorId="52B19B29" wp14:editId="7280EA4E">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1BC064" w14:textId="2585F0D5" w:rsidR="00CF60F9" w:rsidRDefault="00130AC0" w:rsidP="00E47E58">
                                <w:pPr>
                                  <w:spacing w:before="240"/>
                                  <w:jc w:val="center"/>
                                  <w:rPr>
                                    <w:ins w:id="1" w:author="Tony Pacheco" w:date="2017-01-31T18:36:00Z"/>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del w:id="2" w:author="Tony Pacheco" w:date="2017-01-31T18:36:00Z">
                                      <w:r w:rsidR="00CF60F9" w:rsidDel="00E47E58">
                                        <w:rPr>
                                          <w:color w:val="FFFFFF" w:themeColor="background1"/>
                                        </w:rPr>
                                        <w:delText>A website to educate, inform, and bring about a positive change in our climate.</w:delText>
                                      </w:r>
                                    </w:del>
                                  </w:sdtContent>
                                </w:sdt>
                                <w:ins w:id="3" w:author="Tony Pacheco" w:date="2017-01-31T18:36:00Z">
                                  <w:r w:rsidR="00CF60F9" w:rsidRPr="00E47E58">
                                    <w:rPr>
                                      <w:color w:val="FFFFFF" w:themeColor="background1"/>
                                    </w:rPr>
                                    <w:t xml:space="preserve"> </w:t>
                                  </w:r>
                                </w:ins>
                                <w:customXmlInsRangeStart w:id="4" w:author="Tony Pacheco" w:date="2017-01-31T18:36:00Z"/>
                                <w:sdt>
                                  <w:sdtPr>
                                    <w:rPr>
                                      <w:color w:val="FFFFFF" w:themeColor="background1"/>
                                    </w:rPr>
                                    <w:alias w:val="Abstract"/>
                                    <w:id w:val="-1405910420"/>
                                    <w:showingPlcHdr/>
                                    <w:dataBinding w:prefixMappings="xmlns:ns0='http://schemas.microsoft.com/office/2006/coverPageProps'" w:xpath="/ns0:CoverPageProperties[1]/ns0:Abstract[1]" w:storeItemID="{55AF091B-3C7A-41E3-B477-F2FDAA23CFDA}"/>
                                    <w:text/>
                                  </w:sdtPr>
                                  <w:sdtEndPr/>
                                  <w:sdtContent>
                                    <w:customXmlInsRangeEnd w:id="4"/>
                                    <w:r w:rsidR="00CF60F9">
                                      <w:rPr>
                                        <w:color w:val="FFFFFF" w:themeColor="background1"/>
                                      </w:rPr>
                                      <w:t xml:space="preserve">     </w:t>
                                    </w:r>
                                    <w:customXmlInsRangeStart w:id="5" w:author="Tony Pacheco" w:date="2017-01-31T18:36:00Z"/>
                                  </w:sdtContent>
                                </w:sdt>
                                <w:customXmlInsRangeEnd w:id="5"/>
                              </w:p>
                              <w:p w14:paraId="7AF49FFF" w14:textId="11CE5982" w:rsidR="00CF60F9" w:rsidRDefault="00CF60F9">
                                <w:pPr>
                                  <w:spacing w:before="240"/>
                                  <w:jc w:val="center"/>
                                  <w:rPr>
                                    <w:color w:val="FFFFFF" w:themeColor="background1"/>
                                  </w:rPr>
                                </w:pPr>
                                <w:ins w:id="6" w:author="Tony Pacheco" w:date="2017-01-31T18:37:00Z">
                                  <w:r>
                                    <w:rPr>
                                      <w:color w:val="FFFFFF" w:themeColor="background1"/>
                                    </w:rPr>
                                    <w:t>A website to introduce people to the sport and study of Historical European Martial Arts</w:t>
                                  </w:r>
                                </w:ins>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52B19B29" id="Rectangle 467" o:spid="_x0000_s1027" style="position:absolute;margin-left:0;margin-top:0;width:226.45pt;height:237.6pt;z-index:251628544;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FsgftegAgAAnQUAAA4AAAAAAAAAAAAAAAAALgIAAGRycy9l&#10;Mm9Eb2MueG1sUEsBAi0AFAAGAAgAAAAhAHjHifzaAAAABQEAAA8AAAAAAAAAAAAAAAAA+gQAAGRy&#10;cy9kb3ducmV2LnhtbFBLBQYAAAAABAAEAPMAAAABBgAAAAA=&#10;" fillcolor="#44546a [3215]" stroked="f" strokeweight="1pt">
                    <v:textbox inset="14.4pt,14.4pt,14.4pt,28.8pt">
                      <w:txbxContent>
                        <w:p w14:paraId="641BC064" w14:textId="2585F0D5" w:rsidR="00CF60F9" w:rsidRDefault="00CF60F9" w:rsidP="00E47E58">
                          <w:pPr>
                            <w:spacing w:before="240"/>
                            <w:jc w:val="center"/>
                            <w:rPr>
                              <w:ins w:id="8" w:author="Tony Pacheco" w:date="2017-01-31T18:36:00Z"/>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del w:id="9" w:author="Tony Pacheco" w:date="2017-01-31T18:36:00Z">
                                <w:r w:rsidDel="00E47E58">
                                  <w:rPr>
                                    <w:color w:val="FFFFFF" w:themeColor="background1"/>
                                  </w:rPr>
                                  <w:delText>A website to educate, inform, and bring about a positive change in our climate.</w:delText>
                                </w:r>
                              </w:del>
                            </w:sdtContent>
                          </w:sdt>
                          <w:ins w:id="10" w:author="Tony Pacheco" w:date="2017-01-31T18:36:00Z">
                            <w:r w:rsidRPr="00E47E58">
                              <w:rPr>
                                <w:color w:val="FFFFFF" w:themeColor="background1"/>
                              </w:rPr>
                              <w:t xml:space="preserve"> </w:t>
                            </w:r>
                          </w:ins>
                          <w:customXmlInsRangeStart w:id="11" w:author="Tony Pacheco" w:date="2017-01-31T18:36:00Z"/>
                          <w:sdt>
                            <w:sdtPr>
                              <w:rPr>
                                <w:color w:val="FFFFFF" w:themeColor="background1"/>
                              </w:rPr>
                              <w:alias w:val="Abstract"/>
                              <w:id w:val="-1405910420"/>
                              <w:showingPlcHdr/>
                              <w:dataBinding w:prefixMappings="xmlns:ns0='http://schemas.microsoft.com/office/2006/coverPageProps'" w:xpath="/ns0:CoverPageProperties[1]/ns0:Abstract[1]" w:storeItemID="{55AF091B-3C7A-41E3-B477-F2FDAA23CFDA}"/>
                              <w:text/>
                            </w:sdtPr>
                            <w:sdtContent>
                              <w:customXmlInsRangeEnd w:id="11"/>
                              <w:r>
                                <w:rPr>
                                  <w:color w:val="FFFFFF" w:themeColor="background1"/>
                                </w:rPr>
                                <w:t xml:space="preserve">     </w:t>
                              </w:r>
                              <w:customXmlInsRangeStart w:id="12" w:author="Tony Pacheco" w:date="2017-01-31T18:36:00Z"/>
                            </w:sdtContent>
                          </w:sdt>
                          <w:customXmlInsRangeEnd w:id="12"/>
                        </w:p>
                        <w:p w14:paraId="7AF49FFF" w14:textId="11CE5982" w:rsidR="00CF60F9" w:rsidRDefault="00CF60F9">
                          <w:pPr>
                            <w:spacing w:before="240"/>
                            <w:jc w:val="center"/>
                            <w:rPr>
                              <w:color w:val="FFFFFF" w:themeColor="background1"/>
                            </w:rPr>
                          </w:pPr>
                          <w:ins w:id="13" w:author="Tony Pacheco" w:date="2017-01-31T18:37:00Z">
                            <w:r>
                              <w:rPr>
                                <w:color w:val="FFFFFF" w:themeColor="background1"/>
                              </w:rPr>
                              <w:t>A website to introduce people to the sport and study of Historical European Martial Arts</w:t>
                            </w:r>
                          </w:ins>
                        </w:p>
                      </w:txbxContent>
                    </v:textbox>
                    <w10:wrap anchorx="page" anchory="page"/>
                  </v:rect>
                </w:pict>
              </mc:Fallback>
            </mc:AlternateContent>
          </w:r>
          <w:r>
            <w:rPr>
              <w:noProof/>
              <w:lang w:val="en-CA" w:eastAsia="en-CA"/>
            </w:rPr>
            <mc:AlternateContent>
              <mc:Choice Requires="wps">
                <w:drawing>
                  <wp:anchor distT="0" distB="0" distL="114300" distR="114300" simplePos="0" relativeHeight="251627520" behindDoc="0" locked="0" layoutInCell="1" allowOverlap="1" wp14:anchorId="7784D5DC" wp14:editId="56A9B589">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753F87E3" id="Rectangle 468" o:spid="_x0000_s1026" style="position:absolute;margin-left:0;margin-top:0;width:244.8pt;height:554.4pt;z-index:251627520;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lang w:val="en-CA" w:eastAsia="en-CA"/>
            </w:rPr>
            <mc:AlternateContent>
              <mc:Choice Requires="wps">
                <w:drawing>
                  <wp:anchor distT="0" distB="0" distL="114300" distR="114300" simplePos="0" relativeHeight="251630592" behindDoc="0" locked="0" layoutInCell="1" allowOverlap="1" wp14:anchorId="1E2FEB30" wp14:editId="47A624B5">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2A2CCA4C" id="Rectangle 469" o:spid="_x0000_s1026" style="position:absolute;margin-left:0;margin-top:0;width:226.45pt;height:9.35pt;z-index:251630592;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Pr>
              <w:noProof/>
              <w:lang w:val="en-CA" w:eastAsia="en-CA"/>
            </w:rPr>
            <mc:AlternateContent>
              <mc:Choice Requires="wps">
                <w:drawing>
                  <wp:anchor distT="0" distB="0" distL="114300" distR="114300" simplePos="0" relativeHeight="251629568" behindDoc="0" locked="0" layoutInCell="1" allowOverlap="1" wp14:anchorId="4DC7E089" wp14:editId="4BDB08B9">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7F8D512B" w14:textId="68922A4F" w:rsidR="00CF60F9" w:rsidRDefault="00CF60F9">
                                    <w:pPr>
                                      <w:spacing w:line="240" w:lineRule="auto"/>
                                      <w:rPr>
                                        <w:rFonts w:asciiTheme="majorHAnsi" w:eastAsiaTheme="majorEastAsia" w:hAnsiTheme="majorHAnsi" w:cstheme="majorBidi"/>
                                        <w:noProof/>
                                        <w:color w:val="4472C4" w:themeColor="accent1"/>
                                        <w:sz w:val="72"/>
                                        <w:szCs w:val="144"/>
                                      </w:rPr>
                                    </w:pPr>
                                    <w:del w:id="7" w:author="Tony Pacheco" w:date="2017-01-31T18:35:00Z">
                                      <w:r w:rsidDel="00E47E58">
                                        <w:rPr>
                                          <w:rFonts w:asciiTheme="majorHAnsi" w:eastAsiaTheme="majorEastAsia" w:hAnsiTheme="majorHAnsi" w:cstheme="majorBidi"/>
                                          <w:noProof/>
                                          <w:color w:val="4472C4" w:themeColor="accent1"/>
                                          <w:sz w:val="72"/>
                                          <w:szCs w:val="72"/>
                                          <w:lang w:val="en-CA"/>
                                        </w:rPr>
                                        <w:delText>Global Warming</w:delText>
                                      </w:r>
                                    </w:del>
                                    <w:ins w:id="8" w:author="Tony Pacheco" w:date="2017-01-31T18:35:00Z">
                                      <w:r>
                                        <w:rPr>
                                          <w:rFonts w:asciiTheme="majorHAnsi" w:eastAsiaTheme="majorEastAsia" w:hAnsiTheme="majorHAnsi" w:cstheme="majorBidi"/>
                                          <w:noProof/>
                                          <w:color w:val="4472C4" w:themeColor="accent1"/>
                                          <w:sz w:val="72"/>
                                          <w:szCs w:val="72"/>
                                          <w:lang w:val="en-CA"/>
                                        </w:rPr>
                                        <w:t>HEMA</w:t>
                                      </w:r>
                                    </w:ins>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6B6FE198" w14:textId="219E8D35" w:rsidR="00CF60F9" w:rsidRDefault="00CF60F9">
                                    <w:pPr>
                                      <w:rPr>
                                        <w:rFonts w:asciiTheme="majorHAnsi" w:eastAsiaTheme="majorEastAsia" w:hAnsiTheme="majorHAnsi" w:cstheme="majorBidi"/>
                                        <w:noProof/>
                                        <w:color w:val="44546A" w:themeColor="text2"/>
                                        <w:sz w:val="32"/>
                                        <w:szCs w:val="40"/>
                                      </w:rPr>
                                    </w:pPr>
                                    <w:del w:id="9" w:author="Prabhvir Saran" w:date="2017-02-02T15:55:00Z">
                                      <w:r w:rsidDel="00C32CCB">
                                        <w:rPr>
                                          <w:rFonts w:asciiTheme="majorHAnsi" w:eastAsiaTheme="majorEastAsia" w:hAnsiTheme="majorHAnsi" w:cstheme="majorBidi"/>
                                          <w:noProof/>
                                          <w:color w:val="44546A" w:themeColor="text2"/>
                                          <w:sz w:val="32"/>
                                          <w:szCs w:val="32"/>
                                        </w:rPr>
                                        <w:delText>Milestone 1</w:delText>
                                      </w:r>
                                    </w:del>
                                    <w:ins w:id="10" w:author="Prabhvir Saran" w:date="2017-02-02T15:55:00Z">
                                      <w:r>
                                        <w:rPr>
                                          <w:rFonts w:asciiTheme="majorHAnsi" w:eastAsiaTheme="majorEastAsia" w:hAnsiTheme="majorHAnsi" w:cstheme="majorBidi"/>
                                          <w:noProof/>
                                          <w:color w:val="44546A" w:themeColor="text2"/>
                                          <w:sz w:val="32"/>
                                          <w:szCs w:val="32"/>
                                        </w:rPr>
                                        <w:t>Milestone</w:t>
                                      </w:r>
                                    </w:ins>
                                    <w:ins w:id="11" w:author="Prabhvir Saran [2]" w:date="2017-03-23T20:57:00Z">
                                      <w:r>
                                        <w:rPr>
                                          <w:rFonts w:asciiTheme="majorHAnsi" w:eastAsiaTheme="majorEastAsia" w:hAnsiTheme="majorHAnsi" w:cstheme="majorBidi"/>
                                          <w:noProof/>
                                          <w:color w:val="44546A" w:themeColor="text2"/>
                                          <w:sz w:val="32"/>
                                          <w:szCs w:val="32"/>
                                        </w:rPr>
                                        <w:t xml:space="preserve"> 4</w:t>
                                      </w:r>
                                    </w:ins>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4DC7E089" id="_x0000_t202" coordsize="21600,21600" o:spt="202" path="m,l,21600r21600,l21600,xe">
                    <v:stroke joinstyle="miter"/>
                    <v:path gradientshapeok="t" o:connecttype="rect"/>
                  </v:shapetype>
                  <v:shape id="Text Box 470" o:spid="_x0000_s1028" type="#_x0000_t202" style="position:absolute;margin-left:0;margin-top:0;width:220.3pt;height:194.9pt;z-index:251629568;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4I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iE9l7XVxRHVWt1PjDN8WSOjFXP+lVmMCKrA2PsXHKXUeFmfJEoqbX/9zR7iwRy8&#10;lLQYuZy6n3tmBSXyuwKn96PxGLA+KuPJNIVirz3ba4/aN48aUz3CghkexRDv5VksrW7esB2L8Cpc&#10;THG8nVN/Fh99vwjYLi4WixiEqTTMr9Ta8AAd+hb6venemDUnUjz4fNbn4WTZB2762HDTmcXeg6FI&#10;XOhz31WwGBRMdOTztH1hZa71GPX+j5j/Bg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7D3eCD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7F8D512B" w14:textId="68922A4F" w:rsidR="00CF60F9" w:rsidRDefault="00CF60F9">
                              <w:pPr>
                                <w:spacing w:line="240" w:lineRule="auto"/>
                                <w:rPr>
                                  <w:rFonts w:asciiTheme="majorHAnsi" w:eastAsiaTheme="majorEastAsia" w:hAnsiTheme="majorHAnsi" w:cstheme="majorBidi"/>
                                  <w:noProof/>
                                  <w:color w:val="4472C4" w:themeColor="accent1"/>
                                  <w:sz w:val="72"/>
                                  <w:szCs w:val="144"/>
                                </w:rPr>
                              </w:pPr>
                              <w:del w:id="19" w:author="Tony Pacheco" w:date="2017-01-31T18:35:00Z">
                                <w:r w:rsidDel="00E47E58">
                                  <w:rPr>
                                    <w:rFonts w:asciiTheme="majorHAnsi" w:eastAsiaTheme="majorEastAsia" w:hAnsiTheme="majorHAnsi" w:cstheme="majorBidi"/>
                                    <w:noProof/>
                                    <w:color w:val="4472C4" w:themeColor="accent1"/>
                                    <w:sz w:val="72"/>
                                    <w:szCs w:val="72"/>
                                    <w:lang w:val="en-CA"/>
                                  </w:rPr>
                                  <w:delText>Global Warming</w:delText>
                                </w:r>
                              </w:del>
                              <w:ins w:id="20" w:author="Tony Pacheco" w:date="2017-01-31T18:35:00Z">
                                <w:r>
                                  <w:rPr>
                                    <w:rFonts w:asciiTheme="majorHAnsi" w:eastAsiaTheme="majorEastAsia" w:hAnsiTheme="majorHAnsi" w:cstheme="majorBidi"/>
                                    <w:noProof/>
                                    <w:color w:val="4472C4" w:themeColor="accent1"/>
                                    <w:sz w:val="72"/>
                                    <w:szCs w:val="72"/>
                                    <w:lang w:val="en-CA"/>
                                  </w:rPr>
                                  <w:t>HEMA</w:t>
                                </w:r>
                              </w:ins>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6B6FE198" w14:textId="219E8D35" w:rsidR="00CF60F9" w:rsidRDefault="00CF60F9">
                              <w:pPr>
                                <w:rPr>
                                  <w:rFonts w:asciiTheme="majorHAnsi" w:eastAsiaTheme="majorEastAsia" w:hAnsiTheme="majorHAnsi" w:cstheme="majorBidi"/>
                                  <w:noProof/>
                                  <w:color w:val="44546A" w:themeColor="text2"/>
                                  <w:sz w:val="32"/>
                                  <w:szCs w:val="40"/>
                                </w:rPr>
                              </w:pPr>
                              <w:del w:id="21" w:author="Prabhvir Saran" w:date="2017-02-02T15:55:00Z">
                                <w:r w:rsidDel="00C32CCB">
                                  <w:rPr>
                                    <w:rFonts w:asciiTheme="majorHAnsi" w:eastAsiaTheme="majorEastAsia" w:hAnsiTheme="majorHAnsi" w:cstheme="majorBidi"/>
                                    <w:noProof/>
                                    <w:color w:val="44546A" w:themeColor="text2"/>
                                    <w:sz w:val="32"/>
                                    <w:szCs w:val="32"/>
                                  </w:rPr>
                                  <w:delText>Milestone 1</w:delText>
                                </w:r>
                              </w:del>
                              <w:ins w:id="22" w:author="Prabhvir Saran" w:date="2017-02-02T15:55:00Z">
                                <w:r>
                                  <w:rPr>
                                    <w:rFonts w:asciiTheme="majorHAnsi" w:eastAsiaTheme="majorEastAsia" w:hAnsiTheme="majorHAnsi" w:cstheme="majorBidi"/>
                                    <w:noProof/>
                                    <w:color w:val="44546A" w:themeColor="text2"/>
                                    <w:sz w:val="32"/>
                                    <w:szCs w:val="32"/>
                                  </w:rPr>
                                  <w:t>Milestone</w:t>
                                </w:r>
                              </w:ins>
                              <w:ins w:id="23" w:author="Prabhvir Saran [2]" w:date="2017-03-23T20:57:00Z">
                                <w:r>
                                  <w:rPr>
                                    <w:rFonts w:asciiTheme="majorHAnsi" w:eastAsiaTheme="majorEastAsia" w:hAnsiTheme="majorHAnsi" w:cstheme="majorBidi"/>
                                    <w:noProof/>
                                    <w:color w:val="44546A" w:themeColor="text2"/>
                                    <w:sz w:val="32"/>
                                    <w:szCs w:val="32"/>
                                  </w:rPr>
                                  <w:t xml:space="preserve"> 4</w:t>
                                </w:r>
                              </w:ins>
                            </w:p>
                          </w:sdtContent>
                        </w:sdt>
                      </w:txbxContent>
                    </v:textbox>
                    <w10:wrap type="square" anchorx="page" anchory="page"/>
                  </v:shape>
                </w:pict>
              </mc:Fallback>
            </mc:AlternateContent>
          </w:r>
        </w:p>
        <w:p w14:paraId="2DC28BE2" w14:textId="77777777" w:rsidR="005341BF" w:rsidRDefault="005341BF">
          <w:pPr>
            <w:rPr>
              <w:caps/>
              <w:color w:val="4472C4" w:themeColor="accent1"/>
              <w:sz w:val="64"/>
              <w:szCs w:val="64"/>
              <w:lang w:val="en-CA"/>
            </w:rPr>
          </w:pPr>
          <w:r>
            <w:rPr>
              <w:noProof/>
              <w:lang w:val="en-CA" w:eastAsia="en-CA"/>
            </w:rPr>
            <mc:AlternateContent>
              <mc:Choice Requires="wps">
                <w:drawing>
                  <wp:anchor distT="0" distB="0" distL="114300" distR="114300" simplePos="0" relativeHeight="251632640" behindDoc="0" locked="0" layoutInCell="1" allowOverlap="1" wp14:anchorId="035FB17B" wp14:editId="2CEA7A4C">
                    <wp:simplePos x="0" y="0"/>
                    <wp:positionH relativeFrom="page">
                      <wp:posOffset>3556303</wp:posOffset>
                    </wp:positionH>
                    <wp:positionV relativeFrom="page">
                      <wp:posOffset>6474147</wp:posOffset>
                    </wp:positionV>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5BACF099" w14:textId="54CBDA05" w:rsidR="00CF60F9" w:rsidRDefault="00130AC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CF60F9">
                                      <w:rPr>
                                        <w:noProof/>
                                        <w:color w:val="44546A" w:themeColor="text2"/>
                                        <w:lang w:val="en-CA"/>
                                      </w:rPr>
                                      <w:t>Prabhvir Saran, Bhagwan Virdi, Jaisreet Khaira, Tony Pacheco, and Liam MacIntyre</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035FB17B" id="Text Box 465" o:spid="_x0000_s1029" type="#_x0000_t202" style="position:absolute;margin-left:280pt;margin-top:509.8pt;width:220.3pt;height:21.15pt;z-index:251632640;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" filled="f" stroked="f" strokeweight=".5pt">
                    <v:textbox style="mso-fit-shape-to-text:t">
                      <w:txbxContent>
                        <w:p w14:paraId="5BACF099" w14:textId="54CBDA05" w:rsidR="00CF60F9" w:rsidRDefault="00CF60F9">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lang w:val="en-CA"/>
                                </w:rPr>
                                <w:t>Prabhvir Saran, Bhagwan Virdi, Jaisreet Khaira, Tony Pacheco, and Liam MacIntyre</w:t>
                              </w:r>
                            </w:sdtContent>
                          </w:sdt>
                        </w:p>
                      </w:txbxContent>
                    </v:textbox>
                    <w10:wrap type="square" anchorx="page" anchory="page"/>
                  </v:shape>
                </w:pict>
              </mc:Fallback>
            </mc:AlternateContent>
          </w:r>
          <w:r>
            <w:rPr>
              <w:caps/>
              <w:color w:val="4472C4" w:themeColor="accent1"/>
              <w:sz w:val="64"/>
              <w:szCs w:val="64"/>
              <w:lang w:val="en-CA"/>
            </w:rPr>
            <w:br w:type="page"/>
          </w:r>
        </w:p>
      </w:sdtContent>
    </w:sdt>
    <w:customXmlInsRangeStart w:id="12" w:author="Prabhvir Saran" w:date="2017-02-02T16:03:00Z"/>
    <w:sdt>
      <w:sdtPr>
        <w:rPr>
          <w:rFonts w:asciiTheme="minorHAnsi" w:eastAsiaTheme="minorHAnsi" w:hAnsiTheme="minorHAnsi" w:cstheme="minorBidi"/>
          <w:color w:val="auto"/>
          <w:sz w:val="22"/>
          <w:szCs w:val="22"/>
        </w:rPr>
        <w:id w:val="573235972"/>
        <w:docPartObj>
          <w:docPartGallery w:val="Table of Contents"/>
          <w:docPartUnique/>
        </w:docPartObj>
      </w:sdtPr>
      <w:sdtEndPr>
        <w:rPr>
          <w:b/>
          <w:bCs/>
          <w:noProof/>
        </w:rPr>
      </w:sdtEndPr>
      <w:sdtContent>
        <w:customXmlInsRangeEnd w:id="12"/>
        <w:p w14:paraId="3A6C39AC" w14:textId="2569D64E" w:rsidR="00EC6476" w:rsidRPr="004161ED" w:rsidRDefault="00EC6476" w:rsidP="004161ED">
          <w:pPr>
            <w:pStyle w:val="TOCHeading"/>
            <w:ind w:firstLine="720"/>
            <w:jc w:val="center"/>
            <w:rPr>
              <w:ins w:id="13" w:author="Prabhvir Saran" w:date="2017-02-02T16:03:00Z"/>
              <w:b/>
              <w:sz w:val="44"/>
              <w:u w:val="single"/>
            </w:rPr>
          </w:pPr>
          <w:ins w:id="14" w:author="Prabhvir Saran" w:date="2017-02-02T16:03:00Z">
            <w:r w:rsidRPr="004161ED">
              <w:rPr>
                <w:b/>
                <w:sz w:val="44"/>
                <w:u w:val="single"/>
              </w:rPr>
              <w:t>Table of Contents</w:t>
            </w:r>
          </w:ins>
        </w:p>
        <w:p w14:paraId="6E0F9A09" w14:textId="77777777" w:rsidR="00EC6476" w:rsidRPr="004161ED" w:rsidRDefault="00EC6476" w:rsidP="004161ED">
          <w:pPr>
            <w:rPr>
              <w:ins w:id="15" w:author="Prabhvir Saran" w:date="2017-02-02T16:03:00Z"/>
            </w:rPr>
          </w:pPr>
        </w:p>
        <w:p w14:paraId="46CDAEA7" w14:textId="30872CAE" w:rsidR="00D81006" w:rsidRDefault="00EC6476">
          <w:pPr>
            <w:pStyle w:val="TOC1"/>
            <w:tabs>
              <w:tab w:val="right" w:leader="dot" w:pos="9350"/>
            </w:tabs>
            <w:rPr>
              <w:ins w:id="16" w:author="Prabhvir Saran [2]" w:date="2017-03-24T00:50:00Z"/>
              <w:rFonts w:eastAsiaTheme="minorEastAsia"/>
              <w:noProof/>
              <w:lang w:val="en-CA" w:eastAsia="en-CA"/>
            </w:rPr>
          </w:pPr>
          <w:ins w:id="17" w:author="Prabhvir Saran" w:date="2017-02-02T16:03:00Z">
            <w:r>
              <w:fldChar w:fldCharType="begin"/>
            </w:r>
            <w:r>
              <w:instrText xml:space="preserve"> TOC \o "1-3" \h \z \u </w:instrText>
            </w:r>
            <w:r>
              <w:fldChar w:fldCharType="separate"/>
            </w:r>
          </w:ins>
          <w:ins w:id="18" w:author="Prabhvir Saran [2]" w:date="2017-03-24T00:50:00Z">
            <w:r w:rsidR="00D81006" w:rsidRPr="002F0A8E">
              <w:rPr>
                <w:rStyle w:val="Hyperlink"/>
                <w:noProof/>
              </w:rPr>
              <w:fldChar w:fldCharType="begin"/>
            </w:r>
            <w:r w:rsidR="00D81006" w:rsidRPr="002F0A8E">
              <w:rPr>
                <w:rStyle w:val="Hyperlink"/>
                <w:noProof/>
              </w:rPr>
              <w:instrText xml:space="preserve"> </w:instrText>
            </w:r>
            <w:r w:rsidR="00D81006">
              <w:rPr>
                <w:noProof/>
              </w:rPr>
              <w:instrText>HYPERLINK \l "_Toc478079980"</w:instrText>
            </w:r>
            <w:r w:rsidR="00D81006" w:rsidRPr="002F0A8E">
              <w:rPr>
                <w:rStyle w:val="Hyperlink"/>
                <w:noProof/>
              </w:rPr>
              <w:instrText xml:space="preserve"> </w:instrText>
            </w:r>
          </w:ins>
          <w:ins w:id="19" w:author="Prabhvir Saran [2]" w:date="2017-03-24T01:09:00Z">
            <w:r w:rsidR="00DA548F" w:rsidRPr="002F0A8E">
              <w:rPr>
                <w:rStyle w:val="Hyperlink"/>
                <w:noProof/>
              </w:rPr>
            </w:r>
          </w:ins>
          <w:ins w:id="20" w:author="Prabhvir Saran [2]" w:date="2017-03-24T00:50:00Z">
            <w:r w:rsidR="00D81006" w:rsidRPr="002F0A8E">
              <w:rPr>
                <w:rStyle w:val="Hyperlink"/>
                <w:noProof/>
              </w:rPr>
              <w:fldChar w:fldCharType="separate"/>
            </w:r>
            <w:r w:rsidR="00D81006" w:rsidRPr="002F0A8E">
              <w:rPr>
                <w:rStyle w:val="Hyperlink"/>
                <w:noProof/>
              </w:rPr>
              <w:t>Milestone 4: Deployed JavaScript-enabled site – validated, tested</w:t>
            </w:r>
            <w:r w:rsidR="00D81006">
              <w:rPr>
                <w:noProof/>
                <w:webHidden/>
              </w:rPr>
              <w:tab/>
            </w:r>
            <w:r w:rsidR="00D81006">
              <w:rPr>
                <w:noProof/>
                <w:webHidden/>
              </w:rPr>
              <w:fldChar w:fldCharType="begin"/>
            </w:r>
            <w:r w:rsidR="00D81006">
              <w:rPr>
                <w:noProof/>
                <w:webHidden/>
              </w:rPr>
              <w:instrText xml:space="preserve"> PAGEREF _Toc478079980 \h </w:instrText>
            </w:r>
          </w:ins>
          <w:r w:rsidR="00D81006">
            <w:rPr>
              <w:noProof/>
              <w:webHidden/>
            </w:rPr>
          </w:r>
          <w:r w:rsidR="00D81006">
            <w:rPr>
              <w:noProof/>
              <w:webHidden/>
            </w:rPr>
            <w:fldChar w:fldCharType="separate"/>
          </w:r>
          <w:ins w:id="21" w:author="Prabhvir Saran [2]" w:date="2017-03-24T01:09:00Z">
            <w:r w:rsidR="00DA548F">
              <w:rPr>
                <w:noProof/>
                <w:webHidden/>
              </w:rPr>
              <w:t>3</w:t>
            </w:r>
          </w:ins>
          <w:ins w:id="22" w:author="Prabhvir Saran [2]" w:date="2017-03-24T00:50:00Z">
            <w:r w:rsidR="00D81006">
              <w:rPr>
                <w:noProof/>
                <w:webHidden/>
              </w:rPr>
              <w:fldChar w:fldCharType="end"/>
            </w:r>
            <w:r w:rsidR="00D81006" w:rsidRPr="002F0A8E">
              <w:rPr>
                <w:rStyle w:val="Hyperlink"/>
                <w:noProof/>
              </w:rPr>
              <w:fldChar w:fldCharType="end"/>
            </w:r>
          </w:ins>
        </w:p>
        <w:p w14:paraId="5BB20905" w14:textId="35FB3297" w:rsidR="00D81006" w:rsidRDefault="00D81006">
          <w:pPr>
            <w:pStyle w:val="TOC2"/>
            <w:tabs>
              <w:tab w:val="right" w:leader="dot" w:pos="9350"/>
            </w:tabs>
            <w:rPr>
              <w:ins w:id="23" w:author="Prabhvir Saran [2]" w:date="2017-03-24T00:50:00Z"/>
              <w:rFonts w:eastAsiaTheme="minorEastAsia"/>
              <w:noProof/>
              <w:lang w:val="en-CA" w:eastAsia="en-CA"/>
            </w:rPr>
          </w:pPr>
          <w:ins w:id="24" w:author="Prabhvir Saran [2]" w:date="2017-03-24T00:50:00Z">
            <w:r w:rsidRPr="002F0A8E">
              <w:rPr>
                <w:rStyle w:val="Hyperlink"/>
                <w:noProof/>
              </w:rPr>
              <w:fldChar w:fldCharType="begin"/>
            </w:r>
            <w:r w:rsidRPr="002F0A8E">
              <w:rPr>
                <w:rStyle w:val="Hyperlink"/>
                <w:noProof/>
              </w:rPr>
              <w:instrText xml:space="preserve"> </w:instrText>
            </w:r>
            <w:r>
              <w:rPr>
                <w:noProof/>
              </w:rPr>
              <w:instrText>HYPERLINK \l "_Toc478079981"</w:instrText>
            </w:r>
            <w:r w:rsidRPr="002F0A8E">
              <w:rPr>
                <w:rStyle w:val="Hyperlink"/>
                <w:noProof/>
              </w:rPr>
              <w:instrText xml:space="preserve"> </w:instrText>
            </w:r>
          </w:ins>
          <w:ins w:id="25" w:author="Prabhvir Saran [2]" w:date="2017-03-24T01:09:00Z">
            <w:r w:rsidR="00DA548F" w:rsidRPr="002F0A8E">
              <w:rPr>
                <w:rStyle w:val="Hyperlink"/>
                <w:noProof/>
              </w:rPr>
            </w:r>
          </w:ins>
          <w:ins w:id="26" w:author="Prabhvir Saran [2]" w:date="2017-03-24T00:50:00Z">
            <w:r w:rsidRPr="002F0A8E">
              <w:rPr>
                <w:rStyle w:val="Hyperlink"/>
                <w:noProof/>
              </w:rPr>
              <w:fldChar w:fldCharType="separate"/>
            </w:r>
            <w:r w:rsidRPr="002F0A8E">
              <w:rPr>
                <w:rStyle w:val="Hyperlink"/>
                <w:noProof/>
              </w:rPr>
              <w:t>URL of the website</w:t>
            </w:r>
            <w:r>
              <w:rPr>
                <w:noProof/>
                <w:webHidden/>
              </w:rPr>
              <w:tab/>
            </w:r>
            <w:r>
              <w:rPr>
                <w:noProof/>
                <w:webHidden/>
              </w:rPr>
              <w:fldChar w:fldCharType="begin"/>
            </w:r>
            <w:r>
              <w:rPr>
                <w:noProof/>
                <w:webHidden/>
              </w:rPr>
              <w:instrText xml:space="preserve"> PAGEREF _Toc478079981 \h </w:instrText>
            </w:r>
          </w:ins>
          <w:r>
            <w:rPr>
              <w:noProof/>
              <w:webHidden/>
            </w:rPr>
          </w:r>
          <w:r>
            <w:rPr>
              <w:noProof/>
              <w:webHidden/>
            </w:rPr>
            <w:fldChar w:fldCharType="separate"/>
          </w:r>
          <w:ins w:id="27" w:author="Prabhvir Saran [2]" w:date="2017-03-24T01:09:00Z">
            <w:r w:rsidR="00DA548F">
              <w:rPr>
                <w:noProof/>
                <w:webHidden/>
              </w:rPr>
              <w:t>3</w:t>
            </w:r>
          </w:ins>
          <w:ins w:id="28" w:author="Prabhvir Saran [2]" w:date="2017-03-24T00:50:00Z">
            <w:r>
              <w:rPr>
                <w:noProof/>
                <w:webHidden/>
              </w:rPr>
              <w:fldChar w:fldCharType="end"/>
            </w:r>
            <w:r w:rsidRPr="002F0A8E">
              <w:rPr>
                <w:rStyle w:val="Hyperlink"/>
                <w:noProof/>
              </w:rPr>
              <w:fldChar w:fldCharType="end"/>
            </w:r>
          </w:ins>
        </w:p>
        <w:p w14:paraId="5810E22D" w14:textId="7DEEE4EF" w:rsidR="00D81006" w:rsidRDefault="00D81006">
          <w:pPr>
            <w:pStyle w:val="TOC2"/>
            <w:tabs>
              <w:tab w:val="right" w:leader="dot" w:pos="9350"/>
            </w:tabs>
            <w:rPr>
              <w:ins w:id="29" w:author="Prabhvir Saran [2]" w:date="2017-03-24T00:50:00Z"/>
              <w:rFonts w:eastAsiaTheme="minorEastAsia"/>
              <w:noProof/>
              <w:lang w:val="en-CA" w:eastAsia="en-CA"/>
            </w:rPr>
          </w:pPr>
          <w:ins w:id="30" w:author="Prabhvir Saran [2]" w:date="2017-03-24T00:50:00Z">
            <w:r w:rsidRPr="002F0A8E">
              <w:rPr>
                <w:rStyle w:val="Hyperlink"/>
                <w:noProof/>
              </w:rPr>
              <w:fldChar w:fldCharType="begin"/>
            </w:r>
            <w:r w:rsidRPr="002F0A8E">
              <w:rPr>
                <w:rStyle w:val="Hyperlink"/>
                <w:noProof/>
              </w:rPr>
              <w:instrText xml:space="preserve"> </w:instrText>
            </w:r>
            <w:r>
              <w:rPr>
                <w:noProof/>
              </w:rPr>
              <w:instrText>HYPERLINK \l "_Toc478079982"</w:instrText>
            </w:r>
            <w:r w:rsidRPr="002F0A8E">
              <w:rPr>
                <w:rStyle w:val="Hyperlink"/>
                <w:noProof/>
              </w:rPr>
              <w:instrText xml:space="preserve"> </w:instrText>
            </w:r>
          </w:ins>
          <w:ins w:id="31" w:author="Prabhvir Saran [2]" w:date="2017-03-24T01:09:00Z">
            <w:r w:rsidR="00DA548F" w:rsidRPr="002F0A8E">
              <w:rPr>
                <w:rStyle w:val="Hyperlink"/>
                <w:noProof/>
              </w:rPr>
            </w:r>
          </w:ins>
          <w:ins w:id="32" w:author="Prabhvir Saran [2]" w:date="2017-03-24T00:50:00Z">
            <w:r w:rsidRPr="002F0A8E">
              <w:rPr>
                <w:rStyle w:val="Hyperlink"/>
                <w:noProof/>
              </w:rPr>
              <w:fldChar w:fldCharType="separate"/>
            </w:r>
            <w:r w:rsidRPr="002F0A8E">
              <w:rPr>
                <w:rStyle w:val="Hyperlink"/>
                <w:noProof/>
              </w:rPr>
              <w:t>List of all the items completed</w:t>
            </w:r>
            <w:r>
              <w:rPr>
                <w:noProof/>
                <w:webHidden/>
              </w:rPr>
              <w:tab/>
            </w:r>
            <w:r>
              <w:rPr>
                <w:noProof/>
                <w:webHidden/>
              </w:rPr>
              <w:fldChar w:fldCharType="begin"/>
            </w:r>
            <w:r>
              <w:rPr>
                <w:noProof/>
                <w:webHidden/>
              </w:rPr>
              <w:instrText xml:space="preserve"> PAGEREF _Toc478079982 \h </w:instrText>
            </w:r>
          </w:ins>
          <w:r>
            <w:rPr>
              <w:noProof/>
              <w:webHidden/>
            </w:rPr>
          </w:r>
          <w:r>
            <w:rPr>
              <w:noProof/>
              <w:webHidden/>
            </w:rPr>
            <w:fldChar w:fldCharType="separate"/>
          </w:r>
          <w:ins w:id="33" w:author="Prabhvir Saran [2]" w:date="2017-03-24T01:09:00Z">
            <w:r w:rsidR="00DA548F">
              <w:rPr>
                <w:noProof/>
                <w:webHidden/>
              </w:rPr>
              <w:t>3</w:t>
            </w:r>
          </w:ins>
          <w:ins w:id="34" w:author="Prabhvir Saran [2]" w:date="2017-03-24T00:50:00Z">
            <w:r>
              <w:rPr>
                <w:noProof/>
                <w:webHidden/>
              </w:rPr>
              <w:fldChar w:fldCharType="end"/>
            </w:r>
            <w:r w:rsidRPr="002F0A8E">
              <w:rPr>
                <w:rStyle w:val="Hyperlink"/>
                <w:noProof/>
              </w:rPr>
              <w:fldChar w:fldCharType="end"/>
            </w:r>
          </w:ins>
        </w:p>
        <w:p w14:paraId="1AC1BEA1" w14:textId="310DFE06" w:rsidR="00D81006" w:rsidRDefault="00D81006">
          <w:pPr>
            <w:pStyle w:val="TOC2"/>
            <w:tabs>
              <w:tab w:val="right" w:leader="dot" w:pos="9350"/>
            </w:tabs>
            <w:rPr>
              <w:ins w:id="35" w:author="Prabhvir Saran [2]" w:date="2017-03-24T00:50:00Z"/>
              <w:rFonts w:eastAsiaTheme="minorEastAsia"/>
              <w:noProof/>
              <w:lang w:val="en-CA" w:eastAsia="en-CA"/>
            </w:rPr>
          </w:pPr>
          <w:ins w:id="36" w:author="Prabhvir Saran [2]" w:date="2017-03-24T00:50:00Z">
            <w:r w:rsidRPr="002F0A8E">
              <w:rPr>
                <w:rStyle w:val="Hyperlink"/>
                <w:noProof/>
              </w:rPr>
              <w:fldChar w:fldCharType="begin"/>
            </w:r>
            <w:r w:rsidRPr="002F0A8E">
              <w:rPr>
                <w:rStyle w:val="Hyperlink"/>
                <w:noProof/>
              </w:rPr>
              <w:instrText xml:space="preserve"> </w:instrText>
            </w:r>
            <w:r>
              <w:rPr>
                <w:noProof/>
              </w:rPr>
              <w:instrText>HYPERLINK \l "_Toc478079983"</w:instrText>
            </w:r>
            <w:r w:rsidRPr="002F0A8E">
              <w:rPr>
                <w:rStyle w:val="Hyperlink"/>
                <w:noProof/>
              </w:rPr>
              <w:instrText xml:space="preserve"> </w:instrText>
            </w:r>
          </w:ins>
          <w:ins w:id="37" w:author="Prabhvir Saran [2]" w:date="2017-03-24T01:09:00Z">
            <w:r w:rsidR="00DA548F" w:rsidRPr="002F0A8E">
              <w:rPr>
                <w:rStyle w:val="Hyperlink"/>
                <w:noProof/>
              </w:rPr>
            </w:r>
          </w:ins>
          <w:ins w:id="38" w:author="Prabhvir Saran [2]" w:date="2017-03-24T00:50:00Z">
            <w:r w:rsidRPr="002F0A8E">
              <w:rPr>
                <w:rStyle w:val="Hyperlink"/>
                <w:noProof/>
              </w:rPr>
              <w:fldChar w:fldCharType="separate"/>
            </w:r>
            <w:r w:rsidRPr="002F0A8E">
              <w:rPr>
                <w:rStyle w:val="Hyperlink"/>
                <w:noProof/>
              </w:rPr>
              <w:t>Defining validation requirements</w:t>
            </w:r>
            <w:r>
              <w:rPr>
                <w:noProof/>
                <w:webHidden/>
              </w:rPr>
              <w:tab/>
            </w:r>
            <w:r>
              <w:rPr>
                <w:noProof/>
                <w:webHidden/>
              </w:rPr>
              <w:fldChar w:fldCharType="begin"/>
            </w:r>
            <w:r>
              <w:rPr>
                <w:noProof/>
                <w:webHidden/>
              </w:rPr>
              <w:instrText xml:space="preserve"> PAGEREF _Toc478079983 \h </w:instrText>
            </w:r>
          </w:ins>
          <w:r>
            <w:rPr>
              <w:noProof/>
              <w:webHidden/>
            </w:rPr>
          </w:r>
          <w:r>
            <w:rPr>
              <w:noProof/>
              <w:webHidden/>
            </w:rPr>
            <w:fldChar w:fldCharType="separate"/>
          </w:r>
          <w:ins w:id="39" w:author="Prabhvir Saran [2]" w:date="2017-03-24T01:09:00Z">
            <w:r w:rsidR="00DA548F">
              <w:rPr>
                <w:noProof/>
                <w:webHidden/>
              </w:rPr>
              <w:t>3</w:t>
            </w:r>
          </w:ins>
          <w:ins w:id="40" w:author="Prabhvir Saran [2]" w:date="2017-03-24T00:50:00Z">
            <w:r>
              <w:rPr>
                <w:noProof/>
                <w:webHidden/>
              </w:rPr>
              <w:fldChar w:fldCharType="end"/>
            </w:r>
            <w:r w:rsidRPr="002F0A8E">
              <w:rPr>
                <w:rStyle w:val="Hyperlink"/>
                <w:noProof/>
              </w:rPr>
              <w:fldChar w:fldCharType="end"/>
            </w:r>
          </w:ins>
        </w:p>
        <w:p w14:paraId="15BAD7A5" w14:textId="2DD23DAB" w:rsidR="00D81006" w:rsidRDefault="00D81006">
          <w:pPr>
            <w:pStyle w:val="TOC2"/>
            <w:tabs>
              <w:tab w:val="right" w:leader="dot" w:pos="9350"/>
            </w:tabs>
            <w:rPr>
              <w:ins w:id="41" w:author="Prabhvir Saran [2]" w:date="2017-03-24T00:50:00Z"/>
              <w:rFonts w:eastAsiaTheme="minorEastAsia"/>
              <w:noProof/>
              <w:lang w:val="en-CA" w:eastAsia="en-CA"/>
            </w:rPr>
          </w:pPr>
          <w:ins w:id="42" w:author="Prabhvir Saran [2]" w:date="2017-03-24T00:50:00Z">
            <w:r w:rsidRPr="002F0A8E">
              <w:rPr>
                <w:rStyle w:val="Hyperlink"/>
                <w:noProof/>
              </w:rPr>
              <w:fldChar w:fldCharType="begin"/>
            </w:r>
            <w:r w:rsidRPr="002F0A8E">
              <w:rPr>
                <w:rStyle w:val="Hyperlink"/>
                <w:noProof/>
              </w:rPr>
              <w:instrText xml:space="preserve"> </w:instrText>
            </w:r>
            <w:r>
              <w:rPr>
                <w:noProof/>
              </w:rPr>
              <w:instrText>HYPERLINK \l "_Toc478079984"</w:instrText>
            </w:r>
            <w:r w:rsidRPr="002F0A8E">
              <w:rPr>
                <w:rStyle w:val="Hyperlink"/>
                <w:noProof/>
              </w:rPr>
              <w:instrText xml:space="preserve"> </w:instrText>
            </w:r>
          </w:ins>
          <w:ins w:id="43" w:author="Prabhvir Saran [2]" w:date="2017-03-24T01:09:00Z">
            <w:r w:rsidR="00DA548F" w:rsidRPr="002F0A8E">
              <w:rPr>
                <w:rStyle w:val="Hyperlink"/>
                <w:noProof/>
              </w:rPr>
            </w:r>
          </w:ins>
          <w:ins w:id="44" w:author="Prabhvir Saran [2]" w:date="2017-03-24T00:50:00Z">
            <w:r w:rsidRPr="002F0A8E">
              <w:rPr>
                <w:rStyle w:val="Hyperlink"/>
                <w:noProof/>
              </w:rPr>
              <w:fldChar w:fldCharType="separate"/>
            </w:r>
            <w:r w:rsidRPr="002F0A8E">
              <w:rPr>
                <w:rStyle w:val="Hyperlink"/>
                <w:noProof/>
              </w:rPr>
              <w:t>Implementing validation requirements</w:t>
            </w:r>
            <w:r>
              <w:rPr>
                <w:noProof/>
                <w:webHidden/>
              </w:rPr>
              <w:tab/>
            </w:r>
            <w:r>
              <w:rPr>
                <w:noProof/>
                <w:webHidden/>
              </w:rPr>
              <w:fldChar w:fldCharType="begin"/>
            </w:r>
            <w:r>
              <w:rPr>
                <w:noProof/>
                <w:webHidden/>
              </w:rPr>
              <w:instrText xml:space="preserve"> PAGEREF _Toc478079984 \h </w:instrText>
            </w:r>
          </w:ins>
          <w:r>
            <w:rPr>
              <w:noProof/>
              <w:webHidden/>
            </w:rPr>
          </w:r>
          <w:r>
            <w:rPr>
              <w:noProof/>
              <w:webHidden/>
            </w:rPr>
            <w:fldChar w:fldCharType="separate"/>
          </w:r>
          <w:ins w:id="45" w:author="Prabhvir Saran [2]" w:date="2017-03-24T01:09:00Z">
            <w:r w:rsidR="00DA548F">
              <w:rPr>
                <w:noProof/>
                <w:webHidden/>
              </w:rPr>
              <w:t>4</w:t>
            </w:r>
          </w:ins>
          <w:ins w:id="46" w:author="Prabhvir Saran [2]" w:date="2017-03-24T00:50:00Z">
            <w:r>
              <w:rPr>
                <w:noProof/>
                <w:webHidden/>
              </w:rPr>
              <w:fldChar w:fldCharType="end"/>
            </w:r>
            <w:r w:rsidRPr="002F0A8E">
              <w:rPr>
                <w:rStyle w:val="Hyperlink"/>
                <w:noProof/>
              </w:rPr>
              <w:fldChar w:fldCharType="end"/>
            </w:r>
          </w:ins>
        </w:p>
        <w:p w14:paraId="3BEF8E69" w14:textId="416F379E" w:rsidR="00D81006" w:rsidRDefault="00D81006">
          <w:pPr>
            <w:pStyle w:val="TOC2"/>
            <w:tabs>
              <w:tab w:val="right" w:leader="dot" w:pos="9350"/>
            </w:tabs>
            <w:rPr>
              <w:ins w:id="47" w:author="Prabhvir Saran [2]" w:date="2017-03-24T00:50:00Z"/>
              <w:rFonts w:eastAsiaTheme="minorEastAsia"/>
              <w:noProof/>
              <w:lang w:val="en-CA" w:eastAsia="en-CA"/>
            </w:rPr>
          </w:pPr>
          <w:ins w:id="48" w:author="Prabhvir Saran [2]" w:date="2017-03-24T00:50:00Z">
            <w:r w:rsidRPr="002F0A8E">
              <w:rPr>
                <w:rStyle w:val="Hyperlink"/>
                <w:noProof/>
              </w:rPr>
              <w:fldChar w:fldCharType="begin"/>
            </w:r>
            <w:r w:rsidRPr="002F0A8E">
              <w:rPr>
                <w:rStyle w:val="Hyperlink"/>
                <w:noProof/>
              </w:rPr>
              <w:instrText xml:space="preserve"> </w:instrText>
            </w:r>
            <w:r>
              <w:rPr>
                <w:noProof/>
              </w:rPr>
              <w:instrText>HYPERLINK \l "_Toc478079985"</w:instrText>
            </w:r>
            <w:r w:rsidRPr="002F0A8E">
              <w:rPr>
                <w:rStyle w:val="Hyperlink"/>
                <w:noProof/>
              </w:rPr>
              <w:instrText xml:space="preserve"> </w:instrText>
            </w:r>
          </w:ins>
          <w:ins w:id="49" w:author="Prabhvir Saran [2]" w:date="2017-03-24T01:09:00Z">
            <w:r w:rsidR="00DA548F" w:rsidRPr="002F0A8E">
              <w:rPr>
                <w:rStyle w:val="Hyperlink"/>
                <w:noProof/>
              </w:rPr>
            </w:r>
          </w:ins>
          <w:ins w:id="50" w:author="Prabhvir Saran [2]" w:date="2017-03-24T00:50:00Z">
            <w:r w:rsidRPr="002F0A8E">
              <w:rPr>
                <w:rStyle w:val="Hyperlink"/>
                <w:noProof/>
              </w:rPr>
              <w:fldChar w:fldCharType="separate"/>
            </w:r>
            <w:r w:rsidRPr="002F0A8E">
              <w:rPr>
                <w:rStyle w:val="Hyperlink"/>
                <w:noProof/>
              </w:rPr>
              <w:t>Testing form</w:t>
            </w:r>
            <w:r>
              <w:rPr>
                <w:noProof/>
                <w:webHidden/>
              </w:rPr>
              <w:tab/>
            </w:r>
            <w:r>
              <w:rPr>
                <w:noProof/>
                <w:webHidden/>
              </w:rPr>
              <w:fldChar w:fldCharType="begin"/>
            </w:r>
            <w:r>
              <w:rPr>
                <w:noProof/>
                <w:webHidden/>
              </w:rPr>
              <w:instrText xml:space="preserve"> PAGEREF _Toc478079985 \h </w:instrText>
            </w:r>
          </w:ins>
          <w:r>
            <w:rPr>
              <w:noProof/>
              <w:webHidden/>
            </w:rPr>
          </w:r>
          <w:r>
            <w:rPr>
              <w:noProof/>
              <w:webHidden/>
            </w:rPr>
            <w:fldChar w:fldCharType="separate"/>
          </w:r>
          <w:ins w:id="51" w:author="Prabhvir Saran [2]" w:date="2017-03-24T01:09:00Z">
            <w:r w:rsidR="00DA548F">
              <w:rPr>
                <w:noProof/>
                <w:webHidden/>
              </w:rPr>
              <w:t>4</w:t>
            </w:r>
          </w:ins>
          <w:ins w:id="52" w:author="Prabhvir Saran [2]" w:date="2017-03-24T00:50:00Z">
            <w:r>
              <w:rPr>
                <w:noProof/>
                <w:webHidden/>
              </w:rPr>
              <w:fldChar w:fldCharType="end"/>
            </w:r>
            <w:r w:rsidRPr="002F0A8E">
              <w:rPr>
                <w:rStyle w:val="Hyperlink"/>
                <w:noProof/>
              </w:rPr>
              <w:fldChar w:fldCharType="end"/>
            </w:r>
          </w:ins>
        </w:p>
        <w:p w14:paraId="70373832" w14:textId="51A13AB0" w:rsidR="00D81006" w:rsidRDefault="00D81006">
          <w:pPr>
            <w:pStyle w:val="TOC2"/>
            <w:tabs>
              <w:tab w:val="right" w:leader="dot" w:pos="9350"/>
            </w:tabs>
            <w:rPr>
              <w:ins w:id="53" w:author="Prabhvir Saran [2]" w:date="2017-03-24T00:50:00Z"/>
              <w:rFonts w:eastAsiaTheme="minorEastAsia"/>
              <w:noProof/>
              <w:lang w:val="en-CA" w:eastAsia="en-CA"/>
            </w:rPr>
          </w:pPr>
          <w:ins w:id="54" w:author="Prabhvir Saran [2]" w:date="2017-03-24T00:50:00Z">
            <w:r w:rsidRPr="002F0A8E">
              <w:rPr>
                <w:rStyle w:val="Hyperlink"/>
                <w:noProof/>
              </w:rPr>
              <w:fldChar w:fldCharType="begin"/>
            </w:r>
            <w:r w:rsidRPr="002F0A8E">
              <w:rPr>
                <w:rStyle w:val="Hyperlink"/>
                <w:noProof/>
              </w:rPr>
              <w:instrText xml:space="preserve"> </w:instrText>
            </w:r>
            <w:r>
              <w:rPr>
                <w:noProof/>
              </w:rPr>
              <w:instrText>HYPERLINK \l "_Toc478079986"</w:instrText>
            </w:r>
            <w:r w:rsidRPr="002F0A8E">
              <w:rPr>
                <w:rStyle w:val="Hyperlink"/>
                <w:noProof/>
              </w:rPr>
              <w:instrText xml:space="preserve"> </w:instrText>
            </w:r>
          </w:ins>
          <w:ins w:id="55" w:author="Prabhvir Saran [2]" w:date="2017-03-24T01:09:00Z">
            <w:r w:rsidR="00DA548F" w:rsidRPr="002F0A8E">
              <w:rPr>
                <w:rStyle w:val="Hyperlink"/>
                <w:noProof/>
              </w:rPr>
            </w:r>
          </w:ins>
          <w:ins w:id="56" w:author="Prabhvir Saran [2]" w:date="2017-03-24T00:50:00Z">
            <w:r w:rsidRPr="002F0A8E">
              <w:rPr>
                <w:rStyle w:val="Hyperlink"/>
                <w:noProof/>
              </w:rPr>
              <w:fldChar w:fldCharType="separate"/>
            </w:r>
            <w:r w:rsidRPr="002F0A8E">
              <w:rPr>
                <w:rStyle w:val="Hyperlink"/>
                <w:noProof/>
              </w:rPr>
              <w:t>JavaScript or jQuery third party widget</w:t>
            </w:r>
            <w:r>
              <w:rPr>
                <w:noProof/>
                <w:webHidden/>
              </w:rPr>
              <w:tab/>
            </w:r>
            <w:r>
              <w:rPr>
                <w:noProof/>
                <w:webHidden/>
              </w:rPr>
              <w:fldChar w:fldCharType="begin"/>
            </w:r>
            <w:r>
              <w:rPr>
                <w:noProof/>
                <w:webHidden/>
              </w:rPr>
              <w:instrText xml:space="preserve"> PAGEREF _Toc478079986 \h </w:instrText>
            </w:r>
          </w:ins>
          <w:r>
            <w:rPr>
              <w:noProof/>
              <w:webHidden/>
            </w:rPr>
          </w:r>
          <w:r>
            <w:rPr>
              <w:noProof/>
              <w:webHidden/>
            </w:rPr>
            <w:fldChar w:fldCharType="separate"/>
          </w:r>
          <w:ins w:id="57" w:author="Prabhvir Saran [2]" w:date="2017-03-24T01:09:00Z">
            <w:r w:rsidR="00DA548F">
              <w:rPr>
                <w:noProof/>
                <w:webHidden/>
              </w:rPr>
              <w:t>4</w:t>
            </w:r>
          </w:ins>
          <w:ins w:id="58" w:author="Prabhvir Saran [2]" w:date="2017-03-24T00:50:00Z">
            <w:r>
              <w:rPr>
                <w:noProof/>
                <w:webHidden/>
              </w:rPr>
              <w:fldChar w:fldCharType="end"/>
            </w:r>
            <w:r w:rsidRPr="002F0A8E">
              <w:rPr>
                <w:rStyle w:val="Hyperlink"/>
                <w:noProof/>
              </w:rPr>
              <w:fldChar w:fldCharType="end"/>
            </w:r>
          </w:ins>
        </w:p>
        <w:p w14:paraId="1173BF24" w14:textId="538690B0" w:rsidR="00D81006" w:rsidRDefault="00D81006">
          <w:pPr>
            <w:pStyle w:val="TOC2"/>
            <w:tabs>
              <w:tab w:val="right" w:leader="dot" w:pos="9350"/>
            </w:tabs>
            <w:rPr>
              <w:ins w:id="59" w:author="Prabhvir Saran [2]" w:date="2017-03-24T00:50:00Z"/>
              <w:rFonts w:eastAsiaTheme="minorEastAsia"/>
              <w:noProof/>
              <w:lang w:val="en-CA" w:eastAsia="en-CA"/>
            </w:rPr>
          </w:pPr>
          <w:ins w:id="60" w:author="Prabhvir Saran [2]" w:date="2017-03-24T00:50:00Z">
            <w:r w:rsidRPr="002F0A8E">
              <w:rPr>
                <w:rStyle w:val="Hyperlink"/>
                <w:noProof/>
              </w:rPr>
              <w:fldChar w:fldCharType="begin"/>
            </w:r>
            <w:r w:rsidRPr="002F0A8E">
              <w:rPr>
                <w:rStyle w:val="Hyperlink"/>
                <w:noProof/>
              </w:rPr>
              <w:instrText xml:space="preserve"> </w:instrText>
            </w:r>
            <w:r>
              <w:rPr>
                <w:noProof/>
              </w:rPr>
              <w:instrText>HYPERLINK \l "_Toc478079987"</w:instrText>
            </w:r>
            <w:r w:rsidRPr="002F0A8E">
              <w:rPr>
                <w:rStyle w:val="Hyperlink"/>
                <w:noProof/>
              </w:rPr>
              <w:instrText xml:space="preserve"> </w:instrText>
            </w:r>
          </w:ins>
          <w:ins w:id="61" w:author="Prabhvir Saran [2]" w:date="2017-03-24T01:09:00Z">
            <w:r w:rsidR="00DA548F" w:rsidRPr="002F0A8E">
              <w:rPr>
                <w:rStyle w:val="Hyperlink"/>
                <w:noProof/>
              </w:rPr>
            </w:r>
          </w:ins>
          <w:ins w:id="62" w:author="Prabhvir Saran [2]" w:date="2017-03-24T00:50:00Z">
            <w:r w:rsidRPr="002F0A8E">
              <w:rPr>
                <w:rStyle w:val="Hyperlink"/>
                <w:noProof/>
              </w:rPr>
              <w:fldChar w:fldCharType="separate"/>
            </w:r>
            <w:r w:rsidRPr="002F0A8E">
              <w:rPr>
                <w:rStyle w:val="Hyperlink"/>
                <w:noProof/>
              </w:rPr>
              <w:t>Testing with JavaScript disabled</w:t>
            </w:r>
            <w:r>
              <w:rPr>
                <w:noProof/>
                <w:webHidden/>
              </w:rPr>
              <w:tab/>
            </w:r>
            <w:r>
              <w:rPr>
                <w:noProof/>
                <w:webHidden/>
              </w:rPr>
              <w:fldChar w:fldCharType="begin"/>
            </w:r>
            <w:r>
              <w:rPr>
                <w:noProof/>
                <w:webHidden/>
              </w:rPr>
              <w:instrText xml:space="preserve"> PAGEREF _Toc478079987 \h </w:instrText>
            </w:r>
          </w:ins>
          <w:r>
            <w:rPr>
              <w:noProof/>
              <w:webHidden/>
            </w:rPr>
          </w:r>
          <w:r>
            <w:rPr>
              <w:noProof/>
              <w:webHidden/>
            </w:rPr>
            <w:fldChar w:fldCharType="separate"/>
          </w:r>
          <w:ins w:id="63" w:author="Prabhvir Saran [2]" w:date="2017-03-24T01:09:00Z">
            <w:r w:rsidR="00DA548F">
              <w:rPr>
                <w:noProof/>
                <w:webHidden/>
              </w:rPr>
              <w:t>4</w:t>
            </w:r>
          </w:ins>
          <w:ins w:id="64" w:author="Prabhvir Saran [2]" w:date="2017-03-24T00:50:00Z">
            <w:r>
              <w:rPr>
                <w:noProof/>
                <w:webHidden/>
              </w:rPr>
              <w:fldChar w:fldCharType="end"/>
            </w:r>
            <w:r w:rsidRPr="002F0A8E">
              <w:rPr>
                <w:rStyle w:val="Hyperlink"/>
                <w:noProof/>
              </w:rPr>
              <w:fldChar w:fldCharType="end"/>
            </w:r>
          </w:ins>
        </w:p>
        <w:p w14:paraId="20788DFD" w14:textId="09F5BFF7" w:rsidR="00D81006" w:rsidRDefault="00D81006">
          <w:pPr>
            <w:pStyle w:val="TOC2"/>
            <w:tabs>
              <w:tab w:val="right" w:leader="dot" w:pos="9350"/>
            </w:tabs>
            <w:rPr>
              <w:ins w:id="65" w:author="Prabhvir Saran [2]" w:date="2017-03-24T00:50:00Z"/>
              <w:rFonts w:eastAsiaTheme="minorEastAsia"/>
              <w:noProof/>
              <w:lang w:val="en-CA" w:eastAsia="en-CA"/>
            </w:rPr>
          </w:pPr>
          <w:ins w:id="66" w:author="Prabhvir Saran [2]" w:date="2017-03-24T00:50:00Z">
            <w:r w:rsidRPr="002F0A8E">
              <w:rPr>
                <w:rStyle w:val="Hyperlink"/>
                <w:noProof/>
              </w:rPr>
              <w:fldChar w:fldCharType="begin"/>
            </w:r>
            <w:r w:rsidRPr="002F0A8E">
              <w:rPr>
                <w:rStyle w:val="Hyperlink"/>
                <w:noProof/>
              </w:rPr>
              <w:instrText xml:space="preserve"> </w:instrText>
            </w:r>
            <w:r>
              <w:rPr>
                <w:noProof/>
              </w:rPr>
              <w:instrText>HYPERLINK \l "_Toc478079988"</w:instrText>
            </w:r>
            <w:r w:rsidRPr="002F0A8E">
              <w:rPr>
                <w:rStyle w:val="Hyperlink"/>
                <w:noProof/>
              </w:rPr>
              <w:instrText xml:space="preserve"> </w:instrText>
            </w:r>
          </w:ins>
          <w:ins w:id="67" w:author="Prabhvir Saran [2]" w:date="2017-03-24T01:09:00Z">
            <w:r w:rsidR="00DA548F" w:rsidRPr="002F0A8E">
              <w:rPr>
                <w:rStyle w:val="Hyperlink"/>
                <w:noProof/>
              </w:rPr>
            </w:r>
          </w:ins>
          <w:ins w:id="68" w:author="Prabhvir Saran [2]" w:date="2017-03-24T00:50:00Z">
            <w:r w:rsidRPr="002F0A8E">
              <w:rPr>
                <w:rStyle w:val="Hyperlink"/>
                <w:noProof/>
              </w:rPr>
              <w:fldChar w:fldCharType="separate"/>
            </w:r>
            <w:r w:rsidRPr="002F0A8E">
              <w:rPr>
                <w:rStyle w:val="Hyperlink"/>
                <w:noProof/>
              </w:rPr>
              <w:t>Publish site and test</w:t>
            </w:r>
            <w:r>
              <w:rPr>
                <w:noProof/>
                <w:webHidden/>
              </w:rPr>
              <w:tab/>
            </w:r>
            <w:r>
              <w:rPr>
                <w:noProof/>
                <w:webHidden/>
              </w:rPr>
              <w:fldChar w:fldCharType="begin"/>
            </w:r>
            <w:r>
              <w:rPr>
                <w:noProof/>
                <w:webHidden/>
              </w:rPr>
              <w:instrText xml:space="preserve"> PAGEREF _Toc478079988 \h </w:instrText>
            </w:r>
          </w:ins>
          <w:r>
            <w:rPr>
              <w:noProof/>
              <w:webHidden/>
            </w:rPr>
          </w:r>
          <w:r>
            <w:rPr>
              <w:noProof/>
              <w:webHidden/>
            </w:rPr>
            <w:fldChar w:fldCharType="separate"/>
          </w:r>
          <w:ins w:id="69" w:author="Prabhvir Saran [2]" w:date="2017-03-24T01:09:00Z">
            <w:r w:rsidR="00DA548F">
              <w:rPr>
                <w:noProof/>
                <w:webHidden/>
              </w:rPr>
              <w:t>4</w:t>
            </w:r>
          </w:ins>
          <w:ins w:id="70" w:author="Prabhvir Saran [2]" w:date="2017-03-24T00:50:00Z">
            <w:r>
              <w:rPr>
                <w:noProof/>
                <w:webHidden/>
              </w:rPr>
              <w:fldChar w:fldCharType="end"/>
            </w:r>
            <w:r w:rsidRPr="002F0A8E">
              <w:rPr>
                <w:rStyle w:val="Hyperlink"/>
                <w:noProof/>
              </w:rPr>
              <w:fldChar w:fldCharType="end"/>
            </w:r>
          </w:ins>
        </w:p>
        <w:p w14:paraId="4BEBE871" w14:textId="71012217" w:rsidR="00D81006" w:rsidRDefault="00D81006">
          <w:pPr>
            <w:pStyle w:val="TOC2"/>
            <w:tabs>
              <w:tab w:val="right" w:leader="dot" w:pos="9350"/>
            </w:tabs>
            <w:rPr>
              <w:ins w:id="71" w:author="Prabhvir Saran [2]" w:date="2017-03-24T00:50:00Z"/>
              <w:rFonts w:eastAsiaTheme="minorEastAsia"/>
              <w:noProof/>
              <w:lang w:val="en-CA" w:eastAsia="en-CA"/>
            </w:rPr>
          </w:pPr>
          <w:ins w:id="72" w:author="Prabhvir Saran [2]" w:date="2017-03-24T00:50:00Z">
            <w:r w:rsidRPr="002F0A8E">
              <w:rPr>
                <w:rStyle w:val="Hyperlink"/>
                <w:noProof/>
              </w:rPr>
              <w:fldChar w:fldCharType="begin"/>
            </w:r>
            <w:r w:rsidRPr="002F0A8E">
              <w:rPr>
                <w:rStyle w:val="Hyperlink"/>
                <w:noProof/>
              </w:rPr>
              <w:instrText xml:space="preserve"> </w:instrText>
            </w:r>
            <w:r>
              <w:rPr>
                <w:noProof/>
              </w:rPr>
              <w:instrText>HYPERLINK \l "_Toc478079989"</w:instrText>
            </w:r>
            <w:r w:rsidRPr="002F0A8E">
              <w:rPr>
                <w:rStyle w:val="Hyperlink"/>
                <w:noProof/>
              </w:rPr>
              <w:instrText xml:space="preserve"> </w:instrText>
            </w:r>
          </w:ins>
          <w:ins w:id="73" w:author="Prabhvir Saran [2]" w:date="2017-03-24T01:09:00Z">
            <w:r w:rsidR="00DA548F" w:rsidRPr="002F0A8E">
              <w:rPr>
                <w:rStyle w:val="Hyperlink"/>
                <w:noProof/>
              </w:rPr>
            </w:r>
          </w:ins>
          <w:ins w:id="74" w:author="Prabhvir Saran [2]" w:date="2017-03-24T00:50:00Z">
            <w:r w:rsidRPr="002F0A8E">
              <w:rPr>
                <w:rStyle w:val="Hyperlink"/>
                <w:noProof/>
              </w:rPr>
              <w:fldChar w:fldCharType="separate"/>
            </w:r>
            <w:r w:rsidRPr="002F0A8E">
              <w:rPr>
                <w:rStyle w:val="Hyperlink"/>
                <w:noProof/>
              </w:rPr>
              <w:t>Additional work/Changes</w:t>
            </w:r>
            <w:r>
              <w:rPr>
                <w:noProof/>
                <w:webHidden/>
              </w:rPr>
              <w:tab/>
            </w:r>
            <w:r>
              <w:rPr>
                <w:noProof/>
                <w:webHidden/>
              </w:rPr>
              <w:fldChar w:fldCharType="begin"/>
            </w:r>
            <w:r>
              <w:rPr>
                <w:noProof/>
                <w:webHidden/>
              </w:rPr>
              <w:instrText xml:space="preserve"> PAGEREF _Toc478079989 \h </w:instrText>
            </w:r>
          </w:ins>
          <w:r>
            <w:rPr>
              <w:noProof/>
              <w:webHidden/>
            </w:rPr>
          </w:r>
          <w:r>
            <w:rPr>
              <w:noProof/>
              <w:webHidden/>
            </w:rPr>
            <w:fldChar w:fldCharType="separate"/>
          </w:r>
          <w:ins w:id="75" w:author="Prabhvir Saran [2]" w:date="2017-03-24T01:09:00Z">
            <w:r w:rsidR="00DA548F">
              <w:rPr>
                <w:noProof/>
                <w:webHidden/>
              </w:rPr>
              <w:t>4</w:t>
            </w:r>
          </w:ins>
          <w:ins w:id="76" w:author="Prabhvir Saran [2]" w:date="2017-03-24T00:50:00Z">
            <w:r>
              <w:rPr>
                <w:noProof/>
                <w:webHidden/>
              </w:rPr>
              <w:fldChar w:fldCharType="end"/>
            </w:r>
            <w:r w:rsidRPr="002F0A8E">
              <w:rPr>
                <w:rStyle w:val="Hyperlink"/>
                <w:noProof/>
              </w:rPr>
              <w:fldChar w:fldCharType="end"/>
            </w:r>
          </w:ins>
        </w:p>
        <w:p w14:paraId="34412678" w14:textId="7866AA04" w:rsidR="00D81006" w:rsidRDefault="00D81006">
          <w:pPr>
            <w:pStyle w:val="TOC1"/>
            <w:tabs>
              <w:tab w:val="right" w:leader="dot" w:pos="9350"/>
            </w:tabs>
            <w:rPr>
              <w:ins w:id="77" w:author="Prabhvir Saran [2]" w:date="2017-03-24T00:50:00Z"/>
              <w:rFonts w:eastAsiaTheme="minorEastAsia"/>
              <w:noProof/>
              <w:lang w:val="en-CA" w:eastAsia="en-CA"/>
            </w:rPr>
          </w:pPr>
          <w:ins w:id="78" w:author="Prabhvir Saran [2]" w:date="2017-03-24T00:50:00Z">
            <w:r w:rsidRPr="002F0A8E">
              <w:rPr>
                <w:rStyle w:val="Hyperlink"/>
                <w:noProof/>
              </w:rPr>
              <w:fldChar w:fldCharType="begin"/>
            </w:r>
            <w:r w:rsidRPr="002F0A8E">
              <w:rPr>
                <w:rStyle w:val="Hyperlink"/>
                <w:noProof/>
              </w:rPr>
              <w:instrText xml:space="preserve"> </w:instrText>
            </w:r>
            <w:r>
              <w:rPr>
                <w:noProof/>
              </w:rPr>
              <w:instrText>HYPERLINK \l "_Toc478079990"</w:instrText>
            </w:r>
            <w:r w:rsidRPr="002F0A8E">
              <w:rPr>
                <w:rStyle w:val="Hyperlink"/>
                <w:noProof/>
              </w:rPr>
              <w:instrText xml:space="preserve"> </w:instrText>
            </w:r>
          </w:ins>
          <w:ins w:id="79" w:author="Prabhvir Saran [2]" w:date="2017-03-24T01:09:00Z">
            <w:r w:rsidR="00DA548F" w:rsidRPr="002F0A8E">
              <w:rPr>
                <w:rStyle w:val="Hyperlink"/>
                <w:noProof/>
              </w:rPr>
            </w:r>
          </w:ins>
          <w:ins w:id="80" w:author="Prabhvir Saran [2]" w:date="2017-03-24T00:50:00Z">
            <w:r w:rsidRPr="002F0A8E">
              <w:rPr>
                <w:rStyle w:val="Hyperlink"/>
                <w:noProof/>
              </w:rPr>
              <w:fldChar w:fldCharType="separate"/>
            </w:r>
            <w:r w:rsidRPr="002F0A8E">
              <w:rPr>
                <w:rStyle w:val="Hyperlink"/>
                <w:noProof/>
              </w:rPr>
              <w:t>Appendix 3</w:t>
            </w:r>
            <w:r>
              <w:rPr>
                <w:noProof/>
                <w:webHidden/>
              </w:rPr>
              <w:tab/>
            </w:r>
            <w:r>
              <w:rPr>
                <w:noProof/>
                <w:webHidden/>
              </w:rPr>
              <w:fldChar w:fldCharType="begin"/>
            </w:r>
            <w:r>
              <w:rPr>
                <w:noProof/>
                <w:webHidden/>
              </w:rPr>
              <w:instrText xml:space="preserve"> PAGEREF _Toc478079990 \h </w:instrText>
            </w:r>
          </w:ins>
          <w:r>
            <w:rPr>
              <w:noProof/>
              <w:webHidden/>
            </w:rPr>
          </w:r>
          <w:r>
            <w:rPr>
              <w:noProof/>
              <w:webHidden/>
            </w:rPr>
            <w:fldChar w:fldCharType="separate"/>
          </w:r>
          <w:ins w:id="81" w:author="Prabhvir Saran [2]" w:date="2017-03-24T01:09:00Z">
            <w:r w:rsidR="00DA548F">
              <w:rPr>
                <w:noProof/>
                <w:webHidden/>
              </w:rPr>
              <w:t>5</w:t>
            </w:r>
          </w:ins>
          <w:ins w:id="82" w:author="Prabhvir Saran [2]" w:date="2017-03-24T00:50:00Z">
            <w:r>
              <w:rPr>
                <w:noProof/>
                <w:webHidden/>
              </w:rPr>
              <w:fldChar w:fldCharType="end"/>
            </w:r>
            <w:r w:rsidRPr="002F0A8E">
              <w:rPr>
                <w:rStyle w:val="Hyperlink"/>
                <w:noProof/>
              </w:rPr>
              <w:fldChar w:fldCharType="end"/>
            </w:r>
          </w:ins>
        </w:p>
        <w:p w14:paraId="426DA741" w14:textId="1E279C9C" w:rsidR="00D81006" w:rsidRDefault="00D81006">
          <w:pPr>
            <w:pStyle w:val="TOC1"/>
            <w:tabs>
              <w:tab w:val="right" w:leader="dot" w:pos="9350"/>
            </w:tabs>
            <w:rPr>
              <w:ins w:id="83" w:author="Prabhvir Saran [2]" w:date="2017-03-24T00:50:00Z"/>
              <w:rFonts w:eastAsiaTheme="minorEastAsia"/>
              <w:noProof/>
              <w:lang w:val="en-CA" w:eastAsia="en-CA"/>
            </w:rPr>
          </w:pPr>
          <w:ins w:id="84" w:author="Prabhvir Saran [2]" w:date="2017-03-24T00:50:00Z">
            <w:r w:rsidRPr="002F0A8E">
              <w:rPr>
                <w:rStyle w:val="Hyperlink"/>
                <w:noProof/>
              </w:rPr>
              <w:fldChar w:fldCharType="begin"/>
            </w:r>
            <w:r w:rsidRPr="002F0A8E">
              <w:rPr>
                <w:rStyle w:val="Hyperlink"/>
                <w:noProof/>
              </w:rPr>
              <w:instrText xml:space="preserve"> </w:instrText>
            </w:r>
            <w:r>
              <w:rPr>
                <w:noProof/>
              </w:rPr>
              <w:instrText>HYPERLINK \l "_Toc478079991"</w:instrText>
            </w:r>
            <w:r w:rsidRPr="002F0A8E">
              <w:rPr>
                <w:rStyle w:val="Hyperlink"/>
                <w:noProof/>
              </w:rPr>
              <w:instrText xml:space="preserve"> </w:instrText>
            </w:r>
          </w:ins>
          <w:ins w:id="85" w:author="Prabhvir Saran [2]" w:date="2017-03-24T01:09:00Z">
            <w:r w:rsidR="00DA548F" w:rsidRPr="002F0A8E">
              <w:rPr>
                <w:rStyle w:val="Hyperlink"/>
                <w:noProof/>
              </w:rPr>
            </w:r>
          </w:ins>
          <w:ins w:id="86" w:author="Prabhvir Saran [2]" w:date="2017-03-24T00:50:00Z">
            <w:r w:rsidRPr="002F0A8E">
              <w:rPr>
                <w:rStyle w:val="Hyperlink"/>
                <w:noProof/>
              </w:rPr>
              <w:fldChar w:fldCharType="separate"/>
            </w:r>
            <w:r w:rsidRPr="002F0A8E">
              <w:rPr>
                <w:rStyle w:val="Hyperlink"/>
                <w:noProof/>
              </w:rPr>
              <w:t>Milestone 3: Skeleton site with layout, tables and forms</w:t>
            </w:r>
            <w:r>
              <w:rPr>
                <w:noProof/>
                <w:webHidden/>
              </w:rPr>
              <w:tab/>
            </w:r>
            <w:r>
              <w:rPr>
                <w:noProof/>
                <w:webHidden/>
              </w:rPr>
              <w:fldChar w:fldCharType="begin"/>
            </w:r>
            <w:r>
              <w:rPr>
                <w:noProof/>
                <w:webHidden/>
              </w:rPr>
              <w:instrText xml:space="preserve"> PAGEREF _Toc478079991 \h </w:instrText>
            </w:r>
          </w:ins>
          <w:r>
            <w:rPr>
              <w:noProof/>
              <w:webHidden/>
            </w:rPr>
          </w:r>
          <w:r>
            <w:rPr>
              <w:noProof/>
              <w:webHidden/>
            </w:rPr>
            <w:fldChar w:fldCharType="separate"/>
          </w:r>
          <w:ins w:id="87" w:author="Prabhvir Saran [2]" w:date="2017-03-24T01:09:00Z">
            <w:r w:rsidR="00DA548F">
              <w:rPr>
                <w:noProof/>
                <w:webHidden/>
              </w:rPr>
              <w:t>5</w:t>
            </w:r>
          </w:ins>
          <w:ins w:id="88" w:author="Prabhvir Saran [2]" w:date="2017-03-24T00:50:00Z">
            <w:r>
              <w:rPr>
                <w:noProof/>
                <w:webHidden/>
              </w:rPr>
              <w:fldChar w:fldCharType="end"/>
            </w:r>
            <w:r w:rsidRPr="002F0A8E">
              <w:rPr>
                <w:rStyle w:val="Hyperlink"/>
                <w:noProof/>
              </w:rPr>
              <w:fldChar w:fldCharType="end"/>
            </w:r>
          </w:ins>
        </w:p>
        <w:p w14:paraId="03B64468" w14:textId="6BBDB0AD" w:rsidR="00D81006" w:rsidRDefault="00D81006">
          <w:pPr>
            <w:pStyle w:val="TOC2"/>
            <w:tabs>
              <w:tab w:val="right" w:leader="dot" w:pos="9350"/>
            </w:tabs>
            <w:rPr>
              <w:ins w:id="89" w:author="Prabhvir Saran [2]" w:date="2017-03-24T00:50:00Z"/>
              <w:rFonts w:eastAsiaTheme="minorEastAsia"/>
              <w:noProof/>
              <w:lang w:val="en-CA" w:eastAsia="en-CA"/>
            </w:rPr>
          </w:pPr>
          <w:ins w:id="90" w:author="Prabhvir Saran [2]" w:date="2017-03-24T00:50:00Z">
            <w:r w:rsidRPr="002F0A8E">
              <w:rPr>
                <w:rStyle w:val="Hyperlink"/>
                <w:noProof/>
              </w:rPr>
              <w:fldChar w:fldCharType="begin"/>
            </w:r>
            <w:r w:rsidRPr="002F0A8E">
              <w:rPr>
                <w:rStyle w:val="Hyperlink"/>
                <w:noProof/>
              </w:rPr>
              <w:instrText xml:space="preserve"> </w:instrText>
            </w:r>
            <w:r>
              <w:rPr>
                <w:noProof/>
              </w:rPr>
              <w:instrText>HYPERLINK \l "_Toc478079992"</w:instrText>
            </w:r>
            <w:r w:rsidRPr="002F0A8E">
              <w:rPr>
                <w:rStyle w:val="Hyperlink"/>
                <w:noProof/>
              </w:rPr>
              <w:instrText xml:space="preserve"> </w:instrText>
            </w:r>
          </w:ins>
          <w:ins w:id="91" w:author="Prabhvir Saran [2]" w:date="2017-03-24T01:09:00Z">
            <w:r w:rsidR="00DA548F" w:rsidRPr="002F0A8E">
              <w:rPr>
                <w:rStyle w:val="Hyperlink"/>
                <w:noProof/>
              </w:rPr>
            </w:r>
          </w:ins>
          <w:ins w:id="92" w:author="Prabhvir Saran [2]" w:date="2017-03-24T00:50:00Z">
            <w:r w:rsidRPr="002F0A8E">
              <w:rPr>
                <w:rStyle w:val="Hyperlink"/>
                <w:noProof/>
              </w:rPr>
              <w:fldChar w:fldCharType="separate"/>
            </w:r>
            <w:r w:rsidRPr="002F0A8E">
              <w:rPr>
                <w:rStyle w:val="Hyperlink"/>
                <w:noProof/>
              </w:rPr>
              <w:t>URL of the prototype website</w:t>
            </w:r>
            <w:r>
              <w:rPr>
                <w:noProof/>
                <w:webHidden/>
              </w:rPr>
              <w:tab/>
            </w:r>
            <w:r>
              <w:rPr>
                <w:noProof/>
                <w:webHidden/>
              </w:rPr>
              <w:fldChar w:fldCharType="begin"/>
            </w:r>
            <w:r>
              <w:rPr>
                <w:noProof/>
                <w:webHidden/>
              </w:rPr>
              <w:instrText xml:space="preserve"> PAGEREF _Toc478079992 \h </w:instrText>
            </w:r>
          </w:ins>
          <w:r>
            <w:rPr>
              <w:noProof/>
              <w:webHidden/>
            </w:rPr>
          </w:r>
          <w:r>
            <w:rPr>
              <w:noProof/>
              <w:webHidden/>
            </w:rPr>
            <w:fldChar w:fldCharType="separate"/>
          </w:r>
          <w:ins w:id="93" w:author="Prabhvir Saran [2]" w:date="2017-03-24T01:09:00Z">
            <w:r w:rsidR="00DA548F">
              <w:rPr>
                <w:noProof/>
                <w:webHidden/>
              </w:rPr>
              <w:t>5</w:t>
            </w:r>
          </w:ins>
          <w:ins w:id="94" w:author="Prabhvir Saran [2]" w:date="2017-03-24T00:50:00Z">
            <w:r>
              <w:rPr>
                <w:noProof/>
                <w:webHidden/>
              </w:rPr>
              <w:fldChar w:fldCharType="end"/>
            </w:r>
            <w:r w:rsidRPr="002F0A8E">
              <w:rPr>
                <w:rStyle w:val="Hyperlink"/>
                <w:noProof/>
              </w:rPr>
              <w:fldChar w:fldCharType="end"/>
            </w:r>
          </w:ins>
        </w:p>
        <w:p w14:paraId="026AEA74" w14:textId="62BDCE7C" w:rsidR="00D81006" w:rsidRDefault="00D81006">
          <w:pPr>
            <w:pStyle w:val="TOC2"/>
            <w:tabs>
              <w:tab w:val="right" w:leader="dot" w:pos="9350"/>
            </w:tabs>
            <w:rPr>
              <w:ins w:id="95" w:author="Prabhvir Saran [2]" w:date="2017-03-24T00:50:00Z"/>
              <w:rFonts w:eastAsiaTheme="minorEastAsia"/>
              <w:noProof/>
              <w:lang w:val="en-CA" w:eastAsia="en-CA"/>
            </w:rPr>
          </w:pPr>
          <w:ins w:id="96" w:author="Prabhvir Saran [2]" w:date="2017-03-24T00:50:00Z">
            <w:r w:rsidRPr="002F0A8E">
              <w:rPr>
                <w:rStyle w:val="Hyperlink"/>
                <w:noProof/>
              </w:rPr>
              <w:fldChar w:fldCharType="begin"/>
            </w:r>
            <w:r w:rsidRPr="002F0A8E">
              <w:rPr>
                <w:rStyle w:val="Hyperlink"/>
                <w:noProof/>
              </w:rPr>
              <w:instrText xml:space="preserve"> </w:instrText>
            </w:r>
            <w:r>
              <w:rPr>
                <w:noProof/>
              </w:rPr>
              <w:instrText>HYPERLINK \l "_Toc478079993"</w:instrText>
            </w:r>
            <w:r w:rsidRPr="002F0A8E">
              <w:rPr>
                <w:rStyle w:val="Hyperlink"/>
                <w:noProof/>
              </w:rPr>
              <w:instrText xml:space="preserve"> </w:instrText>
            </w:r>
          </w:ins>
          <w:ins w:id="97" w:author="Prabhvir Saran [2]" w:date="2017-03-24T01:09:00Z">
            <w:r w:rsidR="00DA548F" w:rsidRPr="002F0A8E">
              <w:rPr>
                <w:rStyle w:val="Hyperlink"/>
                <w:noProof/>
              </w:rPr>
            </w:r>
          </w:ins>
          <w:ins w:id="98" w:author="Prabhvir Saran [2]" w:date="2017-03-24T00:50:00Z">
            <w:r w:rsidRPr="002F0A8E">
              <w:rPr>
                <w:rStyle w:val="Hyperlink"/>
                <w:noProof/>
              </w:rPr>
              <w:fldChar w:fldCharType="separate"/>
            </w:r>
            <w:r w:rsidRPr="002F0A8E">
              <w:rPr>
                <w:rStyle w:val="Hyperlink"/>
                <w:noProof/>
              </w:rPr>
              <w:t>http://students.bcitdev.com/A00980505/G2/index.html</w:t>
            </w:r>
            <w:r>
              <w:rPr>
                <w:noProof/>
                <w:webHidden/>
              </w:rPr>
              <w:tab/>
            </w:r>
            <w:r>
              <w:rPr>
                <w:noProof/>
                <w:webHidden/>
              </w:rPr>
              <w:fldChar w:fldCharType="begin"/>
            </w:r>
            <w:r>
              <w:rPr>
                <w:noProof/>
                <w:webHidden/>
              </w:rPr>
              <w:instrText xml:space="preserve"> PAGEREF _Toc478079993 \h </w:instrText>
            </w:r>
          </w:ins>
          <w:r>
            <w:rPr>
              <w:noProof/>
              <w:webHidden/>
            </w:rPr>
          </w:r>
          <w:r>
            <w:rPr>
              <w:noProof/>
              <w:webHidden/>
            </w:rPr>
            <w:fldChar w:fldCharType="separate"/>
          </w:r>
          <w:ins w:id="99" w:author="Prabhvir Saran [2]" w:date="2017-03-24T01:09:00Z">
            <w:r w:rsidR="00DA548F">
              <w:rPr>
                <w:noProof/>
                <w:webHidden/>
              </w:rPr>
              <w:t>5</w:t>
            </w:r>
          </w:ins>
          <w:ins w:id="100" w:author="Prabhvir Saran [2]" w:date="2017-03-24T00:50:00Z">
            <w:r>
              <w:rPr>
                <w:noProof/>
                <w:webHidden/>
              </w:rPr>
              <w:fldChar w:fldCharType="end"/>
            </w:r>
            <w:r w:rsidRPr="002F0A8E">
              <w:rPr>
                <w:rStyle w:val="Hyperlink"/>
                <w:noProof/>
              </w:rPr>
              <w:fldChar w:fldCharType="end"/>
            </w:r>
          </w:ins>
        </w:p>
        <w:p w14:paraId="5AB11F1C" w14:textId="1708B573" w:rsidR="00D81006" w:rsidRDefault="00D81006">
          <w:pPr>
            <w:pStyle w:val="TOC2"/>
            <w:tabs>
              <w:tab w:val="right" w:leader="dot" w:pos="9350"/>
            </w:tabs>
            <w:rPr>
              <w:ins w:id="101" w:author="Prabhvir Saran [2]" w:date="2017-03-24T00:50:00Z"/>
              <w:rFonts w:eastAsiaTheme="minorEastAsia"/>
              <w:noProof/>
              <w:lang w:val="en-CA" w:eastAsia="en-CA"/>
            </w:rPr>
          </w:pPr>
          <w:ins w:id="102" w:author="Prabhvir Saran [2]" w:date="2017-03-24T00:50:00Z">
            <w:r w:rsidRPr="002F0A8E">
              <w:rPr>
                <w:rStyle w:val="Hyperlink"/>
                <w:noProof/>
              </w:rPr>
              <w:fldChar w:fldCharType="begin"/>
            </w:r>
            <w:r w:rsidRPr="002F0A8E">
              <w:rPr>
                <w:rStyle w:val="Hyperlink"/>
                <w:noProof/>
              </w:rPr>
              <w:instrText xml:space="preserve"> </w:instrText>
            </w:r>
            <w:r>
              <w:rPr>
                <w:noProof/>
              </w:rPr>
              <w:instrText>HYPERLINK \l "_Toc478079994"</w:instrText>
            </w:r>
            <w:r w:rsidRPr="002F0A8E">
              <w:rPr>
                <w:rStyle w:val="Hyperlink"/>
                <w:noProof/>
              </w:rPr>
              <w:instrText xml:space="preserve"> </w:instrText>
            </w:r>
          </w:ins>
          <w:ins w:id="103" w:author="Prabhvir Saran [2]" w:date="2017-03-24T01:09:00Z">
            <w:r w:rsidR="00DA548F" w:rsidRPr="002F0A8E">
              <w:rPr>
                <w:rStyle w:val="Hyperlink"/>
                <w:noProof/>
              </w:rPr>
            </w:r>
          </w:ins>
          <w:ins w:id="104" w:author="Prabhvir Saran [2]" w:date="2017-03-24T00:50:00Z">
            <w:r w:rsidRPr="002F0A8E">
              <w:rPr>
                <w:rStyle w:val="Hyperlink"/>
                <w:noProof/>
              </w:rPr>
              <w:fldChar w:fldCharType="separate"/>
            </w:r>
            <w:r w:rsidRPr="002F0A8E">
              <w:rPr>
                <w:rStyle w:val="Hyperlink"/>
                <w:noProof/>
              </w:rPr>
              <w:t>List of all the items completed</w:t>
            </w:r>
            <w:r>
              <w:rPr>
                <w:noProof/>
                <w:webHidden/>
              </w:rPr>
              <w:tab/>
            </w:r>
            <w:r>
              <w:rPr>
                <w:noProof/>
                <w:webHidden/>
              </w:rPr>
              <w:fldChar w:fldCharType="begin"/>
            </w:r>
            <w:r>
              <w:rPr>
                <w:noProof/>
                <w:webHidden/>
              </w:rPr>
              <w:instrText xml:space="preserve"> PAGEREF _Toc478079994 \h </w:instrText>
            </w:r>
          </w:ins>
          <w:r>
            <w:rPr>
              <w:noProof/>
              <w:webHidden/>
            </w:rPr>
          </w:r>
          <w:r>
            <w:rPr>
              <w:noProof/>
              <w:webHidden/>
            </w:rPr>
            <w:fldChar w:fldCharType="separate"/>
          </w:r>
          <w:ins w:id="105" w:author="Prabhvir Saran [2]" w:date="2017-03-24T01:09:00Z">
            <w:r w:rsidR="00DA548F">
              <w:rPr>
                <w:noProof/>
                <w:webHidden/>
              </w:rPr>
              <w:t>5</w:t>
            </w:r>
          </w:ins>
          <w:ins w:id="106" w:author="Prabhvir Saran [2]" w:date="2017-03-24T00:50:00Z">
            <w:r>
              <w:rPr>
                <w:noProof/>
                <w:webHidden/>
              </w:rPr>
              <w:fldChar w:fldCharType="end"/>
            </w:r>
            <w:r w:rsidRPr="002F0A8E">
              <w:rPr>
                <w:rStyle w:val="Hyperlink"/>
                <w:noProof/>
              </w:rPr>
              <w:fldChar w:fldCharType="end"/>
            </w:r>
          </w:ins>
        </w:p>
        <w:p w14:paraId="58034D24" w14:textId="12C36A7D" w:rsidR="00D81006" w:rsidRDefault="00D81006">
          <w:pPr>
            <w:pStyle w:val="TOC2"/>
            <w:tabs>
              <w:tab w:val="right" w:leader="dot" w:pos="9350"/>
            </w:tabs>
            <w:rPr>
              <w:ins w:id="107" w:author="Prabhvir Saran [2]" w:date="2017-03-24T00:50:00Z"/>
              <w:rFonts w:eastAsiaTheme="minorEastAsia"/>
              <w:noProof/>
              <w:lang w:val="en-CA" w:eastAsia="en-CA"/>
            </w:rPr>
          </w:pPr>
          <w:ins w:id="108" w:author="Prabhvir Saran [2]" w:date="2017-03-24T00:50:00Z">
            <w:r w:rsidRPr="002F0A8E">
              <w:rPr>
                <w:rStyle w:val="Hyperlink"/>
                <w:noProof/>
              </w:rPr>
              <w:fldChar w:fldCharType="begin"/>
            </w:r>
            <w:r w:rsidRPr="002F0A8E">
              <w:rPr>
                <w:rStyle w:val="Hyperlink"/>
                <w:noProof/>
              </w:rPr>
              <w:instrText xml:space="preserve"> </w:instrText>
            </w:r>
            <w:r>
              <w:rPr>
                <w:noProof/>
              </w:rPr>
              <w:instrText>HYPERLINK \l "_Toc478079995"</w:instrText>
            </w:r>
            <w:r w:rsidRPr="002F0A8E">
              <w:rPr>
                <w:rStyle w:val="Hyperlink"/>
                <w:noProof/>
              </w:rPr>
              <w:instrText xml:space="preserve"> </w:instrText>
            </w:r>
          </w:ins>
          <w:ins w:id="109" w:author="Prabhvir Saran [2]" w:date="2017-03-24T01:09:00Z">
            <w:r w:rsidR="00DA548F" w:rsidRPr="002F0A8E">
              <w:rPr>
                <w:rStyle w:val="Hyperlink"/>
                <w:noProof/>
              </w:rPr>
            </w:r>
          </w:ins>
          <w:ins w:id="110" w:author="Prabhvir Saran [2]" w:date="2017-03-24T00:50:00Z">
            <w:r w:rsidRPr="002F0A8E">
              <w:rPr>
                <w:rStyle w:val="Hyperlink"/>
                <w:noProof/>
              </w:rPr>
              <w:fldChar w:fldCharType="separate"/>
            </w:r>
            <w:r w:rsidRPr="002F0A8E">
              <w:rPr>
                <w:rStyle w:val="Hyperlink"/>
                <w:noProof/>
              </w:rPr>
              <w:t>Additional work/Issues/Changes</w:t>
            </w:r>
            <w:r>
              <w:rPr>
                <w:noProof/>
                <w:webHidden/>
              </w:rPr>
              <w:tab/>
            </w:r>
            <w:r>
              <w:rPr>
                <w:noProof/>
                <w:webHidden/>
              </w:rPr>
              <w:fldChar w:fldCharType="begin"/>
            </w:r>
            <w:r>
              <w:rPr>
                <w:noProof/>
                <w:webHidden/>
              </w:rPr>
              <w:instrText xml:space="preserve"> PAGEREF _Toc478079995 \h </w:instrText>
            </w:r>
          </w:ins>
          <w:r>
            <w:rPr>
              <w:noProof/>
              <w:webHidden/>
            </w:rPr>
          </w:r>
          <w:r>
            <w:rPr>
              <w:noProof/>
              <w:webHidden/>
            </w:rPr>
            <w:fldChar w:fldCharType="separate"/>
          </w:r>
          <w:ins w:id="111" w:author="Prabhvir Saran [2]" w:date="2017-03-24T01:09:00Z">
            <w:r w:rsidR="00DA548F">
              <w:rPr>
                <w:noProof/>
                <w:webHidden/>
              </w:rPr>
              <w:t>5</w:t>
            </w:r>
          </w:ins>
          <w:ins w:id="112" w:author="Prabhvir Saran [2]" w:date="2017-03-24T00:50:00Z">
            <w:r>
              <w:rPr>
                <w:noProof/>
                <w:webHidden/>
              </w:rPr>
              <w:fldChar w:fldCharType="end"/>
            </w:r>
            <w:r w:rsidRPr="002F0A8E">
              <w:rPr>
                <w:rStyle w:val="Hyperlink"/>
                <w:noProof/>
              </w:rPr>
              <w:fldChar w:fldCharType="end"/>
            </w:r>
          </w:ins>
        </w:p>
        <w:p w14:paraId="11B33200" w14:textId="1821AEC6" w:rsidR="00D81006" w:rsidRDefault="00D81006">
          <w:pPr>
            <w:pStyle w:val="TOC2"/>
            <w:tabs>
              <w:tab w:val="right" w:leader="dot" w:pos="9350"/>
            </w:tabs>
            <w:rPr>
              <w:ins w:id="113" w:author="Prabhvir Saran [2]" w:date="2017-03-24T00:50:00Z"/>
              <w:rFonts w:eastAsiaTheme="minorEastAsia"/>
              <w:noProof/>
              <w:lang w:val="en-CA" w:eastAsia="en-CA"/>
            </w:rPr>
          </w:pPr>
          <w:ins w:id="114" w:author="Prabhvir Saran [2]" w:date="2017-03-24T00:50:00Z">
            <w:r w:rsidRPr="002F0A8E">
              <w:rPr>
                <w:rStyle w:val="Hyperlink"/>
                <w:noProof/>
              </w:rPr>
              <w:fldChar w:fldCharType="begin"/>
            </w:r>
            <w:r w:rsidRPr="002F0A8E">
              <w:rPr>
                <w:rStyle w:val="Hyperlink"/>
                <w:noProof/>
              </w:rPr>
              <w:instrText xml:space="preserve"> </w:instrText>
            </w:r>
            <w:r>
              <w:rPr>
                <w:noProof/>
              </w:rPr>
              <w:instrText>HYPERLINK \l "_Toc478079996"</w:instrText>
            </w:r>
            <w:r w:rsidRPr="002F0A8E">
              <w:rPr>
                <w:rStyle w:val="Hyperlink"/>
                <w:noProof/>
              </w:rPr>
              <w:instrText xml:space="preserve"> </w:instrText>
            </w:r>
          </w:ins>
          <w:ins w:id="115" w:author="Prabhvir Saran [2]" w:date="2017-03-24T01:09:00Z">
            <w:r w:rsidR="00DA548F" w:rsidRPr="002F0A8E">
              <w:rPr>
                <w:rStyle w:val="Hyperlink"/>
                <w:noProof/>
              </w:rPr>
            </w:r>
          </w:ins>
          <w:ins w:id="116" w:author="Prabhvir Saran [2]" w:date="2017-03-24T00:50:00Z">
            <w:r w:rsidRPr="002F0A8E">
              <w:rPr>
                <w:rStyle w:val="Hyperlink"/>
                <w:noProof/>
              </w:rPr>
              <w:fldChar w:fldCharType="separate"/>
            </w:r>
            <w:r w:rsidRPr="002F0A8E">
              <w:rPr>
                <w:rStyle w:val="Hyperlink"/>
                <w:noProof/>
              </w:rPr>
              <w:t>Documentation of Work</w:t>
            </w:r>
            <w:r>
              <w:rPr>
                <w:noProof/>
                <w:webHidden/>
              </w:rPr>
              <w:tab/>
            </w:r>
            <w:r>
              <w:rPr>
                <w:noProof/>
                <w:webHidden/>
              </w:rPr>
              <w:fldChar w:fldCharType="begin"/>
            </w:r>
            <w:r>
              <w:rPr>
                <w:noProof/>
                <w:webHidden/>
              </w:rPr>
              <w:instrText xml:space="preserve"> PAGEREF _Toc478079996 \h </w:instrText>
            </w:r>
          </w:ins>
          <w:r>
            <w:rPr>
              <w:noProof/>
              <w:webHidden/>
            </w:rPr>
          </w:r>
          <w:r>
            <w:rPr>
              <w:noProof/>
              <w:webHidden/>
            </w:rPr>
            <w:fldChar w:fldCharType="separate"/>
          </w:r>
          <w:ins w:id="117" w:author="Prabhvir Saran [2]" w:date="2017-03-24T01:09:00Z">
            <w:r w:rsidR="00DA548F">
              <w:rPr>
                <w:noProof/>
                <w:webHidden/>
              </w:rPr>
              <w:t>5</w:t>
            </w:r>
          </w:ins>
          <w:ins w:id="118" w:author="Prabhvir Saran [2]" w:date="2017-03-24T00:50:00Z">
            <w:r>
              <w:rPr>
                <w:noProof/>
                <w:webHidden/>
              </w:rPr>
              <w:fldChar w:fldCharType="end"/>
            </w:r>
            <w:r w:rsidRPr="002F0A8E">
              <w:rPr>
                <w:rStyle w:val="Hyperlink"/>
                <w:noProof/>
              </w:rPr>
              <w:fldChar w:fldCharType="end"/>
            </w:r>
          </w:ins>
        </w:p>
        <w:p w14:paraId="2291EE43" w14:textId="714101C4" w:rsidR="00D81006" w:rsidRDefault="00D81006">
          <w:pPr>
            <w:pStyle w:val="TOC2"/>
            <w:tabs>
              <w:tab w:val="right" w:leader="dot" w:pos="9350"/>
            </w:tabs>
            <w:rPr>
              <w:ins w:id="119" w:author="Prabhvir Saran [2]" w:date="2017-03-24T00:50:00Z"/>
              <w:rFonts w:eastAsiaTheme="minorEastAsia"/>
              <w:noProof/>
              <w:lang w:val="en-CA" w:eastAsia="en-CA"/>
            </w:rPr>
          </w:pPr>
          <w:ins w:id="120" w:author="Prabhvir Saran [2]" w:date="2017-03-24T00:50:00Z">
            <w:r w:rsidRPr="002F0A8E">
              <w:rPr>
                <w:rStyle w:val="Hyperlink"/>
                <w:noProof/>
              </w:rPr>
              <w:fldChar w:fldCharType="begin"/>
            </w:r>
            <w:r w:rsidRPr="002F0A8E">
              <w:rPr>
                <w:rStyle w:val="Hyperlink"/>
                <w:noProof/>
              </w:rPr>
              <w:instrText xml:space="preserve"> </w:instrText>
            </w:r>
            <w:r>
              <w:rPr>
                <w:noProof/>
              </w:rPr>
              <w:instrText>HYPERLINK \l "_Toc478079997"</w:instrText>
            </w:r>
            <w:r w:rsidRPr="002F0A8E">
              <w:rPr>
                <w:rStyle w:val="Hyperlink"/>
                <w:noProof/>
              </w:rPr>
              <w:instrText xml:space="preserve"> </w:instrText>
            </w:r>
          </w:ins>
          <w:ins w:id="121" w:author="Prabhvir Saran [2]" w:date="2017-03-24T01:09:00Z">
            <w:r w:rsidR="00DA548F" w:rsidRPr="002F0A8E">
              <w:rPr>
                <w:rStyle w:val="Hyperlink"/>
                <w:noProof/>
              </w:rPr>
            </w:r>
          </w:ins>
          <w:ins w:id="122" w:author="Prabhvir Saran [2]" w:date="2017-03-24T00:50:00Z">
            <w:r w:rsidRPr="002F0A8E">
              <w:rPr>
                <w:rStyle w:val="Hyperlink"/>
                <w:noProof/>
              </w:rPr>
              <w:fldChar w:fldCharType="separate"/>
            </w:r>
            <w:r w:rsidRPr="002F0A8E">
              <w:rPr>
                <w:rStyle w:val="Hyperlink"/>
                <w:noProof/>
              </w:rPr>
              <w:t>A/B Testing</w:t>
            </w:r>
            <w:r>
              <w:rPr>
                <w:noProof/>
                <w:webHidden/>
              </w:rPr>
              <w:tab/>
            </w:r>
            <w:r>
              <w:rPr>
                <w:noProof/>
                <w:webHidden/>
              </w:rPr>
              <w:fldChar w:fldCharType="begin"/>
            </w:r>
            <w:r>
              <w:rPr>
                <w:noProof/>
                <w:webHidden/>
              </w:rPr>
              <w:instrText xml:space="preserve"> PAGEREF _Toc478079997 \h </w:instrText>
            </w:r>
          </w:ins>
          <w:r>
            <w:rPr>
              <w:noProof/>
              <w:webHidden/>
            </w:rPr>
          </w:r>
          <w:r>
            <w:rPr>
              <w:noProof/>
              <w:webHidden/>
            </w:rPr>
            <w:fldChar w:fldCharType="separate"/>
          </w:r>
          <w:ins w:id="123" w:author="Prabhvir Saran [2]" w:date="2017-03-24T01:09:00Z">
            <w:r w:rsidR="00DA548F">
              <w:rPr>
                <w:noProof/>
                <w:webHidden/>
              </w:rPr>
              <w:t>7</w:t>
            </w:r>
          </w:ins>
          <w:ins w:id="124" w:author="Prabhvir Saran [2]" w:date="2017-03-24T00:50:00Z">
            <w:r>
              <w:rPr>
                <w:noProof/>
                <w:webHidden/>
              </w:rPr>
              <w:fldChar w:fldCharType="end"/>
            </w:r>
            <w:r w:rsidRPr="002F0A8E">
              <w:rPr>
                <w:rStyle w:val="Hyperlink"/>
                <w:noProof/>
              </w:rPr>
              <w:fldChar w:fldCharType="end"/>
            </w:r>
          </w:ins>
        </w:p>
        <w:p w14:paraId="536E4606" w14:textId="15601484" w:rsidR="00D81006" w:rsidRDefault="00D81006">
          <w:pPr>
            <w:pStyle w:val="TOC3"/>
            <w:tabs>
              <w:tab w:val="right" w:leader="dot" w:pos="9350"/>
            </w:tabs>
            <w:rPr>
              <w:ins w:id="125" w:author="Prabhvir Saran [2]" w:date="2017-03-24T00:50:00Z"/>
              <w:rFonts w:eastAsiaTheme="minorEastAsia"/>
              <w:noProof/>
              <w:lang w:val="en-CA" w:eastAsia="en-CA"/>
            </w:rPr>
          </w:pPr>
          <w:ins w:id="126" w:author="Prabhvir Saran [2]" w:date="2017-03-24T00:50:00Z">
            <w:r w:rsidRPr="002F0A8E">
              <w:rPr>
                <w:rStyle w:val="Hyperlink"/>
                <w:noProof/>
              </w:rPr>
              <w:fldChar w:fldCharType="begin"/>
            </w:r>
            <w:r w:rsidRPr="002F0A8E">
              <w:rPr>
                <w:rStyle w:val="Hyperlink"/>
                <w:noProof/>
              </w:rPr>
              <w:instrText xml:space="preserve"> </w:instrText>
            </w:r>
            <w:r>
              <w:rPr>
                <w:noProof/>
              </w:rPr>
              <w:instrText>HYPERLINK \l "_Toc478079998"</w:instrText>
            </w:r>
            <w:r w:rsidRPr="002F0A8E">
              <w:rPr>
                <w:rStyle w:val="Hyperlink"/>
                <w:noProof/>
              </w:rPr>
              <w:instrText xml:space="preserve"> </w:instrText>
            </w:r>
          </w:ins>
          <w:ins w:id="127" w:author="Prabhvir Saran [2]" w:date="2017-03-24T01:09:00Z">
            <w:r w:rsidR="00DA548F" w:rsidRPr="002F0A8E">
              <w:rPr>
                <w:rStyle w:val="Hyperlink"/>
                <w:noProof/>
              </w:rPr>
            </w:r>
          </w:ins>
          <w:ins w:id="128" w:author="Prabhvir Saran [2]" w:date="2017-03-24T00:50:00Z">
            <w:r w:rsidRPr="002F0A8E">
              <w:rPr>
                <w:rStyle w:val="Hyperlink"/>
                <w:noProof/>
              </w:rPr>
              <w:fldChar w:fldCharType="separate"/>
            </w:r>
            <w:r w:rsidRPr="002F0A8E">
              <w:rPr>
                <w:rStyle w:val="Hyperlink"/>
                <w:noProof/>
              </w:rPr>
              <w:t>Test 1</w:t>
            </w:r>
            <w:r>
              <w:rPr>
                <w:noProof/>
                <w:webHidden/>
              </w:rPr>
              <w:tab/>
            </w:r>
            <w:r>
              <w:rPr>
                <w:noProof/>
                <w:webHidden/>
              </w:rPr>
              <w:fldChar w:fldCharType="begin"/>
            </w:r>
            <w:r>
              <w:rPr>
                <w:noProof/>
                <w:webHidden/>
              </w:rPr>
              <w:instrText xml:space="preserve"> PAGEREF _Toc478079998 \h </w:instrText>
            </w:r>
          </w:ins>
          <w:r>
            <w:rPr>
              <w:noProof/>
              <w:webHidden/>
            </w:rPr>
          </w:r>
          <w:r>
            <w:rPr>
              <w:noProof/>
              <w:webHidden/>
            </w:rPr>
            <w:fldChar w:fldCharType="separate"/>
          </w:r>
          <w:ins w:id="129" w:author="Prabhvir Saran [2]" w:date="2017-03-24T01:09:00Z">
            <w:r w:rsidR="00DA548F">
              <w:rPr>
                <w:noProof/>
                <w:webHidden/>
              </w:rPr>
              <w:t>7</w:t>
            </w:r>
          </w:ins>
          <w:ins w:id="130" w:author="Prabhvir Saran [2]" w:date="2017-03-24T00:50:00Z">
            <w:r>
              <w:rPr>
                <w:noProof/>
                <w:webHidden/>
              </w:rPr>
              <w:fldChar w:fldCharType="end"/>
            </w:r>
            <w:r w:rsidRPr="002F0A8E">
              <w:rPr>
                <w:rStyle w:val="Hyperlink"/>
                <w:noProof/>
              </w:rPr>
              <w:fldChar w:fldCharType="end"/>
            </w:r>
          </w:ins>
        </w:p>
        <w:p w14:paraId="48812B2C" w14:textId="117F0DD9" w:rsidR="00D81006" w:rsidRDefault="00D81006">
          <w:pPr>
            <w:pStyle w:val="TOC3"/>
            <w:tabs>
              <w:tab w:val="right" w:leader="dot" w:pos="9350"/>
            </w:tabs>
            <w:rPr>
              <w:ins w:id="131" w:author="Prabhvir Saran [2]" w:date="2017-03-24T00:50:00Z"/>
              <w:rFonts w:eastAsiaTheme="minorEastAsia"/>
              <w:noProof/>
              <w:lang w:val="en-CA" w:eastAsia="en-CA"/>
            </w:rPr>
          </w:pPr>
          <w:ins w:id="132" w:author="Prabhvir Saran [2]" w:date="2017-03-24T00:50:00Z">
            <w:r w:rsidRPr="002F0A8E">
              <w:rPr>
                <w:rStyle w:val="Hyperlink"/>
                <w:noProof/>
              </w:rPr>
              <w:fldChar w:fldCharType="begin"/>
            </w:r>
            <w:r w:rsidRPr="002F0A8E">
              <w:rPr>
                <w:rStyle w:val="Hyperlink"/>
                <w:noProof/>
              </w:rPr>
              <w:instrText xml:space="preserve"> </w:instrText>
            </w:r>
            <w:r>
              <w:rPr>
                <w:noProof/>
              </w:rPr>
              <w:instrText>HYPERLINK \l "_Toc478079999"</w:instrText>
            </w:r>
            <w:r w:rsidRPr="002F0A8E">
              <w:rPr>
                <w:rStyle w:val="Hyperlink"/>
                <w:noProof/>
              </w:rPr>
              <w:instrText xml:space="preserve"> </w:instrText>
            </w:r>
          </w:ins>
          <w:ins w:id="133" w:author="Prabhvir Saran [2]" w:date="2017-03-24T01:09:00Z">
            <w:r w:rsidR="00DA548F" w:rsidRPr="002F0A8E">
              <w:rPr>
                <w:rStyle w:val="Hyperlink"/>
                <w:noProof/>
              </w:rPr>
            </w:r>
          </w:ins>
          <w:ins w:id="134" w:author="Prabhvir Saran [2]" w:date="2017-03-24T00:50:00Z">
            <w:r w:rsidRPr="002F0A8E">
              <w:rPr>
                <w:rStyle w:val="Hyperlink"/>
                <w:noProof/>
              </w:rPr>
              <w:fldChar w:fldCharType="separate"/>
            </w:r>
            <w:r w:rsidRPr="002F0A8E">
              <w:rPr>
                <w:rStyle w:val="Hyperlink"/>
                <w:noProof/>
              </w:rPr>
              <w:t>Test 2</w:t>
            </w:r>
            <w:r>
              <w:rPr>
                <w:noProof/>
                <w:webHidden/>
              </w:rPr>
              <w:tab/>
            </w:r>
            <w:r>
              <w:rPr>
                <w:noProof/>
                <w:webHidden/>
              </w:rPr>
              <w:fldChar w:fldCharType="begin"/>
            </w:r>
            <w:r>
              <w:rPr>
                <w:noProof/>
                <w:webHidden/>
              </w:rPr>
              <w:instrText xml:space="preserve"> PAGEREF _Toc478079999 \h </w:instrText>
            </w:r>
          </w:ins>
          <w:r>
            <w:rPr>
              <w:noProof/>
              <w:webHidden/>
            </w:rPr>
          </w:r>
          <w:r>
            <w:rPr>
              <w:noProof/>
              <w:webHidden/>
            </w:rPr>
            <w:fldChar w:fldCharType="separate"/>
          </w:r>
          <w:ins w:id="135" w:author="Prabhvir Saran [2]" w:date="2017-03-24T01:09:00Z">
            <w:r w:rsidR="00DA548F">
              <w:rPr>
                <w:noProof/>
                <w:webHidden/>
              </w:rPr>
              <w:t>8</w:t>
            </w:r>
          </w:ins>
          <w:ins w:id="136" w:author="Prabhvir Saran [2]" w:date="2017-03-24T00:50:00Z">
            <w:r>
              <w:rPr>
                <w:noProof/>
                <w:webHidden/>
              </w:rPr>
              <w:fldChar w:fldCharType="end"/>
            </w:r>
            <w:r w:rsidRPr="002F0A8E">
              <w:rPr>
                <w:rStyle w:val="Hyperlink"/>
                <w:noProof/>
              </w:rPr>
              <w:fldChar w:fldCharType="end"/>
            </w:r>
          </w:ins>
        </w:p>
        <w:p w14:paraId="1E620C68" w14:textId="3FCC07B9" w:rsidR="00D81006" w:rsidRDefault="00D81006">
          <w:pPr>
            <w:pStyle w:val="TOC1"/>
            <w:tabs>
              <w:tab w:val="right" w:leader="dot" w:pos="9350"/>
            </w:tabs>
            <w:rPr>
              <w:ins w:id="137" w:author="Prabhvir Saran [2]" w:date="2017-03-24T00:50:00Z"/>
              <w:rFonts w:eastAsiaTheme="minorEastAsia"/>
              <w:noProof/>
              <w:lang w:val="en-CA" w:eastAsia="en-CA"/>
            </w:rPr>
          </w:pPr>
          <w:ins w:id="138" w:author="Prabhvir Saran [2]" w:date="2017-03-24T00:50:00Z">
            <w:r w:rsidRPr="002F0A8E">
              <w:rPr>
                <w:rStyle w:val="Hyperlink"/>
                <w:noProof/>
              </w:rPr>
              <w:fldChar w:fldCharType="begin"/>
            </w:r>
            <w:r w:rsidRPr="002F0A8E">
              <w:rPr>
                <w:rStyle w:val="Hyperlink"/>
                <w:noProof/>
              </w:rPr>
              <w:instrText xml:space="preserve"> </w:instrText>
            </w:r>
            <w:r>
              <w:rPr>
                <w:noProof/>
              </w:rPr>
              <w:instrText>HYPERLINK \l "_Toc478080000"</w:instrText>
            </w:r>
            <w:r w:rsidRPr="002F0A8E">
              <w:rPr>
                <w:rStyle w:val="Hyperlink"/>
                <w:noProof/>
              </w:rPr>
              <w:instrText xml:space="preserve"> </w:instrText>
            </w:r>
          </w:ins>
          <w:ins w:id="139" w:author="Prabhvir Saran [2]" w:date="2017-03-24T01:09:00Z">
            <w:r w:rsidR="00DA548F" w:rsidRPr="002F0A8E">
              <w:rPr>
                <w:rStyle w:val="Hyperlink"/>
                <w:noProof/>
              </w:rPr>
            </w:r>
          </w:ins>
          <w:ins w:id="140" w:author="Prabhvir Saran [2]" w:date="2017-03-24T00:50:00Z">
            <w:r w:rsidRPr="002F0A8E">
              <w:rPr>
                <w:rStyle w:val="Hyperlink"/>
                <w:noProof/>
              </w:rPr>
              <w:fldChar w:fldCharType="separate"/>
            </w:r>
            <w:r w:rsidRPr="002F0A8E">
              <w:rPr>
                <w:rStyle w:val="Hyperlink"/>
                <w:noProof/>
              </w:rPr>
              <w:t>Appendix 2</w:t>
            </w:r>
            <w:r>
              <w:rPr>
                <w:noProof/>
                <w:webHidden/>
              </w:rPr>
              <w:tab/>
            </w:r>
            <w:r>
              <w:rPr>
                <w:noProof/>
                <w:webHidden/>
              </w:rPr>
              <w:fldChar w:fldCharType="begin"/>
            </w:r>
            <w:r>
              <w:rPr>
                <w:noProof/>
                <w:webHidden/>
              </w:rPr>
              <w:instrText xml:space="preserve"> PAGEREF _Toc478080000 \h </w:instrText>
            </w:r>
          </w:ins>
          <w:r>
            <w:rPr>
              <w:noProof/>
              <w:webHidden/>
            </w:rPr>
          </w:r>
          <w:r>
            <w:rPr>
              <w:noProof/>
              <w:webHidden/>
            </w:rPr>
            <w:fldChar w:fldCharType="separate"/>
          </w:r>
          <w:ins w:id="141" w:author="Prabhvir Saran [2]" w:date="2017-03-24T01:09:00Z">
            <w:r w:rsidR="00DA548F">
              <w:rPr>
                <w:noProof/>
                <w:webHidden/>
              </w:rPr>
              <w:t>10</w:t>
            </w:r>
          </w:ins>
          <w:ins w:id="142" w:author="Prabhvir Saran [2]" w:date="2017-03-24T00:50:00Z">
            <w:r>
              <w:rPr>
                <w:noProof/>
                <w:webHidden/>
              </w:rPr>
              <w:fldChar w:fldCharType="end"/>
            </w:r>
            <w:r w:rsidRPr="002F0A8E">
              <w:rPr>
                <w:rStyle w:val="Hyperlink"/>
                <w:noProof/>
              </w:rPr>
              <w:fldChar w:fldCharType="end"/>
            </w:r>
          </w:ins>
        </w:p>
        <w:p w14:paraId="3282A7F5" w14:textId="24333133" w:rsidR="00D81006" w:rsidRDefault="00D81006">
          <w:pPr>
            <w:pStyle w:val="TOC2"/>
            <w:tabs>
              <w:tab w:val="right" w:leader="dot" w:pos="9350"/>
            </w:tabs>
            <w:rPr>
              <w:ins w:id="143" w:author="Prabhvir Saran [2]" w:date="2017-03-24T00:50:00Z"/>
              <w:rFonts w:eastAsiaTheme="minorEastAsia"/>
              <w:noProof/>
              <w:lang w:val="en-CA" w:eastAsia="en-CA"/>
            </w:rPr>
          </w:pPr>
          <w:ins w:id="144" w:author="Prabhvir Saran [2]" w:date="2017-03-24T00:50:00Z">
            <w:r w:rsidRPr="002F0A8E">
              <w:rPr>
                <w:rStyle w:val="Hyperlink"/>
                <w:noProof/>
              </w:rPr>
              <w:fldChar w:fldCharType="begin"/>
            </w:r>
            <w:r w:rsidRPr="002F0A8E">
              <w:rPr>
                <w:rStyle w:val="Hyperlink"/>
                <w:noProof/>
              </w:rPr>
              <w:instrText xml:space="preserve"> </w:instrText>
            </w:r>
            <w:r>
              <w:rPr>
                <w:noProof/>
              </w:rPr>
              <w:instrText>HYPERLINK \l "_Toc478080001"</w:instrText>
            </w:r>
            <w:r w:rsidRPr="002F0A8E">
              <w:rPr>
                <w:rStyle w:val="Hyperlink"/>
                <w:noProof/>
              </w:rPr>
              <w:instrText xml:space="preserve"> </w:instrText>
            </w:r>
          </w:ins>
          <w:ins w:id="145" w:author="Prabhvir Saran [2]" w:date="2017-03-24T01:09:00Z">
            <w:r w:rsidR="00DA548F" w:rsidRPr="002F0A8E">
              <w:rPr>
                <w:rStyle w:val="Hyperlink"/>
                <w:noProof/>
              </w:rPr>
            </w:r>
          </w:ins>
          <w:ins w:id="146" w:author="Prabhvir Saran [2]" w:date="2017-03-24T00:50:00Z">
            <w:r w:rsidRPr="002F0A8E">
              <w:rPr>
                <w:rStyle w:val="Hyperlink"/>
                <w:noProof/>
              </w:rPr>
              <w:fldChar w:fldCharType="separate"/>
            </w:r>
            <w:r w:rsidRPr="002F0A8E">
              <w:rPr>
                <w:rStyle w:val="Hyperlink"/>
                <w:noProof/>
              </w:rPr>
              <w:t>Milestone 2: Site Map and Page Design</w:t>
            </w:r>
            <w:r>
              <w:rPr>
                <w:noProof/>
                <w:webHidden/>
              </w:rPr>
              <w:tab/>
            </w:r>
            <w:r>
              <w:rPr>
                <w:noProof/>
                <w:webHidden/>
              </w:rPr>
              <w:fldChar w:fldCharType="begin"/>
            </w:r>
            <w:r>
              <w:rPr>
                <w:noProof/>
                <w:webHidden/>
              </w:rPr>
              <w:instrText xml:space="preserve"> PAGEREF _Toc478080001 \h </w:instrText>
            </w:r>
          </w:ins>
          <w:r>
            <w:rPr>
              <w:noProof/>
              <w:webHidden/>
            </w:rPr>
          </w:r>
          <w:r>
            <w:rPr>
              <w:noProof/>
              <w:webHidden/>
            </w:rPr>
            <w:fldChar w:fldCharType="separate"/>
          </w:r>
          <w:ins w:id="147" w:author="Prabhvir Saran [2]" w:date="2017-03-24T01:09:00Z">
            <w:r w:rsidR="00DA548F">
              <w:rPr>
                <w:noProof/>
                <w:webHidden/>
              </w:rPr>
              <w:t>10</w:t>
            </w:r>
          </w:ins>
          <w:ins w:id="148" w:author="Prabhvir Saran [2]" w:date="2017-03-24T00:50:00Z">
            <w:r>
              <w:rPr>
                <w:noProof/>
                <w:webHidden/>
              </w:rPr>
              <w:fldChar w:fldCharType="end"/>
            </w:r>
            <w:r w:rsidRPr="002F0A8E">
              <w:rPr>
                <w:rStyle w:val="Hyperlink"/>
                <w:noProof/>
              </w:rPr>
              <w:fldChar w:fldCharType="end"/>
            </w:r>
          </w:ins>
        </w:p>
        <w:p w14:paraId="597221FE" w14:textId="7ED1290B" w:rsidR="00D81006" w:rsidRDefault="00D81006">
          <w:pPr>
            <w:pStyle w:val="TOC2"/>
            <w:tabs>
              <w:tab w:val="right" w:leader="dot" w:pos="9350"/>
            </w:tabs>
            <w:rPr>
              <w:ins w:id="149" w:author="Prabhvir Saran [2]" w:date="2017-03-24T00:50:00Z"/>
              <w:rFonts w:eastAsiaTheme="minorEastAsia"/>
              <w:noProof/>
              <w:lang w:val="en-CA" w:eastAsia="en-CA"/>
            </w:rPr>
          </w:pPr>
          <w:ins w:id="150" w:author="Prabhvir Saran [2]" w:date="2017-03-24T00:50:00Z">
            <w:r w:rsidRPr="002F0A8E">
              <w:rPr>
                <w:rStyle w:val="Hyperlink"/>
                <w:noProof/>
              </w:rPr>
              <w:fldChar w:fldCharType="begin"/>
            </w:r>
            <w:r w:rsidRPr="002F0A8E">
              <w:rPr>
                <w:rStyle w:val="Hyperlink"/>
                <w:noProof/>
              </w:rPr>
              <w:instrText xml:space="preserve"> </w:instrText>
            </w:r>
            <w:r>
              <w:rPr>
                <w:noProof/>
              </w:rPr>
              <w:instrText>HYPERLINK \l "_Toc478080002"</w:instrText>
            </w:r>
            <w:r w:rsidRPr="002F0A8E">
              <w:rPr>
                <w:rStyle w:val="Hyperlink"/>
                <w:noProof/>
              </w:rPr>
              <w:instrText xml:space="preserve"> </w:instrText>
            </w:r>
          </w:ins>
          <w:ins w:id="151" w:author="Prabhvir Saran [2]" w:date="2017-03-24T01:09:00Z">
            <w:r w:rsidR="00DA548F" w:rsidRPr="002F0A8E">
              <w:rPr>
                <w:rStyle w:val="Hyperlink"/>
                <w:noProof/>
              </w:rPr>
            </w:r>
          </w:ins>
          <w:ins w:id="152" w:author="Prabhvir Saran [2]" w:date="2017-03-24T00:50:00Z">
            <w:r w:rsidRPr="002F0A8E">
              <w:rPr>
                <w:rStyle w:val="Hyperlink"/>
                <w:noProof/>
              </w:rPr>
              <w:fldChar w:fldCharType="separate"/>
            </w:r>
            <w:r w:rsidRPr="002F0A8E">
              <w:rPr>
                <w:rStyle w:val="Hyperlink"/>
                <w:noProof/>
              </w:rPr>
              <w:t>Sitemap</w:t>
            </w:r>
            <w:r>
              <w:rPr>
                <w:noProof/>
                <w:webHidden/>
              </w:rPr>
              <w:tab/>
            </w:r>
            <w:r>
              <w:rPr>
                <w:noProof/>
                <w:webHidden/>
              </w:rPr>
              <w:fldChar w:fldCharType="begin"/>
            </w:r>
            <w:r>
              <w:rPr>
                <w:noProof/>
                <w:webHidden/>
              </w:rPr>
              <w:instrText xml:space="preserve"> PAGEREF _Toc478080002 \h </w:instrText>
            </w:r>
          </w:ins>
          <w:r>
            <w:rPr>
              <w:noProof/>
              <w:webHidden/>
            </w:rPr>
          </w:r>
          <w:r>
            <w:rPr>
              <w:noProof/>
              <w:webHidden/>
            </w:rPr>
            <w:fldChar w:fldCharType="separate"/>
          </w:r>
          <w:ins w:id="153" w:author="Prabhvir Saran [2]" w:date="2017-03-24T01:09:00Z">
            <w:r w:rsidR="00DA548F">
              <w:rPr>
                <w:noProof/>
                <w:webHidden/>
              </w:rPr>
              <w:t>10</w:t>
            </w:r>
          </w:ins>
          <w:ins w:id="154" w:author="Prabhvir Saran [2]" w:date="2017-03-24T00:50:00Z">
            <w:r>
              <w:rPr>
                <w:noProof/>
                <w:webHidden/>
              </w:rPr>
              <w:fldChar w:fldCharType="end"/>
            </w:r>
            <w:r w:rsidRPr="002F0A8E">
              <w:rPr>
                <w:rStyle w:val="Hyperlink"/>
                <w:noProof/>
              </w:rPr>
              <w:fldChar w:fldCharType="end"/>
            </w:r>
          </w:ins>
        </w:p>
        <w:p w14:paraId="27F74D31" w14:textId="372920BC" w:rsidR="00D81006" w:rsidRDefault="00D81006">
          <w:pPr>
            <w:pStyle w:val="TOC3"/>
            <w:tabs>
              <w:tab w:val="right" w:leader="dot" w:pos="9350"/>
            </w:tabs>
            <w:rPr>
              <w:ins w:id="155" w:author="Prabhvir Saran [2]" w:date="2017-03-24T00:50:00Z"/>
              <w:rFonts w:eastAsiaTheme="minorEastAsia"/>
              <w:noProof/>
              <w:lang w:val="en-CA" w:eastAsia="en-CA"/>
            </w:rPr>
          </w:pPr>
          <w:ins w:id="156" w:author="Prabhvir Saran [2]" w:date="2017-03-24T00:50:00Z">
            <w:r w:rsidRPr="002F0A8E">
              <w:rPr>
                <w:rStyle w:val="Hyperlink"/>
                <w:noProof/>
              </w:rPr>
              <w:fldChar w:fldCharType="begin"/>
            </w:r>
            <w:r w:rsidRPr="002F0A8E">
              <w:rPr>
                <w:rStyle w:val="Hyperlink"/>
                <w:noProof/>
              </w:rPr>
              <w:instrText xml:space="preserve"> </w:instrText>
            </w:r>
            <w:r>
              <w:rPr>
                <w:noProof/>
              </w:rPr>
              <w:instrText>HYPERLINK \l "_Toc478080004"</w:instrText>
            </w:r>
            <w:r w:rsidRPr="002F0A8E">
              <w:rPr>
                <w:rStyle w:val="Hyperlink"/>
                <w:noProof/>
              </w:rPr>
              <w:instrText xml:space="preserve"> </w:instrText>
            </w:r>
          </w:ins>
          <w:ins w:id="157" w:author="Prabhvir Saran [2]" w:date="2017-03-24T01:09:00Z">
            <w:r w:rsidR="00DA548F" w:rsidRPr="002F0A8E">
              <w:rPr>
                <w:rStyle w:val="Hyperlink"/>
                <w:noProof/>
              </w:rPr>
            </w:r>
          </w:ins>
          <w:ins w:id="158" w:author="Prabhvir Saran [2]" w:date="2017-03-24T00:50:00Z">
            <w:r w:rsidRPr="002F0A8E">
              <w:rPr>
                <w:rStyle w:val="Hyperlink"/>
                <w:noProof/>
              </w:rPr>
              <w:fldChar w:fldCharType="separate"/>
            </w:r>
            <w:r w:rsidRPr="002F0A8E">
              <w:rPr>
                <w:rStyle w:val="Hyperlink"/>
                <w:noProof/>
              </w:rPr>
              <w:t>Site map explained</w:t>
            </w:r>
            <w:r>
              <w:rPr>
                <w:noProof/>
                <w:webHidden/>
              </w:rPr>
              <w:tab/>
            </w:r>
            <w:r>
              <w:rPr>
                <w:noProof/>
                <w:webHidden/>
              </w:rPr>
              <w:fldChar w:fldCharType="begin"/>
            </w:r>
            <w:r>
              <w:rPr>
                <w:noProof/>
                <w:webHidden/>
              </w:rPr>
              <w:instrText xml:space="preserve"> PAGEREF _Toc478080004 \h </w:instrText>
            </w:r>
          </w:ins>
          <w:r>
            <w:rPr>
              <w:noProof/>
              <w:webHidden/>
            </w:rPr>
          </w:r>
          <w:r>
            <w:rPr>
              <w:noProof/>
              <w:webHidden/>
            </w:rPr>
            <w:fldChar w:fldCharType="separate"/>
          </w:r>
          <w:ins w:id="159" w:author="Prabhvir Saran [2]" w:date="2017-03-24T01:09:00Z">
            <w:r w:rsidR="00DA548F">
              <w:rPr>
                <w:noProof/>
                <w:webHidden/>
              </w:rPr>
              <w:t>10</w:t>
            </w:r>
          </w:ins>
          <w:ins w:id="160" w:author="Prabhvir Saran [2]" w:date="2017-03-24T00:50:00Z">
            <w:r>
              <w:rPr>
                <w:noProof/>
                <w:webHidden/>
              </w:rPr>
              <w:fldChar w:fldCharType="end"/>
            </w:r>
            <w:r w:rsidRPr="002F0A8E">
              <w:rPr>
                <w:rStyle w:val="Hyperlink"/>
                <w:noProof/>
              </w:rPr>
              <w:fldChar w:fldCharType="end"/>
            </w:r>
          </w:ins>
        </w:p>
        <w:p w14:paraId="555910DD" w14:textId="6A223971" w:rsidR="00D81006" w:rsidRDefault="00D81006">
          <w:pPr>
            <w:pStyle w:val="TOC2"/>
            <w:tabs>
              <w:tab w:val="right" w:leader="dot" w:pos="9350"/>
            </w:tabs>
            <w:rPr>
              <w:ins w:id="161" w:author="Prabhvir Saran [2]" w:date="2017-03-24T00:50:00Z"/>
              <w:rFonts w:eastAsiaTheme="minorEastAsia"/>
              <w:noProof/>
              <w:lang w:val="en-CA" w:eastAsia="en-CA"/>
            </w:rPr>
          </w:pPr>
          <w:ins w:id="162" w:author="Prabhvir Saran [2]" w:date="2017-03-24T00:50:00Z">
            <w:r w:rsidRPr="002F0A8E">
              <w:rPr>
                <w:rStyle w:val="Hyperlink"/>
                <w:noProof/>
              </w:rPr>
              <w:fldChar w:fldCharType="begin"/>
            </w:r>
            <w:r w:rsidRPr="002F0A8E">
              <w:rPr>
                <w:rStyle w:val="Hyperlink"/>
                <w:noProof/>
              </w:rPr>
              <w:instrText xml:space="preserve"> </w:instrText>
            </w:r>
            <w:r>
              <w:rPr>
                <w:noProof/>
              </w:rPr>
              <w:instrText>HYPERLINK \l "_Toc478080005"</w:instrText>
            </w:r>
            <w:r w:rsidRPr="002F0A8E">
              <w:rPr>
                <w:rStyle w:val="Hyperlink"/>
                <w:noProof/>
              </w:rPr>
              <w:instrText xml:space="preserve"> </w:instrText>
            </w:r>
          </w:ins>
          <w:ins w:id="163" w:author="Prabhvir Saran [2]" w:date="2017-03-24T01:09:00Z">
            <w:r w:rsidR="00DA548F" w:rsidRPr="002F0A8E">
              <w:rPr>
                <w:rStyle w:val="Hyperlink"/>
                <w:noProof/>
              </w:rPr>
            </w:r>
          </w:ins>
          <w:ins w:id="164" w:author="Prabhvir Saran [2]" w:date="2017-03-24T00:50:00Z">
            <w:r w:rsidRPr="002F0A8E">
              <w:rPr>
                <w:rStyle w:val="Hyperlink"/>
                <w:noProof/>
              </w:rPr>
              <w:fldChar w:fldCharType="separate"/>
            </w:r>
            <w:r w:rsidRPr="002F0A8E">
              <w:rPr>
                <w:rStyle w:val="Hyperlink"/>
                <w:noProof/>
              </w:rPr>
              <w:t>Wireframe Page Layouts</w:t>
            </w:r>
            <w:r>
              <w:rPr>
                <w:noProof/>
                <w:webHidden/>
              </w:rPr>
              <w:tab/>
            </w:r>
            <w:r>
              <w:rPr>
                <w:noProof/>
                <w:webHidden/>
              </w:rPr>
              <w:fldChar w:fldCharType="begin"/>
            </w:r>
            <w:r>
              <w:rPr>
                <w:noProof/>
                <w:webHidden/>
              </w:rPr>
              <w:instrText xml:space="preserve"> PAGEREF _Toc478080005 \h </w:instrText>
            </w:r>
          </w:ins>
          <w:r>
            <w:rPr>
              <w:noProof/>
              <w:webHidden/>
            </w:rPr>
          </w:r>
          <w:r>
            <w:rPr>
              <w:noProof/>
              <w:webHidden/>
            </w:rPr>
            <w:fldChar w:fldCharType="separate"/>
          </w:r>
          <w:ins w:id="165" w:author="Prabhvir Saran [2]" w:date="2017-03-24T01:09:00Z">
            <w:r w:rsidR="00DA548F">
              <w:rPr>
                <w:noProof/>
                <w:webHidden/>
              </w:rPr>
              <w:t>12</w:t>
            </w:r>
          </w:ins>
          <w:ins w:id="166" w:author="Prabhvir Saran [2]" w:date="2017-03-24T00:50:00Z">
            <w:r>
              <w:rPr>
                <w:noProof/>
                <w:webHidden/>
              </w:rPr>
              <w:fldChar w:fldCharType="end"/>
            </w:r>
            <w:r w:rsidRPr="002F0A8E">
              <w:rPr>
                <w:rStyle w:val="Hyperlink"/>
                <w:noProof/>
              </w:rPr>
              <w:fldChar w:fldCharType="end"/>
            </w:r>
          </w:ins>
        </w:p>
        <w:p w14:paraId="54E8D3BD" w14:textId="31172055" w:rsidR="00D81006" w:rsidRDefault="00D81006">
          <w:pPr>
            <w:pStyle w:val="TOC2"/>
            <w:tabs>
              <w:tab w:val="right" w:leader="dot" w:pos="9350"/>
            </w:tabs>
            <w:rPr>
              <w:ins w:id="167" w:author="Prabhvir Saran [2]" w:date="2017-03-24T00:50:00Z"/>
              <w:rFonts w:eastAsiaTheme="minorEastAsia"/>
              <w:noProof/>
              <w:lang w:val="en-CA" w:eastAsia="en-CA"/>
            </w:rPr>
          </w:pPr>
          <w:ins w:id="168" w:author="Prabhvir Saran [2]" w:date="2017-03-24T00:50:00Z">
            <w:r w:rsidRPr="002F0A8E">
              <w:rPr>
                <w:rStyle w:val="Hyperlink"/>
                <w:noProof/>
              </w:rPr>
              <w:fldChar w:fldCharType="begin"/>
            </w:r>
            <w:r w:rsidRPr="002F0A8E">
              <w:rPr>
                <w:rStyle w:val="Hyperlink"/>
                <w:noProof/>
              </w:rPr>
              <w:instrText xml:space="preserve"> </w:instrText>
            </w:r>
            <w:r>
              <w:rPr>
                <w:noProof/>
              </w:rPr>
              <w:instrText>HYPERLINK \l "_Toc478080006"</w:instrText>
            </w:r>
            <w:r w:rsidRPr="002F0A8E">
              <w:rPr>
                <w:rStyle w:val="Hyperlink"/>
                <w:noProof/>
              </w:rPr>
              <w:instrText xml:space="preserve"> </w:instrText>
            </w:r>
          </w:ins>
          <w:ins w:id="169" w:author="Prabhvir Saran [2]" w:date="2017-03-24T01:09:00Z">
            <w:r w:rsidR="00DA548F" w:rsidRPr="002F0A8E">
              <w:rPr>
                <w:rStyle w:val="Hyperlink"/>
                <w:noProof/>
              </w:rPr>
            </w:r>
          </w:ins>
          <w:ins w:id="170" w:author="Prabhvir Saran [2]" w:date="2017-03-24T00:50:00Z">
            <w:r w:rsidRPr="002F0A8E">
              <w:rPr>
                <w:rStyle w:val="Hyperlink"/>
                <w:noProof/>
              </w:rPr>
              <w:fldChar w:fldCharType="separate"/>
            </w:r>
            <w:r w:rsidRPr="002F0A8E">
              <w:rPr>
                <w:rStyle w:val="Hyperlink"/>
                <w:noProof/>
              </w:rPr>
              <w:t>Print Layouts</w:t>
            </w:r>
            <w:r>
              <w:rPr>
                <w:noProof/>
                <w:webHidden/>
              </w:rPr>
              <w:tab/>
            </w:r>
            <w:r>
              <w:rPr>
                <w:noProof/>
                <w:webHidden/>
              </w:rPr>
              <w:fldChar w:fldCharType="begin"/>
            </w:r>
            <w:r>
              <w:rPr>
                <w:noProof/>
                <w:webHidden/>
              </w:rPr>
              <w:instrText xml:space="preserve"> PAGEREF _Toc478080006 \h </w:instrText>
            </w:r>
          </w:ins>
          <w:r>
            <w:rPr>
              <w:noProof/>
              <w:webHidden/>
            </w:rPr>
          </w:r>
          <w:r>
            <w:rPr>
              <w:noProof/>
              <w:webHidden/>
            </w:rPr>
            <w:fldChar w:fldCharType="separate"/>
          </w:r>
          <w:ins w:id="171" w:author="Prabhvir Saran [2]" w:date="2017-03-24T01:09:00Z">
            <w:r w:rsidR="00DA548F">
              <w:rPr>
                <w:noProof/>
                <w:webHidden/>
              </w:rPr>
              <w:t>14</w:t>
            </w:r>
          </w:ins>
          <w:ins w:id="172" w:author="Prabhvir Saran [2]" w:date="2017-03-24T00:50:00Z">
            <w:r>
              <w:rPr>
                <w:noProof/>
                <w:webHidden/>
              </w:rPr>
              <w:fldChar w:fldCharType="end"/>
            </w:r>
            <w:r w:rsidRPr="002F0A8E">
              <w:rPr>
                <w:rStyle w:val="Hyperlink"/>
                <w:noProof/>
              </w:rPr>
              <w:fldChar w:fldCharType="end"/>
            </w:r>
          </w:ins>
        </w:p>
        <w:p w14:paraId="030FD141" w14:textId="2E6A5B66" w:rsidR="00D81006" w:rsidRDefault="00D81006">
          <w:pPr>
            <w:pStyle w:val="TOC1"/>
            <w:tabs>
              <w:tab w:val="right" w:leader="dot" w:pos="9350"/>
            </w:tabs>
            <w:rPr>
              <w:ins w:id="173" w:author="Prabhvir Saran [2]" w:date="2017-03-24T00:50:00Z"/>
              <w:rFonts w:eastAsiaTheme="minorEastAsia"/>
              <w:noProof/>
              <w:lang w:val="en-CA" w:eastAsia="en-CA"/>
            </w:rPr>
          </w:pPr>
          <w:ins w:id="174" w:author="Prabhvir Saran [2]" w:date="2017-03-24T00:50:00Z">
            <w:r w:rsidRPr="002F0A8E">
              <w:rPr>
                <w:rStyle w:val="Hyperlink"/>
                <w:noProof/>
              </w:rPr>
              <w:fldChar w:fldCharType="begin"/>
            </w:r>
            <w:r w:rsidRPr="002F0A8E">
              <w:rPr>
                <w:rStyle w:val="Hyperlink"/>
                <w:noProof/>
              </w:rPr>
              <w:instrText xml:space="preserve"> </w:instrText>
            </w:r>
            <w:r>
              <w:rPr>
                <w:noProof/>
              </w:rPr>
              <w:instrText>HYPERLINK \l "_Toc478080007"</w:instrText>
            </w:r>
            <w:r w:rsidRPr="002F0A8E">
              <w:rPr>
                <w:rStyle w:val="Hyperlink"/>
                <w:noProof/>
              </w:rPr>
              <w:instrText xml:space="preserve"> </w:instrText>
            </w:r>
          </w:ins>
          <w:ins w:id="175" w:author="Prabhvir Saran [2]" w:date="2017-03-24T01:09:00Z">
            <w:r w:rsidR="00DA548F" w:rsidRPr="002F0A8E">
              <w:rPr>
                <w:rStyle w:val="Hyperlink"/>
                <w:noProof/>
              </w:rPr>
            </w:r>
          </w:ins>
          <w:ins w:id="176" w:author="Prabhvir Saran [2]" w:date="2017-03-24T00:50:00Z">
            <w:r w:rsidRPr="002F0A8E">
              <w:rPr>
                <w:rStyle w:val="Hyperlink"/>
                <w:noProof/>
              </w:rPr>
              <w:fldChar w:fldCharType="separate"/>
            </w:r>
            <w:r w:rsidRPr="002F0A8E">
              <w:rPr>
                <w:rStyle w:val="Hyperlink"/>
                <w:noProof/>
              </w:rPr>
              <w:t>Appendix 1</w:t>
            </w:r>
            <w:r>
              <w:rPr>
                <w:noProof/>
                <w:webHidden/>
              </w:rPr>
              <w:tab/>
            </w:r>
            <w:r>
              <w:rPr>
                <w:noProof/>
                <w:webHidden/>
              </w:rPr>
              <w:fldChar w:fldCharType="begin"/>
            </w:r>
            <w:r>
              <w:rPr>
                <w:noProof/>
                <w:webHidden/>
              </w:rPr>
              <w:instrText xml:space="preserve"> PAGEREF _Toc478080007 \h </w:instrText>
            </w:r>
          </w:ins>
          <w:r>
            <w:rPr>
              <w:noProof/>
              <w:webHidden/>
            </w:rPr>
          </w:r>
          <w:r>
            <w:rPr>
              <w:noProof/>
              <w:webHidden/>
            </w:rPr>
            <w:fldChar w:fldCharType="separate"/>
          </w:r>
          <w:ins w:id="177" w:author="Prabhvir Saran [2]" w:date="2017-03-24T01:09:00Z">
            <w:r w:rsidR="00DA548F">
              <w:rPr>
                <w:noProof/>
                <w:webHidden/>
              </w:rPr>
              <w:t>16</w:t>
            </w:r>
          </w:ins>
          <w:ins w:id="178" w:author="Prabhvir Saran [2]" w:date="2017-03-24T00:50:00Z">
            <w:r>
              <w:rPr>
                <w:noProof/>
                <w:webHidden/>
              </w:rPr>
              <w:fldChar w:fldCharType="end"/>
            </w:r>
            <w:r w:rsidRPr="002F0A8E">
              <w:rPr>
                <w:rStyle w:val="Hyperlink"/>
                <w:noProof/>
              </w:rPr>
              <w:fldChar w:fldCharType="end"/>
            </w:r>
          </w:ins>
        </w:p>
        <w:p w14:paraId="10DB6B0E" w14:textId="652C3DEE" w:rsidR="00D81006" w:rsidRDefault="00D81006">
          <w:pPr>
            <w:pStyle w:val="TOC2"/>
            <w:tabs>
              <w:tab w:val="right" w:leader="dot" w:pos="9350"/>
            </w:tabs>
            <w:rPr>
              <w:ins w:id="179" w:author="Prabhvir Saran [2]" w:date="2017-03-24T00:50:00Z"/>
              <w:rFonts w:eastAsiaTheme="minorEastAsia"/>
              <w:noProof/>
              <w:lang w:val="en-CA" w:eastAsia="en-CA"/>
            </w:rPr>
          </w:pPr>
          <w:ins w:id="180" w:author="Prabhvir Saran [2]" w:date="2017-03-24T00:50:00Z">
            <w:r w:rsidRPr="002F0A8E">
              <w:rPr>
                <w:rStyle w:val="Hyperlink"/>
                <w:noProof/>
              </w:rPr>
              <w:fldChar w:fldCharType="begin"/>
            </w:r>
            <w:r w:rsidRPr="002F0A8E">
              <w:rPr>
                <w:rStyle w:val="Hyperlink"/>
                <w:noProof/>
              </w:rPr>
              <w:instrText xml:space="preserve"> </w:instrText>
            </w:r>
            <w:r>
              <w:rPr>
                <w:noProof/>
              </w:rPr>
              <w:instrText>HYPERLINK \l "_Toc478080008"</w:instrText>
            </w:r>
            <w:r w:rsidRPr="002F0A8E">
              <w:rPr>
                <w:rStyle w:val="Hyperlink"/>
                <w:noProof/>
              </w:rPr>
              <w:instrText xml:space="preserve"> </w:instrText>
            </w:r>
          </w:ins>
          <w:ins w:id="181" w:author="Prabhvir Saran [2]" w:date="2017-03-24T01:09:00Z">
            <w:r w:rsidR="00DA548F" w:rsidRPr="002F0A8E">
              <w:rPr>
                <w:rStyle w:val="Hyperlink"/>
                <w:noProof/>
              </w:rPr>
            </w:r>
          </w:ins>
          <w:ins w:id="182" w:author="Prabhvir Saran [2]" w:date="2017-03-24T00:50:00Z">
            <w:r w:rsidRPr="002F0A8E">
              <w:rPr>
                <w:rStyle w:val="Hyperlink"/>
                <w:noProof/>
              </w:rPr>
              <w:fldChar w:fldCharType="separate"/>
            </w:r>
            <w:r w:rsidRPr="002F0A8E">
              <w:rPr>
                <w:rStyle w:val="Hyperlink"/>
                <w:noProof/>
              </w:rPr>
              <w:t>Introduction</w:t>
            </w:r>
            <w:r>
              <w:rPr>
                <w:noProof/>
                <w:webHidden/>
              </w:rPr>
              <w:tab/>
            </w:r>
            <w:r>
              <w:rPr>
                <w:noProof/>
                <w:webHidden/>
              </w:rPr>
              <w:fldChar w:fldCharType="begin"/>
            </w:r>
            <w:r>
              <w:rPr>
                <w:noProof/>
                <w:webHidden/>
              </w:rPr>
              <w:instrText xml:space="preserve"> PAGEREF _Toc478080008 \h </w:instrText>
            </w:r>
          </w:ins>
          <w:r>
            <w:rPr>
              <w:noProof/>
              <w:webHidden/>
            </w:rPr>
          </w:r>
          <w:r>
            <w:rPr>
              <w:noProof/>
              <w:webHidden/>
            </w:rPr>
            <w:fldChar w:fldCharType="separate"/>
          </w:r>
          <w:ins w:id="183" w:author="Prabhvir Saran [2]" w:date="2017-03-24T01:09:00Z">
            <w:r w:rsidR="00DA548F">
              <w:rPr>
                <w:noProof/>
                <w:webHidden/>
              </w:rPr>
              <w:t>16</w:t>
            </w:r>
          </w:ins>
          <w:ins w:id="184" w:author="Prabhvir Saran [2]" w:date="2017-03-24T00:50:00Z">
            <w:r>
              <w:rPr>
                <w:noProof/>
                <w:webHidden/>
              </w:rPr>
              <w:fldChar w:fldCharType="end"/>
            </w:r>
            <w:r w:rsidRPr="002F0A8E">
              <w:rPr>
                <w:rStyle w:val="Hyperlink"/>
                <w:noProof/>
              </w:rPr>
              <w:fldChar w:fldCharType="end"/>
            </w:r>
          </w:ins>
        </w:p>
        <w:p w14:paraId="4CA6B3A8" w14:textId="3E47C68D" w:rsidR="00D81006" w:rsidRDefault="00D81006">
          <w:pPr>
            <w:pStyle w:val="TOC2"/>
            <w:tabs>
              <w:tab w:val="right" w:leader="dot" w:pos="9350"/>
            </w:tabs>
            <w:rPr>
              <w:ins w:id="185" w:author="Prabhvir Saran [2]" w:date="2017-03-24T00:50:00Z"/>
              <w:rFonts w:eastAsiaTheme="minorEastAsia"/>
              <w:noProof/>
              <w:lang w:val="en-CA" w:eastAsia="en-CA"/>
            </w:rPr>
          </w:pPr>
          <w:ins w:id="186" w:author="Prabhvir Saran [2]" w:date="2017-03-24T00:50:00Z">
            <w:r w:rsidRPr="002F0A8E">
              <w:rPr>
                <w:rStyle w:val="Hyperlink"/>
                <w:noProof/>
              </w:rPr>
              <w:fldChar w:fldCharType="begin"/>
            </w:r>
            <w:r w:rsidRPr="002F0A8E">
              <w:rPr>
                <w:rStyle w:val="Hyperlink"/>
                <w:noProof/>
              </w:rPr>
              <w:instrText xml:space="preserve"> </w:instrText>
            </w:r>
            <w:r>
              <w:rPr>
                <w:noProof/>
              </w:rPr>
              <w:instrText>HYPERLINK \l "_Toc478080009"</w:instrText>
            </w:r>
            <w:r w:rsidRPr="002F0A8E">
              <w:rPr>
                <w:rStyle w:val="Hyperlink"/>
                <w:noProof/>
              </w:rPr>
              <w:instrText xml:space="preserve"> </w:instrText>
            </w:r>
          </w:ins>
          <w:ins w:id="187" w:author="Prabhvir Saran [2]" w:date="2017-03-24T01:09:00Z">
            <w:r w:rsidR="00DA548F" w:rsidRPr="002F0A8E">
              <w:rPr>
                <w:rStyle w:val="Hyperlink"/>
                <w:noProof/>
              </w:rPr>
            </w:r>
          </w:ins>
          <w:ins w:id="188" w:author="Prabhvir Saran [2]" w:date="2017-03-24T00:50:00Z">
            <w:r w:rsidRPr="002F0A8E">
              <w:rPr>
                <w:rStyle w:val="Hyperlink"/>
                <w:noProof/>
              </w:rPr>
              <w:fldChar w:fldCharType="separate"/>
            </w:r>
            <w:r w:rsidRPr="002F0A8E">
              <w:rPr>
                <w:rStyle w:val="Hyperlink"/>
                <w:noProof/>
              </w:rPr>
              <w:t>About the website</w:t>
            </w:r>
            <w:r>
              <w:rPr>
                <w:noProof/>
                <w:webHidden/>
              </w:rPr>
              <w:tab/>
            </w:r>
            <w:r>
              <w:rPr>
                <w:noProof/>
                <w:webHidden/>
              </w:rPr>
              <w:fldChar w:fldCharType="begin"/>
            </w:r>
            <w:r>
              <w:rPr>
                <w:noProof/>
                <w:webHidden/>
              </w:rPr>
              <w:instrText xml:space="preserve"> PAGEREF _Toc478080009 \h </w:instrText>
            </w:r>
          </w:ins>
          <w:r>
            <w:rPr>
              <w:noProof/>
              <w:webHidden/>
            </w:rPr>
          </w:r>
          <w:r>
            <w:rPr>
              <w:noProof/>
              <w:webHidden/>
            </w:rPr>
            <w:fldChar w:fldCharType="separate"/>
          </w:r>
          <w:ins w:id="189" w:author="Prabhvir Saran [2]" w:date="2017-03-24T01:09:00Z">
            <w:r w:rsidR="00DA548F">
              <w:rPr>
                <w:noProof/>
                <w:webHidden/>
              </w:rPr>
              <w:t>16</w:t>
            </w:r>
          </w:ins>
          <w:ins w:id="190" w:author="Prabhvir Saran [2]" w:date="2017-03-24T00:50:00Z">
            <w:r>
              <w:rPr>
                <w:noProof/>
                <w:webHidden/>
              </w:rPr>
              <w:fldChar w:fldCharType="end"/>
            </w:r>
            <w:r w:rsidRPr="002F0A8E">
              <w:rPr>
                <w:rStyle w:val="Hyperlink"/>
                <w:noProof/>
              </w:rPr>
              <w:fldChar w:fldCharType="end"/>
            </w:r>
          </w:ins>
        </w:p>
        <w:p w14:paraId="32470E05" w14:textId="2953285E" w:rsidR="00D81006" w:rsidRDefault="00D81006">
          <w:pPr>
            <w:pStyle w:val="TOC2"/>
            <w:tabs>
              <w:tab w:val="right" w:leader="dot" w:pos="9350"/>
            </w:tabs>
            <w:rPr>
              <w:ins w:id="191" w:author="Prabhvir Saran [2]" w:date="2017-03-24T00:50:00Z"/>
              <w:rFonts w:eastAsiaTheme="minorEastAsia"/>
              <w:noProof/>
              <w:lang w:val="en-CA" w:eastAsia="en-CA"/>
            </w:rPr>
          </w:pPr>
          <w:ins w:id="192" w:author="Prabhvir Saran [2]" w:date="2017-03-24T00:50:00Z">
            <w:r w:rsidRPr="002F0A8E">
              <w:rPr>
                <w:rStyle w:val="Hyperlink"/>
                <w:noProof/>
              </w:rPr>
              <w:fldChar w:fldCharType="begin"/>
            </w:r>
            <w:r w:rsidRPr="002F0A8E">
              <w:rPr>
                <w:rStyle w:val="Hyperlink"/>
                <w:noProof/>
              </w:rPr>
              <w:instrText xml:space="preserve"> </w:instrText>
            </w:r>
            <w:r>
              <w:rPr>
                <w:noProof/>
              </w:rPr>
              <w:instrText>HYPERLINK \l "_Toc478080010"</w:instrText>
            </w:r>
            <w:r w:rsidRPr="002F0A8E">
              <w:rPr>
                <w:rStyle w:val="Hyperlink"/>
                <w:noProof/>
              </w:rPr>
              <w:instrText xml:space="preserve"> </w:instrText>
            </w:r>
          </w:ins>
          <w:ins w:id="193" w:author="Prabhvir Saran [2]" w:date="2017-03-24T01:09:00Z">
            <w:r w:rsidR="00DA548F" w:rsidRPr="002F0A8E">
              <w:rPr>
                <w:rStyle w:val="Hyperlink"/>
                <w:noProof/>
              </w:rPr>
            </w:r>
          </w:ins>
          <w:ins w:id="194" w:author="Prabhvir Saran [2]" w:date="2017-03-24T00:50:00Z">
            <w:r w:rsidRPr="002F0A8E">
              <w:rPr>
                <w:rStyle w:val="Hyperlink"/>
                <w:noProof/>
              </w:rPr>
              <w:fldChar w:fldCharType="separate"/>
            </w:r>
            <w:r w:rsidRPr="002F0A8E">
              <w:rPr>
                <w:rStyle w:val="Hyperlink"/>
                <w:noProof/>
              </w:rPr>
              <w:t>Functional Requirements</w:t>
            </w:r>
            <w:r>
              <w:rPr>
                <w:noProof/>
                <w:webHidden/>
              </w:rPr>
              <w:tab/>
            </w:r>
            <w:r>
              <w:rPr>
                <w:noProof/>
                <w:webHidden/>
              </w:rPr>
              <w:fldChar w:fldCharType="begin"/>
            </w:r>
            <w:r>
              <w:rPr>
                <w:noProof/>
                <w:webHidden/>
              </w:rPr>
              <w:instrText xml:space="preserve"> PAGEREF _Toc478080010 \h </w:instrText>
            </w:r>
          </w:ins>
          <w:r>
            <w:rPr>
              <w:noProof/>
              <w:webHidden/>
            </w:rPr>
          </w:r>
          <w:r>
            <w:rPr>
              <w:noProof/>
              <w:webHidden/>
            </w:rPr>
            <w:fldChar w:fldCharType="separate"/>
          </w:r>
          <w:ins w:id="195" w:author="Prabhvir Saran [2]" w:date="2017-03-24T01:09:00Z">
            <w:r w:rsidR="00DA548F">
              <w:rPr>
                <w:noProof/>
                <w:webHidden/>
              </w:rPr>
              <w:t>16</w:t>
            </w:r>
          </w:ins>
          <w:ins w:id="196" w:author="Prabhvir Saran [2]" w:date="2017-03-24T00:50:00Z">
            <w:r>
              <w:rPr>
                <w:noProof/>
                <w:webHidden/>
              </w:rPr>
              <w:fldChar w:fldCharType="end"/>
            </w:r>
            <w:r w:rsidRPr="002F0A8E">
              <w:rPr>
                <w:rStyle w:val="Hyperlink"/>
                <w:noProof/>
              </w:rPr>
              <w:fldChar w:fldCharType="end"/>
            </w:r>
          </w:ins>
        </w:p>
        <w:p w14:paraId="6AF1B56C" w14:textId="7BABE436" w:rsidR="00D81006" w:rsidRDefault="00D81006">
          <w:pPr>
            <w:pStyle w:val="TOC2"/>
            <w:tabs>
              <w:tab w:val="right" w:leader="dot" w:pos="9350"/>
            </w:tabs>
            <w:rPr>
              <w:ins w:id="197" w:author="Prabhvir Saran [2]" w:date="2017-03-24T00:50:00Z"/>
              <w:rFonts w:eastAsiaTheme="minorEastAsia"/>
              <w:noProof/>
              <w:lang w:val="en-CA" w:eastAsia="en-CA"/>
            </w:rPr>
          </w:pPr>
          <w:ins w:id="198" w:author="Prabhvir Saran [2]" w:date="2017-03-24T00:50:00Z">
            <w:r w:rsidRPr="002F0A8E">
              <w:rPr>
                <w:rStyle w:val="Hyperlink"/>
                <w:noProof/>
              </w:rPr>
              <w:lastRenderedPageBreak/>
              <w:fldChar w:fldCharType="begin"/>
            </w:r>
            <w:r w:rsidRPr="002F0A8E">
              <w:rPr>
                <w:rStyle w:val="Hyperlink"/>
                <w:noProof/>
              </w:rPr>
              <w:instrText xml:space="preserve"> </w:instrText>
            </w:r>
            <w:r>
              <w:rPr>
                <w:noProof/>
              </w:rPr>
              <w:instrText>HYPERLINK \l "_Toc478080011"</w:instrText>
            </w:r>
            <w:r w:rsidRPr="002F0A8E">
              <w:rPr>
                <w:rStyle w:val="Hyperlink"/>
                <w:noProof/>
              </w:rPr>
              <w:instrText xml:space="preserve"> </w:instrText>
            </w:r>
          </w:ins>
          <w:ins w:id="199" w:author="Prabhvir Saran [2]" w:date="2017-03-24T01:09:00Z">
            <w:r w:rsidR="00DA548F" w:rsidRPr="002F0A8E">
              <w:rPr>
                <w:rStyle w:val="Hyperlink"/>
                <w:noProof/>
              </w:rPr>
            </w:r>
          </w:ins>
          <w:ins w:id="200" w:author="Prabhvir Saran [2]" w:date="2017-03-24T00:50:00Z">
            <w:r w:rsidRPr="002F0A8E">
              <w:rPr>
                <w:rStyle w:val="Hyperlink"/>
                <w:noProof/>
              </w:rPr>
              <w:fldChar w:fldCharType="separate"/>
            </w:r>
            <w:r w:rsidRPr="002F0A8E">
              <w:rPr>
                <w:rStyle w:val="Hyperlink"/>
                <w:noProof/>
              </w:rPr>
              <w:t>Work Plan</w:t>
            </w:r>
            <w:r>
              <w:rPr>
                <w:noProof/>
                <w:webHidden/>
              </w:rPr>
              <w:tab/>
            </w:r>
            <w:r>
              <w:rPr>
                <w:noProof/>
                <w:webHidden/>
              </w:rPr>
              <w:fldChar w:fldCharType="begin"/>
            </w:r>
            <w:r>
              <w:rPr>
                <w:noProof/>
                <w:webHidden/>
              </w:rPr>
              <w:instrText xml:space="preserve"> PAGEREF _Toc478080011 \h </w:instrText>
            </w:r>
          </w:ins>
          <w:r>
            <w:rPr>
              <w:noProof/>
              <w:webHidden/>
            </w:rPr>
          </w:r>
          <w:r>
            <w:rPr>
              <w:noProof/>
              <w:webHidden/>
            </w:rPr>
            <w:fldChar w:fldCharType="separate"/>
          </w:r>
          <w:ins w:id="201" w:author="Prabhvir Saran [2]" w:date="2017-03-24T01:09:00Z">
            <w:r w:rsidR="00DA548F">
              <w:rPr>
                <w:noProof/>
                <w:webHidden/>
              </w:rPr>
              <w:t>17</w:t>
            </w:r>
          </w:ins>
          <w:ins w:id="202" w:author="Prabhvir Saran [2]" w:date="2017-03-24T00:50:00Z">
            <w:r>
              <w:rPr>
                <w:noProof/>
                <w:webHidden/>
              </w:rPr>
              <w:fldChar w:fldCharType="end"/>
            </w:r>
            <w:r w:rsidRPr="002F0A8E">
              <w:rPr>
                <w:rStyle w:val="Hyperlink"/>
                <w:noProof/>
              </w:rPr>
              <w:fldChar w:fldCharType="end"/>
            </w:r>
          </w:ins>
        </w:p>
        <w:p w14:paraId="15FE0687" w14:textId="6FAA2B2E" w:rsidR="00A6287F" w:rsidDel="00F91D8D" w:rsidRDefault="00A6287F">
          <w:pPr>
            <w:pStyle w:val="TOC1"/>
            <w:tabs>
              <w:tab w:val="right" w:leader="dot" w:pos="9350"/>
            </w:tabs>
            <w:rPr>
              <w:ins w:id="203" w:author="Prabhvir Saran" w:date="2017-02-17T03:57:00Z"/>
              <w:del w:id="204" w:author="Prabhvir Saran [2]" w:date="2017-03-23T16:45:00Z"/>
              <w:rFonts w:eastAsiaTheme="minorEastAsia"/>
              <w:noProof/>
            </w:rPr>
          </w:pPr>
          <w:ins w:id="205" w:author="Prabhvir Saran" w:date="2017-02-17T03:57:00Z">
            <w:del w:id="206" w:author="Prabhvir Saran [2]" w:date="2017-03-23T16:45:00Z">
              <w:r w:rsidRPr="00F91D8D" w:rsidDel="00F91D8D">
                <w:rPr>
                  <w:rStyle w:val="Hyperlink"/>
                  <w:noProof/>
                </w:rPr>
                <w:delText>Milestone 3: Skeleton site with layout, tables and forms</w:delText>
              </w:r>
              <w:r w:rsidDel="00F91D8D">
                <w:rPr>
                  <w:noProof/>
                  <w:webHidden/>
                </w:rPr>
                <w:tab/>
                <w:delText>2</w:delText>
              </w:r>
            </w:del>
          </w:ins>
        </w:p>
        <w:p w14:paraId="4D4D2057" w14:textId="4408172F" w:rsidR="00A6287F" w:rsidDel="00F91D8D" w:rsidRDefault="00A6287F">
          <w:pPr>
            <w:pStyle w:val="TOC2"/>
            <w:tabs>
              <w:tab w:val="right" w:leader="dot" w:pos="9350"/>
            </w:tabs>
            <w:rPr>
              <w:ins w:id="207" w:author="Prabhvir Saran" w:date="2017-02-17T03:57:00Z"/>
              <w:del w:id="208" w:author="Prabhvir Saran [2]" w:date="2017-03-23T16:45:00Z"/>
              <w:rFonts w:eastAsiaTheme="minorEastAsia"/>
              <w:noProof/>
            </w:rPr>
          </w:pPr>
          <w:ins w:id="209" w:author="Prabhvir Saran" w:date="2017-02-17T03:57:00Z">
            <w:del w:id="210" w:author="Prabhvir Saran [2]" w:date="2017-03-23T16:45:00Z">
              <w:r w:rsidRPr="00F91D8D" w:rsidDel="00F91D8D">
                <w:rPr>
                  <w:rStyle w:val="Hyperlink"/>
                  <w:noProof/>
                </w:rPr>
                <w:delText>Url of the prototype website</w:delText>
              </w:r>
              <w:r w:rsidDel="00F91D8D">
                <w:rPr>
                  <w:noProof/>
                  <w:webHidden/>
                </w:rPr>
                <w:tab/>
                <w:delText>2</w:delText>
              </w:r>
            </w:del>
          </w:ins>
        </w:p>
        <w:p w14:paraId="4DB03AB9" w14:textId="6960E846" w:rsidR="00A6287F" w:rsidDel="00F91D8D" w:rsidRDefault="00A6287F">
          <w:pPr>
            <w:pStyle w:val="TOC2"/>
            <w:tabs>
              <w:tab w:val="right" w:leader="dot" w:pos="9350"/>
            </w:tabs>
            <w:rPr>
              <w:ins w:id="211" w:author="Prabhvir Saran" w:date="2017-02-17T03:57:00Z"/>
              <w:del w:id="212" w:author="Prabhvir Saran [2]" w:date="2017-03-23T16:45:00Z"/>
              <w:rFonts w:eastAsiaTheme="minorEastAsia"/>
              <w:noProof/>
            </w:rPr>
          </w:pPr>
          <w:ins w:id="213" w:author="Prabhvir Saran" w:date="2017-02-17T03:57:00Z">
            <w:del w:id="214" w:author="Prabhvir Saran [2]" w:date="2017-03-23T16:45:00Z">
              <w:r w:rsidRPr="00F91D8D" w:rsidDel="00F91D8D">
                <w:rPr>
                  <w:rStyle w:val="Hyperlink"/>
                  <w:noProof/>
                </w:rPr>
                <w:delText>List of all the items completed</w:delText>
              </w:r>
              <w:r w:rsidDel="00F91D8D">
                <w:rPr>
                  <w:noProof/>
                  <w:webHidden/>
                </w:rPr>
                <w:tab/>
                <w:delText>2</w:delText>
              </w:r>
            </w:del>
          </w:ins>
        </w:p>
        <w:p w14:paraId="7CC9AC89" w14:textId="2A2A7BF6" w:rsidR="00A6287F" w:rsidDel="00F91D8D" w:rsidRDefault="00A6287F">
          <w:pPr>
            <w:pStyle w:val="TOC2"/>
            <w:tabs>
              <w:tab w:val="right" w:leader="dot" w:pos="9350"/>
            </w:tabs>
            <w:rPr>
              <w:ins w:id="215" w:author="Prabhvir Saran" w:date="2017-02-17T03:57:00Z"/>
              <w:del w:id="216" w:author="Prabhvir Saran [2]" w:date="2017-03-23T16:45:00Z"/>
              <w:rFonts w:eastAsiaTheme="minorEastAsia"/>
              <w:noProof/>
            </w:rPr>
          </w:pPr>
          <w:ins w:id="217" w:author="Prabhvir Saran" w:date="2017-02-17T03:57:00Z">
            <w:del w:id="218" w:author="Prabhvir Saran [2]" w:date="2017-03-23T16:45:00Z">
              <w:r w:rsidRPr="00F91D8D" w:rsidDel="00F91D8D">
                <w:rPr>
                  <w:rStyle w:val="Hyperlink"/>
                  <w:noProof/>
                </w:rPr>
                <w:delText>Additional work/Issues/Changes</w:delText>
              </w:r>
              <w:r w:rsidDel="00F91D8D">
                <w:rPr>
                  <w:noProof/>
                  <w:webHidden/>
                </w:rPr>
                <w:tab/>
                <w:delText>2</w:delText>
              </w:r>
            </w:del>
          </w:ins>
        </w:p>
        <w:p w14:paraId="5FED0219" w14:textId="28522A96" w:rsidR="00A6287F" w:rsidDel="00F91D8D" w:rsidRDefault="00A6287F">
          <w:pPr>
            <w:pStyle w:val="TOC2"/>
            <w:tabs>
              <w:tab w:val="right" w:leader="dot" w:pos="9350"/>
            </w:tabs>
            <w:rPr>
              <w:ins w:id="219" w:author="Prabhvir Saran" w:date="2017-02-17T03:57:00Z"/>
              <w:del w:id="220" w:author="Prabhvir Saran [2]" w:date="2017-03-23T16:45:00Z"/>
              <w:rFonts w:eastAsiaTheme="minorEastAsia"/>
              <w:noProof/>
            </w:rPr>
          </w:pPr>
          <w:ins w:id="221" w:author="Prabhvir Saran" w:date="2017-02-17T03:57:00Z">
            <w:del w:id="222" w:author="Prabhvir Saran [2]" w:date="2017-03-23T16:45:00Z">
              <w:r w:rsidRPr="00F91D8D" w:rsidDel="00F91D8D">
                <w:rPr>
                  <w:rStyle w:val="Hyperlink"/>
                  <w:noProof/>
                </w:rPr>
                <w:delText>Documentation of Work</w:delText>
              </w:r>
              <w:r w:rsidDel="00F91D8D">
                <w:rPr>
                  <w:noProof/>
                  <w:webHidden/>
                </w:rPr>
                <w:tab/>
                <w:delText>2</w:delText>
              </w:r>
            </w:del>
          </w:ins>
        </w:p>
        <w:p w14:paraId="22765C84" w14:textId="757ED61F" w:rsidR="00A6287F" w:rsidDel="00F91D8D" w:rsidRDefault="00A6287F">
          <w:pPr>
            <w:pStyle w:val="TOC2"/>
            <w:tabs>
              <w:tab w:val="right" w:leader="dot" w:pos="9350"/>
            </w:tabs>
            <w:rPr>
              <w:ins w:id="223" w:author="Prabhvir Saran" w:date="2017-02-17T03:57:00Z"/>
              <w:del w:id="224" w:author="Prabhvir Saran [2]" w:date="2017-03-23T16:45:00Z"/>
              <w:rFonts w:eastAsiaTheme="minorEastAsia"/>
              <w:noProof/>
            </w:rPr>
          </w:pPr>
          <w:ins w:id="225" w:author="Prabhvir Saran" w:date="2017-02-17T03:57:00Z">
            <w:del w:id="226" w:author="Prabhvir Saran [2]" w:date="2017-03-23T16:45:00Z">
              <w:r w:rsidRPr="00F91D8D" w:rsidDel="00F91D8D">
                <w:rPr>
                  <w:rStyle w:val="Hyperlink"/>
                  <w:noProof/>
                </w:rPr>
                <w:delText>A/B Testing</w:delText>
              </w:r>
              <w:r w:rsidDel="00F91D8D">
                <w:rPr>
                  <w:noProof/>
                  <w:webHidden/>
                </w:rPr>
                <w:tab/>
                <w:delText>4</w:delText>
              </w:r>
            </w:del>
          </w:ins>
        </w:p>
        <w:p w14:paraId="31C7E8DB" w14:textId="6D5E562D" w:rsidR="00A6287F" w:rsidDel="00F91D8D" w:rsidRDefault="00A6287F">
          <w:pPr>
            <w:pStyle w:val="TOC3"/>
            <w:tabs>
              <w:tab w:val="right" w:leader="dot" w:pos="9350"/>
            </w:tabs>
            <w:rPr>
              <w:ins w:id="227" w:author="Prabhvir Saran" w:date="2017-02-17T03:57:00Z"/>
              <w:del w:id="228" w:author="Prabhvir Saran [2]" w:date="2017-03-23T16:45:00Z"/>
              <w:rFonts w:eastAsiaTheme="minorEastAsia"/>
              <w:noProof/>
            </w:rPr>
          </w:pPr>
          <w:ins w:id="229" w:author="Prabhvir Saran" w:date="2017-02-17T03:57:00Z">
            <w:del w:id="230" w:author="Prabhvir Saran [2]" w:date="2017-03-23T16:45:00Z">
              <w:r w:rsidRPr="00F91D8D" w:rsidDel="00F91D8D">
                <w:rPr>
                  <w:rStyle w:val="Hyperlink"/>
                  <w:noProof/>
                </w:rPr>
                <w:delText>Test 1</w:delText>
              </w:r>
              <w:r w:rsidDel="00F91D8D">
                <w:rPr>
                  <w:noProof/>
                  <w:webHidden/>
                </w:rPr>
                <w:tab/>
                <w:delText>4</w:delText>
              </w:r>
            </w:del>
          </w:ins>
        </w:p>
        <w:p w14:paraId="5D3CD62D" w14:textId="3738D491" w:rsidR="00A6287F" w:rsidDel="00F91D8D" w:rsidRDefault="00A6287F">
          <w:pPr>
            <w:pStyle w:val="TOC3"/>
            <w:tabs>
              <w:tab w:val="right" w:leader="dot" w:pos="9350"/>
            </w:tabs>
            <w:rPr>
              <w:ins w:id="231" w:author="Prabhvir Saran" w:date="2017-02-17T03:57:00Z"/>
              <w:del w:id="232" w:author="Prabhvir Saran [2]" w:date="2017-03-23T16:45:00Z"/>
              <w:rFonts w:eastAsiaTheme="minorEastAsia"/>
              <w:noProof/>
            </w:rPr>
          </w:pPr>
          <w:ins w:id="233" w:author="Prabhvir Saran" w:date="2017-02-17T03:57:00Z">
            <w:del w:id="234" w:author="Prabhvir Saran [2]" w:date="2017-03-23T16:45:00Z">
              <w:r w:rsidRPr="00F91D8D" w:rsidDel="00F91D8D">
                <w:rPr>
                  <w:rStyle w:val="Hyperlink"/>
                  <w:noProof/>
                </w:rPr>
                <w:delText>Test 2</w:delText>
              </w:r>
              <w:r w:rsidDel="00F91D8D">
                <w:rPr>
                  <w:noProof/>
                  <w:webHidden/>
                </w:rPr>
                <w:tab/>
                <w:delText>5</w:delText>
              </w:r>
            </w:del>
          </w:ins>
        </w:p>
        <w:p w14:paraId="01F1542B" w14:textId="1C100EAC" w:rsidR="00A6287F" w:rsidDel="00F91D8D" w:rsidRDefault="00A6287F">
          <w:pPr>
            <w:pStyle w:val="TOC1"/>
            <w:tabs>
              <w:tab w:val="right" w:leader="dot" w:pos="9350"/>
            </w:tabs>
            <w:rPr>
              <w:ins w:id="235" w:author="Prabhvir Saran" w:date="2017-02-17T03:57:00Z"/>
              <w:del w:id="236" w:author="Prabhvir Saran [2]" w:date="2017-03-23T16:45:00Z"/>
              <w:rFonts w:eastAsiaTheme="minorEastAsia"/>
              <w:noProof/>
            </w:rPr>
          </w:pPr>
          <w:ins w:id="237" w:author="Prabhvir Saran" w:date="2017-02-17T03:57:00Z">
            <w:del w:id="238" w:author="Prabhvir Saran [2]" w:date="2017-03-23T16:45:00Z">
              <w:r w:rsidRPr="00F91D8D" w:rsidDel="00F91D8D">
                <w:rPr>
                  <w:rStyle w:val="Hyperlink"/>
                  <w:noProof/>
                </w:rPr>
                <w:delText>Appendix 2</w:delText>
              </w:r>
              <w:r w:rsidDel="00F91D8D">
                <w:rPr>
                  <w:noProof/>
                  <w:webHidden/>
                </w:rPr>
                <w:tab/>
                <w:delText>7</w:delText>
              </w:r>
            </w:del>
          </w:ins>
        </w:p>
        <w:p w14:paraId="2236A49A" w14:textId="4159B9FF" w:rsidR="00A6287F" w:rsidDel="00F91D8D" w:rsidRDefault="00A6287F">
          <w:pPr>
            <w:pStyle w:val="TOC2"/>
            <w:tabs>
              <w:tab w:val="right" w:leader="dot" w:pos="9350"/>
            </w:tabs>
            <w:rPr>
              <w:ins w:id="239" w:author="Prabhvir Saran" w:date="2017-02-17T03:57:00Z"/>
              <w:del w:id="240" w:author="Prabhvir Saran [2]" w:date="2017-03-23T16:45:00Z"/>
              <w:rFonts w:eastAsiaTheme="minorEastAsia"/>
              <w:noProof/>
            </w:rPr>
          </w:pPr>
          <w:ins w:id="241" w:author="Prabhvir Saran" w:date="2017-02-17T03:57:00Z">
            <w:del w:id="242" w:author="Prabhvir Saran [2]" w:date="2017-03-23T16:45:00Z">
              <w:r w:rsidRPr="00F91D8D" w:rsidDel="00F91D8D">
                <w:rPr>
                  <w:rStyle w:val="Hyperlink"/>
                  <w:noProof/>
                </w:rPr>
                <w:delText>Milestone 2: Site Map and Page Design</w:delText>
              </w:r>
              <w:r w:rsidDel="00F91D8D">
                <w:rPr>
                  <w:noProof/>
                  <w:webHidden/>
                </w:rPr>
                <w:tab/>
                <w:delText>7</w:delText>
              </w:r>
            </w:del>
          </w:ins>
        </w:p>
        <w:p w14:paraId="25557D85" w14:textId="73DD95CA" w:rsidR="00A6287F" w:rsidDel="00F91D8D" w:rsidRDefault="00A6287F">
          <w:pPr>
            <w:pStyle w:val="TOC2"/>
            <w:tabs>
              <w:tab w:val="right" w:leader="dot" w:pos="9350"/>
            </w:tabs>
            <w:rPr>
              <w:ins w:id="243" w:author="Prabhvir Saran" w:date="2017-02-17T03:57:00Z"/>
              <w:del w:id="244" w:author="Prabhvir Saran [2]" w:date="2017-03-23T16:45:00Z"/>
              <w:rFonts w:eastAsiaTheme="minorEastAsia"/>
              <w:noProof/>
            </w:rPr>
          </w:pPr>
          <w:ins w:id="245" w:author="Prabhvir Saran" w:date="2017-02-17T03:57:00Z">
            <w:del w:id="246" w:author="Prabhvir Saran [2]" w:date="2017-03-23T16:45:00Z">
              <w:r w:rsidRPr="00F91D8D" w:rsidDel="00F91D8D">
                <w:rPr>
                  <w:rStyle w:val="Hyperlink"/>
                  <w:noProof/>
                </w:rPr>
                <w:delText>Sitemap</w:delText>
              </w:r>
              <w:r w:rsidDel="00F91D8D">
                <w:rPr>
                  <w:noProof/>
                  <w:webHidden/>
                </w:rPr>
                <w:tab/>
                <w:delText>7</w:delText>
              </w:r>
            </w:del>
          </w:ins>
        </w:p>
        <w:p w14:paraId="7E84BD37" w14:textId="5D1571C0" w:rsidR="00A6287F" w:rsidDel="00F91D8D" w:rsidRDefault="00A6287F">
          <w:pPr>
            <w:pStyle w:val="TOC3"/>
            <w:tabs>
              <w:tab w:val="right" w:leader="dot" w:pos="9350"/>
            </w:tabs>
            <w:rPr>
              <w:ins w:id="247" w:author="Prabhvir Saran" w:date="2017-02-17T03:57:00Z"/>
              <w:del w:id="248" w:author="Prabhvir Saran [2]" w:date="2017-03-23T16:45:00Z"/>
              <w:rFonts w:eastAsiaTheme="minorEastAsia"/>
              <w:noProof/>
            </w:rPr>
          </w:pPr>
          <w:ins w:id="249" w:author="Prabhvir Saran" w:date="2017-02-17T03:57:00Z">
            <w:del w:id="250" w:author="Prabhvir Saran [2]" w:date="2017-03-23T16:45:00Z">
              <w:r w:rsidRPr="00F91D8D" w:rsidDel="00F91D8D">
                <w:rPr>
                  <w:rStyle w:val="Hyperlink"/>
                  <w:noProof/>
                </w:rPr>
                <w:delText>Site map explained</w:delText>
              </w:r>
              <w:r w:rsidDel="00F91D8D">
                <w:rPr>
                  <w:noProof/>
                  <w:webHidden/>
                </w:rPr>
                <w:tab/>
                <w:delText>7</w:delText>
              </w:r>
            </w:del>
          </w:ins>
        </w:p>
        <w:p w14:paraId="455BED67" w14:textId="4BB81266" w:rsidR="00A6287F" w:rsidDel="00F91D8D" w:rsidRDefault="00A6287F">
          <w:pPr>
            <w:pStyle w:val="TOC2"/>
            <w:tabs>
              <w:tab w:val="right" w:leader="dot" w:pos="9350"/>
            </w:tabs>
            <w:rPr>
              <w:ins w:id="251" w:author="Prabhvir Saran" w:date="2017-02-17T03:57:00Z"/>
              <w:del w:id="252" w:author="Prabhvir Saran [2]" w:date="2017-03-23T16:45:00Z"/>
              <w:rFonts w:eastAsiaTheme="minorEastAsia"/>
              <w:noProof/>
            </w:rPr>
          </w:pPr>
          <w:ins w:id="253" w:author="Prabhvir Saran" w:date="2017-02-17T03:57:00Z">
            <w:del w:id="254" w:author="Prabhvir Saran [2]" w:date="2017-03-23T16:45:00Z">
              <w:r w:rsidRPr="00F91D8D" w:rsidDel="00F91D8D">
                <w:rPr>
                  <w:rStyle w:val="Hyperlink"/>
                  <w:noProof/>
                </w:rPr>
                <w:delText>Wireframe Page Layouts</w:delText>
              </w:r>
              <w:r w:rsidDel="00F91D8D">
                <w:rPr>
                  <w:noProof/>
                  <w:webHidden/>
                </w:rPr>
                <w:tab/>
                <w:delText>9</w:delText>
              </w:r>
            </w:del>
          </w:ins>
        </w:p>
        <w:p w14:paraId="72AF5D29" w14:textId="709B4DF9" w:rsidR="00A6287F" w:rsidDel="00F91D8D" w:rsidRDefault="00A6287F">
          <w:pPr>
            <w:pStyle w:val="TOC2"/>
            <w:tabs>
              <w:tab w:val="right" w:leader="dot" w:pos="9350"/>
            </w:tabs>
            <w:rPr>
              <w:ins w:id="255" w:author="Prabhvir Saran" w:date="2017-02-17T03:57:00Z"/>
              <w:del w:id="256" w:author="Prabhvir Saran [2]" w:date="2017-03-23T16:45:00Z"/>
              <w:rFonts w:eastAsiaTheme="minorEastAsia"/>
              <w:noProof/>
            </w:rPr>
          </w:pPr>
          <w:ins w:id="257" w:author="Prabhvir Saran" w:date="2017-02-17T03:57:00Z">
            <w:del w:id="258" w:author="Prabhvir Saran [2]" w:date="2017-03-23T16:45:00Z">
              <w:r w:rsidRPr="00F91D8D" w:rsidDel="00F91D8D">
                <w:rPr>
                  <w:rStyle w:val="Hyperlink"/>
                  <w:noProof/>
                </w:rPr>
                <w:delText>Print Layouts</w:delText>
              </w:r>
              <w:r w:rsidDel="00F91D8D">
                <w:rPr>
                  <w:noProof/>
                  <w:webHidden/>
                </w:rPr>
                <w:tab/>
                <w:delText>11</w:delText>
              </w:r>
            </w:del>
          </w:ins>
        </w:p>
        <w:p w14:paraId="4C95D871" w14:textId="4EA2A37D" w:rsidR="00A6287F" w:rsidDel="00F91D8D" w:rsidRDefault="00A6287F">
          <w:pPr>
            <w:pStyle w:val="TOC1"/>
            <w:tabs>
              <w:tab w:val="right" w:leader="dot" w:pos="9350"/>
            </w:tabs>
            <w:rPr>
              <w:ins w:id="259" w:author="Prabhvir Saran" w:date="2017-02-17T03:57:00Z"/>
              <w:del w:id="260" w:author="Prabhvir Saran [2]" w:date="2017-03-23T16:45:00Z"/>
              <w:rFonts w:eastAsiaTheme="minorEastAsia"/>
              <w:noProof/>
            </w:rPr>
          </w:pPr>
          <w:ins w:id="261" w:author="Prabhvir Saran" w:date="2017-02-17T03:57:00Z">
            <w:del w:id="262" w:author="Prabhvir Saran [2]" w:date="2017-03-23T16:45:00Z">
              <w:r w:rsidRPr="00F91D8D" w:rsidDel="00F91D8D">
                <w:rPr>
                  <w:rStyle w:val="Hyperlink"/>
                  <w:noProof/>
                </w:rPr>
                <w:delText>Appendix 1</w:delText>
              </w:r>
              <w:r w:rsidDel="00F91D8D">
                <w:rPr>
                  <w:noProof/>
                  <w:webHidden/>
                </w:rPr>
                <w:tab/>
                <w:delText>13</w:delText>
              </w:r>
            </w:del>
          </w:ins>
        </w:p>
        <w:p w14:paraId="2B9D4C48" w14:textId="62928A0C" w:rsidR="00A6287F" w:rsidDel="00F91D8D" w:rsidRDefault="00A6287F">
          <w:pPr>
            <w:pStyle w:val="TOC2"/>
            <w:tabs>
              <w:tab w:val="right" w:leader="dot" w:pos="9350"/>
            </w:tabs>
            <w:rPr>
              <w:ins w:id="263" w:author="Prabhvir Saran" w:date="2017-02-17T03:57:00Z"/>
              <w:del w:id="264" w:author="Prabhvir Saran [2]" w:date="2017-03-23T16:45:00Z"/>
              <w:rFonts w:eastAsiaTheme="minorEastAsia"/>
              <w:noProof/>
            </w:rPr>
          </w:pPr>
          <w:ins w:id="265" w:author="Prabhvir Saran" w:date="2017-02-17T03:57:00Z">
            <w:del w:id="266" w:author="Prabhvir Saran [2]" w:date="2017-03-23T16:45:00Z">
              <w:r w:rsidRPr="00F91D8D" w:rsidDel="00F91D8D">
                <w:rPr>
                  <w:rStyle w:val="Hyperlink"/>
                  <w:noProof/>
                </w:rPr>
                <w:delText>Introduction</w:delText>
              </w:r>
              <w:r w:rsidDel="00F91D8D">
                <w:rPr>
                  <w:noProof/>
                  <w:webHidden/>
                </w:rPr>
                <w:tab/>
                <w:delText>13</w:delText>
              </w:r>
            </w:del>
          </w:ins>
        </w:p>
        <w:p w14:paraId="4C8428D8" w14:textId="105E81AE" w:rsidR="00A6287F" w:rsidDel="00F91D8D" w:rsidRDefault="00A6287F">
          <w:pPr>
            <w:pStyle w:val="TOC2"/>
            <w:tabs>
              <w:tab w:val="right" w:leader="dot" w:pos="9350"/>
            </w:tabs>
            <w:rPr>
              <w:ins w:id="267" w:author="Prabhvir Saran" w:date="2017-02-17T03:57:00Z"/>
              <w:del w:id="268" w:author="Prabhvir Saran [2]" w:date="2017-03-23T16:45:00Z"/>
              <w:rFonts w:eastAsiaTheme="minorEastAsia"/>
              <w:noProof/>
            </w:rPr>
          </w:pPr>
          <w:ins w:id="269" w:author="Prabhvir Saran" w:date="2017-02-17T03:57:00Z">
            <w:del w:id="270" w:author="Prabhvir Saran [2]" w:date="2017-03-23T16:45:00Z">
              <w:r w:rsidRPr="00F91D8D" w:rsidDel="00F91D8D">
                <w:rPr>
                  <w:rStyle w:val="Hyperlink"/>
                  <w:noProof/>
                </w:rPr>
                <w:delText>About the website</w:delText>
              </w:r>
              <w:r w:rsidDel="00F91D8D">
                <w:rPr>
                  <w:noProof/>
                  <w:webHidden/>
                </w:rPr>
                <w:tab/>
                <w:delText>13</w:delText>
              </w:r>
            </w:del>
          </w:ins>
        </w:p>
        <w:p w14:paraId="051FB346" w14:textId="55496775" w:rsidR="00A6287F" w:rsidDel="00F91D8D" w:rsidRDefault="00A6287F">
          <w:pPr>
            <w:pStyle w:val="TOC2"/>
            <w:tabs>
              <w:tab w:val="right" w:leader="dot" w:pos="9350"/>
            </w:tabs>
            <w:rPr>
              <w:ins w:id="271" w:author="Prabhvir Saran" w:date="2017-02-17T03:57:00Z"/>
              <w:del w:id="272" w:author="Prabhvir Saran [2]" w:date="2017-03-23T16:45:00Z"/>
              <w:rFonts w:eastAsiaTheme="minorEastAsia"/>
              <w:noProof/>
            </w:rPr>
          </w:pPr>
          <w:ins w:id="273" w:author="Prabhvir Saran" w:date="2017-02-17T03:57:00Z">
            <w:del w:id="274" w:author="Prabhvir Saran [2]" w:date="2017-03-23T16:45:00Z">
              <w:r w:rsidRPr="00F91D8D" w:rsidDel="00F91D8D">
                <w:rPr>
                  <w:rStyle w:val="Hyperlink"/>
                  <w:noProof/>
                </w:rPr>
                <w:delText>Functional Requirements</w:delText>
              </w:r>
              <w:r w:rsidDel="00F91D8D">
                <w:rPr>
                  <w:noProof/>
                  <w:webHidden/>
                </w:rPr>
                <w:tab/>
                <w:delText>13</w:delText>
              </w:r>
            </w:del>
          </w:ins>
        </w:p>
        <w:p w14:paraId="2C2D3EE0" w14:textId="3373D7A3" w:rsidR="00A6287F" w:rsidDel="00F91D8D" w:rsidRDefault="00A6287F">
          <w:pPr>
            <w:pStyle w:val="TOC2"/>
            <w:tabs>
              <w:tab w:val="right" w:leader="dot" w:pos="9350"/>
            </w:tabs>
            <w:rPr>
              <w:ins w:id="275" w:author="Prabhvir Saran" w:date="2017-02-17T03:57:00Z"/>
              <w:del w:id="276" w:author="Prabhvir Saran [2]" w:date="2017-03-23T16:45:00Z"/>
              <w:rFonts w:eastAsiaTheme="minorEastAsia"/>
              <w:noProof/>
            </w:rPr>
          </w:pPr>
          <w:ins w:id="277" w:author="Prabhvir Saran" w:date="2017-02-17T03:57:00Z">
            <w:del w:id="278" w:author="Prabhvir Saran [2]" w:date="2017-03-23T16:45:00Z">
              <w:r w:rsidRPr="00F91D8D" w:rsidDel="00F91D8D">
                <w:rPr>
                  <w:rStyle w:val="Hyperlink"/>
                  <w:noProof/>
                </w:rPr>
                <w:delText>Work Plan</w:delText>
              </w:r>
              <w:r w:rsidDel="00F91D8D">
                <w:rPr>
                  <w:noProof/>
                  <w:webHidden/>
                </w:rPr>
                <w:tab/>
                <w:delText>14</w:delText>
              </w:r>
            </w:del>
          </w:ins>
        </w:p>
        <w:p w14:paraId="2CA4D823" w14:textId="0137D0F1" w:rsidR="00F911EF" w:rsidDel="00F91D8D" w:rsidRDefault="00F911EF">
          <w:pPr>
            <w:pStyle w:val="TOC1"/>
            <w:tabs>
              <w:tab w:val="right" w:leader="dot" w:pos="9350"/>
            </w:tabs>
            <w:rPr>
              <w:del w:id="279" w:author="Prabhvir Saran [2]" w:date="2017-03-23T16:45:00Z"/>
              <w:rFonts w:eastAsiaTheme="minorEastAsia"/>
              <w:noProof/>
            </w:rPr>
          </w:pPr>
          <w:del w:id="280" w:author="Prabhvir Saran [2]" w:date="2017-03-23T16:45:00Z">
            <w:r w:rsidRPr="00477C6C" w:rsidDel="00F91D8D">
              <w:rPr>
                <w:noProof/>
                <w:rPrChange w:id="281" w:author="Prabhvir Saran" w:date="2017-02-02T23:02:00Z">
                  <w:rPr>
                    <w:rStyle w:val="Hyperlink"/>
                    <w:noProof/>
                  </w:rPr>
                </w:rPrChange>
              </w:rPr>
              <w:delText>Milestone 2: Site Map and Page Design</w:delText>
            </w:r>
            <w:r w:rsidDel="00F91D8D">
              <w:rPr>
                <w:noProof/>
                <w:webHidden/>
              </w:rPr>
              <w:tab/>
              <w:delText>1</w:delText>
            </w:r>
          </w:del>
        </w:p>
        <w:p w14:paraId="4B04738F" w14:textId="3A8F8E93" w:rsidR="00F911EF" w:rsidDel="00F91D8D" w:rsidRDefault="00F911EF">
          <w:pPr>
            <w:pStyle w:val="TOC2"/>
            <w:tabs>
              <w:tab w:val="right" w:leader="dot" w:pos="9350"/>
            </w:tabs>
            <w:rPr>
              <w:del w:id="282" w:author="Prabhvir Saran [2]" w:date="2017-03-23T16:45:00Z"/>
              <w:rFonts w:eastAsiaTheme="minorEastAsia"/>
              <w:noProof/>
            </w:rPr>
          </w:pPr>
          <w:del w:id="283" w:author="Prabhvir Saran [2]" w:date="2017-03-23T16:45:00Z">
            <w:r w:rsidRPr="00477C6C" w:rsidDel="00F91D8D">
              <w:rPr>
                <w:noProof/>
                <w:rPrChange w:id="284" w:author="Prabhvir Saran" w:date="2017-02-02T23:02:00Z">
                  <w:rPr>
                    <w:rStyle w:val="Hyperlink"/>
                    <w:noProof/>
                  </w:rPr>
                </w:rPrChange>
              </w:rPr>
              <w:delText xml:space="preserve">HEMA Sitemap </w:delText>
            </w:r>
            <w:r w:rsidDel="00F91D8D">
              <w:rPr>
                <w:noProof/>
                <w:webHidden/>
              </w:rPr>
              <w:tab/>
              <w:delText>2</w:delText>
            </w:r>
          </w:del>
        </w:p>
        <w:p w14:paraId="04D21250" w14:textId="6F12F515" w:rsidR="00F911EF" w:rsidDel="00F91D8D" w:rsidRDefault="00F911EF">
          <w:pPr>
            <w:pStyle w:val="TOC3"/>
            <w:tabs>
              <w:tab w:val="right" w:leader="dot" w:pos="9350"/>
            </w:tabs>
            <w:rPr>
              <w:del w:id="285" w:author="Prabhvir Saran [2]" w:date="2017-03-23T16:45:00Z"/>
              <w:rFonts w:eastAsiaTheme="minorEastAsia"/>
              <w:noProof/>
            </w:rPr>
          </w:pPr>
          <w:del w:id="286" w:author="Prabhvir Saran [2]" w:date="2017-03-23T16:45:00Z">
            <w:r w:rsidRPr="00477C6C" w:rsidDel="00F91D8D">
              <w:rPr>
                <w:noProof/>
                <w:rPrChange w:id="287" w:author="Prabhvir Saran" w:date="2017-02-02T23:02:00Z">
                  <w:rPr>
                    <w:rStyle w:val="Hyperlink"/>
                    <w:noProof/>
                  </w:rPr>
                </w:rPrChange>
              </w:rPr>
              <w:delText>Home</w:delText>
            </w:r>
            <w:r w:rsidDel="00F91D8D">
              <w:rPr>
                <w:noProof/>
                <w:webHidden/>
              </w:rPr>
              <w:tab/>
              <w:delText>2</w:delText>
            </w:r>
          </w:del>
        </w:p>
        <w:p w14:paraId="0A1546FB" w14:textId="1A1A939C" w:rsidR="00F911EF" w:rsidDel="00F91D8D" w:rsidRDefault="00F911EF">
          <w:pPr>
            <w:pStyle w:val="TOC3"/>
            <w:tabs>
              <w:tab w:val="right" w:leader="dot" w:pos="9350"/>
            </w:tabs>
            <w:rPr>
              <w:del w:id="288" w:author="Prabhvir Saran [2]" w:date="2017-03-23T16:45:00Z"/>
              <w:rFonts w:eastAsiaTheme="minorEastAsia"/>
              <w:noProof/>
            </w:rPr>
          </w:pPr>
          <w:del w:id="289" w:author="Prabhvir Saran [2]" w:date="2017-03-23T16:45:00Z">
            <w:r w:rsidRPr="00477C6C" w:rsidDel="00F91D8D">
              <w:rPr>
                <w:noProof/>
                <w:rPrChange w:id="290" w:author="Prabhvir Saran" w:date="2017-02-02T23:02:00Z">
                  <w:rPr>
                    <w:rStyle w:val="Hyperlink"/>
                    <w:noProof/>
                  </w:rPr>
                </w:rPrChange>
              </w:rPr>
              <w:delText>Page Layout</w:delText>
            </w:r>
            <w:r w:rsidDel="00F91D8D">
              <w:rPr>
                <w:noProof/>
                <w:webHidden/>
              </w:rPr>
              <w:tab/>
              <w:delText>2</w:delText>
            </w:r>
          </w:del>
        </w:p>
        <w:p w14:paraId="6D50BC56" w14:textId="26B37C6C" w:rsidR="00F911EF" w:rsidDel="00F91D8D" w:rsidRDefault="00F911EF">
          <w:pPr>
            <w:pStyle w:val="TOC3"/>
            <w:tabs>
              <w:tab w:val="right" w:leader="dot" w:pos="9350"/>
            </w:tabs>
            <w:rPr>
              <w:del w:id="291" w:author="Prabhvir Saran [2]" w:date="2017-03-23T16:45:00Z"/>
              <w:rStyle w:val="Hyperlink"/>
              <w:noProof/>
            </w:rPr>
          </w:pPr>
          <w:del w:id="292" w:author="Prabhvir Saran [2]" w:date="2017-03-23T16:45:00Z">
            <w:r w:rsidRPr="00477C6C" w:rsidDel="00F91D8D">
              <w:rPr>
                <w:noProof/>
                <w:rPrChange w:id="293" w:author="Prabhvir Saran" w:date="2017-02-02T23:02:00Z">
                  <w:rPr>
                    <w:rStyle w:val="Hyperlink"/>
                    <w:noProof/>
                  </w:rPr>
                </w:rPrChange>
              </w:rPr>
              <w:delText>Color Scheme</w:delText>
            </w:r>
            <w:r w:rsidDel="00F91D8D">
              <w:rPr>
                <w:noProof/>
                <w:webHidden/>
              </w:rPr>
              <w:tab/>
              <w:delText>5</w:delText>
            </w:r>
          </w:del>
        </w:p>
        <w:p w14:paraId="21F646CF" w14:textId="77777777" w:rsidR="009774A5" w:rsidRPr="009774A5" w:rsidDel="00F91D8D" w:rsidRDefault="009774A5" w:rsidP="009774A5">
          <w:pPr>
            <w:rPr>
              <w:del w:id="294" w:author="Prabhvir Saran [2]" w:date="2017-03-23T16:45:00Z"/>
              <w:noProof/>
            </w:rPr>
          </w:pPr>
        </w:p>
        <w:p w14:paraId="4D560F13" w14:textId="0A50A9E6" w:rsidR="00F911EF" w:rsidDel="00F91D8D" w:rsidRDefault="00F911EF">
          <w:pPr>
            <w:pStyle w:val="TOC1"/>
            <w:tabs>
              <w:tab w:val="right" w:leader="dot" w:pos="9350"/>
            </w:tabs>
            <w:rPr>
              <w:del w:id="295" w:author="Prabhvir Saran [2]" w:date="2017-03-23T16:45:00Z"/>
              <w:rFonts w:eastAsiaTheme="minorEastAsia"/>
              <w:noProof/>
            </w:rPr>
          </w:pPr>
          <w:del w:id="296" w:author="Prabhvir Saran [2]" w:date="2017-03-23T16:45:00Z">
            <w:r w:rsidRPr="00477C6C" w:rsidDel="00F91D8D">
              <w:rPr>
                <w:noProof/>
                <w:rPrChange w:id="297" w:author="Prabhvir Saran" w:date="2017-02-02T23:02:00Z">
                  <w:rPr>
                    <w:rStyle w:val="Hyperlink"/>
                    <w:noProof/>
                  </w:rPr>
                </w:rPrChange>
              </w:rPr>
              <w:delText>Appendix 1</w:delText>
            </w:r>
            <w:r w:rsidDel="00F91D8D">
              <w:rPr>
                <w:noProof/>
                <w:webHidden/>
              </w:rPr>
              <w:tab/>
              <w:delText>6</w:delText>
            </w:r>
          </w:del>
        </w:p>
        <w:p w14:paraId="798D3207" w14:textId="07158778" w:rsidR="00F911EF" w:rsidDel="00F91D8D" w:rsidRDefault="00F911EF">
          <w:pPr>
            <w:pStyle w:val="TOC2"/>
            <w:tabs>
              <w:tab w:val="right" w:leader="dot" w:pos="9350"/>
            </w:tabs>
            <w:rPr>
              <w:del w:id="298" w:author="Prabhvir Saran [2]" w:date="2017-03-23T16:45:00Z"/>
              <w:rFonts w:eastAsiaTheme="minorEastAsia"/>
              <w:noProof/>
            </w:rPr>
          </w:pPr>
          <w:del w:id="299" w:author="Prabhvir Saran [2]" w:date="2017-03-23T16:45:00Z">
            <w:r w:rsidRPr="00477C6C" w:rsidDel="00F91D8D">
              <w:rPr>
                <w:noProof/>
                <w:rPrChange w:id="300" w:author="Prabhvir Saran" w:date="2017-02-02T23:02:00Z">
                  <w:rPr>
                    <w:rStyle w:val="Hyperlink"/>
                    <w:noProof/>
                  </w:rPr>
                </w:rPrChange>
              </w:rPr>
              <w:delText>Introduction</w:delText>
            </w:r>
            <w:r w:rsidDel="00F91D8D">
              <w:rPr>
                <w:noProof/>
                <w:webHidden/>
              </w:rPr>
              <w:tab/>
              <w:delText>6</w:delText>
            </w:r>
          </w:del>
        </w:p>
        <w:p w14:paraId="38C5267D" w14:textId="2B11732E" w:rsidR="00F911EF" w:rsidDel="00F91D8D" w:rsidRDefault="00F911EF">
          <w:pPr>
            <w:pStyle w:val="TOC2"/>
            <w:tabs>
              <w:tab w:val="right" w:leader="dot" w:pos="9350"/>
            </w:tabs>
            <w:rPr>
              <w:del w:id="301" w:author="Prabhvir Saran [2]" w:date="2017-03-23T16:45:00Z"/>
              <w:rFonts w:eastAsiaTheme="minorEastAsia"/>
              <w:noProof/>
            </w:rPr>
          </w:pPr>
          <w:del w:id="302" w:author="Prabhvir Saran [2]" w:date="2017-03-23T16:45:00Z">
            <w:r w:rsidRPr="00477C6C" w:rsidDel="00F91D8D">
              <w:rPr>
                <w:noProof/>
                <w:rPrChange w:id="303" w:author="Prabhvir Saran" w:date="2017-02-02T23:02:00Z">
                  <w:rPr>
                    <w:rStyle w:val="Hyperlink"/>
                    <w:noProof/>
                  </w:rPr>
                </w:rPrChange>
              </w:rPr>
              <w:delText>About the website</w:delText>
            </w:r>
            <w:r w:rsidDel="00F91D8D">
              <w:rPr>
                <w:noProof/>
                <w:webHidden/>
              </w:rPr>
              <w:tab/>
              <w:delText>6</w:delText>
            </w:r>
          </w:del>
        </w:p>
        <w:p w14:paraId="7E624B45" w14:textId="2C21DBB9" w:rsidR="00F911EF" w:rsidDel="00F91D8D" w:rsidRDefault="00F911EF">
          <w:pPr>
            <w:pStyle w:val="TOC2"/>
            <w:tabs>
              <w:tab w:val="right" w:leader="dot" w:pos="9350"/>
            </w:tabs>
            <w:rPr>
              <w:del w:id="304" w:author="Prabhvir Saran [2]" w:date="2017-03-23T16:45:00Z"/>
              <w:rFonts w:eastAsiaTheme="minorEastAsia"/>
              <w:noProof/>
            </w:rPr>
          </w:pPr>
          <w:del w:id="305" w:author="Prabhvir Saran [2]" w:date="2017-03-23T16:45:00Z">
            <w:r w:rsidRPr="00477C6C" w:rsidDel="00F91D8D">
              <w:rPr>
                <w:noProof/>
                <w:rPrChange w:id="306" w:author="Prabhvir Saran" w:date="2017-02-02T23:02:00Z">
                  <w:rPr>
                    <w:rStyle w:val="Hyperlink"/>
                    <w:noProof/>
                  </w:rPr>
                </w:rPrChange>
              </w:rPr>
              <w:delText>Functional Requirements</w:delText>
            </w:r>
            <w:r w:rsidDel="00F91D8D">
              <w:rPr>
                <w:noProof/>
                <w:webHidden/>
              </w:rPr>
              <w:tab/>
              <w:delText>6</w:delText>
            </w:r>
          </w:del>
        </w:p>
        <w:p w14:paraId="1BEE894F" w14:textId="63B7FE65" w:rsidR="00F911EF" w:rsidDel="00F91D8D" w:rsidRDefault="00F911EF">
          <w:pPr>
            <w:pStyle w:val="TOC2"/>
            <w:tabs>
              <w:tab w:val="right" w:leader="dot" w:pos="9350"/>
            </w:tabs>
            <w:rPr>
              <w:del w:id="307" w:author="Prabhvir Saran [2]" w:date="2017-03-23T16:45:00Z"/>
              <w:rFonts w:eastAsiaTheme="minorEastAsia"/>
              <w:noProof/>
            </w:rPr>
          </w:pPr>
          <w:del w:id="308" w:author="Prabhvir Saran [2]" w:date="2017-03-23T16:45:00Z">
            <w:r w:rsidRPr="00477C6C" w:rsidDel="00F91D8D">
              <w:rPr>
                <w:noProof/>
                <w:rPrChange w:id="309" w:author="Prabhvir Saran" w:date="2017-02-02T23:02:00Z">
                  <w:rPr>
                    <w:rStyle w:val="Hyperlink"/>
                    <w:noProof/>
                  </w:rPr>
                </w:rPrChange>
              </w:rPr>
              <w:delText>Work Plan</w:delText>
            </w:r>
            <w:r w:rsidDel="00F91D8D">
              <w:rPr>
                <w:noProof/>
                <w:webHidden/>
              </w:rPr>
              <w:tab/>
              <w:delText>7</w:delText>
            </w:r>
          </w:del>
        </w:p>
        <w:p w14:paraId="64ED3D0B" w14:textId="591FBB7F" w:rsidR="00EC6476" w:rsidRDefault="00EC6476">
          <w:pPr>
            <w:rPr>
              <w:ins w:id="310" w:author="Prabhvir Saran" w:date="2017-02-02T16:03:00Z"/>
            </w:rPr>
          </w:pPr>
          <w:ins w:id="311" w:author="Prabhvir Saran" w:date="2017-02-02T16:03:00Z">
            <w:r>
              <w:rPr>
                <w:b/>
                <w:bCs/>
                <w:noProof/>
              </w:rPr>
              <w:fldChar w:fldCharType="end"/>
            </w:r>
          </w:ins>
        </w:p>
        <w:customXmlInsRangeStart w:id="312" w:author="Prabhvir Saran" w:date="2017-02-02T16:03:00Z"/>
      </w:sdtContent>
    </w:sdt>
    <w:customXmlInsRangeEnd w:id="312"/>
    <w:p w14:paraId="5AF45BAF" w14:textId="77777777" w:rsidR="00BE19B9" w:rsidRDefault="00BE19B9" w:rsidP="00F91D8D">
      <w:pPr>
        <w:pStyle w:val="Heading1"/>
        <w:jc w:val="center"/>
        <w:rPr>
          <w:ins w:id="313" w:author="Prabhvir Saran [2]" w:date="2017-03-23T22:13:00Z"/>
          <w:b/>
          <w:sz w:val="36"/>
          <w:u w:val="single"/>
        </w:rPr>
      </w:pPr>
    </w:p>
    <w:p w14:paraId="7E4A2A39" w14:textId="77777777" w:rsidR="00BE19B9" w:rsidRDefault="00BE19B9" w:rsidP="00F91D8D">
      <w:pPr>
        <w:pStyle w:val="Heading1"/>
        <w:jc w:val="center"/>
        <w:rPr>
          <w:ins w:id="314" w:author="Prabhvir Saran [2]" w:date="2017-03-23T22:13:00Z"/>
          <w:b/>
          <w:sz w:val="36"/>
          <w:u w:val="single"/>
        </w:rPr>
      </w:pPr>
    </w:p>
    <w:p w14:paraId="6473D01D" w14:textId="77777777" w:rsidR="00BE19B9" w:rsidRDefault="00BE19B9" w:rsidP="00F91D8D">
      <w:pPr>
        <w:pStyle w:val="Heading1"/>
        <w:jc w:val="center"/>
        <w:rPr>
          <w:ins w:id="315" w:author="Prabhvir Saran [2]" w:date="2017-03-23T22:13:00Z"/>
          <w:b/>
          <w:sz w:val="36"/>
          <w:u w:val="single"/>
        </w:rPr>
      </w:pPr>
    </w:p>
    <w:p w14:paraId="0EF99AE5" w14:textId="77777777" w:rsidR="00BE19B9" w:rsidRDefault="00BE19B9" w:rsidP="00F91D8D">
      <w:pPr>
        <w:pStyle w:val="Heading1"/>
        <w:jc w:val="center"/>
        <w:rPr>
          <w:ins w:id="316" w:author="Prabhvir Saran [2]" w:date="2017-03-23T22:13:00Z"/>
          <w:b/>
          <w:sz w:val="36"/>
          <w:u w:val="single"/>
        </w:rPr>
      </w:pPr>
    </w:p>
    <w:p w14:paraId="628AA64B" w14:textId="77777777" w:rsidR="00BE19B9" w:rsidRDefault="00BE19B9" w:rsidP="00F91D8D">
      <w:pPr>
        <w:pStyle w:val="Heading1"/>
        <w:jc w:val="center"/>
        <w:rPr>
          <w:ins w:id="317" w:author="Prabhvir Saran [2]" w:date="2017-03-23T22:13:00Z"/>
          <w:b/>
          <w:sz w:val="36"/>
          <w:u w:val="single"/>
        </w:rPr>
      </w:pPr>
    </w:p>
    <w:p w14:paraId="1F8D21A9" w14:textId="77777777" w:rsidR="00BE19B9" w:rsidRDefault="00BE19B9" w:rsidP="00F91D8D">
      <w:pPr>
        <w:pStyle w:val="Heading1"/>
        <w:jc w:val="center"/>
        <w:rPr>
          <w:ins w:id="318" w:author="Prabhvir Saran [2]" w:date="2017-03-23T22:13:00Z"/>
          <w:b/>
          <w:sz w:val="36"/>
          <w:u w:val="single"/>
        </w:rPr>
      </w:pPr>
    </w:p>
    <w:p w14:paraId="368F2B56" w14:textId="77777777" w:rsidR="00BE19B9" w:rsidRDefault="00BE19B9" w:rsidP="00F91D8D">
      <w:pPr>
        <w:pStyle w:val="Heading1"/>
        <w:jc w:val="center"/>
        <w:rPr>
          <w:ins w:id="319" w:author="Prabhvir Saran [2]" w:date="2017-03-23T22:13:00Z"/>
          <w:b/>
          <w:sz w:val="36"/>
          <w:u w:val="single"/>
        </w:rPr>
      </w:pPr>
    </w:p>
    <w:p w14:paraId="60974638" w14:textId="77777777" w:rsidR="00BE19B9" w:rsidRDefault="00BE19B9" w:rsidP="00F91D8D">
      <w:pPr>
        <w:pStyle w:val="Heading1"/>
        <w:jc w:val="center"/>
        <w:rPr>
          <w:ins w:id="320" w:author="Prabhvir Saran [2]" w:date="2017-03-23T22:13:00Z"/>
          <w:b/>
          <w:sz w:val="36"/>
          <w:u w:val="single"/>
        </w:rPr>
      </w:pPr>
    </w:p>
    <w:p w14:paraId="5867D943" w14:textId="77777777" w:rsidR="00BE19B9" w:rsidRDefault="00BE19B9" w:rsidP="00F91D8D">
      <w:pPr>
        <w:pStyle w:val="Heading1"/>
        <w:jc w:val="center"/>
        <w:rPr>
          <w:ins w:id="321" w:author="Prabhvir Saran [2]" w:date="2017-03-23T22:13:00Z"/>
          <w:b/>
          <w:sz w:val="36"/>
          <w:u w:val="single"/>
        </w:rPr>
      </w:pPr>
    </w:p>
    <w:p w14:paraId="56620FB5" w14:textId="77777777" w:rsidR="00BE19B9" w:rsidRDefault="00BE19B9" w:rsidP="00F91D8D">
      <w:pPr>
        <w:pStyle w:val="Heading1"/>
        <w:jc w:val="center"/>
        <w:rPr>
          <w:ins w:id="322" w:author="Prabhvir Saran [2]" w:date="2017-03-23T22:13:00Z"/>
          <w:b/>
          <w:sz w:val="36"/>
          <w:u w:val="single"/>
        </w:rPr>
      </w:pPr>
    </w:p>
    <w:p w14:paraId="50AFD4E4" w14:textId="77777777" w:rsidR="00BE19B9" w:rsidRDefault="00BE19B9" w:rsidP="00F91D8D">
      <w:pPr>
        <w:pStyle w:val="Heading1"/>
        <w:jc w:val="center"/>
        <w:rPr>
          <w:ins w:id="323" w:author="Prabhvir Saran [2]" w:date="2017-03-23T22:13:00Z"/>
          <w:b/>
          <w:sz w:val="36"/>
          <w:u w:val="single"/>
        </w:rPr>
      </w:pPr>
    </w:p>
    <w:p w14:paraId="4B531A92" w14:textId="77777777" w:rsidR="00BE19B9" w:rsidRDefault="00BE19B9" w:rsidP="00F91D8D">
      <w:pPr>
        <w:pStyle w:val="Heading1"/>
        <w:jc w:val="center"/>
        <w:rPr>
          <w:ins w:id="324" w:author="Prabhvir Saran [2]" w:date="2017-03-23T22:13:00Z"/>
          <w:b/>
          <w:sz w:val="36"/>
          <w:u w:val="single"/>
        </w:rPr>
      </w:pPr>
    </w:p>
    <w:p w14:paraId="1912157F" w14:textId="541F8918" w:rsidR="00BE19B9" w:rsidRDefault="00BE19B9">
      <w:pPr>
        <w:rPr>
          <w:b/>
          <w:sz w:val="36"/>
          <w:u w:val="single"/>
        </w:rPr>
        <w:pPrChange w:id="325" w:author="Prabhvir Saran [2]" w:date="2017-03-23T22:13:00Z">
          <w:pPr>
            <w:pStyle w:val="Heading1"/>
            <w:jc w:val="center"/>
          </w:pPr>
        </w:pPrChange>
      </w:pPr>
    </w:p>
    <w:p w14:paraId="58DB3037" w14:textId="4A9AFC2A" w:rsidR="00BE19B9" w:rsidRDefault="00BE19B9">
      <w:pPr>
        <w:rPr>
          <w:ins w:id="326" w:author="Prabhvir Saran [2]" w:date="2017-03-23T22:14:00Z"/>
          <w:b/>
          <w:sz w:val="36"/>
          <w:u w:val="single"/>
        </w:rPr>
        <w:pPrChange w:id="327" w:author="Prabhvir Saran [2]" w:date="2017-03-23T22:13:00Z">
          <w:pPr>
            <w:pStyle w:val="Heading1"/>
            <w:jc w:val="center"/>
          </w:pPr>
        </w:pPrChange>
      </w:pPr>
    </w:p>
    <w:p w14:paraId="36C8BA2A" w14:textId="77777777" w:rsidR="004E3F3A" w:rsidRDefault="004E3F3A">
      <w:pPr>
        <w:rPr>
          <w:ins w:id="328" w:author="Prabhvir Saran [2]" w:date="2017-03-23T22:13:00Z"/>
          <w:b/>
          <w:sz w:val="36"/>
          <w:u w:val="single"/>
        </w:rPr>
        <w:pPrChange w:id="329" w:author="Prabhvir Saran [2]" w:date="2017-03-23T22:13:00Z">
          <w:pPr>
            <w:pStyle w:val="Heading1"/>
            <w:jc w:val="center"/>
          </w:pPr>
        </w:pPrChange>
      </w:pPr>
    </w:p>
    <w:p w14:paraId="653AF0ED" w14:textId="7677A13A" w:rsidR="00BE19B9" w:rsidRDefault="00BE19B9" w:rsidP="00F91D8D">
      <w:pPr>
        <w:pStyle w:val="Heading1"/>
        <w:jc w:val="center"/>
        <w:rPr>
          <w:rFonts w:asciiTheme="minorHAnsi" w:eastAsiaTheme="minorHAnsi" w:hAnsiTheme="minorHAnsi" w:cstheme="minorBidi"/>
          <w:color w:val="auto"/>
          <w:sz w:val="22"/>
          <w:szCs w:val="22"/>
        </w:rPr>
      </w:pPr>
    </w:p>
    <w:p w14:paraId="66711552" w14:textId="77777777" w:rsidR="00BE19B9" w:rsidRPr="00BE19B9" w:rsidRDefault="00BE19B9">
      <w:pPr>
        <w:rPr>
          <w:ins w:id="330" w:author="Prabhvir Saran [2]" w:date="2017-03-23T22:13:00Z"/>
          <w:rPrChange w:id="331" w:author="Prabhvir Saran [2]" w:date="2017-03-23T22:13:00Z">
            <w:rPr>
              <w:ins w:id="332" w:author="Prabhvir Saran [2]" w:date="2017-03-23T22:13:00Z"/>
              <w:b/>
              <w:sz w:val="36"/>
              <w:u w:val="single"/>
            </w:rPr>
          </w:rPrChange>
        </w:rPr>
        <w:pPrChange w:id="333" w:author="Prabhvir Saran [2]" w:date="2017-03-23T22:13:00Z">
          <w:pPr>
            <w:pStyle w:val="Heading1"/>
            <w:jc w:val="center"/>
          </w:pPr>
        </w:pPrChange>
      </w:pPr>
    </w:p>
    <w:p w14:paraId="2FE91B55" w14:textId="6DD9E0AE" w:rsidR="00F91D8D" w:rsidRDefault="00F91D8D" w:rsidP="00F91D8D">
      <w:pPr>
        <w:pStyle w:val="Heading1"/>
        <w:jc w:val="center"/>
        <w:rPr>
          <w:ins w:id="334" w:author="Prabhvir Saran [2]" w:date="2017-03-23T16:46:00Z"/>
          <w:b/>
          <w:sz w:val="36"/>
          <w:u w:val="single"/>
        </w:rPr>
      </w:pPr>
      <w:bookmarkStart w:id="335" w:name="_Toc478079980"/>
      <w:ins w:id="336" w:author="Prabhvir Saran [2]" w:date="2017-03-23T16:46:00Z">
        <w:r>
          <w:rPr>
            <w:b/>
            <w:sz w:val="36"/>
            <w:u w:val="single"/>
          </w:rPr>
          <w:lastRenderedPageBreak/>
          <w:t>Milestone 4</w:t>
        </w:r>
        <w:r w:rsidRPr="00A22D7F">
          <w:rPr>
            <w:b/>
            <w:sz w:val="36"/>
            <w:u w:val="single"/>
          </w:rPr>
          <w:t xml:space="preserve">: </w:t>
        </w:r>
        <w:r w:rsidRPr="001F3D88">
          <w:rPr>
            <w:b/>
            <w:sz w:val="36"/>
            <w:u w:val="single"/>
          </w:rPr>
          <w:t xml:space="preserve">Deployed </w:t>
        </w:r>
      </w:ins>
      <w:ins w:id="337" w:author="Prabhvir Saran [2]" w:date="2017-03-23T23:58:00Z">
        <w:r w:rsidR="00D01C23" w:rsidRPr="001F3D88">
          <w:rPr>
            <w:b/>
            <w:sz w:val="36"/>
            <w:u w:val="single"/>
          </w:rPr>
          <w:t>JavaScript</w:t>
        </w:r>
      </w:ins>
      <w:ins w:id="338" w:author="Prabhvir Saran [2]" w:date="2017-03-23T16:46:00Z">
        <w:r w:rsidRPr="001F3D88">
          <w:rPr>
            <w:b/>
            <w:sz w:val="36"/>
            <w:u w:val="single"/>
          </w:rPr>
          <w:t>-enabled site – validated, tested</w:t>
        </w:r>
        <w:bookmarkEnd w:id="335"/>
      </w:ins>
    </w:p>
    <w:p w14:paraId="1CCA5AB5" w14:textId="77777777" w:rsidR="00F91D8D" w:rsidRDefault="00F91D8D" w:rsidP="00F91D8D">
      <w:pPr>
        <w:rPr>
          <w:ins w:id="339" w:author="Prabhvir Saran [2]" w:date="2017-03-23T16:46:00Z"/>
        </w:rPr>
      </w:pPr>
    </w:p>
    <w:p w14:paraId="1A068887" w14:textId="5CF93995" w:rsidR="00F91D8D" w:rsidRPr="00FF76DD" w:rsidRDefault="00047999" w:rsidP="00F91D8D">
      <w:pPr>
        <w:pStyle w:val="Heading2"/>
        <w:spacing w:after="240"/>
        <w:rPr>
          <w:ins w:id="340" w:author="Prabhvir Saran [2]" w:date="2017-03-23T16:46:00Z"/>
        </w:rPr>
      </w:pPr>
      <w:bookmarkStart w:id="341" w:name="_Toc478079981"/>
      <w:ins w:id="342" w:author="Prabhvir Saran [2]" w:date="2017-03-23T23:57:00Z">
        <w:r>
          <w:t>URL</w:t>
        </w:r>
      </w:ins>
      <w:ins w:id="343" w:author="Prabhvir Saran [2]" w:date="2017-03-23T16:46:00Z">
        <w:r w:rsidR="00F91D8D">
          <w:t xml:space="preserve"> of the website</w:t>
        </w:r>
        <w:bookmarkEnd w:id="341"/>
      </w:ins>
    </w:p>
    <w:bookmarkStart w:id="344" w:name="_Toc478079982"/>
    <w:p w14:paraId="0F3A07B8" w14:textId="71B62407" w:rsidR="00935867" w:rsidRDefault="00935867" w:rsidP="00935867">
      <w:pPr>
        <w:pStyle w:val="Heading2"/>
        <w:rPr>
          <w:ins w:id="345" w:author="Prabhvir Saran [2]" w:date="2017-03-24T01:10:00Z"/>
          <w:rFonts w:asciiTheme="minorHAnsi" w:eastAsiaTheme="minorHAnsi" w:hAnsiTheme="minorHAnsi" w:cstheme="minorBidi"/>
          <w:color w:val="auto"/>
          <w:sz w:val="22"/>
          <w:szCs w:val="22"/>
        </w:rPr>
      </w:pPr>
      <w:ins w:id="346" w:author="Prabhvir Saran [2]" w:date="2017-03-24T01:10:00Z">
        <w:r>
          <w:rPr>
            <w:rFonts w:asciiTheme="minorHAnsi" w:eastAsiaTheme="minorHAnsi" w:hAnsiTheme="minorHAnsi" w:cstheme="minorBidi"/>
            <w:color w:val="auto"/>
            <w:sz w:val="22"/>
            <w:szCs w:val="22"/>
          </w:rPr>
          <w:fldChar w:fldCharType="begin"/>
        </w:r>
        <w:r>
          <w:rPr>
            <w:rFonts w:asciiTheme="minorHAnsi" w:eastAsiaTheme="minorHAnsi" w:hAnsiTheme="minorHAnsi" w:cstheme="minorBidi"/>
            <w:color w:val="auto"/>
            <w:sz w:val="22"/>
            <w:szCs w:val="22"/>
          </w:rPr>
          <w:instrText xml:space="preserve"> HYPERLINK "</w:instrText>
        </w:r>
        <w:r w:rsidRPr="00FE7EC9">
          <w:rPr>
            <w:rFonts w:asciiTheme="minorHAnsi" w:eastAsiaTheme="minorHAnsi" w:hAnsiTheme="minorHAnsi" w:cstheme="minorBidi"/>
            <w:color w:val="auto"/>
            <w:sz w:val="22"/>
            <w:szCs w:val="22"/>
          </w:rPr>
          <w:instrText>http://students.bcitdev.com/A00980505/G2/index.html</w:instrText>
        </w:r>
        <w:r>
          <w:rPr>
            <w:rFonts w:asciiTheme="minorHAnsi" w:eastAsiaTheme="minorHAnsi" w:hAnsiTheme="minorHAnsi" w:cstheme="minorBidi"/>
            <w:color w:val="auto"/>
            <w:sz w:val="22"/>
            <w:szCs w:val="22"/>
          </w:rPr>
          <w:instrText xml:space="preserve">" </w:instrText>
        </w:r>
        <w:r>
          <w:rPr>
            <w:rFonts w:asciiTheme="minorHAnsi" w:eastAsiaTheme="minorHAnsi" w:hAnsiTheme="minorHAnsi" w:cstheme="minorBidi"/>
            <w:color w:val="auto"/>
            <w:sz w:val="22"/>
            <w:szCs w:val="22"/>
          </w:rPr>
          <w:fldChar w:fldCharType="separate"/>
        </w:r>
        <w:r w:rsidRPr="0086014C">
          <w:rPr>
            <w:rStyle w:val="Hyperlink"/>
            <w:rFonts w:asciiTheme="minorHAnsi" w:eastAsiaTheme="minorHAnsi" w:hAnsiTheme="minorHAnsi" w:cstheme="minorBidi"/>
            <w:sz w:val="22"/>
            <w:szCs w:val="22"/>
          </w:rPr>
          <w:t>http://students.bcitdev.com/A00980505/G2/index.html</w:t>
        </w:r>
        <w:r>
          <w:rPr>
            <w:rFonts w:asciiTheme="minorHAnsi" w:eastAsiaTheme="minorHAnsi" w:hAnsiTheme="minorHAnsi" w:cstheme="minorBidi"/>
            <w:color w:val="auto"/>
            <w:sz w:val="22"/>
            <w:szCs w:val="22"/>
          </w:rPr>
          <w:fldChar w:fldCharType="end"/>
        </w:r>
      </w:ins>
    </w:p>
    <w:p w14:paraId="73910DC9" w14:textId="77777777" w:rsidR="00935867" w:rsidRPr="00935867" w:rsidRDefault="00935867" w:rsidP="00935867">
      <w:pPr>
        <w:rPr>
          <w:ins w:id="347" w:author="Prabhvir Saran [2]" w:date="2017-03-24T01:10:00Z"/>
          <w:rPrChange w:id="348" w:author="Prabhvir Saran [2]" w:date="2017-03-24T01:10:00Z">
            <w:rPr>
              <w:ins w:id="349" w:author="Prabhvir Saran [2]" w:date="2017-03-24T01:10:00Z"/>
              <w:rFonts w:asciiTheme="minorHAnsi" w:eastAsiaTheme="minorHAnsi" w:hAnsiTheme="minorHAnsi" w:cstheme="minorBidi"/>
              <w:color w:val="auto"/>
              <w:sz w:val="22"/>
              <w:szCs w:val="22"/>
            </w:rPr>
          </w:rPrChange>
        </w:rPr>
        <w:pPrChange w:id="350" w:author="Prabhvir Saran [2]" w:date="2017-03-24T01:10:00Z">
          <w:pPr>
            <w:pStyle w:val="Heading2"/>
          </w:pPr>
        </w:pPrChange>
      </w:pPr>
      <w:bookmarkStart w:id="351" w:name="_GoBack"/>
      <w:bookmarkEnd w:id="351"/>
    </w:p>
    <w:p w14:paraId="7A037C71" w14:textId="14A63AE9" w:rsidR="00980BFC" w:rsidRDefault="00980BFC">
      <w:pPr>
        <w:pStyle w:val="Heading2"/>
        <w:rPr>
          <w:ins w:id="352" w:author="Prabhvir Saran [2]" w:date="2017-03-23T16:52:00Z"/>
        </w:rPr>
        <w:pPrChange w:id="353" w:author="Prabhvir Saran [2]" w:date="2017-03-23T16:52:00Z">
          <w:pPr>
            <w:spacing w:after="240"/>
          </w:pPr>
        </w:pPrChange>
      </w:pPr>
      <w:ins w:id="354" w:author="Prabhvir Saran [2]" w:date="2017-03-23T16:52:00Z">
        <w:r>
          <w:t>List of all the items completed</w:t>
        </w:r>
        <w:bookmarkEnd w:id="344"/>
        <w:r>
          <w:t xml:space="preserve"> </w:t>
        </w:r>
      </w:ins>
    </w:p>
    <w:p w14:paraId="482EBF08" w14:textId="4F976C83" w:rsidR="00980BFC" w:rsidRDefault="006B3F3B">
      <w:pPr>
        <w:pStyle w:val="ListParagraph"/>
        <w:numPr>
          <w:ilvl w:val="0"/>
          <w:numId w:val="18"/>
        </w:numPr>
        <w:rPr>
          <w:ins w:id="355" w:author="Prabhvir Saran [2]" w:date="2017-03-24T00:42:00Z"/>
        </w:rPr>
        <w:pPrChange w:id="356" w:author="Prabhvir Saran [2]" w:date="2017-03-23T17:00:00Z">
          <w:pPr>
            <w:spacing w:after="240"/>
          </w:pPr>
        </w:pPrChange>
      </w:pPr>
      <w:ins w:id="357" w:author="Prabhvir Saran [2]" w:date="2017-03-23T16:53:00Z">
        <w:r>
          <w:t xml:space="preserve">Input </w:t>
        </w:r>
      </w:ins>
      <w:ins w:id="358" w:author="Prabhvir Saran [2]" w:date="2017-03-23T16:58:00Z">
        <w:r>
          <w:t xml:space="preserve">requirements were </w:t>
        </w:r>
      </w:ins>
      <w:ins w:id="359" w:author="Prabhvir Saran [2]" w:date="2017-03-23T16:59:00Z">
        <w:r>
          <w:t xml:space="preserve">formed for each </w:t>
        </w:r>
      </w:ins>
      <w:ins w:id="360" w:author="Prabhvir Saran [2]" w:date="2017-03-23T17:05:00Z">
        <w:r w:rsidR="00922D5A">
          <w:t>field</w:t>
        </w:r>
      </w:ins>
      <w:ins w:id="361" w:author="Prabhvir Saran [2]" w:date="2017-03-23T16:59:00Z">
        <w:r>
          <w:t xml:space="preserve">. </w:t>
        </w:r>
      </w:ins>
      <w:ins w:id="362" w:author="Prabhvir Saran [2]" w:date="2017-03-23T16:53:00Z">
        <w:r>
          <w:t xml:space="preserve"> </w:t>
        </w:r>
      </w:ins>
    </w:p>
    <w:p w14:paraId="7F2ACB5B" w14:textId="08473474" w:rsidR="00BA003E" w:rsidRDefault="00BA003E">
      <w:pPr>
        <w:pStyle w:val="ListParagraph"/>
        <w:numPr>
          <w:ilvl w:val="0"/>
          <w:numId w:val="18"/>
        </w:numPr>
        <w:rPr>
          <w:ins w:id="363" w:author="Prabhvir Saran [2]" w:date="2017-03-24T00:41:00Z"/>
        </w:rPr>
        <w:pPrChange w:id="364" w:author="Prabhvir Saran [2]" w:date="2017-03-24T00:42:00Z">
          <w:pPr>
            <w:spacing w:after="240"/>
          </w:pPr>
        </w:pPrChange>
      </w:pPr>
      <w:ins w:id="365" w:author="Prabhvir Saran [2]" w:date="2017-03-24T00:42:00Z">
        <w:r>
          <w:t>Tables were created for the validation requirements and testing.</w:t>
        </w:r>
      </w:ins>
    </w:p>
    <w:p w14:paraId="4B8176DD" w14:textId="69A64B16" w:rsidR="00BA003E" w:rsidRDefault="00BA003E">
      <w:pPr>
        <w:pStyle w:val="ListParagraph"/>
        <w:numPr>
          <w:ilvl w:val="0"/>
          <w:numId w:val="18"/>
        </w:numPr>
        <w:rPr>
          <w:ins w:id="366" w:author="Prabhvir Saran [2]" w:date="2017-03-23T16:52:00Z"/>
        </w:rPr>
        <w:pPrChange w:id="367" w:author="Prabhvir Saran [2]" w:date="2017-03-23T17:00:00Z">
          <w:pPr>
            <w:spacing w:after="240"/>
          </w:pPr>
        </w:pPrChange>
      </w:pPr>
      <w:ins w:id="368" w:author="Prabhvir Saran [2]" w:date="2017-03-24T00:42:00Z">
        <w:r>
          <w:t>Client-side validation was implemented to all three forms.</w:t>
        </w:r>
      </w:ins>
    </w:p>
    <w:p w14:paraId="7A105BBA" w14:textId="4CD107EF" w:rsidR="006D29C2" w:rsidRDefault="006A108C">
      <w:pPr>
        <w:pStyle w:val="ListParagraph"/>
        <w:numPr>
          <w:ilvl w:val="0"/>
          <w:numId w:val="18"/>
        </w:numPr>
        <w:rPr>
          <w:ins w:id="369" w:author="Prabhvir Saran [2]" w:date="2017-03-23T17:00:00Z"/>
        </w:rPr>
        <w:pPrChange w:id="370" w:author="Prabhvir Saran [2]" w:date="2017-03-24T00:40:00Z">
          <w:pPr>
            <w:spacing w:after="240"/>
          </w:pPr>
        </w:pPrChange>
      </w:pPr>
      <w:ins w:id="371" w:author="Prabhvir Saran [2]" w:date="2017-03-24T00:40:00Z">
        <w:r>
          <w:t>The forums were tested using multiple</w:t>
        </w:r>
        <w:r w:rsidR="006D29C2">
          <w:t xml:space="preserve"> classmate</w:t>
        </w:r>
        <w:r>
          <w:t>s.</w:t>
        </w:r>
      </w:ins>
    </w:p>
    <w:p w14:paraId="2AB4EFD3" w14:textId="13D66706" w:rsidR="006B3F3B" w:rsidRDefault="00DF31E2">
      <w:pPr>
        <w:pStyle w:val="ListParagraph"/>
        <w:numPr>
          <w:ilvl w:val="0"/>
          <w:numId w:val="18"/>
        </w:numPr>
        <w:rPr>
          <w:ins w:id="372" w:author="Prabhvir Saran [2]" w:date="2017-03-23T17:01:00Z"/>
        </w:rPr>
        <w:pPrChange w:id="373" w:author="Prabhvir Saran [2]" w:date="2017-03-23T17:00:00Z">
          <w:pPr>
            <w:spacing w:after="240"/>
          </w:pPr>
        </w:pPrChange>
      </w:pPr>
      <w:ins w:id="374" w:author="Prabhvir Saran [2]" w:date="2017-03-23T17:28:00Z">
        <w:r>
          <w:t>Two</w:t>
        </w:r>
      </w:ins>
      <w:ins w:id="375" w:author="Prabhvir Saran [2]" w:date="2017-03-23T17:00:00Z">
        <w:r w:rsidR="004154BF">
          <w:t xml:space="preserve"> widget</w:t>
        </w:r>
      </w:ins>
      <w:ins w:id="376" w:author="Prabhvir Saran [2]" w:date="2017-03-23T21:11:00Z">
        <w:r>
          <w:t>s</w:t>
        </w:r>
      </w:ins>
      <w:ins w:id="377" w:author="Prabhvir Saran [2]" w:date="2017-03-23T17:00:00Z">
        <w:r w:rsidR="004154BF">
          <w:t xml:space="preserve"> </w:t>
        </w:r>
      </w:ins>
      <w:ins w:id="378" w:author="Prabhvir Saran [2]" w:date="2017-03-23T21:11:00Z">
        <w:r>
          <w:t>were</w:t>
        </w:r>
      </w:ins>
      <w:ins w:id="379" w:author="Prabhvir Saran [2]" w:date="2017-03-23T17:00:00Z">
        <w:r w:rsidR="004154BF">
          <w:t xml:space="preserve"> </w:t>
        </w:r>
        <w:r w:rsidR="006B3F3B">
          <w:t xml:space="preserve">added to </w:t>
        </w:r>
      </w:ins>
      <w:ins w:id="380" w:author="Prabhvir Saran [2]" w:date="2017-03-23T17:01:00Z">
        <w:r w:rsidR="006B3F3B">
          <w:t xml:space="preserve">the website. </w:t>
        </w:r>
      </w:ins>
    </w:p>
    <w:p w14:paraId="6FB0C536" w14:textId="430B6472" w:rsidR="006B3F3B" w:rsidRDefault="006B3F3B">
      <w:pPr>
        <w:pStyle w:val="ListParagraph"/>
        <w:numPr>
          <w:ilvl w:val="0"/>
          <w:numId w:val="18"/>
        </w:numPr>
        <w:rPr>
          <w:ins w:id="381" w:author="Prabhvir Saran [2]" w:date="2017-03-23T17:00:00Z"/>
        </w:rPr>
        <w:pPrChange w:id="382" w:author="Prabhvir Saran [2]" w:date="2017-03-23T17:00:00Z">
          <w:pPr>
            <w:spacing w:after="240"/>
          </w:pPr>
        </w:pPrChange>
      </w:pPr>
      <w:ins w:id="383" w:author="Prabhvir Saran [2]" w:date="2017-03-23T17:01:00Z">
        <w:r>
          <w:t xml:space="preserve">The website was tested with </w:t>
        </w:r>
      </w:ins>
      <w:ins w:id="384" w:author="Prabhvir Saran [2]" w:date="2017-03-23T17:04:00Z">
        <w:r>
          <w:t>JavaScript</w:t>
        </w:r>
      </w:ins>
      <w:ins w:id="385" w:author="Prabhvir Saran [2]" w:date="2017-03-23T17:01:00Z">
        <w:r w:rsidR="006A108C">
          <w:t xml:space="preserve"> disabled.</w:t>
        </w:r>
      </w:ins>
    </w:p>
    <w:p w14:paraId="2AEBD665" w14:textId="387676F5" w:rsidR="00776164" w:rsidRPr="009000FD" w:rsidDel="009000FD" w:rsidRDefault="00F91D8D">
      <w:pPr>
        <w:pStyle w:val="Heading2"/>
        <w:rPr>
          <w:del w:id="386" w:author="Prabhvir Saran [2]" w:date="2017-03-23T17:05:00Z"/>
          <w:rPrChange w:id="387" w:author="Prabhvir Saran [2]" w:date="2017-03-23T17:05:00Z">
            <w:rPr>
              <w:del w:id="388" w:author="Prabhvir Saran [2]" w:date="2017-03-23T17:05:00Z"/>
              <w:sz w:val="36"/>
            </w:rPr>
          </w:rPrChange>
        </w:rPr>
        <w:pPrChange w:id="389" w:author="Prabhvir Saran [2]" w:date="2017-03-23T17:05:00Z">
          <w:pPr/>
        </w:pPrChange>
      </w:pPr>
      <w:bookmarkStart w:id="390" w:name="_Toc478079983"/>
      <w:ins w:id="391" w:author="Prabhvir Saran [2]" w:date="2017-03-23T16:46:00Z">
        <w:r>
          <w:t>Defining</w:t>
        </w:r>
        <w:r w:rsidRPr="007F45C0">
          <w:t xml:space="preserve"> validation requirements</w:t>
        </w:r>
      </w:ins>
      <w:bookmarkEnd w:id="390"/>
    </w:p>
    <w:p w14:paraId="348C9B23" w14:textId="77777777" w:rsidR="00776164" w:rsidRDefault="00776164">
      <w:pPr>
        <w:pStyle w:val="Heading2"/>
        <w:pPrChange w:id="392" w:author="Prabhvir Saran [2]" w:date="2017-03-23T17:05:00Z">
          <w:pPr/>
        </w:pPrChange>
      </w:pPr>
    </w:p>
    <w:tbl>
      <w:tblPr>
        <w:tblStyle w:val="GridTable5Dark-Accent2"/>
        <w:tblpPr w:leftFromText="180" w:rightFromText="180" w:vertAnchor="text" w:horzAnchor="margin" w:tblpY="102"/>
        <w:tblW w:w="9351" w:type="dxa"/>
        <w:tblLook w:val="04A0" w:firstRow="1" w:lastRow="0" w:firstColumn="1" w:lastColumn="0" w:noHBand="0" w:noVBand="1"/>
      </w:tblPr>
      <w:tblGrid>
        <w:gridCol w:w="1719"/>
        <w:gridCol w:w="4416"/>
        <w:gridCol w:w="3216"/>
      </w:tblGrid>
      <w:tr w:rsidR="00E037F3" w14:paraId="7D0D9615" w14:textId="77777777" w:rsidTr="00CF60F9">
        <w:trPr>
          <w:cnfStyle w:val="100000000000" w:firstRow="1" w:lastRow="0" w:firstColumn="0" w:lastColumn="0" w:oddVBand="0" w:evenVBand="0" w:oddHBand="0" w:evenHBand="0" w:firstRowFirstColumn="0" w:firstRowLastColumn="0" w:lastRowFirstColumn="0" w:lastRowLastColumn="0"/>
          <w:trHeight w:val="296"/>
          <w:ins w:id="393" w:author="Prabhvir Saran [2]" w:date="2017-03-23T16:46:00Z"/>
        </w:trPr>
        <w:tc>
          <w:tcPr>
            <w:cnfStyle w:val="001000000000" w:firstRow="0" w:lastRow="0" w:firstColumn="1" w:lastColumn="0" w:oddVBand="0" w:evenVBand="0" w:oddHBand="0" w:evenHBand="0" w:firstRowFirstColumn="0" w:firstRowLastColumn="0" w:lastRowFirstColumn="0" w:lastRowLastColumn="0"/>
            <w:tcW w:w="6135" w:type="dxa"/>
            <w:gridSpan w:val="2"/>
          </w:tcPr>
          <w:p w14:paraId="4D35694E" w14:textId="4969B6E8" w:rsidR="00E037F3" w:rsidRPr="00E037F3" w:rsidRDefault="00E037F3" w:rsidP="00F91D8D">
            <w:pPr>
              <w:rPr>
                <w:ins w:id="394" w:author="Prabhvir Saran [2]" w:date="2017-03-23T16:46:00Z"/>
                <w:b w:val="0"/>
                <w:bCs w:val="0"/>
                <w:rPrChange w:id="395" w:author="Prabhvir Saran [2]" w:date="2017-03-23T21:57:00Z">
                  <w:rPr>
                    <w:ins w:id="396" w:author="Prabhvir Saran [2]" w:date="2017-03-23T16:46:00Z"/>
                  </w:rPr>
                </w:rPrChange>
              </w:rPr>
            </w:pPr>
            <w:ins w:id="397" w:author="Prabhvir Saran [2]" w:date="2017-03-23T16:46:00Z">
              <w:r>
                <w:t>FORM on page</w:t>
              </w:r>
            </w:ins>
            <w:ins w:id="398" w:author="Prabhvir Saran [2]" w:date="2017-03-23T21:49:00Z">
              <w:r>
                <w:t xml:space="preserve">: </w:t>
              </w:r>
            </w:ins>
            <w:ins w:id="399" w:author="Prabhvir Saran [2]" w:date="2017-03-23T21:52:00Z">
              <w:r>
                <w:t>About Us</w:t>
              </w:r>
            </w:ins>
          </w:p>
        </w:tc>
        <w:tc>
          <w:tcPr>
            <w:tcW w:w="3216" w:type="dxa"/>
          </w:tcPr>
          <w:p w14:paraId="1515B6AC" w14:textId="77777777" w:rsidR="00E037F3" w:rsidRDefault="00E037F3" w:rsidP="00F91D8D">
            <w:pPr>
              <w:cnfStyle w:val="100000000000" w:firstRow="1" w:lastRow="0" w:firstColumn="0" w:lastColumn="0" w:oddVBand="0" w:evenVBand="0" w:oddHBand="0" w:evenHBand="0" w:firstRowFirstColumn="0" w:firstRowLastColumn="0" w:lastRowFirstColumn="0" w:lastRowLastColumn="0"/>
              <w:rPr>
                <w:ins w:id="400" w:author="Prabhvir Saran [2]" w:date="2017-03-23T16:46:00Z"/>
              </w:rPr>
            </w:pPr>
          </w:p>
        </w:tc>
      </w:tr>
      <w:tr w:rsidR="00F91D8D" w14:paraId="02E2BA34" w14:textId="77777777" w:rsidTr="00F91D8D">
        <w:trPr>
          <w:cnfStyle w:val="000000100000" w:firstRow="0" w:lastRow="0" w:firstColumn="0" w:lastColumn="0" w:oddVBand="0" w:evenVBand="0" w:oddHBand="1" w:evenHBand="0" w:firstRowFirstColumn="0" w:firstRowLastColumn="0" w:lastRowFirstColumn="0" w:lastRowLastColumn="0"/>
          <w:trHeight w:val="279"/>
          <w:ins w:id="401" w:author="Prabhvir Saran [2]" w:date="2017-03-23T16:46:00Z"/>
        </w:trPr>
        <w:tc>
          <w:tcPr>
            <w:cnfStyle w:val="001000000000" w:firstRow="0" w:lastRow="0" w:firstColumn="1" w:lastColumn="0" w:oddVBand="0" w:evenVBand="0" w:oddHBand="0" w:evenHBand="0" w:firstRowFirstColumn="0" w:firstRowLastColumn="0" w:lastRowFirstColumn="0" w:lastRowLastColumn="0"/>
            <w:tcW w:w="1719" w:type="dxa"/>
          </w:tcPr>
          <w:p w14:paraId="0D43AD47" w14:textId="77777777" w:rsidR="00F91D8D" w:rsidRDefault="00F91D8D" w:rsidP="00F91D8D">
            <w:pPr>
              <w:rPr>
                <w:ins w:id="402" w:author="Prabhvir Saran [2]" w:date="2017-03-23T16:46:00Z"/>
              </w:rPr>
            </w:pPr>
            <w:ins w:id="403" w:author="Prabhvir Saran [2]" w:date="2017-03-23T16:46:00Z">
              <w:r>
                <w:t>Field ID</w:t>
              </w:r>
            </w:ins>
          </w:p>
        </w:tc>
        <w:tc>
          <w:tcPr>
            <w:tcW w:w="4416" w:type="dxa"/>
          </w:tcPr>
          <w:p w14:paraId="785B23D4" w14:textId="77777777" w:rsidR="00F91D8D" w:rsidRDefault="00F91D8D" w:rsidP="00F91D8D">
            <w:pPr>
              <w:cnfStyle w:val="000000100000" w:firstRow="0" w:lastRow="0" w:firstColumn="0" w:lastColumn="0" w:oddVBand="0" w:evenVBand="0" w:oddHBand="1" w:evenHBand="0" w:firstRowFirstColumn="0" w:firstRowLastColumn="0" w:lastRowFirstColumn="0" w:lastRowLastColumn="0"/>
              <w:rPr>
                <w:ins w:id="404" w:author="Prabhvir Saran [2]" w:date="2017-03-23T16:46:00Z"/>
              </w:rPr>
            </w:pPr>
            <w:ins w:id="405" w:author="Prabhvir Saran [2]" w:date="2017-03-23T16:46:00Z">
              <w:r>
                <w:t xml:space="preserve">Data Format or </w:t>
              </w:r>
              <w:r w:rsidRPr="00AA0AA9">
                <w:t>RegExp</w:t>
              </w:r>
            </w:ins>
          </w:p>
        </w:tc>
        <w:tc>
          <w:tcPr>
            <w:tcW w:w="3216" w:type="dxa"/>
          </w:tcPr>
          <w:p w14:paraId="5B7A6E34" w14:textId="77777777" w:rsidR="00F91D8D" w:rsidRDefault="00F91D8D" w:rsidP="00F91D8D">
            <w:pPr>
              <w:cnfStyle w:val="000000100000" w:firstRow="0" w:lastRow="0" w:firstColumn="0" w:lastColumn="0" w:oddVBand="0" w:evenVBand="0" w:oddHBand="1" w:evenHBand="0" w:firstRowFirstColumn="0" w:firstRowLastColumn="0" w:lastRowFirstColumn="0" w:lastRowLastColumn="0"/>
              <w:rPr>
                <w:ins w:id="406" w:author="Prabhvir Saran [2]" w:date="2017-03-23T16:46:00Z"/>
              </w:rPr>
            </w:pPr>
            <w:ins w:id="407" w:author="Prabhvir Saran [2]" w:date="2017-03-23T16:46:00Z">
              <w:r>
                <w:t xml:space="preserve">Explanation   </w:t>
              </w:r>
            </w:ins>
          </w:p>
        </w:tc>
      </w:tr>
      <w:tr w:rsidR="00F91D8D" w14:paraId="47C9ADA4" w14:textId="77777777" w:rsidTr="00F91D8D">
        <w:trPr>
          <w:trHeight w:val="593"/>
          <w:ins w:id="408" w:author="Prabhvir Saran [2]" w:date="2017-03-23T16:46:00Z"/>
        </w:trPr>
        <w:tc>
          <w:tcPr>
            <w:cnfStyle w:val="001000000000" w:firstRow="0" w:lastRow="0" w:firstColumn="1" w:lastColumn="0" w:oddVBand="0" w:evenVBand="0" w:oddHBand="0" w:evenHBand="0" w:firstRowFirstColumn="0" w:firstRowLastColumn="0" w:lastRowFirstColumn="0" w:lastRowLastColumn="0"/>
            <w:tcW w:w="1719" w:type="dxa"/>
          </w:tcPr>
          <w:p w14:paraId="4F0E134A" w14:textId="77777777" w:rsidR="00F91D8D" w:rsidRDefault="00F91D8D" w:rsidP="00F91D8D">
            <w:pPr>
              <w:rPr>
                <w:ins w:id="409" w:author="Prabhvir Saran [2]" w:date="2017-03-23T16:46:00Z"/>
              </w:rPr>
            </w:pPr>
            <w:ins w:id="410" w:author="Prabhvir Saran [2]" w:date="2017-03-23T16:46:00Z">
              <w:r w:rsidRPr="00B91E60">
                <w:t>Name:</w:t>
              </w:r>
            </w:ins>
          </w:p>
        </w:tc>
        <w:tc>
          <w:tcPr>
            <w:tcW w:w="4416" w:type="dxa"/>
          </w:tcPr>
          <w:p w14:paraId="6A06D2C7" w14:textId="64F6992F" w:rsidR="00F91D8D" w:rsidRDefault="0064264C" w:rsidP="00F91D8D">
            <w:pPr>
              <w:cnfStyle w:val="000000000000" w:firstRow="0" w:lastRow="0" w:firstColumn="0" w:lastColumn="0" w:oddVBand="0" w:evenVBand="0" w:oddHBand="0" w:evenHBand="0" w:firstRowFirstColumn="0" w:firstRowLastColumn="0" w:lastRowFirstColumn="0" w:lastRowLastColumn="0"/>
              <w:rPr>
                <w:ins w:id="411" w:author="Prabhvir Saran [2]" w:date="2017-03-23T16:46:00Z"/>
              </w:rPr>
            </w:pPr>
            <w:ins w:id="412" w:author="Prabhvir Saran [2]" w:date="2017-03-23T22:52:00Z">
              <w:r>
                <w:t>Only upper or lower case letter</w:t>
              </w:r>
            </w:ins>
            <w:ins w:id="413" w:author="Prabhvir Saran [2]" w:date="2017-03-24T00:43:00Z">
              <w:r w:rsidR="00484B05">
                <w:t>s</w:t>
              </w:r>
            </w:ins>
            <w:ins w:id="414" w:author="Prabhvir Saran [2]" w:date="2017-03-23T22:52:00Z">
              <w:r>
                <w:t>, space is also allowed</w:t>
              </w:r>
            </w:ins>
          </w:p>
        </w:tc>
        <w:tc>
          <w:tcPr>
            <w:tcW w:w="3216" w:type="dxa"/>
          </w:tcPr>
          <w:p w14:paraId="22D1056B" w14:textId="60AF4360" w:rsidR="00F91D8D" w:rsidRDefault="0064264C" w:rsidP="00F91D8D">
            <w:pPr>
              <w:cnfStyle w:val="000000000000" w:firstRow="0" w:lastRow="0" w:firstColumn="0" w:lastColumn="0" w:oddVBand="0" w:evenVBand="0" w:oddHBand="0" w:evenHBand="0" w:firstRowFirstColumn="0" w:firstRowLastColumn="0" w:lastRowFirstColumn="0" w:lastRowLastColumn="0"/>
              <w:rPr>
                <w:ins w:id="415" w:author="Prabhvir Saran [2]" w:date="2017-03-23T16:46:00Z"/>
              </w:rPr>
            </w:pPr>
            <w:ins w:id="416" w:author="Prabhvir Saran [2]" w:date="2017-03-23T22:46:00Z">
              <w:r>
                <w:t>A normal name consists of</w:t>
              </w:r>
            </w:ins>
            <w:ins w:id="417" w:author="Prabhvir Saran [2]" w:date="2017-03-24T00:43:00Z">
              <w:r w:rsidR="00484B05">
                <w:t xml:space="preserve"> only</w:t>
              </w:r>
            </w:ins>
            <w:ins w:id="418" w:author="Prabhvir Saran [2]" w:date="2017-03-23T22:46:00Z">
              <w:r>
                <w:t xml:space="preserve"> </w:t>
              </w:r>
            </w:ins>
            <w:ins w:id="419" w:author="Prabhvir Saran [2]" w:date="2017-03-23T22:53:00Z">
              <w:r w:rsidR="00341909">
                <w:t>letter</w:t>
              </w:r>
            </w:ins>
            <w:ins w:id="420" w:author="Prabhvir Saran [2]" w:date="2017-03-24T00:43:00Z">
              <w:r w:rsidR="00484B05">
                <w:t>s</w:t>
              </w:r>
            </w:ins>
            <w:ins w:id="421" w:author="Prabhvir Saran [2]" w:date="2017-03-23T22:53:00Z">
              <w:r w:rsidR="00341909">
                <w:t xml:space="preserve">. The space allows the user to </w:t>
              </w:r>
              <w:r w:rsidR="00310B36">
                <w:t>distinguish between first and last name</w:t>
              </w:r>
            </w:ins>
            <w:ins w:id="422" w:author="Prabhvir Saran [2]" w:date="2017-03-24T00:47:00Z">
              <w:r w:rsidR="001F5F37">
                <w:t>.</w:t>
              </w:r>
            </w:ins>
          </w:p>
        </w:tc>
      </w:tr>
      <w:tr w:rsidR="00F91D8D" w14:paraId="2C2A1B66" w14:textId="77777777" w:rsidTr="00F91D8D">
        <w:trPr>
          <w:cnfStyle w:val="000000100000" w:firstRow="0" w:lastRow="0" w:firstColumn="0" w:lastColumn="0" w:oddVBand="0" w:evenVBand="0" w:oddHBand="1" w:evenHBand="0" w:firstRowFirstColumn="0" w:firstRowLastColumn="0" w:lastRowFirstColumn="0" w:lastRowLastColumn="0"/>
          <w:trHeight w:val="576"/>
          <w:ins w:id="423" w:author="Prabhvir Saran [2]" w:date="2017-03-23T16:46:00Z"/>
        </w:trPr>
        <w:tc>
          <w:tcPr>
            <w:cnfStyle w:val="001000000000" w:firstRow="0" w:lastRow="0" w:firstColumn="1" w:lastColumn="0" w:oddVBand="0" w:evenVBand="0" w:oddHBand="0" w:evenHBand="0" w:firstRowFirstColumn="0" w:firstRowLastColumn="0" w:lastRowFirstColumn="0" w:lastRowLastColumn="0"/>
            <w:tcW w:w="1719" w:type="dxa"/>
          </w:tcPr>
          <w:p w14:paraId="1F174944" w14:textId="77777777" w:rsidR="00F91D8D" w:rsidRDefault="00F91D8D" w:rsidP="00F91D8D">
            <w:pPr>
              <w:rPr>
                <w:ins w:id="424" w:author="Prabhvir Saran [2]" w:date="2017-03-23T16:46:00Z"/>
              </w:rPr>
            </w:pPr>
            <w:ins w:id="425" w:author="Prabhvir Saran [2]" w:date="2017-03-23T16:46:00Z">
              <w:r w:rsidRPr="00B91E60">
                <w:t>Email:</w:t>
              </w:r>
            </w:ins>
          </w:p>
        </w:tc>
        <w:tc>
          <w:tcPr>
            <w:tcW w:w="4416" w:type="dxa"/>
          </w:tcPr>
          <w:p w14:paraId="5B6283A1" w14:textId="18D8C145" w:rsidR="00F91D8D" w:rsidRDefault="0046230F" w:rsidP="00F91D8D">
            <w:pPr>
              <w:cnfStyle w:val="000000100000" w:firstRow="0" w:lastRow="0" w:firstColumn="0" w:lastColumn="0" w:oddVBand="0" w:evenVBand="0" w:oddHBand="1" w:evenHBand="0" w:firstRowFirstColumn="0" w:firstRowLastColumn="0" w:lastRowFirstColumn="0" w:lastRowLastColumn="0"/>
              <w:rPr>
                <w:ins w:id="426" w:author="Prabhvir Saran [2]" w:date="2017-03-23T16:46:00Z"/>
              </w:rPr>
            </w:pPr>
            <w:ins w:id="427" w:author="Prabhvir Saran [2]" w:date="2017-03-23T22:27:00Z">
              <w:r>
                <w:t>Alphanumeric or</w:t>
              </w:r>
            </w:ins>
            <w:ins w:id="428" w:author="Prabhvir Saran [2]" w:date="2017-03-23T22:29:00Z">
              <w:r>
                <w:t xml:space="preserve"> the symbols</w:t>
              </w:r>
            </w:ins>
            <w:ins w:id="429" w:author="Prabhvir Saran [2]" w:date="2017-03-23T22:27:00Z">
              <w:r>
                <w:t xml:space="preserve"> </w:t>
              </w:r>
            </w:ins>
            <w:ins w:id="430" w:author="Prabhvir Saran [2]" w:date="2017-03-23T22:28:00Z">
              <w:r w:rsidRPr="00B91E60">
                <w:t>!@#%^&amp;*_</w:t>
              </w:r>
              <w:r>
                <w:t xml:space="preserve"> </w:t>
              </w:r>
            </w:ins>
            <w:ins w:id="431" w:author="Prabhvir Saran [2]" w:date="2017-03-23T22:30:00Z">
              <w:r>
                <w:t xml:space="preserve"> (followed by) </w:t>
              </w:r>
            </w:ins>
            <w:ins w:id="432" w:author="Prabhvir Saran [2]" w:date="2017-03-23T22:28:00Z">
              <w:r>
                <w:t xml:space="preserve">@ </w:t>
              </w:r>
            </w:ins>
            <w:ins w:id="433" w:author="Prabhvir Saran [2]" w:date="2017-03-23T22:29:00Z">
              <w:r>
                <w:t xml:space="preserve">alphanumeric </w:t>
              </w:r>
            </w:ins>
            <w:ins w:id="434" w:author="Prabhvir Saran [2]" w:date="2017-03-23T22:30:00Z">
              <w:r>
                <w:t>(</w:t>
              </w:r>
            </w:ins>
            <w:ins w:id="435" w:author="Prabhvir Saran [2]" w:date="2017-03-23T22:29:00Z">
              <w:r>
                <w:t>followed by</w:t>
              </w:r>
            </w:ins>
            <w:ins w:id="436" w:author="Prabhvir Saran [2]" w:date="2017-03-23T22:30:00Z">
              <w:r>
                <w:t>)</w:t>
              </w:r>
            </w:ins>
            <w:ins w:id="437" w:author="Prabhvir Saran [2]" w:date="2017-03-23T22:29:00Z">
              <w:r>
                <w:t xml:space="preserve"> . </w:t>
              </w:r>
            </w:ins>
            <w:ins w:id="438" w:author="Prabhvir Saran [2]" w:date="2017-03-23T22:31:00Z">
              <w:r>
                <w:t xml:space="preserve"> alphanumeric</w:t>
              </w:r>
            </w:ins>
          </w:p>
        </w:tc>
        <w:tc>
          <w:tcPr>
            <w:tcW w:w="3216" w:type="dxa"/>
          </w:tcPr>
          <w:p w14:paraId="6D608DBA" w14:textId="25F26F94" w:rsidR="00F91D8D" w:rsidRDefault="005B788D" w:rsidP="00F91D8D">
            <w:pPr>
              <w:cnfStyle w:val="000000100000" w:firstRow="0" w:lastRow="0" w:firstColumn="0" w:lastColumn="0" w:oddVBand="0" w:evenVBand="0" w:oddHBand="1" w:evenHBand="0" w:firstRowFirstColumn="0" w:firstRowLastColumn="0" w:lastRowFirstColumn="0" w:lastRowLastColumn="0"/>
              <w:rPr>
                <w:ins w:id="439" w:author="Prabhvir Saran [2]" w:date="2017-03-23T16:46:00Z"/>
              </w:rPr>
            </w:pPr>
            <w:ins w:id="440" w:author="Prabhvir Saran [2]" w:date="2017-03-23T22:32:00Z">
              <w:r>
                <w:t>This is th</w:t>
              </w:r>
              <w:r w:rsidR="001F5F37">
                <w:t>e standard format for an email.</w:t>
              </w:r>
            </w:ins>
          </w:p>
        </w:tc>
      </w:tr>
      <w:tr w:rsidR="00F91D8D" w14:paraId="190044AB" w14:textId="77777777" w:rsidTr="00F91D8D">
        <w:trPr>
          <w:trHeight w:val="576"/>
          <w:ins w:id="441" w:author="Prabhvir Saran [2]" w:date="2017-03-23T16:46:00Z"/>
        </w:trPr>
        <w:tc>
          <w:tcPr>
            <w:cnfStyle w:val="001000000000" w:firstRow="0" w:lastRow="0" w:firstColumn="1" w:lastColumn="0" w:oddVBand="0" w:evenVBand="0" w:oddHBand="0" w:evenHBand="0" w:firstRowFirstColumn="0" w:firstRowLastColumn="0" w:lastRowFirstColumn="0" w:lastRowLastColumn="0"/>
            <w:tcW w:w="1719" w:type="dxa"/>
          </w:tcPr>
          <w:p w14:paraId="6669D139" w14:textId="77777777" w:rsidR="00F91D8D" w:rsidRDefault="00F91D8D" w:rsidP="00F91D8D">
            <w:pPr>
              <w:rPr>
                <w:ins w:id="442" w:author="Prabhvir Saran [2]" w:date="2017-03-23T16:46:00Z"/>
              </w:rPr>
            </w:pPr>
            <w:ins w:id="443" w:author="Prabhvir Saran [2]" w:date="2017-03-23T16:46:00Z">
              <w:r w:rsidRPr="00B91E60">
                <w:t>Comment:</w:t>
              </w:r>
            </w:ins>
          </w:p>
        </w:tc>
        <w:tc>
          <w:tcPr>
            <w:tcW w:w="4416" w:type="dxa"/>
          </w:tcPr>
          <w:p w14:paraId="048C6841" w14:textId="4CC7E578" w:rsidR="00F91D8D" w:rsidRDefault="0012395B" w:rsidP="00F91D8D">
            <w:pPr>
              <w:cnfStyle w:val="000000000000" w:firstRow="0" w:lastRow="0" w:firstColumn="0" w:lastColumn="0" w:oddVBand="0" w:evenVBand="0" w:oddHBand="0" w:evenHBand="0" w:firstRowFirstColumn="0" w:firstRowLastColumn="0" w:lastRowFirstColumn="0" w:lastRowLastColumn="0"/>
              <w:rPr>
                <w:ins w:id="444" w:author="Prabhvir Saran [2]" w:date="2017-03-23T16:46:00Z"/>
              </w:rPr>
            </w:pPr>
            <w:ins w:id="445" w:author="Prabhvir Saran [2]" w:date="2017-03-23T22:20:00Z">
              <w:r>
                <w:t xml:space="preserve">Only </w:t>
              </w:r>
            </w:ins>
            <w:ins w:id="446" w:author="Prabhvir Saran [2]" w:date="2017-03-23T16:46:00Z">
              <w:r w:rsidR="00F91D8D" w:rsidRPr="00B91E60">
                <w:t>Alphanumeric and</w:t>
              </w:r>
            </w:ins>
            <w:ins w:id="447" w:author="Prabhvir Saran [2]" w:date="2017-03-24T00:45:00Z">
              <w:r w:rsidR="00203AC7">
                <w:t xml:space="preserve"> the symbols</w:t>
              </w:r>
            </w:ins>
            <w:ins w:id="448" w:author="Prabhvir Saran [2]" w:date="2017-03-23T16:46:00Z">
              <w:r w:rsidR="00F91D8D" w:rsidRPr="00B91E60">
                <w:t xml:space="preserve"> !@#%^&amp;*_ </w:t>
              </w:r>
            </w:ins>
            <w:ins w:id="449" w:author="Prabhvir Saran [2]" w:date="2017-03-23T22:15:00Z">
              <w:r w:rsidR="00370AC9">
                <w:t xml:space="preserve">are </w:t>
              </w:r>
            </w:ins>
            <w:ins w:id="450" w:author="Prabhvir Saran [2]" w:date="2017-03-23T16:46:00Z">
              <w:r w:rsidR="001F5F37">
                <w:t>allowed</w:t>
              </w:r>
            </w:ins>
          </w:p>
        </w:tc>
        <w:tc>
          <w:tcPr>
            <w:tcW w:w="3216" w:type="dxa"/>
          </w:tcPr>
          <w:p w14:paraId="19883259" w14:textId="55299279" w:rsidR="00516893" w:rsidRDefault="00516893" w:rsidP="00F91D8D">
            <w:pPr>
              <w:cnfStyle w:val="000000000000" w:firstRow="0" w:lastRow="0" w:firstColumn="0" w:lastColumn="0" w:oddVBand="0" w:evenVBand="0" w:oddHBand="0" w:evenHBand="0" w:firstRowFirstColumn="0" w:firstRowLastColumn="0" w:lastRowFirstColumn="0" w:lastRowLastColumn="0"/>
              <w:rPr>
                <w:ins w:id="451" w:author="Prabhvir Saran [2]" w:date="2017-03-23T16:46:00Z"/>
              </w:rPr>
            </w:pPr>
            <w:ins w:id="452" w:author="Prabhvir Saran [2]" w:date="2017-03-23T22:55:00Z">
              <w:r>
                <w:t xml:space="preserve">Character other then </w:t>
              </w:r>
              <w:r w:rsidRPr="00B91E60">
                <w:t>!@#%^&amp;*_</w:t>
              </w:r>
              <w:r>
                <w:t xml:space="preserve"> are not allowed so that no </w:t>
              </w:r>
            </w:ins>
            <w:ins w:id="453" w:author="Prabhvir Saran [2]" w:date="2017-03-23T22:56:00Z">
              <w:r>
                <w:t xml:space="preserve">malicious client can send invalid data. </w:t>
              </w:r>
            </w:ins>
          </w:p>
        </w:tc>
      </w:tr>
    </w:tbl>
    <w:tbl>
      <w:tblPr>
        <w:tblStyle w:val="GridTable5Dark-Accent6"/>
        <w:tblpPr w:leftFromText="180" w:rightFromText="180" w:vertAnchor="page" w:horzAnchor="margin" w:tblpY="10858"/>
        <w:tblW w:w="9418" w:type="dxa"/>
        <w:tblLook w:val="04A0" w:firstRow="1" w:lastRow="0" w:firstColumn="1" w:lastColumn="0" w:noHBand="0" w:noVBand="1"/>
      </w:tblPr>
      <w:tblGrid>
        <w:gridCol w:w="1157"/>
        <w:gridCol w:w="5394"/>
        <w:gridCol w:w="2867"/>
        <w:tblGridChange w:id="454">
          <w:tblGrid>
            <w:gridCol w:w="2746"/>
            <w:gridCol w:w="3482"/>
            <w:gridCol w:w="323"/>
            <w:gridCol w:w="2867"/>
          </w:tblGrid>
        </w:tblGridChange>
      </w:tblGrid>
      <w:tr w:rsidR="00CF60F9" w14:paraId="2AF086D2" w14:textId="77777777" w:rsidTr="00CF60F9">
        <w:trPr>
          <w:cnfStyle w:val="100000000000" w:firstRow="1" w:lastRow="0" w:firstColumn="0" w:lastColumn="0" w:oddVBand="0" w:evenVBand="0" w:oddHBand="0" w:evenHBand="0" w:firstRowFirstColumn="0" w:firstRowLastColumn="0" w:lastRowFirstColumn="0" w:lastRowLastColumn="0"/>
          <w:trHeight w:val="200"/>
          <w:ins w:id="455" w:author="Prabhvir Saran [2]" w:date="2017-03-24T00:10:00Z"/>
        </w:trPr>
        <w:tc>
          <w:tcPr>
            <w:cnfStyle w:val="001000000000" w:firstRow="0" w:lastRow="0" w:firstColumn="1" w:lastColumn="0" w:oddVBand="0" w:evenVBand="0" w:oddHBand="0" w:evenHBand="0" w:firstRowFirstColumn="0" w:firstRowLastColumn="0" w:lastRowFirstColumn="0" w:lastRowLastColumn="0"/>
            <w:tcW w:w="6228" w:type="dxa"/>
            <w:gridSpan w:val="2"/>
          </w:tcPr>
          <w:p w14:paraId="0263F580" w14:textId="77777777" w:rsidR="00CF60F9" w:rsidRPr="003B5839" w:rsidRDefault="00CF60F9" w:rsidP="00CF60F9">
            <w:pPr>
              <w:rPr>
                <w:ins w:id="456" w:author="Prabhvir Saran [2]" w:date="2017-03-24T00:10:00Z"/>
                <w:bCs w:val="0"/>
              </w:rPr>
            </w:pPr>
            <w:ins w:id="457" w:author="Prabhvir Saran [2]" w:date="2017-03-24T00:10:00Z">
              <w:r>
                <w:t>FORM on page: Login/Signup</w:t>
              </w:r>
            </w:ins>
          </w:p>
        </w:tc>
        <w:tc>
          <w:tcPr>
            <w:tcW w:w="3190" w:type="dxa"/>
          </w:tcPr>
          <w:p w14:paraId="4FCDF302" w14:textId="77777777" w:rsidR="00CF60F9" w:rsidRDefault="00CF60F9" w:rsidP="00CF60F9">
            <w:pPr>
              <w:cnfStyle w:val="100000000000" w:firstRow="1" w:lastRow="0" w:firstColumn="0" w:lastColumn="0" w:oddVBand="0" w:evenVBand="0" w:oddHBand="0" w:evenHBand="0" w:firstRowFirstColumn="0" w:firstRowLastColumn="0" w:lastRowFirstColumn="0" w:lastRowLastColumn="0"/>
              <w:rPr>
                <w:ins w:id="458" w:author="Prabhvir Saran [2]" w:date="2017-03-24T00:10:00Z"/>
              </w:rPr>
            </w:pPr>
          </w:p>
        </w:tc>
      </w:tr>
      <w:tr w:rsidR="00CF60F9" w14:paraId="2B92CAAE" w14:textId="77777777" w:rsidTr="00CF60F9">
        <w:tblPrEx>
          <w:tblW w:w="9418" w:type="dxa"/>
          <w:tblPrExChange w:id="459" w:author="Prabhvir Saran [2]" w:date="2017-03-24T00:10:00Z">
            <w:tblPrEx>
              <w:tblW w:w="9418" w:type="dxa"/>
            </w:tblPrEx>
          </w:tblPrExChange>
        </w:tblPrEx>
        <w:trPr>
          <w:cnfStyle w:val="000000100000" w:firstRow="0" w:lastRow="0" w:firstColumn="0" w:lastColumn="0" w:oddVBand="0" w:evenVBand="0" w:oddHBand="1" w:evenHBand="0" w:firstRowFirstColumn="0" w:firstRowLastColumn="0" w:lastRowFirstColumn="0" w:lastRowLastColumn="0"/>
          <w:trHeight w:val="189"/>
          <w:ins w:id="460" w:author="Prabhvir Saran [2]" w:date="2017-03-24T00:10:00Z"/>
          <w:trPrChange w:id="461" w:author="Prabhvir Saran [2]" w:date="2017-03-24T00:10:00Z">
            <w:trPr>
              <w:trHeight w:val="189"/>
            </w:trPr>
          </w:trPrChange>
        </w:trPr>
        <w:tc>
          <w:tcPr>
            <w:cnfStyle w:val="001000000000" w:firstRow="0" w:lastRow="0" w:firstColumn="1" w:lastColumn="0" w:oddVBand="0" w:evenVBand="0" w:oddHBand="0" w:evenHBand="0" w:firstRowFirstColumn="0" w:firstRowLastColumn="0" w:lastRowFirstColumn="0" w:lastRowLastColumn="0"/>
            <w:tcW w:w="0" w:type="dxa"/>
            <w:tcPrChange w:id="462" w:author="Prabhvir Saran [2]" w:date="2017-03-24T00:10:00Z">
              <w:tcPr>
                <w:tcW w:w="2746" w:type="dxa"/>
              </w:tcPr>
            </w:tcPrChange>
          </w:tcPr>
          <w:p w14:paraId="6870F0C4" w14:textId="77777777" w:rsidR="00CF60F9" w:rsidRPr="003D2AEF" w:rsidRDefault="00CF60F9" w:rsidP="00CF60F9">
            <w:pPr>
              <w:cnfStyle w:val="001000100000" w:firstRow="0" w:lastRow="0" w:firstColumn="1" w:lastColumn="0" w:oddVBand="0" w:evenVBand="0" w:oddHBand="1" w:evenHBand="0" w:firstRowFirstColumn="0" w:firstRowLastColumn="0" w:lastRowFirstColumn="0" w:lastRowLastColumn="0"/>
              <w:rPr>
                <w:ins w:id="463" w:author="Prabhvir Saran [2]" w:date="2017-03-24T00:10:00Z"/>
                <w:b w:val="0"/>
              </w:rPr>
            </w:pPr>
            <w:ins w:id="464" w:author="Prabhvir Saran [2]" w:date="2017-03-24T00:10:00Z">
              <w:r>
                <w:t xml:space="preserve">Field ID </w:t>
              </w:r>
            </w:ins>
          </w:p>
        </w:tc>
        <w:tc>
          <w:tcPr>
            <w:tcW w:w="0" w:type="dxa"/>
            <w:tcPrChange w:id="465" w:author="Prabhvir Saran [2]" w:date="2017-03-24T00:10:00Z">
              <w:tcPr>
                <w:tcW w:w="3482" w:type="dxa"/>
              </w:tcPr>
            </w:tcPrChange>
          </w:tcPr>
          <w:p w14:paraId="4FD17E2C" w14:textId="77777777" w:rsidR="00CF60F9" w:rsidRDefault="00CF60F9" w:rsidP="00CF60F9">
            <w:pPr>
              <w:cnfStyle w:val="000000100000" w:firstRow="0" w:lastRow="0" w:firstColumn="0" w:lastColumn="0" w:oddVBand="0" w:evenVBand="0" w:oddHBand="1" w:evenHBand="0" w:firstRowFirstColumn="0" w:firstRowLastColumn="0" w:lastRowFirstColumn="0" w:lastRowLastColumn="0"/>
              <w:rPr>
                <w:ins w:id="466" w:author="Prabhvir Saran [2]" w:date="2017-03-24T00:10:00Z"/>
              </w:rPr>
            </w:pPr>
            <w:ins w:id="467" w:author="Prabhvir Saran [2]" w:date="2017-03-24T00:10:00Z">
              <w:r>
                <w:t xml:space="preserve">Data Format or </w:t>
              </w:r>
              <w:r w:rsidRPr="00AA0AA9">
                <w:t>RegExp</w:t>
              </w:r>
            </w:ins>
          </w:p>
        </w:tc>
        <w:tc>
          <w:tcPr>
            <w:tcW w:w="0" w:type="dxa"/>
            <w:tcPrChange w:id="468" w:author="Prabhvir Saran [2]" w:date="2017-03-24T00:10:00Z">
              <w:tcPr>
                <w:tcW w:w="3190" w:type="dxa"/>
                <w:gridSpan w:val="2"/>
              </w:tcPr>
            </w:tcPrChange>
          </w:tcPr>
          <w:p w14:paraId="32E23833" w14:textId="77777777" w:rsidR="00CF60F9" w:rsidRDefault="00CF60F9" w:rsidP="00CF60F9">
            <w:pPr>
              <w:cnfStyle w:val="000000100000" w:firstRow="0" w:lastRow="0" w:firstColumn="0" w:lastColumn="0" w:oddVBand="0" w:evenVBand="0" w:oddHBand="1" w:evenHBand="0" w:firstRowFirstColumn="0" w:firstRowLastColumn="0" w:lastRowFirstColumn="0" w:lastRowLastColumn="0"/>
              <w:rPr>
                <w:ins w:id="469" w:author="Prabhvir Saran [2]" w:date="2017-03-24T00:10:00Z"/>
              </w:rPr>
            </w:pPr>
            <w:ins w:id="470" w:author="Prabhvir Saran [2]" w:date="2017-03-24T00:10:00Z">
              <w:r>
                <w:t xml:space="preserve">Explanation   </w:t>
              </w:r>
            </w:ins>
          </w:p>
        </w:tc>
      </w:tr>
      <w:tr w:rsidR="00CF60F9" w14:paraId="0831E5E1" w14:textId="77777777" w:rsidTr="00CF60F9">
        <w:tblPrEx>
          <w:tblW w:w="9418" w:type="dxa"/>
          <w:tblPrExChange w:id="471" w:author="Prabhvir Saran [2]" w:date="2017-03-24T00:10:00Z">
            <w:tblPrEx>
              <w:tblW w:w="9418" w:type="dxa"/>
            </w:tblPrEx>
          </w:tblPrExChange>
        </w:tblPrEx>
        <w:trPr>
          <w:trHeight w:val="200"/>
          <w:ins w:id="472" w:author="Prabhvir Saran [2]" w:date="2017-03-24T00:10:00Z"/>
          <w:trPrChange w:id="473" w:author="Prabhvir Saran [2]" w:date="2017-03-24T00:10:00Z">
            <w:trPr>
              <w:trHeight w:val="200"/>
            </w:trPr>
          </w:trPrChange>
        </w:trPr>
        <w:tc>
          <w:tcPr>
            <w:cnfStyle w:val="001000000000" w:firstRow="0" w:lastRow="0" w:firstColumn="1" w:lastColumn="0" w:oddVBand="0" w:evenVBand="0" w:oddHBand="0" w:evenHBand="0" w:firstRowFirstColumn="0" w:firstRowLastColumn="0" w:lastRowFirstColumn="0" w:lastRowLastColumn="0"/>
            <w:tcW w:w="0" w:type="dxa"/>
            <w:tcPrChange w:id="474" w:author="Prabhvir Saran [2]" w:date="2017-03-24T00:10:00Z">
              <w:tcPr>
                <w:tcW w:w="2746" w:type="dxa"/>
              </w:tcPr>
            </w:tcPrChange>
          </w:tcPr>
          <w:p w14:paraId="397639FF" w14:textId="77777777" w:rsidR="00CF60F9" w:rsidRPr="003D2AEF" w:rsidRDefault="00CF60F9" w:rsidP="00CF60F9">
            <w:pPr>
              <w:rPr>
                <w:ins w:id="475" w:author="Prabhvir Saran [2]" w:date="2017-03-24T00:10:00Z"/>
                <w:b w:val="0"/>
              </w:rPr>
            </w:pPr>
            <w:ins w:id="476" w:author="Prabhvir Saran [2]" w:date="2017-03-24T00:10:00Z">
              <w:r w:rsidRPr="00B91E60">
                <w:t>Email Address:</w:t>
              </w:r>
              <w:r>
                <w:t xml:space="preserve">       </w:t>
              </w:r>
              <w:r w:rsidRPr="00B91E60">
                <w:t xml:space="preserve"> </w:t>
              </w:r>
            </w:ins>
          </w:p>
        </w:tc>
        <w:tc>
          <w:tcPr>
            <w:tcW w:w="0" w:type="dxa"/>
            <w:tcPrChange w:id="477" w:author="Prabhvir Saran [2]" w:date="2017-03-24T00:10:00Z">
              <w:tcPr>
                <w:tcW w:w="3482" w:type="dxa"/>
              </w:tcPr>
            </w:tcPrChange>
          </w:tcPr>
          <w:p w14:paraId="079BBBBD" w14:textId="77777777" w:rsidR="00CF60F9" w:rsidRDefault="00CF60F9" w:rsidP="00CF60F9">
            <w:pPr>
              <w:cnfStyle w:val="000000000000" w:firstRow="0" w:lastRow="0" w:firstColumn="0" w:lastColumn="0" w:oddVBand="0" w:evenVBand="0" w:oddHBand="0" w:evenHBand="0" w:firstRowFirstColumn="0" w:firstRowLastColumn="0" w:lastRowFirstColumn="0" w:lastRowLastColumn="0"/>
              <w:rPr>
                <w:ins w:id="478" w:author="Prabhvir Saran [2]" w:date="2017-03-24T00:10:00Z"/>
              </w:rPr>
            </w:pPr>
            <w:ins w:id="479" w:author="Prabhvir Saran [2]" w:date="2017-03-24T00:10:00Z">
              <w:r>
                <w:t xml:space="preserve">Alphanumeric or the symbols </w:t>
              </w:r>
              <w:r w:rsidRPr="00B91E60">
                <w:t>!@#%^&amp;*_</w:t>
              </w:r>
              <w:r>
                <w:t xml:space="preserve">  (followed by) @ alphanumeric (followed by) .  alphanumeric</w:t>
              </w:r>
            </w:ins>
          </w:p>
        </w:tc>
        <w:tc>
          <w:tcPr>
            <w:tcW w:w="0" w:type="dxa"/>
            <w:tcPrChange w:id="480" w:author="Prabhvir Saran [2]" w:date="2017-03-24T00:10:00Z">
              <w:tcPr>
                <w:tcW w:w="3190" w:type="dxa"/>
                <w:gridSpan w:val="2"/>
              </w:tcPr>
            </w:tcPrChange>
          </w:tcPr>
          <w:p w14:paraId="7C7DFBCD" w14:textId="1993B259" w:rsidR="00CF60F9" w:rsidRDefault="00CF60F9" w:rsidP="00CF60F9">
            <w:pPr>
              <w:cnfStyle w:val="000000000000" w:firstRow="0" w:lastRow="0" w:firstColumn="0" w:lastColumn="0" w:oddVBand="0" w:evenVBand="0" w:oddHBand="0" w:evenHBand="0" w:firstRowFirstColumn="0" w:firstRowLastColumn="0" w:lastRowFirstColumn="0" w:lastRowLastColumn="0"/>
              <w:rPr>
                <w:ins w:id="481" w:author="Prabhvir Saran [2]" w:date="2017-03-24T00:10:00Z"/>
              </w:rPr>
            </w:pPr>
            <w:ins w:id="482" w:author="Prabhvir Saran [2]" w:date="2017-03-24T00:10:00Z">
              <w:r>
                <w:t>This is th</w:t>
              </w:r>
              <w:r w:rsidR="00203AC7">
                <w:t>e stan</w:t>
              </w:r>
              <w:r w:rsidR="001F5F37">
                <w:t xml:space="preserve">dard format for an email. </w:t>
              </w:r>
            </w:ins>
          </w:p>
        </w:tc>
      </w:tr>
      <w:tr w:rsidR="00CF60F9" w14:paraId="4DA6ED06" w14:textId="77777777" w:rsidTr="00CF60F9">
        <w:tblPrEx>
          <w:tblW w:w="9418" w:type="dxa"/>
          <w:tblPrExChange w:id="483" w:author="Prabhvir Saran [2]" w:date="2017-03-24T00:10:00Z">
            <w:tblPrEx>
              <w:tblW w:w="9418" w:type="dxa"/>
            </w:tblPrEx>
          </w:tblPrExChange>
        </w:tblPrEx>
        <w:trPr>
          <w:cnfStyle w:val="000000100000" w:firstRow="0" w:lastRow="0" w:firstColumn="0" w:lastColumn="0" w:oddVBand="0" w:evenVBand="0" w:oddHBand="1" w:evenHBand="0" w:firstRowFirstColumn="0" w:firstRowLastColumn="0" w:lastRowFirstColumn="0" w:lastRowLastColumn="0"/>
          <w:trHeight w:val="993"/>
          <w:ins w:id="484" w:author="Prabhvir Saran [2]" w:date="2017-03-24T00:10:00Z"/>
          <w:trPrChange w:id="485" w:author="Prabhvir Saran [2]" w:date="2017-03-24T00:10:00Z">
            <w:trPr>
              <w:trHeight w:val="993"/>
            </w:trPr>
          </w:trPrChange>
        </w:trPr>
        <w:tc>
          <w:tcPr>
            <w:cnfStyle w:val="001000000000" w:firstRow="0" w:lastRow="0" w:firstColumn="1" w:lastColumn="0" w:oddVBand="0" w:evenVBand="0" w:oddHBand="0" w:evenHBand="0" w:firstRowFirstColumn="0" w:firstRowLastColumn="0" w:lastRowFirstColumn="0" w:lastRowLastColumn="0"/>
            <w:tcW w:w="0" w:type="dxa"/>
            <w:tcPrChange w:id="486" w:author="Prabhvir Saran [2]" w:date="2017-03-24T00:10:00Z">
              <w:tcPr>
                <w:tcW w:w="2746" w:type="dxa"/>
              </w:tcPr>
            </w:tcPrChange>
          </w:tcPr>
          <w:p w14:paraId="7D4CACB2" w14:textId="77777777" w:rsidR="00CF60F9" w:rsidRPr="003D2AEF" w:rsidRDefault="00CF60F9" w:rsidP="00CF60F9">
            <w:pPr>
              <w:cnfStyle w:val="001000100000" w:firstRow="0" w:lastRow="0" w:firstColumn="1" w:lastColumn="0" w:oddVBand="0" w:evenVBand="0" w:oddHBand="1" w:evenHBand="0" w:firstRowFirstColumn="0" w:firstRowLastColumn="0" w:lastRowFirstColumn="0" w:lastRowLastColumn="0"/>
              <w:rPr>
                <w:ins w:id="487" w:author="Prabhvir Saran [2]" w:date="2017-03-24T00:10:00Z"/>
                <w:b w:val="0"/>
              </w:rPr>
            </w:pPr>
            <w:ins w:id="488" w:author="Prabhvir Saran [2]" w:date="2017-03-24T00:10:00Z">
              <w:r w:rsidRPr="00B91E60">
                <w:t>Password:</w:t>
              </w:r>
            </w:ins>
          </w:p>
        </w:tc>
        <w:tc>
          <w:tcPr>
            <w:tcW w:w="0" w:type="dxa"/>
            <w:tcPrChange w:id="489" w:author="Prabhvir Saran [2]" w:date="2017-03-24T00:10:00Z">
              <w:tcPr>
                <w:tcW w:w="3482" w:type="dxa"/>
              </w:tcPr>
            </w:tcPrChange>
          </w:tcPr>
          <w:p w14:paraId="018A1F34" w14:textId="3F0CD7DA" w:rsidR="00CF60F9" w:rsidRDefault="00CF60F9" w:rsidP="00CF60F9">
            <w:pPr>
              <w:cnfStyle w:val="000000100000" w:firstRow="0" w:lastRow="0" w:firstColumn="0" w:lastColumn="0" w:oddVBand="0" w:evenVBand="0" w:oddHBand="1" w:evenHBand="0" w:firstRowFirstColumn="0" w:firstRowLastColumn="0" w:lastRowFirstColumn="0" w:lastRowLastColumn="0"/>
              <w:rPr>
                <w:ins w:id="490" w:author="Prabhvir Saran [2]" w:date="2017-03-24T00:10:00Z"/>
              </w:rPr>
            </w:pPr>
            <w:ins w:id="491" w:author="Prabhvir Saran [2]" w:date="2017-03-24T00:10:00Z">
              <w:r>
                <w:t>M</w:t>
              </w:r>
              <w:r w:rsidRPr="00B91E60">
                <w:t>inimum 8 characters, must have at least one capital and one number, alphanumeric and !@#%^&amp;*_ symbols are allowe</w:t>
              </w:r>
              <w:r w:rsidR="001F5F37">
                <w:t>d</w:t>
              </w:r>
            </w:ins>
          </w:p>
        </w:tc>
        <w:tc>
          <w:tcPr>
            <w:tcW w:w="0" w:type="dxa"/>
            <w:tcPrChange w:id="492" w:author="Prabhvir Saran [2]" w:date="2017-03-24T00:10:00Z">
              <w:tcPr>
                <w:tcW w:w="3190" w:type="dxa"/>
                <w:gridSpan w:val="2"/>
              </w:tcPr>
            </w:tcPrChange>
          </w:tcPr>
          <w:p w14:paraId="2ADBCF28" w14:textId="77777777" w:rsidR="00CF60F9" w:rsidRDefault="00CF60F9" w:rsidP="00CF60F9">
            <w:pPr>
              <w:cnfStyle w:val="000000100000" w:firstRow="0" w:lastRow="0" w:firstColumn="0" w:lastColumn="0" w:oddVBand="0" w:evenVBand="0" w:oddHBand="1" w:evenHBand="0" w:firstRowFirstColumn="0" w:firstRowLastColumn="0" w:lastRowFirstColumn="0" w:lastRowLastColumn="0"/>
              <w:rPr>
                <w:ins w:id="493" w:author="Prabhvir Saran [2]" w:date="2017-03-24T00:10:00Z"/>
              </w:rPr>
            </w:pPr>
            <w:ins w:id="494" w:author="Prabhvir Saran [2]" w:date="2017-03-24T00:10:00Z">
              <w:r>
                <w:t>This combination makes for a strong password making harder for hackers to get in to user’s account.</w:t>
              </w:r>
            </w:ins>
          </w:p>
        </w:tc>
      </w:tr>
    </w:tbl>
    <w:p w14:paraId="11285B45" w14:textId="77777777" w:rsidR="00776164" w:rsidRDefault="00776164" w:rsidP="00776164">
      <w:pPr>
        <w:rPr>
          <w:sz w:val="36"/>
        </w:rPr>
      </w:pPr>
    </w:p>
    <w:p w14:paraId="54421977" w14:textId="3329CADD" w:rsidR="00776164" w:rsidDel="002B5111" w:rsidRDefault="00776164">
      <w:pPr>
        <w:pStyle w:val="Heading2"/>
        <w:rPr>
          <w:del w:id="495" w:author="Prabhvir Saran [2]" w:date="2017-03-23T22:11:00Z"/>
          <w:sz w:val="36"/>
        </w:rPr>
        <w:pPrChange w:id="496" w:author="Prabhvir Saran [2]" w:date="2017-03-23T22:10:00Z">
          <w:pPr/>
        </w:pPrChange>
      </w:pPr>
    </w:p>
    <w:p w14:paraId="6558490A" w14:textId="77777777" w:rsidR="002B5111" w:rsidRPr="002B5111" w:rsidRDefault="002B5111" w:rsidP="002B5111">
      <w:pPr>
        <w:rPr>
          <w:ins w:id="497" w:author="Prabhvir Saran [2]" w:date="2017-03-24T01:09:00Z"/>
          <w:rPrChange w:id="498" w:author="Prabhvir Saran [2]" w:date="2017-03-24T01:09:00Z">
            <w:rPr>
              <w:ins w:id="499" w:author="Prabhvir Saran [2]" w:date="2017-03-24T01:09:00Z"/>
              <w:sz w:val="36"/>
            </w:rPr>
          </w:rPrChange>
        </w:rPr>
        <w:pPrChange w:id="500" w:author="Prabhvir Saran [2]" w:date="2017-03-24T01:09:00Z">
          <w:pPr/>
        </w:pPrChange>
      </w:pPr>
    </w:p>
    <w:p w14:paraId="06D7DB4D" w14:textId="7848C3E9" w:rsidR="00776164" w:rsidDel="004269A2" w:rsidRDefault="00776164" w:rsidP="00776164">
      <w:pPr>
        <w:rPr>
          <w:del w:id="501" w:author="Prabhvir Saran [2]" w:date="2017-03-23T22:10:00Z"/>
          <w:sz w:val="36"/>
        </w:rPr>
      </w:pPr>
    </w:p>
    <w:p w14:paraId="2204D01F" w14:textId="266D9990" w:rsidR="00776164" w:rsidDel="001665B5" w:rsidRDefault="00776164" w:rsidP="004161ED">
      <w:pPr>
        <w:pStyle w:val="Heading1"/>
        <w:rPr>
          <w:del w:id="502" w:author="Prabhvir Saran" w:date="2017-02-02T15:45:00Z"/>
          <w:sz w:val="36"/>
        </w:rPr>
      </w:pPr>
    </w:p>
    <w:p w14:paraId="55A8F43D" w14:textId="4DAEBA93" w:rsidR="001665B5" w:rsidDel="00366C2A" w:rsidRDefault="001665B5" w:rsidP="004161ED">
      <w:pPr>
        <w:rPr>
          <w:ins w:id="503" w:author="Prabhvir Saran" w:date="2017-02-02T15:57:00Z"/>
          <w:del w:id="504" w:author="Prabhvir Saran [2]" w:date="2017-03-23T22:57:00Z"/>
        </w:rPr>
      </w:pPr>
    </w:p>
    <w:p w14:paraId="2DB1031D" w14:textId="704F4E84" w:rsidR="00776164" w:rsidDel="00E401C0" w:rsidRDefault="00776164">
      <w:pPr>
        <w:pStyle w:val="Heading1"/>
        <w:jc w:val="center"/>
        <w:rPr>
          <w:del w:id="505" w:author="Prabhvir Saran" w:date="2017-02-02T15:45:00Z"/>
        </w:rPr>
        <w:pPrChange w:id="506" w:author="Prabhvir Saran" w:date="2017-02-17T01:29:00Z">
          <w:pPr>
            <w:pStyle w:val="Heading1"/>
          </w:pPr>
        </w:pPrChange>
      </w:pPr>
    </w:p>
    <w:p w14:paraId="300D3528" w14:textId="21659C1A" w:rsidR="00E401C0" w:rsidRDefault="00E037F3">
      <w:pPr>
        <w:pStyle w:val="Heading2"/>
        <w:rPr>
          <w:ins w:id="507" w:author="Prabhvir Saran [2]" w:date="2017-03-23T16:43:00Z"/>
        </w:rPr>
        <w:pPrChange w:id="508" w:author="Prabhvir Saran [2]" w:date="2017-03-23T22:10:00Z">
          <w:pPr/>
        </w:pPrChange>
      </w:pPr>
      <w:del w:id="509" w:author="Prabhvir Saran [2]" w:date="2017-03-23T22:07:00Z">
        <w:r w:rsidRPr="00E037F3" w:rsidDel="00684743">
          <w:rPr>
            <w:rPrChange w:id="510" w:author="Prabhvir Saran [2]" w:date="2017-03-23T21:57:00Z">
              <w:rPr>
                <w:b/>
              </w:rPr>
            </w:rPrChange>
          </w:rPr>
          <w:delText>TEST DOCUMENTATION for FORM on page: Login/Signup</w:delText>
        </w:r>
      </w:del>
      <w:bookmarkStart w:id="511" w:name="_Toc478079984"/>
      <w:ins w:id="512" w:author="Prabhvir Saran [2]" w:date="2017-03-23T16:43:00Z">
        <w:r w:rsidR="00E401C0" w:rsidRPr="00105F70">
          <w:t>Implement</w:t>
        </w:r>
      </w:ins>
      <w:ins w:id="513" w:author="Prabhvir Saran [2]" w:date="2017-03-24T00:48:00Z">
        <w:r w:rsidR="00570C1C">
          <w:t>ing</w:t>
        </w:r>
      </w:ins>
      <w:ins w:id="514" w:author="Prabhvir Saran [2]" w:date="2017-03-23T16:43:00Z">
        <w:r w:rsidR="00E401C0" w:rsidRPr="00105F70">
          <w:t xml:space="preserve"> validation requirements</w:t>
        </w:r>
        <w:bookmarkEnd w:id="511"/>
      </w:ins>
    </w:p>
    <w:p w14:paraId="05BD048B" w14:textId="51E236E0" w:rsidR="00E401C0" w:rsidRPr="00A22D7F" w:rsidRDefault="00E401C0" w:rsidP="00E401C0">
      <w:pPr>
        <w:rPr>
          <w:ins w:id="515" w:author="Prabhvir Saran [2]" w:date="2017-03-23T16:43:00Z"/>
        </w:rPr>
      </w:pPr>
      <w:ins w:id="516" w:author="Prabhvir Saran [2]" w:date="2017-03-23T16:43:00Z">
        <w:r>
          <w:tab/>
          <w:t xml:space="preserve">The signup form, login forum and the </w:t>
        </w:r>
      </w:ins>
      <w:ins w:id="517" w:author="Prabhvir Saran [2]" w:date="2017-03-23T22:36:00Z">
        <w:r w:rsidR="005B788D">
          <w:t xml:space="preserve">comment </w:t>
        </w:r>
      </w:ins>
      <w:ins w:id="518" w:author="Prabhvir Saran [2]" w:date="2017-03-23T16:43:00Z">
        <w:r>
          <w:t xml:space="preserve">forum have been validated according to the </w:t>
        </w:r>
        <w:r w:rsidR="000661C9">
          <w:t>requirements described in the two tables above</w:t>
        </w:r>
        <w:r>
          <w:t>.</w:t>
        </w:r>
      </w:ins>
      <w:ins w:id="519" w:author="Prabhvir Saran [2]" w:date="2017-03-23T21:06:00Z">
        <w:r w:rsidR="00F905F6">
          <w:t xml:space="preserve"> </w:t>
        </w:r>
      </w:ins>
      <w:ins w:id="520" w:author="Prabhvir Saran [2]" w:date="2017-03-23T21:07:00Z">
        <w:r w:rsidR="00F905F6">
          <w:t>If the user enters</w:t>
        </w:r>
      </w:ins>
      <w:ins w:id="521" w:author="Prabhvir Saran [2]" w:date="2017-03-23T21:06:00Z">
        <w:r w:rsidR="00F905F6">
          <w:t xml:space="preserve"> character like angle brackets, semicolon, forward slash and equal sign, the form will not validate and </w:t>
        </w:r>
      </w:ins>
      <w:ins w:id="522" w:author="Prabhvir Saran [2]" w:date="2017-03-23T21:07:00Z">
        <w:r w:rsidR="00F905F6">
          <w:t xml:space="preserve">no data will be sent to the server. </w:t>
        </w:r>
        <w:r w:rsidR="000C0008">
          <w:t xml:space="preserve">This prevents </w:t>
        </w:r>
      </w:ins>
      <w:ins w:id="523" w:author="Prabhvir Saran [2]" w:date="2017-03-23T21:09:00Z">
        <w:r w:rsidR="00690AC5">
          <w:t xml:space="preserve">any wrongful manipulation of the server. </w:t>
        </w:r>
      </w:ins>
      <w:ins w:id="524" w:author="Prabhvir Saran [2]" w:date="2017-03-23T16:43:00Z">
        <w:r>
          <w:t xml:space="preserve"> The forms are validated upon submission and feedback is provided using on-form error messages. </w:t>
        </w:r>
      </w:ins>
    </w:p>
    <w:p w14:paraId="3F640723" w14:textId="77777777" w:rsidR="00E401C0" w:rsidRDefault="00E401C0" w:rsidP="00E401C0">
      <w:pPr>
        <w:rPr>
          <w:ins w:id="525" w:author="Prabhvir Saran [2]" w:date="2017-03-23T16:43:00Z"/>
        </w:rPr>
      </w:pPr>
    </w:p>
    <w:tbl>
      <w:tblPr>
        <w:tblStyle w:val="GridTable5Dark-Accent5"/>
        <w:tblpPr w:leftFromText="180" w:rightFromText="180" w:vertAnchor="text" w:horzAnchor="margin" w:tblpY="401"/>
        <w:tblW w:w="9387" w:type="dxa"/>
        <w:tblLook w:val="04A0" w:firstRow="1" w:lastRow="0" w:firstColumn="1" w:lastColumn="0" w:noHBand="0" w:noVBand="1"/>
      </w:tblPr>
      <w:tblGrid>
        <w:gridCol w:w="1980"/>
        <w:gridCol w:w="4277"/>
        <w:gridCol w:w="3130"/>
      </w:tblGrid>
      <w:tr w:rsidR="002124E1" w14:paraId="634C7D0A" w14:textId="77777777" w:rsidTr="002124E1">
        <w:trPr>
          <w:cnfStyle w:val="100000000000" w:firstRow="1" w:lastRow="0" w:firstColumn="0" w:lastColumn="0" w:oddVBand="0" w:evenVBand="0" w:oddHBand="0" w:evenHBand="0" w:firstRowFirstColumn="0" w:firstRowLastColumn="0" w:lastRowFirstColumn="0" w:lastRowLastColumn="0"/>
          <w:trHeight w:val="190"/>
          <w:ins w:id="526" w:author="Prabhvir Saran [2]" w:date="2017-03-24T00:33:00Z"/>
        </w:trPr>
        <w:tc>
          <w:tcPr>
            <w:cnfStyle w:val="001000000000" w:firstRow="0" w:lastRow="0" w:firstColumn="1" w:lastColumn="0" w:oddVBand="0" w:evenVBand="0" w:oddHBand="0" w:evenHBand="0" w:firstRowFirstColumn="0" w:firstRowLastColumn="0" w:lastRowFirstColumn="0" w:lastRowLastColumn="0"/>
            <w:tcW w:w="9387" w:type="dxa"/>
            <w:gridSpan w:val="3"/>
          </w:tcPr>
          <w:p w14:paraId="5D3F5FD6" w14:textId="77777777" w:rsidR="002124E1" w:rsidRPr="00EC72C5" w:rsidRDefault="002124E1" w:rsidP="002124E1">
            <w:pPr>
              <w:rPr>
                <w:ins w:id="527" w:author="Prabhvir Saran [2]" w:date="2017-03-24T00:33:00Z"/>
                <w:bCs w:val="0"/>
              </w:rPr>
            </w:pPr>
            <w:ins w:id="528" w:author="Prabhvir Saran [2]" w:date="2017-03-24T00:33:00Z">
              <w:r w:rsidRPr="00EC72C5">
                <w:t>TEST DOCUMENTATION for FORM on page: Login/Signup</w:t>
              </w:r>
            </w:ins>
          </w:p>
        </w:tc>
      </w:tr>
      <w:tr w:rsidR="002124E1" w14:paraId="47BC35C3" w14:textId="77777777" w:rsidTr="002124E1">
        <w:trPr>
          <w:cnfStyle w:val="000000100000" w:firstRow="0" w:lastRow="0" w:firstColumn="0" w:lastColumn="0" w:oddVBand="0" w:evenVBand="0" w:oddHBand="1" w:evenHBand="0" w:firstRowFirstColumn="0" w:firstRowLastColumn="0" w:lastRowFirstColumn="0" w:lastRowLastColumn="0"/>
          <w:trHeight w:val="180"/>
          <w:ins w:id="529" w:author="Prabhvir Saran [2]" w:date="2017-03-24T00:33:00Z"/>
        </w:trPr>
        <w:tc>
          <w:tcPr>
            <w:cnfStyle w:val="001000000000" w:firstRow="0" w:lastRow="0" w:firstColumn="1" w:lastColumn="0" w:oddVBand="0" w:evenVBand="0" w:oddHBand="0" w:evenHBand="0" w:firstRowFirstColumn="0" w:firstRowLastColumn="0" w:lastRowFirstColumn="0" w:lastRowLastColumn="0"/>
            <w:tcW w:w="9387" w:type="dxa"/>
            <w:gridSpan w:val="3"/>
          </w:tcPr>
          <w:p w14:paraId="0865E2D8" w14:textId="77777777" w:rsidR="002124E1" w:rsidRDefault="002124E1" w:rsidP="002124E1">
            <w:pPr>
              <w:tabs>
                <w:tab w:val="left" w:pos="920"/>
              </w:tabs>
              <w:rPr>
                <w:ins w:id="530" w:author="Prabhvir Saran [2]" w:date="2017-03-24T00:33:00Z"/>
              </w:rPr>
            </w:pPr>
            <w:ins w:id="531" w:author="Prabhvir Saran [2]" w:date="2017-03-24T00:33:00Z">
              <w:r>
                <w:t>FIELD LEVEL TESTING</w:t>
              </w:r>
            </w:ins>
          </w:p>
        </w:tc>
      </w:tr>
      <w:tr w:rsidR="002124E1" w14:paraId="7230C29B" w14:textId="77777777" w:rsidTr="002124E1">
        <w:trPr>
          <w:trHeight w:val="180"/>
          <w:ins w:id="532" w:author="Prabhvir Saran [2]" w:date="2017-03-24T00:33:00Z"/>
        </w:trPr>
        <w:tc>
          <w:tcPr>
            <w:cnfStyle w:val="001000000000" w:firstRow="0" w:lastRow="0" w:firstColumn="1" w:lastColumn="0" w:oddVBand="0" w:evenVBand="0" w:oddHBand="0" w:evenHBand="0" w:firstRowFirstColumn="0" w:firstRowLastColumn="0" w:lastRowFirstColumn="0" w:lastRowLastColumn="0"/>
            <w:tcW w:w="1980" w:type="dxa"/>
          </w:tcPr>
          <w:p w14:paraId="1A6743A6" w14:textId="77777777" w:rsidR="002124E1" w:rsidRDefault="002124E1" w:rsidP="002124E1">
            <w:pPr>
              <w:rPr>
                <w:ins w:id="533" w:author="Prabhvir Saran [2]" w:date="2017-03-24T00:33:00Z"/>
              </w:rPr>
            </w:pPr>
            <w:ins w:id="534" w:author="Prabhvir Saran [2]" w:date="2017-03-24T00:33:00Z">
              <w:r>
                <w:t>Field ID</w:t>
              </w:r>
            </w:ins>
          </w:p>
        </w:tc>
        <w:tc>
          <w:tcPr>
            <w:tcW w:w="4277" w:type="dxa"/>
          </w:tcPr>
          <w:p w14:paraId="069AE790" w14:textId="77777777" w:rsidR="002124E1" w:rsidRDefault="002124E1" w:rsidP="002124E1">
            <w:pPr>
              <w:cnfStyle w:val="000000000000" w:firstRow="0" w:lastRow="0" w:firstColumn="0" w:lastColumn="0" w:oddVBand="0" w:evenVBand="0" w:oddHBand="0" w:evenHBand="0" w:firstRowFirstColumn="0" w:firstRowLastColumn="0" w:lastRowFirstColumn="0" w:lastRowLastColumn="0"/>
              <w:rPr>
                <w:ins w:id="535" w:author="Prabhvir Saran [2]" w:date="2017-03-24T00:33:00Z"/>
              </w:rPr>
            </w:pPr>
            <w:ins w:id="536" w:author="Prabhvir Saran [2]" w:date="2017-03-24T00:33:00Z">
              <w:r>
                <w:t>Problem</w:t>
              </w:r>
            </w:ins>
          </w:p>
        </w:tc>
        <w:tc>
          <w:tcPr>
            <w:tcW w:w="3130" w:type="dxa"/>
          </w:tcPr>
          <w:p w14:paraId="7FB231E3" w14:textId="77777777" w:rsidR="002124E1" w:rsidRDefault="002124E1" w:rsidP="002124E1">
            <w:pPr>
              <w:cnfStyle w:val="000000000000" w:firstRow="0" w:lastRow="0" w:firstColumn="0" w:lastColumn="0" w:oddVBand="0" w:evenVBand="0" w:oddHBand="0" w:evenHBand="0" w:firstRowFirstColumn="0" w:firstRowLastColumn="0" w:lastRowFirstColumn="0" w:lastRowLastColumn="0"/>
              <w:rPr>
                <w:ins w:id="537" w:author="Prabhvir Saran [2]" w:date="2017-03-24T00:33:00Z"/>
              </w:rPr>
            </w:pPr>
            <w:ins w:id="538" w:author="Prabhvir Saran [2]" w:date="2017-03-24T00:33:00Z">
              <w:r>
                <w:t>Improvements made</w:t>
              </w:r>
            </w:ins>
          </w:p>
        </w:tc>
      </w:tr>
      <w:tr w:rsidR="002124E1" w14:paraId="14051B10" w14:textId="77777777" w:rsidTr="002124E1">
        <w:trPr>
          <w:cnfStyle w:val="000000100000" w:firstRow="0" w:lastRow="0" w:firstColumn="0" w:lastColumn="0" w:oddVBand="0" w:evenVBand="0" w:oddHBand="1" w:evenHBand="0" w:firstRowFirstColumn="0" w:firstRowLastColumn="0" w:lastRowFirstColumn="0" w:lastRowLastColumn="0"/>
          <w:trHeight w:val="190"/>
          <w:ins w:id="539" w:author="Prabhvir Saran [2]" w:date="2017-03-24T00:33:00Z"/>
        </w:trPr>
        <w:tc>
          <w:tcPr>
            <w:cnfStyle w:val="001000000000" w:firstRow="0" w:lastRow="0" w:firstColumn="1" w:lastColumn="0" w:oddVBand="0" w:evenVBand="0" w:oddHBand="0" w:evenHBand="0" w:firstRowFirstColumn="0" w:firstRowLastColumn="0" w:lastRowFirstColumn="0" w:lastRowLastColumn="0"/>
            <w:tcW w:w="1980" w:type="dxa"/>
          </w:tcPr>
          <w:p w14:paraId="53A698F0" w14:textId="77777777" w:rsidR="002124E1" w:rsidRDefault="002124E1" w:rsidP="002124E1">
            <w:pPr>
              <w:rPr>
                <w:ins w:id="540" w:author="Prabhvir Saran [2]" w:date="2017-03-24T00:33:00Z"/>
              </w:rPr>
            </w:pPr>
            <w:ins w:id="541" w:author="Prabhvir Saran [2]" w:date="2017-03-24T00:33:00Z">
              <w:r>
                <w:t xml:space="preserve">Password / Confirm password    </w:t>
              </w:r>
              <w:r w:rsidRPr="00B91E60">
                <w:t xml:space="preserve"> </w:t>
              </w:r>
            </w:ins>
          </w:p>
        </w:tc>
        <w:tc>
          <w:tcPr>
            <w:tcW w:w="4277" w:type="dxa"/>
          </w:tcPr>
          <w:p w14:paraId="394606EE" w14:textId="77777777" w:rsidR="002124E1" w:rsidRDefault="002124E1" w:rsidP="002124E1">
            <w:pPr>
              <w:cnfStyle w:val="000000100000" w:firstRow="0" w:lastRow="0" w:firstColumn="0" w:lastColumn="0" w:oddVBand="0" w:evenVBand="0" w:oddHBand="1" w:evenHBand="0" w:firstRowFirstColumn="0" w:firstRowLastColumn="0" w:lastRowFirstColumn="0" w:lastRowLastColumn="0"/>
              <w:rPr>
                <w:ins w:id="542" w:author="Prabhvir Saran [2]" w:date="2017-03-24T00:33:00Z"/>
              </w:rPr>
            </w:pPr>
            <w:ins w:id="543" w:author="Prabhvir Saran [2]" w:date="2017-03-24T00:33:00Z">
              <w:r>
                <w:t>While is user is setting up a password, they are not aware of the conditions set for a valid password. They only come across these conditions if they submit a invalid password.</w:t>
              </w:r>
            </w:ins>
          </w:p>
          <w:p w14:paraId="4E84A6D6" w14:textId="77777777" w:rsidR="002124E1" w:rsidRDefault="002124E1" w:rsidP="002124E1">
            <w:pPr>
              <w:cnfStyle w:val="000000100000" w:firstRow="0" w:lastRow="0" w:firstColumn="0" w:lastColumn="0" w:oddVBand="0" w:evenVBand="0" w:oddHBand="1" w:evenHBand="0" w:firstRowFirstColumn="0" w:firstRowLastColumn="0" w:lastRowFirstColumn="0" w:lastRowLastColumn="0"/>
              <w:rPr>
                <w:ins w:id="544" w:author="Prabhvir Saran [2]" w:date="2017-03-24T00:33:00Z"/>
              </w:rPr>
            </w:pPr>
          </w:p>
        </w:tc>
        <w:tc>
          <w:tcPr>
            <w:tcW w:w="3130" w:type="dxa"/>
          </w:tcPr>
          <w:p w14:paraId="5201396E" w14:textId="77777777" w:rsidR="002124E1" w:rsidRDefault="002124E1" w:rsidP="002124E1">
            <w:pPr>
              <w:cnfStyle w:val="000000100000" w:firstRow="0" w:lastRow="0" w:firstColumn="0" w:lastColumn="0" w:oddVBand="0" w:evenVBand="0" w:oddHBand="1" w:evenHBand="0" w:firstRowFirstColumn="0" w:firstRowLastColumn="0" w:lastRowFirstColumn="0" w:lastRowLastColumn="0"/>
              <w:rPr>
                <w:ins w:id="545" w:author="Prabhvir Saran [2]" w:date="2017-03-24T00:33:00Z"/>
              </w:rPr>
            </w:pPr>
            <w:ins w:id="546" w:author="Prabhvir Saran [2]" w:date="2017-03-24T00:33:00Z">
              <w:r>
                <w:t>The widget tooltip is used to help user understand what value is excepted as a password.</w:t>
              </w:r>
            </w:ins>
          </w:p>
        </w:tc>
      </w:tr>
    </w:tbl>
    <w:p w14:paraId="2846E3A0" w14:textId="5D9DB738" w:rsidR="00941892" w:rsidRPr="002C2296" w:rsidRDefault="00E401C0">
      <w:pPr>
        <w:pStyle w:val="Heading2"/>
        <w:rPr>
          <w:ins w:id="547" w:author="Prabhvir Saran [2]" w:date="2017-03-23T16:43:00Z"/>
        </w:rPr>
      </w:pPr>
      <w:bookmarkStart w:id="548" w:name="_Toc478079985"/>
      <w:ins w:id="549" w:author="Prabhvir Saran [2]" w:date="2017-03-23T16:43:00Z">
        <w:r w:rsidRPr="007D2BF5">
          <w:t>Test</w:t>
        </w:r>
      </w:ins>
      <w:ins w:id="550" w:author="Prabhvir Saran [2]" w:date="2017-03-24T00:48:00Z">
        <w:r w:rsidR="004B272E">
          <w:t>ing</w:t>
        </w:r>
      </w:ins>
      <w:ins w:id="551" w:author="Prabhvir Saran [2]" w:date="2017-03-23T16:43:00Z">
        <w:r w:rsidRPr="007D2BF5">
          <w:t xml:space="preserve"> form</w:t>
        </w:r>
        <w:bookmarkEnd w:id="548"/>
      </w:ins>
    </w:p>
    <w:p w14:paraId="75A15DD3" w14:textId="22EBF015" w:rsidR="00E401C0" w:rsidRDefault="00E401C0" w:rsidP="00E401C0">
      <w:pPr>
        <w:rPr>
          <w:ins w:id="552" w:author="Prabhvir Saran [2]" w:date="2017-03-23T16:43:00Z"/>
        </w:rPr>
      </w:pPr>
    </w:p>
    <w:p w14:paraId="4A994DC7" w14:textId="515553A3" w:rsidR="00E401C0" w:rsidRDefault="00047999" w:rsidP="00E401C0">
      <w:pPr>
        <w:pStyle w:val="Heading2"/>
        <w:rPr>
          <w:ins w:id="553" w:author="Prabhvir Saran [2]" w:date="2017-03-23T16:43:00Z"/>
        </w:rPr>
      </w:pPr>
      <w:bookmarkStart w:id="554" w:name="_Toc478079986"/>
      <w:ins w:id="555" w:author="Prabhvir Saran [2]" w:date="2017-03-23T23:57:00Z">
        <w:r w:rsidRPr="00E22FB4">
          <w:t>JavaScript</w:t>
        </w:r>
      </w:ins>
      <w:ins w:id="556" w:author="Prabhvir Saran [2]" w:date="2017-03-23T16:43:00Z">
        <w:r w:rsidR="00E401C0" w:rsidRPr="00E22FB4">
          <w:t xml:space="preserve"> or </w:t>
        </w:r>
      </w:ins>
      <w:ins w:id="557" w:author="Prabhvir Saran [2]" w:date="2017-03-23T23:57:00Z">
        <w:r w:rsidRPr="00E22FB4">
          <w:t>jQuery</w:t>
        </w:r>
      </w:ins>
      <w:ins w:id="558" w:author="Prabhvir Saran [2]" w:date="2017-03-23T16:43:00Z">
        <w:r w:rsidR="00E401C0" w:rsidRPr="00E22FB4">
          <w:t xml:space="preserve"> third party widget</w:t>
        </w:r>
        <w:bookmarkEnd w:id="554"/>
      </w:ins>
    </w:p>
    <w:p w14:paraId="32322360" w14:textId="1033388F" w:rsidR="00014241" w:rsidRDefault="0052364E" w:rsidP="00E401C0">
      <w:pPr>
        <w:rPr>
          <w:ins w:id="559" w:author="Prabhvir Saran [2]" w:date="2017-03-23T18:00:00Z"/>
        </w:rPr>
      </w:pPr>
      <w:ins w:id="560" w:author="Prabhvir Saran [2]" w:date="2017-03-23T17:25:00Z">
        <w:r>
          <w:t xml:space="preserve">Google maps was </w:t>
        </w:r>
        <w:r w:rsidR="00E31C81">
          <w:t xml:space="preserve">added to </w:t>
        </w:r>
        <w:r>
          <w:t xml:space="preserve">the Hema in BC page. It shows the locations of the HEMA </w:t>
        </w:r>
      </w:ins>
      <w:ins w:id="561" w:author="Prabhvir Saran [2]" w:date="2017-03-23T17:36:00Z">
        <w:r w:rsidR="00F873CD">
          <w:t xml:space="preserve">academy in the lower mainland. </w:t>
        </w:r>
        <w:r w:rsidR="00BD001E">
          <w:t xml:space="preserve">It provides user with more engaging interface to learn about how they can get involved with HEMA in their area. </w:t>
        </w:r>
      </w:ins>
      <w:ins w:id="562" w:author="Prabhvir Saran [2]" w:date="2017-03-23T21:10:00Z">
        <w:r w:rsidR="00627169">
          <w:t>The tooltip</w:t>
        </w:r>
      </w:ins>
      <w:ins w:id="563" w:author="Prabhvir Saran [2]" w:date="2017-03-23T23:01:00Z">
        <w:r w:rsidR="003D633D">
          <w:t xml:space="preserve"> was used only on the signup form. It</w:t>
        </w:r>
      </w:ins>
      <w:ins w:id="564" w:author="Prabhvir Saran [2]" w:date="2017-03-23T18:00:00Z">
        <w:r w:rsidR="00014241">
          <w:t xml:space="preserve"> makes the form feel more resp</w:t>
        </w:r>
      </w:ins>
      <w:ins w:id="565" w:author="Prabhvir Saran [2]" w:date="2017-03-23T18:01:00Z">
        <w:r w:rsidR="00014241">
          <w:t>onsive and provides real time feedback to the user</w:t>
        </w:r>
      </w:ins>
      <w:ins w:id="566" w:author="Prabhvir Saran [2]" w:date="2017-03-24T00:27:00Z">
        <w:r w:rsidR="00896970">
          <w:t xml:space="preserve"> about the </w:t>
        </w:r>
        <w:r w:rsidR="00FF33F2">
          <w:t xml:space="preserve">minimum </w:t>
        </w:r>
        <w:r w:rsidR="00896970">
          <w:t>password requirements</w:t>
        </w:r>
      </w:ins>
      <w:ins w:id="567" w:author="Prabhvir Saran [2]" w:date="2017-03-23T18:01:00Z">
        <w:r w:rsidR="00014241">
          <w:t>.</w:t>
        </w:r>
      </w:ins>
      <w:ins w:id="568" w:author="Prabhvir Saran [2]" w:date="2017-03-24T00:26:00Z">
        <w:r w:rsidR="00A40C2D">
          <w:t xml:space="preserve"> Tooltip is not being used on the </w:t>
        </w:r>
        <w:r w:rsidR="00E325F2">
          <w:t xml:space="preserve">login form because users using that form have already </w:t>
        </w:r>
      </w:ins>
      <w:ins w:id="569" w:author="Prabhvir Saran [2]" w:date="2017-03-24T00:49:00Z">
        <w:r w:rsidR="005F147E">
          <w:t>signed up</w:t>
        </w:r>
      </w:ins>
      <w:ins w:id="570" w:author="Prabhvir Saran [2]" w:date="2017-03-24T00:26:00Z">
        <w:r w:rsidR="00E325F2">
          <w:t xml:space="preserve"> with a valid password. </w:t>
        </w:r>
      </w:ins>
    </w:p>
    <w:p w14:paraId="04B7385F" w14:textId="77777777" w:rsidR="00014241" w:rsidRDefault="00014241" w:rsidP="00E401C0">
      <w:pPr>
        <w:rPr>
          <w:ins w:id="571" w:author="Prabhvir Saran [2]" w:date="2017-03-23T16:43:00Z"/>
        </w:rPr>
      </w:pPr>
    </w:p>
    <w:p w14:paraId="7459BE5A" w14:textId="2A4477C9" w:rsidR="00E401C0" w:rsidRPr="00A22D7F" w:rsidRDefault="00E401C0" w:rsidP="00E401C0">
      <w:pPr>
        <w:pStyle w:val="Heading2"/>
        <w:rPr>
          <w:ins w:id="572" w:author="Prabhvir Saran [2]" w:date="2017-03-23T16:43:00Z"/>
        </w:rPr>
      </w:pPr>
      <w:bookmarkStart w:id="573" w:name="_Toc478079987"/>
      <w:ins w:id="574" w:author="Prabhvir Saran [2]" w:date="2017-03-23T16:43:00Z">
        <w:r w:rsidRPr="00E22FB4">
          <w:t xml:space="preserve">Testing with </w:t>
        </w:r>
      </w:ins>
      <w:ins w:id="575" w:author="Prabhvir Saran [2]" w:date="2017-03-23T21:12:00Z">
        <w:r w:rsidR="00D148C6" w:rsidRPr="00E22FB4">
          <w:t>JavaScript</w:t>
        </w:r>
      </w:ins>
      <w:ins w:id="576" w:author="Prabhvir Saran [2]" w:date="2017-03-23T16:43:00Z">
        <w:r w:rsidRPr="00E22FB4">
          <w:t xml:space="preserve"> disabled</w:t>
        </w:r>
        <w:bookmarkEnd w:id="573"/>
      </w:ins>
    </w:p>
    <w:p w14:paraId="7C38C681" w14:textId="5CFC32A4" w:rsidR="001E3397" w:rsidRDefault="00F0771F" w:rsidP="00E401C0">
      <w:pPr>
        <w:rPr>
          <w:ins w:id="577" w:author="Prabhvir Saran [2]" w:date="2017-03-24T00:32:00Z"/>
        </w:rPr>
      </w:pPr>
      <w:ins w:id="578" w:author="Prabhvir Saran [2]" w:date="2017-03-23T17:34:00Z">
        <w:r>
          <w:t xml:space="preserve">All </w:t>
        </w:r>
      </w:ins>
      <w:ins w:id="579" w:author="Prabhvir Saran [2]" w:date="2017-03-24T00:29:00Z">
        <w:r w:rsidR="00290EFC">
          <w:t xml:space="preserve">three </w:t>
        </w:r>
      </w:ins>
      <w:ins w:id="580" w:author="Prabhvir Saran [2]" w:date="2017-03-23T17:34:00Z">
        <w:r>
          <w:t xml:space="preserve">forms were tested with </w:t>
        </w:r>
      </w:ins>
      <w:ins w:id="581" w:author="Prabhvir Saran [2]" w:date="2017-03-23T21:12:00Z">
        <w:r w:rsidR="00D148C6">
          <w:t>JavaScript</w:t>
        </w:r>
      </w:ins>
      <w:ins w:id="582" w:author="Prabhvir Saran [2]" w:date="2017-03-23T17:34:00Z">
        <w:r>
          <w:t xml:space="preserve"> disabled and were found to s</w:t>
        </w:r>
        <w:r w:rsidR="00B42A06">
          <w:t xml:space="preserve">ubmit data without any </w:t>
        </w:r>
      </w:ins>
      <w:ins w:id="583" w:author="Prabhvir Saran [2]" w:date="2017-03-24T00:49:00Z">
        <w:r w:rsidR="00432394">
          <w:t>issues</w:t>
        </w:r>
      </w:ins>
      <w:ins w:id="584" w:author="Prabhvir Saran [2]" w:date="2017-03-23T17:34:00Z">
        <w:r w:rsidR="00B42A06">
          <w:t xml:space="preserve"> and when tested again with </w:t>
        </w:r>
      </w:ins>
      <w:ins w:id="585" w:author="Prabhvir Saran [2]" w:date="2017-03-24T00:36:00Z">
        <w:r w:rsidR="00B42A06">
          <w:t>the</w:t>
        </w:r>
      </w:ins>
      <w:ins w:id="586" w:author="Prabhvir Saran [2]" w:date="2017-03-23T17:34:00Z">
        <w:r w:rsidR="00B42A06">
          <w:t xml:space="preserve"> </w:t>
        </w:r>
      </w:ins>
      <w:ins w:id="587" w:author="Prabhvir Saran [2]" w:date="2017-03-24T00:36:00Z">
        <w:r w:rsidR="00B42A06">
          <w:t>inclusion of the widgets</w:t>
        </w:r>
      </w:ins>
      <w:ins w:id="588" w:author="Prabhvir Saran [2]" w:date="2017-03-24T00:37:00Z">
        <w:r w:rsidR="00C35A98">
          <w:t xml:space="preserve">, the forms still work. </w:t>
        </w:r>
      </w:ins>
    </w:p>
    <w:p w14:paraId="13081B68" w14:textId="77777777" w:rsidR="00C642C2" w:rsidRDefault="00C642C2" w:rsidP="00E401C0">
      <w:pPr>
        <w:rPr>
          <w:ins w:id="589" w:author="Prabhvir Saran [2]" w:date="2017-03-23T16:43:00Z"/>
        </w:rPr>
      </w:pPr>
    </w:p>
    <w:p w14:paraId="10C689F0" w14:textId="205162CE" w:rsidR="00E401C0" w:rsidRDefault="007D3DCA" w:rsidP="00E401C0">
      <w:pPr>
        <w:pStyle w:val="Heading2"/>
        <w:rPr>
          <w:ins w:id="590" w:author="Prabhvir Saran [2]" w:date="2017-03-23T16:43:00Z"/>
        </w:rPr>
      </w:pPr>
      <w:bookmarkStart w:id="591" w:name="_Toc478079988"/>
      <w:ins w:id="592" w:author="Prabhvir Saran [2]" w:date="2017-03-23T16:43:00Z">
        <w:r>
          <w:t>Publish</w:t>
        </w:r>
        <w:r w:rsidR="00E401C0" w:rsidRPr="00D02C12">
          <w:t xml:space="preserve"> site and test</w:t>
        </w:r>
        <w:bookmarkEnd w:id="591"/>
      </w:ins>
    </w:p>
    <w:p w14:paraId="3797E030" w14:textId="0A1D76DC" w:rsidR="001E3397" w:rsidRDefault="00290EFC" w:rsidP="00E401C0">
      <w:pPr>
        <w:rPr>
          <w:ins w:id="593" w:author="Prabhvir Saran [2]" w:date="2017-03-24T00:11:00Z"/>
        </w:rPr>
      </w:pPr>
      <w:ins w:id="594" w:author="Prabhvir Saran [2]" w:date="2017-03-24T00:30:00Z">
        <w:r>
          <w:t xml:space="preserve">The website and the </w:t>
        </w:r>
      </w:ins>
      <w:ins w:id="595" w:author="Prabhvir Saran [2]" w:date="2017-03-23T23:57:00Z">
        <w:r w:rsidR="00047999">
          <w:t>JavaScript</w:t>
        </w:r>
      </w:ins>
      <w:ins w:id="596" w:author="Prabhvir Saran [2]" w:date="2017-03-23T22:09:00Z">
        <w:r w:rsidR="003B00C0">
          <w:t xml:space="preserve"> functions behaved as excepted when the site was hosted on the server. No errors were found during testing. </w:t>
        </w:r>
      </w:ins>
    </w:p>
    <w:p w14:paraId="6F6CF213" w14:textId="77777777" w:rsidR="001E3397" w:rsidRDefault="001E3397" w:rsidP="00E401C0">
      <w:pPr>
        <w:rPr>
          <w:ins w:id="597" w:author="Prabhvir Saran [2]" w:date="2017-03-24T00:10:00Z"/>
        </w:rPr>
      </w:pPr>
    </w:p>
    <w:p w14:paraId="5CFE3481" w14:textId="77777777" w:rsidR="001E3397" w:rsidRDefault="001E3397" w:rsidP="001E3397">
      <w:pPr>
        <w:pStyle w:val="Heading2"/>
        <w:rPr>
          <w:ins w:id="598" w:author="Prabhvir Saran [2]" w:date="2017-03-24T00:10:00Z"/>
        </w:rPr>
      </w:pPr>
      <w:bookmarkStart w:id="599" w:name="_Toc478079989"/>
      <w:ins w:id="600" w:author="Prabhvir Saran [2]" w:date="2017-03-24T00:10:00Z">
        <w:r>
          <w:t>Additional work</w:t>
        </w:r>
        <w:r w:rsidRPr="00FF76DD">
          <w:t>/Changes</w:t>
        </w:r>
        <w:bookmarkEnd w:id="599"/>
      </w:ins>
    </w:p>
    <w:p w14:paraId="1F3116D3" w14:textId="6BD3666B" w:rsidR="001E3397" w:rsidRPr="00980BFC" w:rsidRDefault="001E3397" w:rsidP="001E3397">
      <w:pPr>
        <w:rPr>
          <w:ins w:id="601" w:author="Prabhvir Saran [2]" w:date="2017-03-24T00:10:00Z"/>
        </w:rPr>
      </w:pPr>
      <w:ins w:id="602" w:author="Prabhvir Saran [2]" w:date="2017-03-24T00:10:00Z">
        <w:r>
          <w:t>jQuery is now being used to hide or show the div elements on the HEMA styles page</w:t>
        </w:r>
      </w:ins>
      <w:ins w:id="603" w:author="Prabhvir Saran [2]" w:date="2017-03-24T00:33:00Z">
        <w:r w:rsidR="00120B5E">
          <w:t xml:space="preserve"> and it was also implemented for the </w:t>
        </w:r>
      </w:ins>
      <w:ins w:id="604" w:author="Prabhvir Saran [2]" w:date="2017-03-24T00:34:00Z">
        <w:r w:rsidR="00120B5E">
          <w:t>about HEMA page</w:t>
        </w:r>
      </w:ins>
      <w:ins w:id="605" w:author="Prabhvir Saran [2]" w:date="2017-03-24T00:10:00Z">
        <w:r>
          <w:t xml:space="preserve">. This was </w:t>
        </w:r>
      </w:ins>
      <w:ins w:id="606" w:author="Prabhvir Saran [2]" w:date="2017-03-24T00:50:00Z">
        <w:r w:rsidR="00432394">
          <w:t>done</w:t>
        </w:r>
      </w:ins>
      <w:ins w:id="607" w:author="Prabhvir Saran [2]" w:date="2017-03-24T00:10:00Z">
        <w:r w:rsidR="00CB13C5">
          <w:t xml:space="preserve"> so that the previous </w:t>
        </w:r>
      </w:ins>
      <w:ins w:id="608" w:author="Prabhvir Saran [2]" w:date="2017-03-24T00:32:00Z">
        <w:r w:rsidR="00CB13C5">
          <w:t>JavaScript</w:t>
        </w:r>
      </w:ins>
      <w:ins w:id="609" w:author="Prabhvir Saran [2]" w:date="2017-03-24T00:10:00Z">
        <w:r w:rsidR="00CB13C5">
          <w:t xml:space="preserve"> code in the</w:t>
        </w:r>
      </w:ins>
      <w:ins w:id="610" w:author="Prabhvir Saran [2]" w:date="2017-03-24T00:34:00Z">
        <w:r w:rsidR="005E17B7">
          <w:t xml:space="preserve"> HEMA </w:t>
        </w:r>
      </w:ins>
      <w:ins w:id="611" w:author="Prabhvir Saran [2]" w:date="2017-03-24T00:35:00Z">
        <w:r w:rsidR="009A69B0">
          <w:t>style</w:t>
        </w:r>
      </w:ins>
      <w:ins w:id="612" w:author="Prabhvir Saran [2]" w:date="2017-03-24T00:10:00Z">
        <w:r w:rsidR="00CB13C5">
          <w:t xml:space="preserve"> page could be moved over</w:t>
        </w:r>
      </w:ins>
      <w:ins w:id="613" w:author="Prabhvir Saran [2]" w:date="2017-03-24T00:35:00Z">
        <w:r w:rsidR="009A69B0">
          <w:t xml:space="preserve"> to its own file with ease</w:t>
        </w:r>
      </w:ins>
      <w:ins w:id="614" w:author="Prabhvir Saran [2]" w:date="2017-03-24T00:31:00Z">
        <w:r w:rsidR="00CB13C5">
          <w:t xml:space="preserve">. </w:t>
        </w:r>
      </w:ins>
    </w:p>
    <w:p w14:paraId="4B88DFCA" w14:textId="77777777" w:rsidR="001E3397" w:rsidRDefault="001E3397" w:rsidP="00E401C0">
      <w:pPr>
        <w:rPr>
          <w:ins w:id="615" w:author="Prabhvir Saran [2]" w:date="2017-03-23T22:11:00Z"/>
        </w:rPr>
      </w:pPr>
    </w:p>
    <w:p w14:paraId="2EBED79A" w14:textId="74D7A88F" w:rsidR="00E401C0" w:rsidRPr="00E401C0" w:rsidRDefault="00E401C0">
      <w:pPr>
        <w:pStyle w:val="Heading1"/>
        <w:rPr>
          <w:ins w:id="616" w:author="Prabhvir Saran [2]" w:date="2017-03-23T16:43:00Z"/>
        </w:rPr>
        <w:pPrChange w:id="617" w:author="Prabhvir Saran [2]" w:date="2017-03-23T16:45:00Z">
          <w:pPr/>
        </w:pPrChange>
      </w:pPr>
      <w:bookmarkStart w:id="618" w:name="_Toc478079990"/>
      <w:ins w:id="619" w:author="Prabhvir Saran [2]" w:date="2017-03-23T16:43:00Z">
        <w:r>
          <w:lastRenderedPageBreak/>
          <w:t>Appendix 3</w:t>
        </w:r>
        <w:bookmarkEnd w:id="618"/>
      </w:ins>
    </w:p>
    <w:p w14:paraId="15AC0A2D" w14:textId="6137FB31" w:rsidR="00487BA1" w:rsidRDefault="00487BA1">
      <w:pPr>
        <w:pStyle w:val="Heading1"/>
        <w:jc w:val="center"/>
        <w:rPr>
          <w:ins w:id="620" w:author="Prabhvir Saran" w:date="2017-02-14T23:25:00Z"/>
          <w:b/>
          <w:sz w:val="36"/>
          <w:u w:val="single"/>
        </w:rPr>
        <w:pPrChange w:id="621" w:author="Prabhvir Saran" w:date="2017-02-17T01:29:00Z">
          <w:pPr>
            <w:pStyle w:val="Heading1"/>
          </w:pPr>
        </w:pPrChange>
      </w:pPr>
      <w:bookmarkStart w:id="622" w:name="_Toc478079991"/>
      <w:ins w:id="623" w:author="Prabhvir Saran" w:date="2017-02-14T17:56:00Z">
        <w:r w:rsidRPr="003B7E9F">
          <w:rPr>
            <w:b/>
            <w:sz w:val="36"/>
            <w:u w:val="single"/>
            <w:rPrChange w:id="624" w:author="Prabhvir Saran" w:date="2017-02-14T23:20:00Z">
              <w:rPr/>
            </w:rPrChange>
          </w:rPr>
          <w:t>Milestone 3: Skeleton site with layout, tables and forms</w:t>
        </w:r>
      </w:ins>
      <w:bookmarkEnd w:id="622"/>
    </w:p>
    <w:p w14:paraId="7B206568" w14:textId="77777777" w:rsidR="008E7E99" w:rsidRPr="00FF76DD" w:rsidRDefault="008E7E99">
      <w:pPr>
        <w:rPr>
          <w:ins w:id="625" w:author="Prabhvir Saran" w:date="2017-02-14T17:57:00Z"/>
        </w:rPr>
        <w:pPrChange w:id="626" w:author="Prabhvir Saran" w:date="2017-02-14T23:25:00Z">
          <w:pPr>
            <w:pStyle w:val="Heading1"/>
          </w:pPr>
        </w:pPrChange>
      </w:pPr>
    </w:p>
    <w:p w14:paraId="6E71666B" w14:textId="42EEF4B8" w:rsidR="001B012E" w:rsidRPr="00FF76DD" w:rsidRDefault="00487BA1">
      <w:pPr>
        <w:pStyle w:val="Heading2"/>
        <w:spacing w:after="240"/>
        <w:rPr>
          <w:ins w:id="627" w:author="Prabhvir Saran" w:date="2017-02-14T23:07:00Z"/>
        </w:rPr>
        <w:pPrChange w:id="628" w:author="Prabhvir Saran" w:date="2017-02-14T23:13:00Z">
          <w:pPr>
            <w:pStyle w:val="Heading1"/>
          </w:pPr>
        </w:pPrChange>
      </w:pPr>
      <w:ins w:id="629" w:author="Prabhvir Saran" w:date="2017-02-14T17:58:00Z">
        <w:del w:id="630" w:author="Prabhvir Saran [2]" w:date="2017-03-23T23:59:00Z">
          <w:r w:rsidDel="0092294F">
            <w:delText>Url</w:delText>
          </w:r>
        </w:del>
      </w:ins>
      <w:bookmarkStart w:id="631" w:name="_Toc478079992"/>
      <w:ins w:id="632" w:author="Prabhvir Saran [2]" w:date="2017-03-23T23:59:00Z">
        <w:r w:rsidR="0092294F">
          <w:t>URL</w:t>
        </w:r>
      </w:ins>
      <w:ins w:id="633" w:author="Prabhvir Saran" w:date="2017-02-14T17:58:00Z">
        <w:r>
          <w:t xml:space="preserve"> of the prototype website</w:t>
        </w:r>
      </w:ins>
      <w:bookmarkEnd w:id="631"/>
    </w:p>
    <w:p w14:paraId="08EF9036" w14:textId="65899F23" w:rsidR="00FE7EC9" w:rsidRDefault="00FE7EC9">
      <w:pPr>
        <w:pStyle w:val="Heading2"/>
        <w:rPr>
          <w:ins w:id="634" w:author="Prabhvir Saran" w:date="2017-02-17T00:50:00Z"/>
          <w:rFonts w:asciiTheme="minorHAnsi" w:eastAsiaTheme="minorHAnsi" w:hAnsiTheme="minorHAnsi" w:cstheme="minorBidi"/>
          <w:color w:val="auto"/>
          <w:sz w:val="22"/>
          <w:szCs w:val="22"/>
        </w:rPr>
        <w:pPrChange w:id="635" w:author="Prabhvir Saran" w:date="2017-02-14T17:58:00Z">
          <w:pPr>
            <w:pStyle w:val="Heading1"/>
          </w:pPr>
        </w:pPrChange>
      </w:pPr>
      <w:ins w:id="636" w:author="Prabhvir Saran" w:date="2017-02-17T00:50:00Z">
        <w:r>
          <w:rPr>
            <w:rFonts w:asciiTheme="minorHAnsi" w:eastAsiaTheme="minorHAnsi" w:hAnsiTheme="minorHAnsi" w:cstheme="minorBidi"/>
            <w:color w:val="auto"/>
            <w:sz w:val="22"/>
            <w:szCs w:val="22"/>
          </w:rPr>
          <w:fldChar w:fldCharType="begin"/>
        </w:r>
        <w:r>
          <w:rPr>
            <w:rFonts w:asciiTheme="minorHAnsi" w:eastAsiaTheme="minorHAnsi" w:hAnsiTheme="minorHAnsi" w:cstheme="minorBidi"/>
            <w:color w:val="auto"/>
            <w:sz w:val="22"/>
            <w:szCs w:val="22"/>
          </w:rPr>
          <w:instrText xml:space="preserve"> HYPERLINK "</w:instrText>
        </w:r>
        <w:r w:rsidRPr="00FE7EC9">
          <w:rPr>
            <w:rFonts w:asciiTheme="minorHAnsi" w:eastAsiaTheme="minorHAnsi" w:hAnsiTheme="minorHAnsi" w:cstheme="minorBidi"/>
            <w:color w:val="auto"/>
            <w:sz w:val="22"/>
            <w:szCs w:val="22"/>
          </w:rPr>
          <w:instrText>http://students.bcitdev.com/A00980505/G2/index.html</w:instrText>
        </w:r>
        <w:r>
          <w:rPr>
            <w:rFonts w:asciiTheme="minorHAnsi" w:eastAsiaTheme="minorHAnsi" w:hAnsiTheme="minorHAnsi" w:cstheme="minorBidi"/>
            <w:color w:val="auto"/>
            <w:sz w:val="22"/>
            <w:szCs w:val="22"/>
          </w:rPr>
          <w:instrText xml:space="preserve">" </w:instrText>
        </w:r>
        <w:r>
          <w:rPr>
            <w:rFonts w:asciiTheme="minorHAnsi" w:eastAsiaTheme="minorHAnsi" w:hAnsiTheme="minorHAnsi" w:cstheme="minorBidi"/>
            <w:color w:val="auto"/>
            <w:sz w:val="22"/>
            <w:szCs w:val="22"/>
          </w:rPr>
          <w:fldChar w:fldCharType="separate"/>
        </w:r>
      </w:ins>
      <w:bookmarkStart w:id="637" w:name="_Toc478079993"/>
      <w:bookmarkStart w:id="638" w:name="_Toc475058246"/>
      <w:bookmarkStart w:id="639" w:name="_Toc475067179"/>
      <w:r w:rsidRPr="0086014C">
        <w:rPr>
          <w:rStyle w:val="Hyperlink"/>
          <w:rFonts w:asciiTheme="minorHAnsi" w:eastAsiaTheme="minorHAnsi" w:hAnsiTheme="minorHAnsi" w:cstheme="minorBidi"/>
          <w:sz w:val="22"/>
          <w:szCs w:val="22"/>
        </w:rPr>
        <w:t>http://students.bcitdev.com/A00980505/G2/index.html</w:t>
      </w:r>
      <w:bookmarkEnd w:id="637"/>
      <w:bookmarkEnd w:id="638"/>
      <w:bookmarkEnd w:id="639"/>
      <w:ins w:id="640" w:author="Prabhvir Saran" w:date="2017-02-17T00:50:00Z">
        <w:r>
          <w:rPr>
            <w:rFonts w:asciiTheme="minorHAnsi" w:eastAsiaTheme="minorHAnsi" w:hAnsiTheme="minorHAnsi" w:cstheme="minorBidi"/>
            <w:color w:val="auto"/>
            <w:sz w:val="22"/>
            <w:szCs w:val="22"/>
          </w:rPr>
          <w:fldChar w:fldCharType="end"/>
        </w:r>
      </w:ins>
    </w:p>
    <w:p w14:paraId="1828208F" w14:textId="77777777" w:rsidR="00FE7EC9" w:rsidRDefault="00FE7EC9">
      <w:pPr>
        <w:pStyle w:val="Heading2"/>
        <w:rPr>
          <w:ins w:id="641" w:author="Prabhvir Saran" w:date="2017-02-17T00:50:00Z"/>
          <w:rFonts w:asciiTheme="minorHAnsi" w:eastAsiaTheme="minorHAnsi" w:hAnsiTheme="minorHAnsi" w:cstheme="minorBidi"/>
          <w:color w:val="auto"/>
          <w:sz w:val="22"/>
          <w:szCs w:val="22"/>
        </w:rPr>
        <w:pPrChange w:id="642" w:author="Prabhvir Saran" w:date="2017-02-14T17:58:00Z">
          <w:pPr>
            <w:pStyle w:val="Heading1"/>
          </w:pPr>
        </w:pPrChange>
      </w:pPr>
    </w:p>
    <w:p w14:paraId="2BEA5E59" w14:textId="6BAAF28E" w:rsidR="004A7F09" w:rsidRDefault="004A7F09">
      <w:pPr>
        <w:pStyle w:val="Heading2"/>
        <w:rPr>
          <w:ins w:id="643" w:author="Prabhvir Saran" w:date="2017-02-14T17:59:00Z"/>
        </w:rPr>
        <w:pPrChange w:id="644" w:author="Prabhvir Saran" w:date="2017-02-14T17:58:00Z">
          <w:pPr>
            <w:pStyle w:val="Heading1"/>
          </w:pPr>
        </w:pPrChange>
      </w:pPr>
      <w:bookmarkStart w:id="645" w:name="_Toc478079994"/>
      <w:ins w:id="646" w:author="Prabhvir Saran" w:date="2017-02-14T17:58:00Z">
        <w:r>
          <w:t>List of all the items completed</w:t>
        </w:r>
        <w:bookmarkEnd w:id="645"/>
        <w:r>
          <w:t xml:space="preserve"> </w:t>
        </w:r>
      </w:ins>
    </w:p>
    <w:p w14:paraId="4B5A52F9" w14:textId="20663A8D" w:rsidR="004A7F09" w:rsidRDefault="004A7F09">
      <w:pPr>
        <w:pStyle w:val="ListParagraph"/>
        <w:numPr>
          <w:ilvl w:val="0"/>
          <w:numId w:val="14"/>
        </w:numPr>
        <w:rPr>
          <w:ins w:id="647" w:author="Prabhvir Saran" w:date="2017-02-14T18:12:00Z"/>
        </w:rPr>
        <w:pPrChange w:id="648" w:author="Prabhvir Saran" w:date="2017-02-14T17:59:00Z">
          <w:pPr>
            <w:pStyle w:val="Heading1"/>
          </w:pPr>
        </w:pPrChange>
      </w:pPr>
      <w:ins w:id="649" w:author="Prabhvir Saran" w:date="2017-02-14T18:00:00Z">
        <w:r>
          <w:t>Organized all the files in the main folder called G2. All pages except index have the</w:t>
        </w:r>
        <w:r w:rsidR="002F1CF2">
          <w:t>ir own folder</w:t>
        </w:r>
        <w:r>
          <w:t xml:space="preserve">. The main </w:t>
        </w:r>
      </w:ins>
      <w:ins w:id="650" w:author="Prabhvir Saran" w:date="2017-02-14T23:07:00Z">
        <w:r w:rsidR="001B012E">
          <w:t>CSS</w:t>
        </w:r>
      </w:ins>
      <w:ins w:id="651" w:author="Prabhvir Saran" w:date="2017-02-14T18:00:00Z">
        <w:r>
          <w:t xml:space="preserve"> file called base is in the style folder. </w:t>
        </w:r>
      </w:ins>
    </w:p>
    <w:p w14:paraId="2CFDB56E" w14:textId="1CBD4FA5" w:rsidR="001A75D8" w:rsidRDefault="001A75D8">
      <w:pPr>
        <w:pStyle w:val="ListParagraph"/>
        <w:numPr>
          <w:ilvl w:val="0"/>
          <w:numId w:val="14"/>
        </w:numPr>
        <w:rPr>
          <w:ins w:id="652" w:author="Prabhvir Saran" w:date="2017-02-14T18:11:00Z"/>
        </w:rPr>
        <w:pPrChange w:id="653" w:author="Prabhvir Saran" w:date="2017-02-14T17:59:00Z">
          <w:pPr>
            <w:pStyle w:val="Heading1"/>
          </w:pPr>
        </w:pPrChange>
      </w:pPr>
      <w:ins w:id="654" w:author="Prabhvir Saran" w:date="2017-02-14T18:12:00Z">
        <w:r>
          <w:t>A prototype page has been created for every single page.</w:t>
        </w:r>
      </w:ins>
    </w:p>
    <w:p w14:paraId="56B4201D" w14:textId="7C5F2FC0" w:rsidR="004A2ADD" w:rsidRDefault="00E8373E">
      <w:pPr>
        <w:pStyle w:val="ListParagraph"/>
        <w:numPr>
          <w:ilvl w:val="0"/>
          <w:numId w:val="14"/>
        </w:numPr>
        <w:rPr>
          <w:ins w:id="655" w:author="Prabhvir Saran" w:date="2017-02-14T18:00:00Z"/>
        </w:rPr>
        <w:pPrChange w:id="656" w:author="Prabhvir Saran" w:date="2017-02-14T17:59:00Z">
          <w:pPr>
            <w:pStyle w:val="Heading1"/>
          </w:pPr>
        </w:pPrChange>
      </w:pPr>
      <w:ins w:id="657" w:author="Prabhvir Saran" w:date="2017-02-14T23:14:00Z">
        <w:r>
          <w:t>A single</w:t>
        </w:r>
      </w:ins>
      <w:ins w:id="658" w:author="Prabhvir Saran" w:date="2017-02-14T18:11:00Z">
        <w:r w:rsidR="004A2ADD">
          <w:t xml:space="preserve"> </w:t>
        </w:r>
      </w:ins>
      <w:ins w:id="659" w:author="Prabhvir Saran" w:date="2017-02-14T23:07:00Z">
        <w:r w:rsidR="001B012E">
          <w:t>CSS</w:t>
        </w:r>
      </w:ins>
      <w:ins w:id="660" w:author="Prabhvir Saran" w:date="2017-02-14T18:11:00Z">
        <w:r w:rsidR="004A2ADD">
          <w:t xml:space="preserve"> file is used to style all the pages.</w:t>
        </w:r>
      </w:ins>
    </w:p>
    <w:p w14:paraId="004C4ECF" w14:textId="4EDF052C" w:rsidR="004A7F09" w:rsidRDefault="004A7F09">
      <w:pPr>
        <w:pStyle w:val="ListParagraph"/>
        <w:numPr>
          <w:ilvl w:val="0"/>
          <w:numId w:val="14"/>
        </w:numPr>
        <w:rPr>
          <w:ins w:id="661" w:author="Prabhvir Saran" w:date="2017-02-17T00:34:00Z"/>
        </w:rPr>
        <w:pPrChange w:id="662" w:author="Prabhvir Saran" w:date="2017-02-14T18:02:00Z">
          <w:pPr>
            <w:pStyle w:val="Heading1"/>
          </w:pPr>
        </w:pPrChange>
      </w:pPr>
      <w:ins w:id="663" w:author="Prabhvir Saran" w:date="2017-02-14T18:02:00Z">
        <w:r>
          <w:t>Al</w:t>
        </w:r>
        <w:r w:rsidR="00BA7B9A">
          <w:t>l the content in the header will have the</w:t>
        </w:r>
      </w:ins>
      <w:ins w:id="664" w:author="Prabhvir Saran" w:date="2017-02-16T23:11:00Z">
        <w:r w:rsidR="00A52768">
          <w:t xml:space="preserve"> font</w:t>
        </w:r>
      </w:ins>
      <w:ins w:id="665" w:author="Prabhvir Saran" w:date="2017-02-14T18:02:00Z">
        <w:r w:rsidR="00BA7B9A">
          <w:t xml:space="preserve"> </w:t>
        </w:r>
      </w:ins>
      <w:ins w:id="666" w:author="Prabhvir Saran" w:date="2017-02-15T15:03:00Z">
        <w:r w:rsidR="00BA7B9A">
          <w:t>Cinzel a</w:t>
        </w:r>
      </w:ins>
      <w:ins w:id="667" w:author="Prabhvir Saran" w:date="2017-02-14T18:03:00Z">
        <w:r>
          <w:t>nd all the content in the body</w:t>
        </w:r>
      </w:ins>
      <w:ins w:id="668" w:author="Prabhvir Saran" w:date="2017-02-15T15:03:00Z">
        <w:r w:rsidR="00BA7B9A">
          <w:t xml:space="preserve"> and footer</w:t>
        </w:r>
      </w:ins>
      <w:ins w:id="669" w:author="Prabhvir Saran" w:date="2017-02-14T18:03:00Z">
        <w:r w:rsidR="00BA7B9A">
          <w:t xml:space="preserve"> will have the font Titillium web. </w:t>
        </w:r>
      </w:ins>
      <w:ins w:id="670" w:author="Prabhvir Saran" w:date="2017-02-15T15:04:00Z">
        <w:r w:rsidR="00BA7B9A">
          <w:t>Both</w:t>
        </w:r>
      </w:ins>
      <w:ins w:id="671" w:author="Prabhvir Saran" w:date="2017-02-14T18:03:00Z">
        <w:r w:rsidR="00BA7B9A">
          <w:t xml:space="preserve"> fonts are linked from google fonts. </w:t>
        </w:r>
      </w:ins>
    </w:p>
    <w:p w14:paraId="5CD65AA6" w14:textId="6D62C06F" w:rsidR="00EE725A" w:rsidRDefault="00165CCA">
      <w:pPr>
        <w:pStyle w:val="ListParagraph"/>
        <w:numPr>
          <w:ilvl w:val="0"/>
          <w:numId w:val="14"/>
        </w:numPr>
        <w:rPr>
          <w:ins w:id="672" w:author="Prabhvir Saran" w:date="2017-02-14T18:04:00Z"/>
        </w:rPr>
        <w:pPrChange w:id="673" w:author="Prabhvir Saran" w:date="2017-02-14T18:02:00Z">
          <w:pPr>
            <w:pStyle w:val="Heading1"/>
          </w:pPr>
        </w:pPrChange>
      </w:pPr>
      <w:ins w:id="674" w:author="Prabhvir Saran" w:date="2017-02-17T00:35:00Z">
        <w:r>
          <w:t>CSS link and hover pseudo</w:t>
        </w:r>
      </w:ins>
      <w:ins w:id="675" w:author="Prabhvir Saran" w:date="2017-02-17T01:21:00Z">
        <w:r>
          <w:t xml:space="preserve">-classes </w:t>
        </w:r>
      </w:ins>
      <w:ins w:id="676" w:author="Prabhvir Saran" w:date="2017-02-17T00:35:00Z">
        <w:r w:rsidR="00EE725A">
          <w:t>are used for main navigation hyperlinks.</w:t>
        </w:r>
      </w:ins>
    </w:p>
    <w:p w14:paraId="26580717" w14:textId="667F44F9" w:rsidR="004A7F09" w:rsidRDefault="004A7F09">
      <w:pPr>
        <w:pStyle w:val="ListParagraph"/>
        <w:numPr>
          <w:ilvl w:val="0"/>
          <w:numId w:val="14"/>
        </w:numPr>
        <w:rPr>
          <w:ins w:id="677" w:author="Prabhvir Saran" w:date="2017-02-14T18:06:00Z"/>
        </w:rPr>
        <w:pPrChange w:id="678" w:author="Prabhvir Saran" w:date="2017-02-14T18:02:00Z">
          <w:pPr>
            <w:pStyle w:val="Heading1"/>
          </w:pPr>
        </w:pPrChange>
      </w:pPr>
      <w:ins w:id="679" w:author="Prabhvir Saran" w:date="2017-02-14T18:04:00Z">
        <w:r>
          <w:t xml:space="preserve">The main navigation bar is </w:t>
        </w:r>
      </w:ins>
      <w:ins w:id="680" w:author="Prabhvir Saran" w:date="2017-02-14T18:05:00Z">
        <w:r>
          <w:t xml:space="preserve">configured with </w:t>
        </w:r>
      </w:ins>
      <w:ins w:id="681" w:author="Prabhvir Saran" w:date="2017-02-14T18:06:00Z">
        <w:r>
          <w:t>an unordered list</w:t>
        </w:r>
      </w:ins>
      <w:ins w:id="682" w:author="Prabhvir Saran" w:date="2017-02-15T15:04:00Z">
        <w:r w:rsidR="00BA7B9A">
          <w:t>.</w:t>
        </w:r>
      </w:ins>
    </w:p>
    <w:p w14:paraId="030BAD08" w14:textId="1D373F5F" w:rsidR="004A7F09" w:rsidRDefault="003B7E9F">
      <w:pPr>
        <w:pStyle w:val="ListParagraph"/>
        <w:numPr>
          <w:ilvl w:val="0"/>
          <w:numId w:val="14"/>
        </w:numPr>
        <w:rPr>
          <w:ins w:id="683" w:author="Prabhvir Saran" w:date="2017-02-14T18:11:00Z"/>
        </w:rPr>
        <w:pPrChange w:id="684" w:author="Prabhvir Saran" w:date="2017-02-14T18:02:00Z">
          <w:pPr>
            <w:pStyle w:val="Heading1"/>
          </w:pPr>
        </w:pPrChange>
      </w:pPr>
      <w:ins w:id="685" w:author="Prabhvir Saran" w:date="2017-02-14T23:21:00Z">
        <w:r>
          <w:t xml:space="preserve">A table is used </w:t>
        </w:r>
      </w:ins>
      <w:ins w:id="686" w:author="Prabhvir Saran" w:date="2017-02-17T01:21:00Z">
        <w:r w:rsidR="00930F36">
          <w:t>to organize</w:t>
        </w:r>
      </w:ins>
      <w:ins w:id="687" w:author="Prabhvir Saran" w:date="2017-02-14T23:21:00Z">
        <w:r>
          <w:t xml:space="preserve"> content on the About Us page. </w:t>
        </w:r>
      </w:ins>
    </w:p>
    <w:p w14:paraId="72B7B169" w14:textId="6F3674E0" w:rsidR="00F8500B" w:rsidRDefault="003B7E9F">
      <w:pPr>
        <w:pStyle w:val="ListParagraph"/>
        <w:numPr>
          <w:ilvl w:val="0"/>
          <w:numId w:val="14"/>
        </w:numPr>
        <w:rPr>
          <w:ins w:id="688" w:author="Prabhvir Saran" w:date="2017-02-17T03:46:00Z"/>
        </w:rPr>
        <w:pPrChange w:id="689" w:author="Prabhvir Saran" w:date="2017-02-15T15:19:00Z">
          <w:pPr>
            <w:pStyle w:val="Heading1"/>
          </w:pPr>
        </w:pPrChange>
      </w:pPr>
      <w:ins w:id="690" w:author="Prabhvir Saran" w:date="2017-02-14T18:15:00Z">
        <w:r>
          <w:t>The L</w:t>
        </w:r>
        <w:r w:rsidR="001A75D8">
          <w:t>ogin/signup page forms are using the action attribute to push th</w:t>
        </w:r>
        <w:r w:rsidR="00BA7B9A">
          <w:t>e data to the website provided.</w:t>
        </w:r>
      </w:ins>
    </w:p>
    <w:p w14:paraId="172E9D27" w14:textId="0A85B9C2" w:rsidR="002048E5" w:rsidRDefault="00D95C23">
      <w:pPr>
        <w:pStyle w:val="ListParagraph"/>
        <w:numPr>
          <w:ilvl w:val="0"/>
          <w:numId w:val="14"/>
        </w:numPr>
        <w:rPr>
          <w:ins w:id="691" w:author="Prabhvir Saran" w:date="2017-02-17T00:34:00Z"/>
        </w:rPr>
        <w:pPrChange w:id="692" w:author="Prabhvir Saran" w:date="2017-02-15T15:19:00Z">
          <w:pPr>
            <w:pStyle w:val="Heading1"/>
          </w:pPr>
        </w:pPrChange>
      </w:pPr>
      <w:ins w:id="693" w:author="Prabhvir Saran" w:date="2017-02-17T03:56:00Z">
        <w:r>
          <w:t>The CSS file and all the html pages</w:t>
        </w:r>
      </w:ins>
      <w:ins w:id="694" w:author="Prabhvir Saran" w:date="2017-02-17T03:55:00Z">
        <w:r>
          <w:t xml:space="preserve"> </w:t>
        </w:r>
      </w:ins>
      <w:ins w:id="695" w:author="Prabhvir Saran" w:date="2017-02-17T03:46:00Z">
        <w:r w:rsidR="002048E5">
          <w:t xml:space="preserve">have been </w:t>
        </w:r>
      </w:ins>
      <w:ins w:id="696" w:author="Prabhvir Saran" w:date="2017-02-17T03:47:00Z">
        <w:r w:rsidR="002048E5">
          <w:t>validated</w:t>
        </w:r>
      </w:ins>
      <w:ins w:id="697" w:author="Prabhvir Saran" w:date="2017-02-17T03:46:00Z">
        <w:r w:rsidR="002048E5">
          <w:t xml:space="preserve"> </w:t>
        </w:r>
      </w:ins>
      <w:ins w:id="698" w:author="Prabhvir Saran" w:date="2017-02-17T04:26:00Z">
        <w:r w:rsidR="002A21B5">
          <w:t xml:space="preserve">with no errors at all </w:t>
        </w:r>
      </w:ins>
      <w:ins w:id="699" w:author="Prabhvir Saran" w:date="2017-02-17T03:46:00Z">
        <w:r w:rsidR="002048E5">
          <w:t xml:space="preserve">through the W3 validator. </w:t>
        </w:r>
      </w:ins>
    </w:p>
    <w:p w14:paraId="5335B7F5" w14:textId="77777777" w:rsidR="00EE725A" w:rsidRDefault="00EE725A">
      <w:pPr>
        <w:pStyle w:val="ListParagraph"/>
        <w:rPr>
          <w:ins w:id="700" w:author="Prabhvir Saran" w:date="2017-02-16T21:09:00Z"/>
        </w:rPr>
        <w:pPrChange w:id="701" w:author="Prabhvir Saran" w:date="2017-02-17T00:34:00Z">
          <w:pPr>
            <w:pStyle w:val="Heading1"/>
          </w:pPr>
        </w:pPrChange>
      </w:pPr>
    </w:p>
    <w:p w14:paraId="565C5117" w14:textId="77777777" w:rsidR="004A5284" w:rsidRDefault="004A5284">
      <w:pPr>
        <w:pStyle w:val="ListParagraph"/>
        <w:rPr>
          <w:ins w:id="702" w:author="Prabhvir Saran" w:date="2017-02-14T18:23:00Z"/>
        </w:rPr>
        <w:pPrChange w:id="703" w:author="Prabhvir Saran" w:date="2017-02-16T20:27:00Z">
          <w:pPr>
            <w:pStyle w:val="Heading1"/>
          </w:pPr>
        </w:pPrChange>
      </w:pPr>
    </w:p>
    <w:p w14:paraId="71A4CACD" w14:textId="73E33A40" w:rsidR="00F8500B" w:rsidRPr="00AE6FFC" w:rsidRDefault="00E625D2">
      <w:pPr>
        <w:pStyle w:val="Heading2"/>
        <w:rPr>
          <w:ins w:id="704" w:author="Prabhvir Saran" w:date="2017-02-14T18:16:00Z"/>
          <w:rFonts w:asciiTheme="minorHAnsi" w:eastAsiaTheme="minorHAnsi" w:hAnsiTheme="minorHAnsi" w:cstheme="minorBidi"/>
          <w:color w:val="auto"/>
          <w:sz w:val="22"/>
          <w:szCs w:val="22"/>
          <w:rPrChange w:id="705" w:author="Prabhvir Saran" w:date="2017-02-14T23:27:00Z">
            <w:rPr>
              <w:ins w:id="706" w:author="Prabhvir Saran" w:date="2017-02-14T18:16:00Z"/>
            </w:rPr>
          </w:rPrChange>
        </w:rPr>
        <w:pPrChange w:id="707" w:author="Prabhvir Saran" w:date="2017-02-15T15:19:00Z">
          <w:pPr>
            <w:pStyle w:val="Heading1"/>
          </w:pPr>
        </w:pPrChange>
      </w:pPr>
      <w:bookmarkStart w:id="708" w:name="_Toc478079995"/>
      <w:ins w:id="709" w:author="Prabhvir Saran" w:date="2017-02-14T23:22:00Z">
        <w:r w:rsidRPr="00FF76DD">
          <w:t>Additional work/Issues/Changes</w:t>
        </w:r>
      </w:ins>
      <w:bookmarkEnd w:id="708"/>
    </w:p>
    <w:p w14:paraId="1A9F2167" w14:textId="501D618A" w:rsidR="00D71FFD" w:rsidRDefault="00255729">
      <w:pPr>
        <w:rPr>
          <w:ins w:id="710" w:author="Prabhvir Saran" w:date="2017-02-16T20:28:00Z"/>
        </w:rPr>
        <w:pPrChange w:id="711" w:author="Prabhvir Saran" w:date="2017-02-14T18:16:00Z">
          <w:pPr>
            <w:pStyle w:val="Heading1"/>
          </w:pPr>
        </w:pPrChange>
      </w:pPr>
      <w:ins w:id="712" w:author="Prabhvir Saran" w:date="2017-02-17T01:21:00Z">
        <w:r>
          <w:t xml:space="preserve">HEMA </w:t>
        </w:r>
      </w:ins>
      <w:ins w:id="713" w:author="Prabhvir Saran" w:date="2017-02-15T15:10:00Z">
        <w:r w:rsidR="00BA7B9A">
          <w:t>Styles page</w:t>
        </w:r>
      </w:ins>
      <w:ins w:id="714" w:author="Prabhvir Saran" w:date="2017-02-17T00:38:00Z">
        <w:r w:rsidR="00B45422">
          <w:t xml:space="preserve"> </w:t>
        </w:r>
      </w:ins>
      <w:ins w:id="715" w:author="Prabhvir Saran" w:date="2017-02-17T00:39:00Z">
        <w:r w:rsidR="00B45422">
          <w:t xml:space="preserve">is </w:t>
        </w:r>
      </w:ins>
      <w:ins w:id="716" w:author="Prabhvir Saran" w:date="2017-02-17T00:38:00Z">
        <w:r w:rsidR="00B45422">
          <w:t xml:space="preserve">one of the pages that is supposed to use </w:t>
        </w:r>
      </w:ins>
      <w:ins w:id="717" w:author="Prabhvir Saran" w:date="2017-02-15T15:11:00Z">
        <w:r w:rsidR="00BA7B9A">
          <w:t>JavaScript</w:t>
        </w:r>
      </w:ins>
      <w:ins w:id="718" w:author="Prabhvir Saran" w:date="2017-02-15T15:10:00Z">
        <w:r w:rsidR="00BA7B9A">
          <w:t xml:space="preserve"> to </w:t>
        </w:r>
        <w:r w:rsidR="00E625D2">
          <w:t>change the content of the page.</w:t>
        </w:r>
      </w:ins>
      <w:ins w:id="719" w:author="Prabhvir Saran" w:date="2017-02-17T00:38:00Z">
        <w:r w:rsidR="00B45422">
          <w:t xml:space="preserve"> </w:t>
        </w:r>
      </w:ins>
      <w:ins w:id="720" w:author="Prabhvir Saran" w:date="2017-02-17T00:39:00Z">
        <w:r w:rsidR="00B45422">
          <w:t xml:space="preserve">This has already been implemented. </w:t>
        </w:r>
      </w:ins>
      <w:ins w:id="721" w:author="Prabhvir Saran" w:date="2017-02-17T00:38:00Z">
        <w:r w:rsidR="00B45422">
          <w:t>This was the only additional work that was done and</w:t>
        </w:r>
      </w:ins>
      <w:ins w:id="722" w:author="Prabhvir Saran" w:date="2017-02-15T15:10:00Z">
        <w:r w:rsidR="00B45422">
          <w:t xml:space="preserve"> s</w:t>
        </w:r>
        <w:r w:rsidR="00E625D2">
          <w:t xml:space="preserve">ince we were all working on </w:t>
        </w:r>
      </w:ins>
      <w:ins w:id="723" w:author="Prabhvir Saran" w:date="2017-02-15T15:15:00Z">
        <w:r w:rsidR="00E625D2">
          <w:t>the</w:t>
        </w:r>
      </w:ins>
      <w:ins w:id="724" w:author="Prabhvir Saran" w:date="2017-02-15T15:10:00Z">
        <w:r w:rsidR="00E625D2">
          <w:t xml:space="preserve"> </w:t>
        </w:r>
      </w:ins>
      <w:ins w:id="725" w:author="Prabhvir Saran" w:date="2017-02-15T15:15:00Z">
        <w:r w:rsidR="00B45422">
          <w:t xml:space="preserve">same CSS file, </w:t>
        </w:r>
      </w:ins>
      <w:ins w:id="726" w:author="Prabhvir Saran" w:date="2017-02-17T00:39:00Z">
        <w:r w:rsidR="00B45422">
          <w:t>we did encounter issue</w:t>
        </w:r>
      </w:ins>
      <w:ins w:id="727" w:author="Prabhvir Saran" w:date="2017-02-17T00:40:00Z">
        <w:r w:rsidR="00B45422">
          <w:t>s</w:t>
        </w:r>
      </w:ins>
      <w:ins w:id="728" w:author="Prabhvir Saran" w:date="2017-02-17T00:39:00Z">
        <w:r w:rsidR="00B45422">
          <w:t xml:space="preserve"> </w:t>
        </w:r>
      </w:ins>
      <w:ins w:id="729" w:author="Prabhvir Saran" w:date="2017-02-15T15:15:00Z">
        <w:r w:rsidR="004C1B73">
          <w:t>while merging it using Git. I</w:t>
        </w:r>
        <w:r w:rsidR="00E625D2">
          <w:t xml:space="preserve">t </w:t>
        </w:r>
      </w:ins>
      <w:ins w:id="730" w:author="Prabhvir Saran" w:date="2017-02-16T21:08:00Z">
        <w:r w:rsidR="0073044C">
          <w:t>broke</w:t>
        </w:r>
      </w:ins>
      <w:ins w:id="731" w:author="Prabhvir Saran" w:date="2017-02-15T15:15:00Z">
        <w:r w:rsidR="00E625D2">
          <w:t xml:space="preserve"> the code</w:t>
        </w:r>
      </w:ins>
      <w:ins w:id="732" w:author="Prabhvir Saran" w:date="2017-02-17T01:22:00Z">
        <w:r w:rsidR="00484EA6">
          <w:t xml:space="preserve"> almost</w:t>
        </w:r>
      </w:ins>
      <w:ins w:id="733" w:author="Prabhvir Saran" w:date="2017-02-16T21:08:00Z">
        <w:r w:rsidR="0073044C">
          <w:t xml:space="preserve"> every time</w:t>
        </w:r>
      </w:ins>
      <w:ins w:id="734" w:author="Prabhvir Saran" w:date="2017-02-15T15:15:00Z">
        <w:r w:rsidR="00E625D2">
          <w:t xml:space="preserve"> and we had to keep going back to fix it. </w:t>
        </w:r>
      </w:ins>
      <w:ins w:id="735" w:author="Prabhvir Saran" w:date="2017-02-14T18:18:00Z">
        <w:r w:rsidR="001A75D8">
          <w:t xml:space="preserve">There were </w:t>
        </w:r>
      </w:ins>
      <w:ins w:id="736" w:author="Prabhvir Saran" w:date="2017-02-16T23:17:00Z">
        <w:r w:rsidR="00BA63DE">
          <w:t xml:space="preserve">also </w:t>
        </w:r>
      </w:ins>
      <w:ins w:id="737" w:author="Prabhvir Saran" w:date="2017-02-14T18:18:00Z">
        <w:r w:rsidR="001A75D8">
          <w:t>some changes made</w:t>
        </w:r>
      </w:ins>
      <w:ins w:id="738" w:author="Prabhvir Saran" w:date="2017-02-16T20:23:00Z">
        <w:r w:rsidR="00D71FFD">
          <w:t xml:space="preserve"> to the website</w:t>
        </w:r>
      </w:ins>
      <w:ins w:id="739" w:author="Prabhvir Saran" w:date="2017-02-14T18:18:00Z">
        <w:r w:rsidR="001A75D8">
          <w:t>. The contact and the meet the team pages we</w:t>
        </w:r>
        <w:r w:rsidR="00E625D2">
          <w:t>re combined in to a single page called the aboutus page.</w:t>
        </w:r>
        <w:r w:rsidR="001A75D8">
          <w:t xml:space="preserve"> </w:t>
        </w:r>
      </w:ins>
      <w:ins w:id="740" w:author="Prabhvir Saran" w:date="2017-02-14T18:20:00Z">
        <w:r w:rsidR="001A75D8">
          <w:t xml:space="preserve">The </w:t>
        </w:r>
      </w:ins>
      <w:ins w:id="741" w:author="Prabhvir Saran" w:date="2017-02-14T18:22:00Z">
        <w:r w:rsidR="001A75D8">
          <w:t xml:space="preserve">layout on the </w:t>
        </w:r>
      </w:ins>
      <w:ins w:id="742" w:author="Prabhvir Saran" w:date="2017-02-14T18:20:00Z">
        <w:r w:rsidR="001A75D8">
          <w:t xml:space="preserve">About HEMA page, Style page and HEMA in BC page </w:t>
        </w:r>
      </w:ins>
      <w:ins w:id="743" w:author="Prabhvir Saran" w:date="2017-02-14T23:15:00Z">
        <w:r w:rsidR="009E6A96">
          <w:t xml:space="preserve">was changed </w:t>
        </w:r>
      </w:ins>
      <w:ins w:id="744" w:author="Prabhvir Saran" w:date="2017-02-14T23:16:00Z">
        <w:r w:rsidR="009E6A96">
          <w:t>slightly</w:t>
        </w:r>
      </w:ins>
      <w:ins w:id="745" w:author="Prabhvir Saran" w:date="2017-02-14T23:15:00Z">
        <w:r w:rsidR="009E6A96">
          <w:t>. Now the images/videos a</w:t>
        </w:r>
        <w:r w:rsidR="00E625D2">
          <w:t>re on top</w:t>
        </w:r>
      </w:ins>
      <w:ins w:id="746" w:author="Prabhvir Saran" w:date="2017-02-17T00:41:00Z">
        <w:r w:rsidR="004C1B73">
          <w:t>,</w:t>
        </w:r>
      </w:ins>
      <w:ins w:id="747" w:author="Prabhvir Saran" w:date="2017-02-14T23:15:00Z">
        <w:r w:rsidR="00E625D2">
          <w:t xml:space="preserve"> with text underneath to better match the homepage. </w:t>
        </w:r>
      </w:ins>
      <w:ins w:id="748" w:author="Prabhvir Saran" w:date="2017-02-17T01:24:00Z">
        <w:r w:rsidR="00236B82">
          <w:t xml:space="preserve">The sitemap page was created. </w:t>
        </w:r>
      </w:ins>
      <w:ins w:id="749" w:author="Prabhvir Saran" w:date="2017-02-17T01:22:00Z">
        <w:r w:rsidR="006D5F43">
          <w:t xml:space="preserve">Finally, the login and signup </w:t>
        </w:r>
      </w:ins>
      <w:ins w:id="750" w:author="Prabhvir Saran" w:date="2017-02-17T03:56:00Z">
        <w:r w:rsidR="00C325F4">
          <w:t>button</w:t>
        </w:r>
      </w:ins>
      <w:ins w:id="751" w:author="Prabhvir Saran" w:date="2017-02-17T01:22:00Z">
        <w:r w:rsidR="006D5F43">
          <w:t xml:space="preserve"> were combined into a single </w:t>
        </w:r>
      </w:ins>
      <w:ins w:id="752" w:author="Prabhvir Saran" w:date="2017-02-17T01:23:00Z">
        <w:r w:rsidR="006D5F43">
          <w:t>button</w:t>
        </w:r>
      </w:ins>
      <w:ins w:id="753" w:author="Prabhvir Saran" w:date="2017-02-17T01:22:00Z">
        <w:r w:rsidR="006D5F43">
          <w:t xml:space="preserve"> </w:t>
        </w:r>
      </w:ins>
      <w:ins w:id="754" w:author="Prabhvir Saran" w:date="2017-02-17T01:23:00Z">
        <w:r w:rsidR="006D5F43">
          <w:t>called login/signup.</w:t>
        </w:r>
      </w:ins>
      <w:ins w:id="755" w:author="Prabhvir Saran" w:date="2017-02-17T01:25:00Z">
        <w:r w:rsidR="00236B82">
          <w:t xml:space="preserve"> All these changes have been document</w:t>
        </w:r>
      </w:ins>
      <w:ins w:id="756" w:author="Prabhvir Saran" w:date="2017-02-17T01:26:00Z">
        <w:r w:rsidR="00236B82">
          <w:t>ed</w:t>
        </w:r>
      </w:ins>
      <w:ins w:id="757" w:author="Prabhvir Saran" w:date="2017-02-17T01:25:00Z">
        <w:r w:rsidR="00236B82">
          <w:t xml:space="preserve"> in appendix 2. </w:t>
        </w:r>
      </w:ins>
    </w:p>
    <w:p w14:paraId="297FD435" w14:textId="77777777" w:rsidR="004A5284" w:rsidRDefault="004A5284">
      <w:pPr>
        <w:rPr>
          <w:ins w:id="758" w:author="Prabhvir Saran" w:date="2017-02-16T20:25:00Z"/>
        </w:rPr>
        <w:pPrChange w:id="759" w:author="Prabhvir Saran" w:date="2017-02-14T18:16:00Z">
          <w:pPr>
            <w:pStyle w:val="Heading1"/>
          </w:pPr>
        </w:pPrChange>
      </w:pPr>
    </w:p>
    <w:p w14:paraId="4688686B" w14:textId="49828195" w:rsidR="00F8500B" w:rsidRDefault="00F8500B">
      <w:pPr>
        <w:pStyle w:val="Heading2"/>
        <w:rPr>
          <w:ins w:id="760" w:author="Prabhvir Saran" w:date="2017-02-14T18:16:00Z"/>
        </w:rPr>
        <w:pPrChange w:id="761" w:author="Prabhvir Saran" w:date="2017-02-14T23:16:00Z">
          <w:pPr>
            <w:pStyle w:val="Heading1"/>
          </w:pPr>
        </w:pPrChange>
      </w:pPr>
      <w:bookmarkStart w:id="762" w:name="_Toc478079996"/>
      <w:ins w:id="763" w:author="Prabhvir Saran" w:date="2017-02-14T18:23:00Z">
        <w:r>
          <w:t>Documentation of Work</w:t>
        </w:r>
        <w:bookmarkEnd w:id="762"/>
        <w:r>
          <w:t xml:space="preserve"> </w:t>
        </w:r>
      </w:ins>
    </w:p>
    <w:p w14:paraId="5AD652F0" w14:textId="22F96670" w:rsidR="006E05DC" w:rsidRDefault="00D71FFD">
      <w:pPr>
        <w:rPr>
          <w:ins w:id="764" w:author="Prabhvir Saran" w:date="2017-02-16T20:12:00Z"/>
        </w:rPr>
        <w:pPrChange w:id="765" w:author="Prabhvir Saran" w:date="2017-02-14T17:56:00Z">
          <w:pPr>
            <w:pStyle w:val="Heading1"/>
          </w:pPr>
        </w:pPrChange>
      </w:pPr>
      <w:ins w:id="766" w:author="Prabhvir Saran" w:date="2017-02-16T20:23:00Z">
        <w:r>
          <w:t>Below are three s</w:t>
        </w:r>
      </w:ins>
      <w:ins w:id="767" w:author="Prabhvir Saran" w:date="2017-02-14T23:24:00Z">
        <w:r w:rsidR="002C30BD">
          <w:t>creenshots that include the</w:t>
        </w:r>
        <w:r>
          <w:t xml:space="preserve"> front page, the about us</w:t>
        </w:r>
      </w:ins>
      <w:ins w:id="768" w:author="Prabhvir Saran" w:date="2017-02-16T20:24:00Z">
        <w:r>
          <w:t xml:space="preserve"> page with </w:t>
        </w:r>
      </w:ins>
      <w:ins w:id="769" w:author="Prabhvir Saran" w:date="2017-02-16T21:08:00Z">
        <w:r w:rsidR="0073044C">
          <w:t>a</w:t>
        </w:r>
      </w:ins>
      <w:ins w:id="770" w:author="Prabhvir Saran" w:date="2017-02-16T20:24:00Z">
        <w:r>
          <w:t xml:space="preserve"> </w:t>
        </w:r>
      </w:ins>
      <w:ins w:id="771" w:author="Prabhvir Saran" w:date="2017-02-14T23:24:00Z">
        <w:r w:rsidR="008A0611" w:rsidRPr="008A0611">
          <w:t xml:space="preserve">table and </w:t>
        </w:r>
        <w:r>
          <w:t xml:space="preserve">the login/signup page with the </w:t>
        </w:r>
      </w:ins>
      <w:ins w:id="772" w:author="Prabhvir Saran" w:date="2017-02-16T20:25:00Z">
        <w:r>
          <w:t xml:space="preserve">required </w:t>
        </w:r>
      </w:ins>
      <w:ins w:id="773" w:author="Prabhvir Saran" w:date="2017-02-14T23:24:00Z">
        <w:r w:rsidR="008A0611" w:rsidRPr="008A0611">
          <w:t>form</w:t>
        </w:r>
      </w:ins>
      <w:ins w:id="774" w:author="Prabhvir Saran" w:date="2017-02-16T20:25:00Z">
        <w:r>
          <w:t>.</w:t>
        </w:r>
      </w:ins>
    </w:p>
    <w:p w14:paraId="770A3BC5" w14:textId="3A5E0ADC" w:rsidR="00363304" w:rsidRDefault="00E973BD">
      <w:pPr>
        <w:rPr>
          <w:ins w:id="775" w:author="Prabhvir Saran" w:date="2017-02-14T23:24:00Z"/>
        </w:rPr>
        <w:pPrChange w:id="776" w:author="Prabhvir Saran" w:date="2017-02-14T17:56:00Z">
          <w:pPr>
            <w:pStyle w:val="Heading1"/>
          </w:pPr>
        </w:pPrChange>
      </w:pPr>
      <w:r>
        <w:rPr>
          <w:noProof/>
          <w:lang w:val="en-CA" w:eastAsia="en-CA"/>
        </w:rPr>
        <w:lastRenderedPageBreak/>
        <mc:AlternateContent>
          <mc:Choice Requires="wpg">
            <w:drawing>
              <wp:anchor distT="0" distB="0" distL="114300" distR="114300" simplePos="0" relativeHeight="251725824" behindDoc="0" locked="0" layoutInCell="1" allowOverlap="1" wp14:anchorId="44D37FD3" wp14:editId="3A628E53">
                <wp:simplePos x="0" y="0"/>
                <wp:positionH relativeFrom="column">
                  <wp:posOffset>-24130</wp:posOffset>
                </wp:positionH>
                <wp:positionV relativeFrom="paragraph">
                  <wp:posOffset>0</wp:posOffset>
                </wp:positionV>
                <wp:extent cx="4324985" cy="3999230"/>
                <wp:effectExtent l="0" t="0" r="0" b="1270"/>
                <wp:wrapSquare wrapText="bothSides"/>
                <wp:docPr id="513" name="Group 513"/>
                <wp:cNvGraphicFramePr/>
                <a:graphic xmlns:a="http://schemas.openxmlformats.org/drawingml/2006/main">
                  <a:graphicData uri="http://schemas.microsoft.com/office/word/2010/wordprocessingGroup">
                    <wpg:wgp>
                      <wpg:cNvGrpSpPr/>
                      <wpg:grpSpPr>
                        <a:xfrm>
                          <a:off x="0" y="0"/>
                          <a:ext cx="4324985" cy="3999230"/>
                          <a:chOff x="0" y="0"/>
                          <a:chExt cx="4340860" cy="4107180"/>
                        </a:xfrm>
                      </wpg:grpSpPr>
                      <pic:pic xmlns:pic="http://schemas.openxmlformats.org/drawingml/2006/picture">
                        <pic:nvPicPr>
                          <pic:cNvPr id="509" name="Picture 50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340860" cy="3782695"/>
                          </a:xfrm>
                          <a:prstGeom prst="rect">
                            <a:avLst/>
                          </a:prstGeom>
                        </pic:spPr>
                      </pic:pic>
                      <wps:wsp>
                        <wps:cNvPr id="512" name="Text Box 512"/>
                        <wps:cNvSpPr txBox="1"/>
                        <wps:spPr>
                          <a:xfrm>
                            <a:off x="0" y="3840480"/>
                            <a:ext cx="4340860" cy="266700"/>
                          </a:xfrm>
                          <a:prstGeom prst="rect">
                            <a:avLst/>
                          </a:prstGeom>
                          <a:solidFill>
                            <a:prstClr val="white"/>
                          </a:solidFill>
                          <a:ln>
                            <a:noFill/>
                          </a:ln>
                        </wps:spPr>
                        <wps:txbx>
                          <w:txbxContent>
                            <w:p w14:paraId="612930DB" w14:textId="39A09CE2" w:rsidR="00CF60F9" w:rsidRPr="007679B4" w:rsidRDefault="00CF60F9">
                              <w:pPr>
                                <w:pStyle w:val="Caption"/>
                                <w:rPr>
                                  <w:noProof/>
                                </w:rPr>
                                <w:pPrChange w:id="777" w:author="Prabhvir Saran" w:date="2017-02-16T20:19:00Z">
                                  <w:pPr/>
                                </w:pPrChange>
                              </w:pPr>
                              <w:ins w:id="778" w:author="Prabhvir Saran" w:date="2017-02-16T20:21:00Z">
                                <w:r>
                                  <w:t>Front</w:t>
                                </w:r>
                              </w:ins>
                              <w:ins w:id="779" w:author="Prabhvir Saran" w:date="2017-02-16T20:19:00Z">
                                <w:r>
                                  <w:t xml:space="preserve">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D37FD3" id="Group 513" o:spid="_x0000_s1030" style="position:absolute;margin-left:-1.9pt;margin-top:0;width:340.55pt;height:314.9pt;z-index:251725824;mso-width-relative:margin;mso-height-relative:margin" coordsize="43408,41071"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QcmFiaHZpciBTYXJhbgAAAAWQAwACAAAAFAAAEKiQBAACAAAAFAAAELySkQAC&#10;AAAAAzcwAACSkgACAAAAAzcwAADqHAAHAAAIDAAACJwAAAAAHOoAAAAI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8P3hwYWNrZXQgZW5kPSd3&#10;Jz8+/9sAQwAHBQUGBQQHBgUGCAcHCAoRCwoJCQoVDxAMERgVGhkYFRgXGx4nIRsdJR0XGCIuIiUo&#10;KSssKxogLzMvKjInKisq/9sAQwEHCAgKCQoUCwsUKhwYHCoqKioqKioqKioqKioqKioqKioqKioq&#10;KioqKioqKioqKioqKioqKioqKioqKioqKioq/8AAEQgDKQO/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Pff8hG5/wCurfzNQVPff8hG5/66t/M1BW1f+NL1f5nLg/8Adqf+&#10;FfkFFFFYnU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E99/yEbn/AK6t/M1BU99/yEbn/rq38zUFbV/40vV/mcuD/wB2p/4V+QUUUVid&#10;Q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T33/IRuf8Arq38zUFT33/IRuf+urfzNQVtX/jS9X+Zy4P/AHan/hX5BRRRWJ1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&#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9" o:spid="_x0000_s1031" type="#_x0000_t75" style="position:absolute;width:43408;height:37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">
                  <v:imagedata r:id="rId10" o:title=""/>
                  <v:path arrowok="t"/>
                </v:shape>
                <v:shape id="Text Box 512" o:spid="_x0000_s1032" type="#_x0000_t202" style="position:absolute;top:38404;width:4340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" stroked="f">
                  <v:textbox inset="0,0,0,0">
                    <w:txbxContent>
                      <w:p w14:paraId="612930DB" w14:textId="39A09CE2" w:rsidR="00CF60F9" w:rsidRPr="007679B4" w:rsidRDefault="00CF60F9">
                        <w:pPr>
                          <w:pStyle w:val="Caption"/>
                          <w:rPr>
                            <w:noProof/>
                          </w:rPr>
                          <w:pPrChange w:id="690" w:author="Prabhvir Saran" w:date="2017-02-16T20:19:00Z">
                            <w:pPr/>
                          </w:pPrChange>
                        </w:pPr>
                        <w:ins w:id="691" w:author="Prabhvir Saran" w:date="2017-02-16T20:21:00Z">
                          <w:r>
                            <w:t>Front</w:t>
                          </w:r>
                        </w:ins>
                        <w:ins w:id="692" w:author="Prabhvir Saran" w:date="2017-02-16T20:19:00Z">
                          <w:r>
                            <w:t xml:space="preserve"> page </w:t>
                          </w:r>
                        </w:ins>
                      </w:p>
                    </w:txbxContent>
                  </v:textbox>
                </v:shape>
                <w10:wrap type="square"/>
              </v:group>
            </w:pict>
          </mc:Fallback>
        </mc:AlternateContent>
      </w:r>
    </w:p>
    <w:p w14:paraId="4E3C742E" w14:textId="1FB4D8C6" w:rsidR="006E05DC" w:rsidRDefault="006E05DC">
      <w:pPr>
        <w:rPr>
          <w:ins w:id="780" w:author="Prabhvir Saran" w:date="2017-02-16T20:12:00Z"/>
        </w:rPr>
        <w:pPrChange w:id="781" w:author="Prabhvir Saran" w:date="2017-02-14T17:56:00Z">
          <w:pPr>
            <w:pStyle w:val="Heading1"/>
          </w:pPr>
        </w:pPrChange>
      </w:pPr>
    </w:p>
    <w:p w14:paraId="7A18D2D7" w14:textId="2115CED2" w:rsidR="006E05DC" w:rsidRDefault="006E05DC">
      <w:pPr>
        <w:rPr>
          <w:ins w:id="782" w:author="Prabhvir Saran" w:date="2017-02-16T20:12:00Z"/>
        </w:rPr>
        <w:pPrChange w:id="783" w:author="Prabhvir Saran" w:date="2017-02-14T17:56:00Z">
          <w:pPr>
            <w:pStyle w:val="Heading1"/>
          </w:pPr>
        </w:pPrChange>
      </w:pPr>
    </w:p>
    <w:p w14:paraId="0EF5757E" w14:textId="73512F36" w:rsidR="006E05DC" w:rsidRDefault="006E05DC">
      <w:pPr>
        <w:rPr>
          <w:ins w:id="784" w:author="Prabhvir Saran" w:date="2017-02-16T20:12:00Z"/>
        </w:rPr>
        <w:pPrChange w:id="785" w:author="Prabhvir Saran" w:date="2017-02-14T17:56:00Z">
          <w:pPr>
            <w:pStyle w:val="Heading1"/>
          </w:pPr>
        </w:pPrChange>
      </w:pPr>
    </w:p>
    <w:p w14:paraId="66460CBD" w14:textId="060AFA2C" w:rsidR="006E05DC" w:rsidRDefault="006E05DC">
      <w:pPr>
        <w:rPr>
          <w:ins w:id="786" w:author="Prabhvir Saran" w:date="2017-02-16T20:12:00Z"/>
        </w:rPr>
        <w:pPrChange w:id="787" w:author="Prabhvir Saran" w:date="2017-02-14T17:56:00Z">
          <w:pPr>
            <w:pStyle w:val="Heading1"/>
          </w:pPr>
        </w:pPrChange>
      </w:pPr>
    </w:p>
    <w:p w14:paraId="12357199" w14:textId="2E8E2234" w:rsidR="006E05DC" w:rsidRDefault="006E05DC">
      <w:pPr>
        <w:rPr>
          <w:ins w:id="788" w:author="Prabhvir Saran" w:date="2017-02-16T20:12:00Z"/>
        </w:rPr>
        <w:pPrChange w:id="789" w:author="Prabhvir Saran" w:date="2017-02-14T17:56:00Z">
          <w:pPr>
            <w:pStyle w:val="Heading1"/>
          </w:pPr>
        </w:pPrChange>
      </w:pPr>
    </w:p>
    <w:p w14:paraId="4E509B33" w14:textId="1E49E461" w:rsidR="005F369C" w:rsidRDefault="005F369C" w:rsidP="006E05DC">
      <w:pPr>
        <w:rPr>
          <w:ins w:id="790" w:author="Prabhvir Saran" w:date="2017-02-16T20:13:00Z"/>
          <w:b/>
        </w:rPr>
      </w:pPr>
    </w:p>
    <w:p w14:paraId="1F5B7372" w14:textId="64A3B644" w:rsidR="005F369C" w:rsidRDefault="005F369C" w:rsidP="006E05DC">
      <w:pPr>
        <w:rPr>
          <w:ins w:id="791" w:author="Prabhvir Saran" w:date="2017-02-16T20:13:00Z"/>
          <w:b/>
        </w:rPr>
      </w:pPr>
    </w:p>
    <w:p w14:paraId="5305913D" w14:textId="145C6A2A" w:rsidR="005F369C" w:rsidRDefault="005F369C" w:rsidP="006E05DC">
      <w:pPr>
        <w:rPr>
          <w:ins w:id="792" w:author="Prabhvir Saran" w:date="2017-02-16T20:13:00Z"/>
          <w:b/>
        </w:rPr>
      </w:pPr>
    </w:p>
    <w:p w14:paraId="2F4F7A80" w14:textId="29C10401" w:rsidR="005F369C" w:rsidRDefault="005F369C" w:rsidP="006E05DC">
      <w:pPr>
        <w:rPr>
          <w:ins w:id="793" w:author="Prabhvir Saran" w:date="2017-02-16T20:13:00Z"/>
          <w:b/>
        </w:rPr>
      </w:pPr>
    </w:p>
    <w:p w14:paraId="1045C331" w14:textId="4E3FAA4C" w:rsidR="005F369C" w:rsidRDefault="005F369C" w:rsidP="006E05DC">
      <w:pPr>
        <w:rPr>
          <w:ins w:id="794" w:author="Prabhvir Saran" w:date="2017-02-16T20:17:00Z"/>
          <w:b/>
        </w:rPr>
      </w:pPr>
    </w:p>
    <w:p w14:paraId="2D599104" w14:textId="224791A9" w:rsidR="005F369C" w:rsidRDefault="005F369C" w:rsidP="006E05DC">
      <w:pPr>
        <w:rPr>
          <w:ins w:id="795" w:author="Prabhvir Saran" w:date="2017-02-16T20:17:00Z"/>
          <w:b/>
        </w:rPr>
      </w:pPr>
    </w:p>
    <w:p w14:paraId="58700053" w14:textId="21019EBF" w:rsidR="005F369C" w:rsidRDefault="00997C73" w:rsidP="006E05DC">
      <w:pPr>
        <w:rPr>
          <w:ins w:id="796" w:author="Prabhvir Saran" w:date="2017-02-16T20:17:00Z"/>
          <w:b/>
        </w:rPr>
      </w:pPr>
      <w:del w:id="797" w:author="Prabhvir Saran" w:date="2017-02-17T03:50:00Z">
        <w:r w:rsidDel="00997C73">
          <w:rPr>
            <w:b/>
            <w:noProof/>
            <w:lang w:val="en-CA" w:eastAsia="en-CA"/>
          </w:rPr>
          <w:drawing>
            <wp:anchor distT="0" distB="0" distL="114300" distR="114300" simplePos="0" relativeHeight="251729920" behindDoc="0" locked="0" layoutInCell="1" allowOverlap="1" wp14:anchorId="3B4FECD5" wp14:editId="71FAE263">
              <wp:simplePos x="0" y="0"/>
              <wp:positionH relativeFrom="column">
                <wp:posOffset>0</wp:posOffset>
              </wp:positionH>
              <wp:positionV relativeFrom="paragraph">
                <wp:posOffset>62809</wp:posOffset>
              </wp:positionV>
              <wp:extent cx="4316979" cy="3848029"/>
              <wp:effectExtent l="0" t="0" r="7620" b="635"/>
              <wp:wrapSquare wrapText="bothSides"/>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Picture 51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316979" cy="3848029"/>
                      </a:xfrm>
                      <a:prstGeom prst="rect">
                        <a:avLst/>
                      </a:prstGeom>
                    </pic:spPr>
                  </pic:pic>
                </a:graphicData>
              </a:graphic>
            </wp:anchor>
          </w:drawing>
        </w:r>
      </w:del>
    </w:p>
    <w:p w14:paraId="5641EEC3" w14:textId="11F24FFB" w:rsidR="005F369C" w:rsidRDefault="005F369C" w:rsidP="006E05DC">
      <w:pPr>
        <w:rPr>
          <w:ins w:id="798" w:author="Prabhvir Saran" w:date="2017-02-16T20:17:00Z"/>
          <w:b/>
        </w:rPr>
      </w:pPr>
    </w:p>
    <w:p w14:paraId="3002B37B" w14:textId="58BC66E8" w:rsidR="005F369C" w:rsidRDefault="00997C73" w:rsidP="006E05DC">
      <w:pPr>
        <w:rPr>
          <w:ins w:id="799" w:author="Prabhvir Saran" w:date="2017-02-16T20:17:00Z"/>
          <w:b/>
        </w:rPr>
      </w:pPr>
      <w:ins w:id="800" w:author="Prabhvir Saran" w:date="2017-02-17T03:51:00Z">
        <w:r>
          <w:rPr>
            <w:noProof/>
            <w:lang w:val="en-CA" w:eastAsia="en-CA"/>
          </w:rPr>
          <mc:AlternateContent>
            <mc:Choice Requires="wps">
              <w:drawing>
                <wp:anchor distT="0" distB="0" distL="114300" distR="114300" simplePos="0" relativeHeight="251754496" behindDoc="0" locked="0" layoutInCell="1" allowOverlap="1" wp14:anchorId="4EC4B75C" wp14:editId="40CBE0CF">
                  <wp:simplePos x="0" y="0"/>
                  <wp:positionH relativeFrom="column">
                    <wp:posOffset>-32385</wp:posOffset>
                  </wp:positionH>
                  <wp:positionV relativeFrom="paragraph">
                    <wp:posOffset>3942715</wp:posOffset>
                  </wp:positionV>
                  <wp:extent cx="4300855" cy="635"/>
                  <wp:effectExtent l="0" t="0" r="4445" b="18415"/>
                  <wp:wrapSquare wrapText="bothSides"/>
                  <wp:docPr id="478" name="Text Box 478"/>
                  <wp:cNvGraphicFramePr/>
                  <a:graphic xmlns:a="http://schemas.openxmlformats.org/drawingml/2006/main">
                    <a:graphicData uri="http://schemas.microsoft.com/office/word/2010/wordprocessingShape">
                      <wps:wsp>
                        <wps:cNvSpPr txBox="1"/>
                        <wps:spPr>
                          <a:xfrm>
                            <a:off x="0" y="0"/>
                            <a:ext cx="4300855" cy="635"/>
                          </a:xfrm>
                          <a:prstGeom prst="rect">
                            <a:avLst/>
                          </a:prstGeom>
                          <a:solidFill>
                            <a:prstClr val="white"/>
                          </a:solidFill>
                          <a:ln>
                            <a:noFill/>
                          </a:ln>
                        </wps:spPr>
                        <wps:txbx>
                          <w:txbxContent>
                            <w:p w14:paraId="0800F7A7" w14:textId="798D52CA" w:rsidR="00CF60F9" w:rsidRPr="0003682D" w:rsidRDefault="00CF60F9">
                              <w:pPr>
                                <w:pStyle w:val="Caption"/>
                                <w:rPr>
                                  <w:b/>
                                  <w:noProof/>
                                </w:rPr>
                                <w:pPrChange w:id="801" w:author="Prabhvir Saran" w:date="2017-02-17T03:51:00Z">
                                  <w:pPr/>
                                </w:pPrChange>
                              </w:pPr>
                              <w:ins w:id="802" w:author="Prabhvir Saran" w:date="2017-02-17T03:51:00Z">
                                <w:r>
                                  <w:t xml:space="preserve">Aboutus page with the table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4B75C" id="Text Box 478" o:spid="_x0000_s1033" type="#_x0000_t202" style="position:absolute;margin-left:-2.55pt;margin-top:310.45pt;width:338.6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" stroked="f">
                  <v:textbox style="mso-fit-shape-to-text:t" inset="0,0,0,0">
                    <w:txbxContent>
                      <w:p w14:paraId="0800F7A7" w14:textId="798D52CA" w:rsidR="00CF60F9" w:rsidRPr="0003682D" w:rsidRDefault="00CF60F9">
                        <w:pPr>
                          <w:pStyle w:val="Caption"/>
                          <w:rPr>
                            <w:b/>
                            <w:noProof/>
                          </w:rPr>
                          <w:pPrChange w:id="716" w:author="Prabhvir Saran" w:date="2017-02-17T03:51:00Z">
                            <w:pPr/>
                          </w:pPrChange>
                        </w:pPr>
                        <w:proofErr w:type="spellStart"/>
                        <w:ins w:id="717" w:author="Prabhvir Saran" w:date="2017-02-17T03:51:00Z">
                          <w:r>
                            <w:t>Aboutus</w:t>
                          </w:r>
                          <w:proofErr w:type="spellEnd"/>
                          <w:r>
                            <w:t xml:space="preserve"> page with the table </w:t>
                          </w:r>
                        </w:ins>
                      </w:p>
                    </w:txbxContent>
                  </v:textbox>
                  <w10:wrap type="square"/>
                </v:shape>
              </w:pict>
            </mc:Fallback>
          </mc:AlternateContent>
        </w:r>
      </w:ins>
      <w:ins w:id="803" w:author="Prabhvir Saran" w:date="2017-02-17T03:50:00Z">
        <w:r>
          <w:rPr>
            <w:b/>
            <w:noProof/>
            <w:lang w:val="en-CA" w:eastAsia="en-CA"/>
          </w:rPr>
          <w:drawing>
            <wp:anchor distT="0" distB="0" distL="114300" distR="114300" simplePos="0" relativeHeight="251752448" behindDoc="0" locked="0" layoutInCell="1" allowOverlap="1" wp14:anchorId="6B87B846" wp14:editId="687C2DF4">
              <wp:simplePos x="0" y="0"/>
              <wp:positionH relativeFrom="margin">
                <wp:posOffset>-31805</wp:posOffset>
              </wp:positionH>
              <wp:positionV relativeFrom="paragraph">
                <wp:posOffset>128049</wp:posOffset>
              </wp:positionV>
              <wp:extent cx="4300855" cy="3959225"/>
              <wp:effectExtent l="0" t="0" r="4445" b="3175"/>
              <wp:wrapSquare wrapText="bothSides"/>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Capture1.JPG"/>
                      <pic:cNvPicPr/>
                    </pic:nvPicPr>
                    <pic:blipFill>
                      <a:blip r:embed="rId12">
                        <a:extLst>
                          <a:ext uri="{28A0092B-C50C-407E-A947-70E740481C1C}">
                            <a14:useLocalDpi xmlns:a14="http://schemas.microsoft.com/office/drawing/2010/main" val="0"/>
                          </a:ext>
                        </a:extLst>
                      </a:blip>
                      <a:stretch>
                        <a:fillRect/>
                      </a:stretch>
                    </pic:blipFill>
                    <pic:spPr>
                      <a:xfrm>
                        <a:off x="0" y="0"/>
                        <a:ext cx="4300855" cy="3959225"/>
                      </a:xfrm>
                      <a:prstGeom prst="rect">
                        <a:avLst/>
                      </a:prstGeom>
                    </pic:spPr>
                  </pic:pic>
                </a:graphicData>
              </a:graphic>
              <wp14:sizeRelH relativeFrom="page">
                <wp14:pctWidth>0</wp14:pctWidth>
              </wp14:sizeRelH>
              <wp14:sizeRelV relativeFrom="page">
                <wp14:pctHeight>0</wp14:pctHeight>
              </wp14:sizeRelV>
            </wp:anchor>
          </w:drawing>
        </w:r>
      </w:ins>
    </w:p>
    <w:p w14:paraId="5462DCA8" w14:textId="5B7E5942" w:rsidR="005F369C" w:rsidRDefault="005F369C" w:rsidP="006E05DC">
      <w:pPr>
        <w:rPr>
          <w:ins w:id="804" w:author="Prabhvir Saran" w:date="2017-02-16T20:17:00Z"/>
          <w:b/>
        </w:rPr>
      </w:pPr>
    </w:p>
    <w:p w14:paraId="00BED1BD" w14:textId="276EC073" w:rsidR="005F369C" w:rsidRDefault="005F369C" w:rsidP="006E05DC">
      <w:pPr>
        <w:rPr>
          <w:ins w:id="805" w:author="Prabhvir Saran" w:date="2017-02-16T20:17:00Z"/>
          <w:b/>
        </w:rPr>
      </w:pPr>
    </w:p>
    <w:p w14:paraId="729AF2CD" w14:textId="509EE9B2" w:rsidR="005F369C" w:rsidRDefault="005F369C" w:rsidP="006E05DC">
      <w:pPr>
        <w:rPr>
          <w:ins w:id="806" w:author="Prabhvir Saran" w:date="2017-02-16T20:17:00Z"/>
          <w:b/>
        </w:rPr>
      </w:pPr>
    </w:p>
    <w:p w14:paraId="6605248E" w14:textId="473A7529" w:rsidR="005F369C" w:rsidRDefault="005F369C" w:rsidP="006E05DC">
      <w:pPr>
        <w:rPr>
          <w:ins w:id="807" w:author="Prabhvir Saran" w:date="2017-02-16T20:17:00Z"/>
          <w:b/>
        </w:rPr>
      </w:pPr>
    </w:p>
    <w:p w14:paraId="4E110E34" w14:textId="7F5AB16F" w:rsidR="005F369C" w:rsidRDefault="005F369C" w:rsidP="006E05DC">
      <w:pPr>
        <w:rPr>
          <w:ins w:id="808" w:author="Prabhvir Saran" w:date="2017-02-16T20:17:00Z"/>
          <w:b/>
        </w:rPr>
      </w:pPr>
    </w:p>
    <w:p w14:paraId="5555F9A4" w14:textId="5E56EE67" w:rsidR="005F369C" w:rsidRDefault="005F369C" w:rsidP="006E05DC">
      <w:pPr>
        <w:rPr>
          <w:ins w:id="809" w:author="Prabhvir Saran" w:date="2017-02-16T20:17:00Z"/>
          <w:b/>
        </w:rPr>
      </w:pPr>
    </w:p>
    <w:p w14:paraId="4804DFDA" w14:textId="7E0C8063" w:rsidR="005F369C" w:rsidRDefault="005F369C" w:rsidP="006E05DC">
      <w:pPr>
        <w:rPr>
          <w:ins w:id="810" w:author="Prabhvir Saran" w:date="2017-02-16T20:17:00Z"/>
          <w:b/>
        </w:rPr>
      </w:pPr>
    </w:p>
    <w:p w14:paraId="40A66022" w14:textId="49C2D018" w:rsidR="005F369C" w:rsidRDefault="005F369C" w:rsidP="006E05DC">
      <w:pPr>
        <w:rPr>
          <w:ins w:id="811" w:author="Prabhvir Saran" w:date="2017-02-16T20:17:00Z"/>
          <w:b/>
        </w:rPr>
      </w:pPr>
    </w:p>
    <w:p w14:paraId="51B5F718" w14:textId="4CD52D68" w:rsidR="005F369C" w:rsidRDefault="005F369C" w:rsidP="006E05DC">
      <w:pPr>
        <w:rPr>
          <w:ins w:id="812" w:author="Prabhvir Saran" w:date="2017-02-16T20:17:00Z"/>
          <w:b/>
        </w:rPr>
      </w:pPr>
    </w:p>
    <w:p w14:paraId="293BD8E2" w14:textId="6CAB5620" w:rsidR="005F369C" w:rsidRDefault="005F369C" w:rsidP="006E05DC">
      <w:pPr>
        <w:rPr>
          <w:ins w:id="813" w:author="Prabhvir Saran" w:date="2017-02-16T20:17:00Z"/>
          <w:b/>
        </w:rPr>
      </w:pPr>
    </w:p>
    <w:p w14:paraId="1C3336FD" w14:textId="1D443855" w:rsidR="005F369C" w:rsidRDefault="005F369C" w:rsidP="006E05DC">
      <w:pPr>
        <w:rPr>
          <w:ins w:id="814" w:author="Prabhvir Saran" w:date="2017-02-16T20:17:00Z"/>
          <w:b/>
        </w:rPr>
      </w:pPr>
    </w:p>
    <w:p w14:paraId="41976052" w14:textId="421669B2" w:rsidR="005F369C" w:rsidRDefault="005F369C" w:rsidP="006E05DC">
      <w:pPr>
        <w:rPr>
          <w:ins w:id="815" w:author="Prabhvir Saran" w:date="2017-02-16T20:17:00Z"/>
          <w:b/>
        </w:rPr>
      </w:pPr>
    </w:p>
    <w:p w14:paraId="0F7B1171" w14:textId="3A9F7B7B" w:rsidR="005F369C" w:rsidRDefault="00997C73" w:rsidP="006E05DC">
      <w:pPr>
        <w:rPr>
          <w:ins w:id="816" w:author="Prabhvir Saran" w:date="2017-02-16T20:17:00Z"/>
          <w:b/>
        </w:rPr>
      </w:pPr>
      <w:del w:id="817" w:author="Prabhvir Saran" w:date="2017-02-17T03:50:00Z">
        <w:r w:rsidDel="00997C73">
          <w:rPr>
            <w:b/>
            <w:noProof/>
            <w:lang w:val="en-CA" w:eastAsia="en-CA"/>
          </w:rPr>
          <mc:AlternateContent>
            <mc:Choice Requires="wps">
              <w:drawing>
                <wp:anchor distT="0" distB="0" distL="114300" distR="114300" simplePos="0" relativeHeight="251730944" behindDoc="0" locked="0" layoutInCell="1" allowOverlap="1" wp14:anchorId="4753EFBA" wp14:editId="7EFBD1CA">
                  <wp:simplePos x="0" y="0"/>
                  <wp:positionH relativeFrom="column">
                    <wp:posOffset>619760</wp:posOffset>
                  </wp:positionH>
                  <wp:positionV relativeFrom="paragraph">
                    <wp:posOffset>32329</wp:posOffset>
                  </wp:positionV>
                  <wp:extent cx="4316979" cy="266695"/>
                  <wp:effectExtent l="0" t="0" r="7620" b="0"/>
                  <wp:wrapSquare wrapText="bothSides"/>
                  <wp:docPr id="514" name="Text Box 514"/>
                  <wp:cNvGraphicFramePr/>
                  <a:graphic xmlns:a="http://schemas.openxmlformats.org/drawingml/2006/main">
                    <a:graphicData uri="http://schemas.microsoft.com/office/word/2010/wordprocessingShape">
                      <wps:wsp>
                        <wps:cNvSpPr txBox="1"/>
                        <wps:spPr>
                          <a:xfrm>
                            <a:off x="0" y="0"/>
                            <a:ext cx="4316979" cy="266695"/>
                          </a:xfrm>
                          <a:prstGeom prst="rect">
                            <a:avLst/>
                          </a:prstGeom>
                          <a:solidFill>
                            <a:prstClr val="white"/>
                          </a:solidFill>
                          <a:ln>
                            <a:noFill/>
                          </a:ln>
                        </wps:spPr>
                        <wps:txbx>
                          <w:txbxContent>
                            <w:p w14:paraId="2066E249" w14:textId="2187D361" w:rsidR="00CF60F9" w:rsidRPr="00CA3027" w:rsidRDefault="00CF60F9">
                              <w:pPr>
                                <w:pStyle w:val="Caption"/>
                                <w:rPr>
                                  <w:b/>
                                  <w:noProof/>
                                </w:rPr>
                                <w:pPrChange w:id="818" w:author="Prabhvir Saran" w:date="2017-02-16T20:20:00Z">
                                  <w:pPr/>
                                </w:pPrChange>
                              </w:pPr>
                              <w:ins w:id="819" w:author="Prabhvir Saran" w:date="2017-02-16T20:20:00Z">
                                <w:r>
                                  <w:t xml:space="preserve">Aboutus page </w:t>
                                </w:r>
                              </w:ins>
                              <w:ins w:id="820" w:author="Prabhvir Saran" w:date="2017-02-16T20:21:00Z">
                                <w:r>
                                  <w:t>with the table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3EFBA" id="Text Box 514" o:spid="_x0000_s1034" type="#_x0000_t202" style="position:absolute;margin-left:48.8pt;margin-top:2.55pt;width:339.9pt;height:21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" stroked="f">
                  <v:textbox style="mso-fit-shape-to-text:t" inset="0,0,0,0">
                    <w:txbxContent>
                      <w:p w14:paraId="2066E249" w14:textId="2187D361" w:rsidR="00CF60F9" w:rsidRPr="00CA3027" w:rsidRDefault="00CF60F9">
                        <w:pPr>
                          <w:pStyle w:val="Caption"/>
                          <w:rPr>
                            <w:b/>
                            <w:noProof/>
                          </w:rPr>
                          <w:pPrChange w:id="736" w:author="Prabhvir Saran" w:date="2017-02-16T20:20:00Z">
                            <w:pPr/>
                          </w:pPrChange>
                        </w:pPr>
                        <w:proofErr w:type="spellStart"/>
                        <w:ins w:id="737" w:author="Prabhvir Saran" w:date="2017-02-16T20:20:00Z">
                          <w:r>
                            <w:t>Aboutus</w:t>
                          </w:r>
                          <w:proofErr w:type="spellEnd"/>
                          <w:r>
                            <w:t xml:space="preserve"> page </w:t>
                          </w:r>
                        </w:ins>
                        <w:ins w:id="738" w:author="Prabhvir Saran" w:date="2017-02-16T20:21:00Z">
                          <w:r>
                            <w:t>with the table</w:t>
                          </w:r>
                        </w:ins>
                      </w:p>
                    </w:txbxContent>
                  </v:textbox>
                  <w10:wrap type="square"/>
                </v:shape>
              </w:pict>
            </mc:Fallback>
          </mc:AlternateContent>
        </w:r>
      </w:del>
    </w:p>
    <w:p w14:paraId="0C5508C5" w14:textId="3472FE94" w:rsidR="005F369C" w:rsidRDefault="005F369C" w:rsidP="006E05DC">
      <w:pPr>
        <w:rPr>
          <w:ins w:id="821" w:author="Prabhvir Saran" w:date="2017-02-16T20:17:00Z"/>
          <w:b/>
        </w:rPr>
      </w:pPr>
    </w:p>
    <w:p w14:paraId="5364C12E" w14:textId="7506ED45" w:rsidR="00E973BD" w:rsidRDefault="00AD320B">
      <w:pPr>
        <w:keepNext/>
        <w:rPr>
          <w:ins w:id="822" w:author="Prabhvir Saran" w:date="2017-02-16T20:20:00Z"/>
        </w:rPr>
        <w:pPrChange w:id="823" w:author="Prabhvir Saran" w:date="2017-02-16T20:20:00Z">
          <w:pPr/>
        </w:pPrChange>
      </w:pPr>
      <w:r>
        <w:rPr>
          <w:noProof/>
          <w:lang w:val="en-CA" w:eastAsia="en-CA"/>
        </w:rPr>
        <w:lastRenderedPageBreak/>
        <mc:AlternateContent>
          <mc:Choice Requires="wpg">
            <w:drawing>
              <wp:anchor distT="0" distB="0" distL="114300" distR="114300" simplePos="0" relativeHeight="251760640" behindDoc="0" locked="0" layoutInCell="1" allowOverlap="1" wp14:anchorId="25C966E8" wp14:editId="3A5B33A8">
                <wp:simplePos x="0" y="0"/>
                <wp:positionH relativeFrom="column">
                  <wp:posOffset>-55659</wp:posOffset>
                </wp:positionH>
                <wp:positionV relativeFrom="paragraph">
                  <wp:posOffset>0</wp:posOffset>
                </wp:positionV>
                <wp:extent cx="4483430" cy="2453005"/>
                <wp:effectExtent l="0" t="0" r="0" b="4445"/>
                <wp:wrapSquare wrapText="bothSides"/>
                <wp:docPr id="508" name="Group 508"/>
                <wp:cNvGraphicFramePr/>
                <a:graphic xmlns:a="http://schemas.openxmlformats.org/drawingml/2006/main">
                  <a:graphicData uri="http://schemas.microsoft.com/office/word/2010/wordprocessingGroup">
                    <wpg:wgp>
                      <wpg:cNvGrpSpPr/>
                      <wpg:grpSpPr>
                        <a:xfrm>
                          <a:off x="0" y="0"/>
                          <a:ext cx="4483430" cy="2453005"/>
                          <a:chOff x="0" y="0"/>
                          <a:chExt cx="4483430" cy="2453005"/>
                        </a:xfrm>
                      </wpg:grpSpPr>
                      <pic:pic xmlns:pic="http://schemas.openxmlformats.org/drawingml/2006/picture">
                        <pic:nvPicPr>
                          <pic:cNvPr id="479" name="Picture 47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476115" cy="2130425"/>
                          </a:xfrm>
                          <a:prstGeom prst="rect">
                            <a:avLst/>
                          </a:prstGeom>
                        </pic:spPr>
                      </pic:pic>
                      <wps:wsp>
                        <wps:cNvPr id="507" name="Text Box 507"/>
                        <wps:cNvSpPr txBox="1"/>
                        <wps:spPr>
                          <a:xfrm>
                            <a:off x="7950" y="2186305"/>
                            <a:ext cx="4475480" cy="266700"/>
                          </a:xfrm>
                          <a:prstGeom prst="rect">
                            <a:avLst/>
                          </a:prstGeom>
                          <a:solidFill>
                            <a:prstClr val="white"/>
                          </a:solidFill>
                          <a:ln>
                            <a:noFill/>
                          </a:ln>
                        </wps:spPr>
                        <wps:txbx>
                          <w:txbxContent>
                            <w:p w14:paraId="0CED9D29" w14:textId="57D98ED8" w:rsidR="00CF60F9" w:rsidRPr="00EA7FE1" w:rsidRDefault="00CF60F9">
                              <w:pPr>
                                <w:pStyle w:val="Caption"/>
                                <w:rPr>
                                  <w:noProof/>
                                </w:rPr>
                                <w:pPrChange w:id="824" w:author="Prabhvir Saran" w:date="2017-02-17T03:54:00Z">
                                  <w:pPr>
                                    <w:keepNext/>
                                  </w:pPr>
                                </w:pPrChange>
                              </w:pPr>
                              <w:ins w:id="825" w:author="Prabhvir Saran" w:date="2017-02-17T03:54:00Z">
                                <w:r>
                                  <w:t xml:space="preserve">Login/Signup with the form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C966E8" id="Group 508" o:spid="_x0000_s1035" style="position:absolute;margin-left:-4.4pt;margin-top:0;width:353.05pt;height:193.15pt;z-index:251760640" coordsize="44834,24530"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UHJhYmh2aXIgU2FyYW4AAAAFkAMAAgAAABQAABCokAQAAgAAABQAABC8kpEAAgAA&#10;AAM0MAAAkpIAAgAAAAM0MAAA6hwABwAACAwAAAicAAAAABzqAAAAC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PD94cGFja2V0IGVuZD0ndyc/&#10;Pv/bAEMABwUFBgUEBwYFBggHBwgKEQsKCQkKFQ8QDBEYFRoZGBUYFxseJyEbHSUdFxgiLiIlKCkr&#10;LCsaIC8zLyoyJyorKv/bAEMBBwgICgkKFAsLFCocGBwqKioqKioqKioqKioqKioqKioqKioqKioq&#10;KioqKioqKioqKioqKioqKioqKioqKioqKv/AABEIAZcDw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qex/wCQjbf9dV/mKgqex/5CNt/11X+YrfD/AMaHqvzOXGf7tU/wv8jq6KKK9Y/MjlL7&#10;/kI3P/XVv5moKnvv+Qjc/wDXVv5moK8iv/Gl6v8AM/TcH/u1P/CvyCiiisTq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p7H/kI23/XVf5io&#10;Knsf+Qjbf9dV/mK3w/8AGh6r8zlxn+7VP8L/ACOrooor1j8yOUvv+Qjc/wDXVv5moKnvv+Qjc/8A&#10;XVv5moK8iv8Axper/M/TcH/u1P8Awr8gooorE6g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qex/5CNt/11X+YqCp7H/kI23/AF1X+YrfD/xo&#10;eq/M5cZ/u1T/AAv8jq6KKK9Y/MjlL7/kI3P/AF1b+ZqCp77/AJCNz/11b+ZqCvIr/wAaXq/zP03B&#10;/wC7U/8ACvyCiiisTq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p7H/kI23/AF1X+YqCp7H/AJCNt/11X+YrfD/xoeq/M5cZ/u1T/C/yOroo&#10;or1j8yOUvv8AkI3P/XVv5moKnvv+Qjc/9dW/magryK/8aXq/zP03B/7tT/wr8gooorE6g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qex/wCQ&#10;jbf9dV/mKgqex/5CNt/11X+YrfD/AMaHqvzOXGf7tU/wv8jq6KKK9Y/MjlL7/kI3P/XVv5moKnvv&#10;+Qjc/wDXVv5moK8iv/Gl6v8AM/TcH/u1P/CvyCiiisTq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p7H/kI23/XVf5ioKnsf+Qjbf9dV/mK3&#10;w/8AGh6r8zlxn+7VP8L/ACOrooor1j8yOUvv+Qjc/wDXVv5moKKK8iv/ABper/M/TcH/ALtT/wAK&#10;/IKKKKxOo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">
                <v:shape id="Picture 479" o:spid="_x0000_s1036" type="#_x0000_t75" style="position:absolute;width:44761;height:21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">
                  <v:imagedata r:id="rId14" o:title=""/>
                  <v:path arrowok="t"/>
                </v:shape>
                <v:shape id="Text Box 507" o:spid="_x0000_s1037" type="#_x0000_t202" style="position:absolute;left:79;top:21863;width:4475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" stroked="f">
                  <v:textbox style="mso-fit-shape-to-text:t" inset="0,0,0,0">
                    <w:txbxContent>
                      <w:p w14:paraId="0CED9D29" w14:textId="57D98ED8" w:rsidR="00CF60F9" w:rsidRPr="00EA7FE1" w:rsidRDefault="00CF60F9">
                        <w:pPr>
                          <w:pStyle w:val="Caption"/>
                          <w:rPr>
                            <w:noProof/>
                          </w:rPr>
                          <w:pPrChange w:id="744" w:author="Prabhvir Saran" w:date="2017-02-17T03:54:00Z">
                            <w:pPr>
                              <w:keepNext/>
                            </w:pPr>
                          </w:pPrChange>
                        </w:pPr>
                        <w:ins w:id="745" w:author="Prabhvir Saran" w:date="2017-02-17T03:54:00Z">
                          <w:r>
                            <w:t xml:space="preserve">Login/Signup with the form </w:t>
                          </w:r>
                        </w:ins>
                      </w:p>
                    </w:txbxContent>
                  </v:textbox>
                </v:shape>
                <w10:wrap type="square"/>
              </v:group>
            </w:pict>
          </mc:Fallback>
        </mc:AlternateContent>
      </w:r>
      <w:del w:id="826" w:author="Prabhvir Saran" w:date="2017-02-17T03:51:00Z">
        <w:r w:rsidR="00E973BD" w:rsidDel="00997C73">
          <w:rPr>
            <w:noProof/>
            <w:lang w:val="en-CA" w:eastAsia="en-CA"/>
          </w:rPr>
          <mc:AlternateContent>
            <mc:Choice Requires="wpg">
              <w:drawing>
                <wp:anchor distT="0" distB="0" distL="114300" distR="114300" simplePos="0" relativeHeight="251735040" behindDoc="0" locked="0" layoutInCell="1" allowOverlap="1" wp14:anchorId="2EC440B8" wp14:editId="4E402CF8">
                  <wp:simplePos x="0" y="0"/>
                  <wp:positionH relativeFrom="margin">
                    <wp:align>left</wp:align>
                  </wp:positionH>
                  <wp:positionV relativeFrom="paragraph">
                    <wp:posOffset>0</wp:posOffset>
                  </wp:positionV>
                  <wp:extent cx="4500245" cy="2759075"/>
                  <wp:effectExtent l="0" t="0" r="0" b="3175"/>
                  <wp:wrapSquare wrapText="bothSides"/>
                  <wp:docPr id="517" name="Group 517"/>
                  <wp:cNvGraphicFramePr/>
                  <a:graphic xmlns:a="http://schemas.openxmlformats.org/drawingml/2006/main">
                    <a:graphicData uri="http://schemas.microsoft.com/office/word/2010/wordprocessingGroup">
                      <wpg:wgp>
                        <wpg:cNvGrpSpPr/>
                        <wpg:grpSpPr>
                          <a:xfrm>
                            <a:off x="0" y="0"/>
                            <a:ext cx="4500245" cy="2759075"/>
                            <a:chOff x="0" y="0"/>
                            <a:chExt cx="4500245" cy="2739390"/>
                          </a:xfrm>
                        </wpg:grpSpPr>
                        <pic:pic xmlns:pic="http://schemas.openxmlformats.org/drawingml/2006/picture">
                          <pic:nvPicPr>
                            <pic:cNvPr id="511" name="Picture 51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500245" cy="2416810"/>
                            </a:xfrm>
                            <a:prstGeom prst="rect">
                              <a:avLst/>
                            </a:prstGeom>
                          </pic:spPr>
                        </pic:pic>
                        <wps:wsp>
                          <wps:cNvPr id="516" name="Text Box 516"/>
                          <wps:cNvSpPr txBox="1"/>
                          <wps:spPr>
                            <a:xfrm>
                              <a:off x="0" y="2472690"/>
                              <a:ext cx="4500245" cy="266700"/>
                            </a:xfrm>
                            <a:prstGeom prst="rect">
                              <a:avLst/>
                            </a:prstGeom>
                            <a:solidFill>
                              <a:prstClr val="white"/>
                            </a:solidFill>
                            <a:ln>
                              <a:noFill/>
                            </a:ln>
                          </wps:spPr>
                          <wps:txbx>
                            <w:txbxContent>
                              <w:p w14:paraId="08E13DFD" w14:textId="58F310A1" w:rsidR="00CF60F9" w:rsidRPr="00F92BF7" w:rsidRDefault="00CF60F9">
                                <w:pPr>
                                  <w:pStyle w:val="Caption"/>
                                  <w:rPr>
                                    <w:b/>
                                    <w:noProof/>
                                  </w:rPr>
                                  <w:pPrChange w:id="827" w:author="Prabhvir Saran" w:date="2017-02-16T20:29:00Z">
                                    <w:pPr>
                                      <w:keepNext/>
                                    </w:pPr>
                                  </w:pPrChange>
                                </w:pPr>
                                <w:ins w:id="828" w:author="Prabhvir Saran" w:date="2017-02-16T20:21:00Z">
                                  <w:r>
                                    <w:t>Login/Signup page with form</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C440B8" id="Group 517" o:spid="_x0000_s1038" style="position:absolute;margin-left:0;margin-top:0;width:354.35pt;height:217.25pt;z-index:251735040;mso-position-horizontal:left;mso-position-horizontal-relative:margin;mso-width-relative:margin;mso-height-relative:margin" coordsize="45002,27393"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FByYWJodmly&#10;IFNhcmFuAAAABZADAAIAAAAUAAAQqJAEAAIAAAAUAAAQvJKRAAIAAAADODQAAJKSAAIAAAADODQA&#10;AOocAAcAAAgMAAAInAAAAAAc6gAAAAg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Dw/eHBhY2tldCBlbmQ9J3cnPz7/2wBDAAcFBQYFBAcGBQYI&#10;BwcIChELCgkJChUPEAwRGBUaGRgVGBcbHichGx0lHRcYIi4iJSgpKywrGiAvMy8qMicqKyr/2wBD&#10;AQcICAoJChQLCxQqHBgcKioqKioqKioqKioqKioqKioqKioqKioqKioqKioqKioqKioqKioqKioq&#10;KioqKioqKir/wAARCAHEA74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nvv+Qjc/8AXVv5moKnvv8AkI3P/XVv5moK2r/xper/ADOX&#10;B/7tT/wr8gooorE6g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nvv+Qjc/8AXVv5moKKK2r/AMaXq/zOXB/7tT/wr8gooorE6g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10;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">
                  <v:shape id="Picture 511" o:spid="_x0000_s1039" type="#_x0000_t75" style="position:absolute;width:45002;height:24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">
                    <v:imagedata r:id="rId16" o:title=""/>
                    <v:path arrowok="t"/>
                  </v:shape>
                  <v:shape id="Text Box 516" o:spid="_x0000_s1040" type="#_x0000_t202" style="position:absolute;top:24726;width:4500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" stroked="f">
                    <v:textbox inset="0,0,0,0">
                      <w:txbxContent>
                        <w:p w14:paraId="08E13DFD" w14:textId="58F310A1" w:rsidR="00CF60F9" w:rsidRPr="00F92BF7" w:rsidRDefault="00CF60F9">
                          <w:pPr>
                            <w:pStyle w:val="Caption"/>
                            <w:rPr>
                              <w:b/>
                              <w:noProof/>
                            </w:rPr>
                            <w:pPrChange w:id="749" w:author="Prabhvir Saran" w:date="2017-02-16T20:29:00Z">
                              <w:pPr>
                                <w:keepNext/>
                              </w:pPr>
                            </w:pPrChange>
                          </w:pPr>
                          <w:ins w:id="750" w:author="Prabhvir Saran" w:date="2017-02-16T20:21:00Z">
                            <w:r>
                              <w:t>Login/Signup page with form</w:t>
                            </w:r>
                          </w:ins>
                        </w:p>
                      </w:txbxContent>
                    </v:textbox>
                  </v:shape>
                  <w10:wrap type="square" anchorx="margin"/>
                </v:group>
              </w:pict>
            </mc:Fallback>
          </mc:AlternateContent>
        </w:r>
      </w:del>
    </w:p>
    <w:p w14:paraId="03C6ED8A" w14:textId="053A3804" w:rsidR="005F369C" w:rsidRDefault="005F369C" w:rsidP="006E05DC">
      <w:pPr>
        <w:rPr>
          <w:ins w:id="829" w:author="Prabhvir Saran" w:date="2017-02-16T20:17:00Z"/>
          <w:b/>
        </w:rPr>
      </w:pPr>
    </w:p>
    <w:p w14:paraId="107A93DE" w14:textId="289A9A51" w:rsidR="005F369C" w:rsidRDefault="005F369C" w:rsidP="006E05DC">
      <w:pPr>
        <w:rPr>
          <w:ins w:id="830" w:author="Prabhvir Saran" w:date="2017-02-16T20:17:00Z"/>
          <w:b/>
        </w:rPr>
      </w:pPr>
    </w:p>
    <w:p w14:paraId="68A6F3D0" w14:textId="70ED7C5A" w:rsidR="005F369C" w:rsidRDefault="005F369C" w:rsidP="006E05DC">
      <w:pPr>
        <w:rPr>
          <w:ins w:id="831" w:author="Prabhvir Saran" w:date="2017-02-16T20:17:00Z"/>
          <w:b/>
        </w:rPr>
      </w:pPr>
    </w:p>
    <w:p w14:paraId="423EB8EF" w14:textId="2728BD39" w:rsidR="005F369C" w:rsidRDefault="005F369C" w:rsidP="006E05DC">
      <w:pPr>
        <w:rPr>
          <w:ins w:id="832" w:author="Prabhvir Saran" w:date="2017-02-16T20:17:00Z"/>
          <w:b/>
        </w:rPr>
      </w:pPr>
    </w:p>
    <w:p w14:paraId="50514C78" w14:textId="1F03A882" w:rsidR="005F369C" w:rsidRDefault="005F369C" w:rsidP="006E05DC">
      <w:pPr>
        <w:rPr>
          <w:ins w:id="833" w:author="Prabhvir Saran" w:date="2017-02-16T20:17:00Z"/>
          <w:b/>
        </w:rPr>
      </w:pPr>
    </w:p>
    <w:p w14:paraId="535AEFED" w14:textId="73C548E4" w:rsidR="005F369C" w:rsidRDefault="005F369C" w:rsidP="006E05DC">
      <w:pPr>
        <w:rPr>
          <w:ins w:id="834" w:author="Prabhvir Saran" w:date="2017-02-16T20:17:00Z"/>
          <w:b/>
        </w:rPr>
      </w:pPr>
    </w:p>
    <w:p w14:paraId="0E4F8589" w14:textId="428D7E44" w:rsidR="005F369C" w:rsidRDefault="005F369C" w:rsidP="006E05DC">
      <w:pPr>
        <w:rPr>
          <w:ins w:id="835" w:author="Prabhvir Saran" w:date="2017-02-16T20:17:00Z"/>
          <w:b/>
        </w:rPr>
      </w:pPr>
    </w:p>
    <w:p w14:paraId="1481FC6B" w14:textId="435D73B2" w:rsidR="005F369C" w:rsidRDefault="005F369C" w:rsidP="006E05DC">
      <w:pPr>
        <w:rPr>
          <w:ins w:id="836" w:author="Prabhvir Saran" w:date="2017-02-16T20:17:00Z"/>
          <w:b/>
        </w:rPr>
      </w:pPr>
    </w:p>
    <w:p w14:paraId="512AE65C" w14:textId="1C85E7CE" w:rsidR="005F369C" w:rsidRDefault="005F369C" w:rsidP="006E05DC">
      <w:pPr>
        <w:rPr>
          <w:ins w:id="837" w:author="Prabhvir Saran" w:date="2017-02-16T20:17:00Z"/>
          <w:b/>
        </w:rPr>
      </w:pPr>
    </w:p>
    <w:p w14:paraId="566C112B" w14:textId="7D3720B3" w:rsidR="008F254E" w:rsidRDefault="008F254E" w:rsidP="006E05DC">
      <w:pPr>
        <w:pStyle w:val="Heading2"/>
        <w:rPr>
          <w:ins w:id="838" w:author="Prabhvir Saran" w:date="2017-02-16T20:55:00Z"/>
        </w:rPr>
      </w:pPr>
    </w:p>
    <w:p w14:paraId="43D168BC" w14:textId="027A1619" w:rsidR="00EC0B5A" w:rsidRPr="00EC0B5A" w:rsidRDefault="006E05DC">
      <w:pPr>
        <w:pStyle w:val="Heading2"/>
        <w:rPr>
          <w:ins w:id="839" w:author="Prabhvir Saran" w:date="2017-02-16T21:06:00Z"/>
        </w:rPr>
      </w:pPr>
      <w:bookmarkStart w:id="840" w:name="_Toc478079997"/>
      <w:ins w:id="841" w:author="Prabhvir Saran" w:date="2017-02-16T20:12:00Z">
        <w:r>
          <w:t>A/B Testing</w:t>
        </w:r>
      </w:ins>
      <w:bookmarkEnd w:id="840"/>
    </w:p>
    <w:p w14:paraId="59592DE2" w14:textId="34D101C4" w:rsidR="004A17E7" w:rsidRPr="004A17E7" w:rsidRDefault="00EC0B5A">
      <w:pPr>
        <w:rPr>
          <w:ins w:id="842" w:author="Prabhvir Saran" w:date="2017-02-16T21:00:00Z"/>
          <w:rPrChange w:id="843" w:author="Prabhvir Saran" w:date="2017-02-16T21:06:00Z">
            <w:rPr>
              <w:ins w:id="844" w:author="Prabhvir Saran" w:date="2017-02-16T21:00:00Z"/>
            </w:rPr>
          </w:rPrChange>
        </w:rPr>
        <w:pPrChange w:id="845" w:author="Prabhvir Saran" w:date="2017-02-16T21:06:00Z">
          <w:pPr>
            <w:pStyle w:val="Heading2"/>
          </w:pPr>
        </w:pPrChange>
      </w:pPr>
      <w:ins w:id="846" w:author="Prabhvir Saran" w:date="2017-02-17T00:41:00Z">
        <w:r>
          <w:t>Two tests were conducted using A/B testing.</w:t>
        </w:r>
      </w:ins>
    </w:p>
    <w:p w14:paraId="4EDA6516" w14:textId="75D2B90A" w:rsidR="004D14C3" w:rsidRPr="004D14C3" w:rsidRDefault="004D14C3">
      <w:pPr>
        <w:pStyle w:val="Heading3"/>
        <w:rPr>
          <w:ins w:id="847" w:author="Prabhvir Saran" w:date="2017-02-16T20:32:00Z"/>
          <w:rPrChange w:id="848" w:author="Prabhvir Saran" w:date="2017-02-16T21:00:00Z">
            <w:rPr>
              <w:ins w:id="849" w:author="Prabhvir Saran" w:date="2017-02-16T20:32:00Z"/>
            </w:rPr>
          </w:rPrChange>
        </w:rPr>
        <w:pPrChange w:id="850" w:author="Prabhvir Saran" w:date="2017-02-16T21:00:00Z">
          <w:pPr>
            <w:pStyle w:val="Heading2"/>
          </w:pPr>
        </w:pPrChange>
      </w:pPr>
      <w:bookmarkStart w:id="851" w:name="_Toc478079998"/>
      <w:ins w:id="852" w:author="Prabhvir Saran" w:date="2017-02-16T21:00:00Z">
        <w:r>
          <w:t>Test 1</w:t>
        </w:r>
        <w:bookmarkEnd w:id="851"/>
        <w:r>
          <w:t xml:space="preserve"> </w:t>
        </w:r>
      </w:ins>
    </w:p>
    <w:p w14:paraId="72B00813" w14:textId="650A34BD" w:rsidR="00B62295" w:rsidRDefault="00B62295">
      <w:pPr>
        <w:rPr>
          <w:ins w:id="853" w:author="Prabhvir Saran" w:date="2017-02-16T20:43:00Z"/>
        </w:rPr>
        <w:pPrChange w:id="854" w:author="Prabhvir Saran" w:date="2017-02-16T20:32:00Z">
          <w:pPr>
            <w:pStyle w:val="Heading2"/>
          </w:pPr>
        </w:pPrChange>
      </w:pPr>
      <w:ins w:id="855" w:author="Prabhvir Saran" w:date="2017-02-16T20:33:00Z">
        <w:r>
          <w:t xml:space="preserve">The first test was done using </w:t>
        </w:r>
      </w:ins>
      <w:ins w:id="856" w:author="Prabhvir Saran" w:date="2017-02-16T20:43:00Z">
        <w:r w:rsidR="00345E1C">
          <w:t xml:space="preserve">two </w:t>
        </w:r>
      </w:ins>
      <w:ins w:id="857" w:author="Prabhvir Saran" w:date="2017-02-16T20:34:00Z">
        <w:r>
          <w:t>different fonts</w:t>
        </w:r>
      </w:ins>
      <w:ins w:id="858" w:author="Prabhvir Saran" w:date="2017-02-16T21:25:00Z">
        <w:r w:rsidR="00D01AED">
          <w:t xml:space="preserve"> sets</w:t>
        </w:r>
      </w:ins>
      <w:ins w:id="859" w:author="Prabhvir Saran" w:date="2017-02-16T20:34:00Z">
        <w:r>
          <w:t xml:space="preserve">. </w:t>
        </w:r>
      </w:ins>
      <w:ins w:id="860" w:author="Prabhvir Saran" w:date="2017-02-16T20:43:00Z">
        <w:r w:rsidR="00345E1C">
          <w:t>The following two pictures display the di</w:t>
        </w:r>
        <w:r w:rsidR="00D01AED">
          <w:t>fference</w:t>
        </w:r>
      </w:ins>
      <w:ins w:id="861" w:author="Prabhvir Saran" w:date="2017-02-17T00:42:00Z">
        <w:r w:rsidR="00124C35">
          <w:t xml:space="preserve"> between them</w:t>
        </w:r>
      </w:ins>
      <w:ins w:id="862" w:author="Prabhvir Saran" w:date="2017-02-16T20:43:00Z">
        <w:r w:rsidR="00D01AED">
          <w:t xml:space="preserve">. In the </w:t>
        </w:r>
      </w:ins>
      <w:ins w:id="863" w:author="Prabhvir Saran" w:date="2017-02-16T21:27:00Z">
        <w:r w:rsidR="00D01AED">
          <w:t>picture</w:t>
        </w:r>
      </w:ins>
      <w:ins w:id="864" w:author="Prabhvir Saran" w:date="2017-02-16T20:43:00Z">
        <w:r w:rsidR="00D01AED">
          <w:t xml:space="preserve"> on</w:t>
        </w:r>
      </w:ins>
      <w:ins w:id="865" w:author="Prabhvir Saran" w:date="2017-02-16T23:22:00Z">
        <w:r w:rsidR="00F626FF">
          <w:t>e</w:t>
        </w:r>
      </w:ins>
      <w:ins w:id="866" w:author="Prabhvir Saran" w:date="2017-02-16T20:43:00Z">
        <w:r w:rsidR="00F626FF">
          <w:t xml:space="preserve">, </w:t>
        </w:r>
      </w:ins>
      <w:ins w:id="867" w:author="Prabhvir Saran" w:date="2017-02-16T23:23:00Z">
        <w:r w:rsidR="00565C62">
          <w:t xml:space="preserve">font </w:t>
        </w:r>
      </w:ins>
      <w:ins w:id="868" w:author="Prabhvir Saran" w:date="2017-02-16T20:43:00Z">
        <w:r w:rsidR="00F626FF">
          <w:t>Tinos was used</w:t>
        </w:r>
        <w:r w:rsidR="00565C62">
          <w:t xml:space="preserve"> for header and </w:t>
        </w:r>
      </w:ins>
      <w:ins w:id="869" w:author="Prabhvir Saran" w:date="2017-02-16T23:23:00Z">
        <w:r w:rsidR="00565C62">
          <w:t xml:space="preserve">font </w:t>
        </w:r>
      </w:ins>
      <w:ins w:id="870" w:author="Prabhvir Saran" w:date="2017-02-16T20:43:00Z">
        <w:r w:rsidR="00D01AED">
          <w:t>Dosis for the main body vs.</w:t>
        </w:r>
        <w:r w:rsidR="008F254E">
          <w:t xml:space="preserve"> and</w:t>
        </w:r>
      </w:ins>
      <w:ins w:id="871" w:author="Prabhvir Saran" w:date="2017-02-16T23:23:00Z">
        <w:r w:rsidR="00565C62">
          <w:t xml:space="preserve"> font</w:t>
        </w:r>
      </w:ins>
      <w:ins w:id="872" w:author="Prabhvir Saran" w:date="2017-02-16T20:43:00Z">
        <w:r w:rsidR="008F254E">
          <w:t xml:space="preserve"> </w:t>
        </w:r>
      </w:ins>
      <w:ins w:id="873" w:author="Prabhvir Saran" w:date="2017-02-16T21:26:00Z">
        <w:r w:rsidR="00D01AED" w:rsidRPr="0072300C">
          <w:t>Cinzel</w:t>
        </w:r>
        <w:r w:rsidR="00D01AED">
          <w:t xml:space="preserve"> </w:t>
        </w:r>
      </w:ins>
      <w:ins w:id="874" w:author="Prabhvir Saran" w:date="2017-02-16T21:27:00Z">
        <w:r w:rsidR="00D01AED">
          <w:t>for</w:t>
        </w:r>
      </w:ins>
      <w:ins w:id="875" w:author="Prabhvir Saran" w:date="2017-02-16T21:26:00Z">
        <w:r w:rsidR="00D01AED">
          <w:t xml:space="preserve"> the header and </w:t>
        </w:r>
      </w:ins>
      <w:ins w:id="876" w:author="Prabhvir Saran" w:date="2017-02-16T23:23:00Z">
        <w:r w:rsidR="00565C62">
          <w:t xml:space="preserve">font </w:t>
        </w:r>
      </w:ins>
      <w:ins w:id="877" w:author="Prabhvir Saran" w:date="2017-02-16T20:43:00Z">
        <w:r w:rsidR="00D01AED">
          <w:t xml:space="preserve">Titillium Web for the main in the second picture. </w:t>
        </w:r>
      </w:ins>
    </w:p>
    <w:p w14:paraId="58891C64" w14:textId="6C4AA836" w:rsidR="008F254E" w:rsidRDefault="008F254E">
      <w:pPr>
        <w:rPr>
          <w:ins w:id="878" w:author="Prabhvir Saran" w:date="2017-02-16T20:42:00Z"/>
        </w:rPr>
        <w:pPrChange w:id="879" w:author="Prabhvir Saran" w:date="2017-02-16T20:32:00Z">
          <w:pPr>
            <w:pStyle w:val="Heading2"/>
          </w:pPr>
        </w:pPrChange>
      </w:pPr>
      <w:r>
        <w:rPr>
          <w:noProof/>
          <w:lang w:val="en-CA" w:eastAsia="en-CA"/>
        </w:rPr>
        <mc:AlternateContent>
          <mc:Choice Requires="wpg">
            <w:drawing>
              <wp:anchor distT="0" distB="0" distL="114300" distR="114300" simplePos="0" relativeHeight="251739136" behindDoc="0" locked="0" layoutInCell="1" allowOverlap="1" wp14:anchorId="0C1A01D5" wp14:editId="5A23DB9A">
                <wp:simplePos x="0" y="0"/>
                <wp:positionH relativeFrom="margin">
                  <wp:align>left</wp:align>
                </wp:positionH>
                <wp:positionV relativeFrom="paragraph">
                  <wp:posOffset>234950</wp:posOffset>
                </wp:positionV>
                <wp:extent cx="5525770" cy="2548255"/>
                <wp:effectExtent l="0" t="0" r="0" b="4445"/>
                <wp:wrapSquare wrapText="bothSides"/>
                <wp:docPr id="522" name="Group 522"/>
                <wp:cNvGraphicFramePr/>
                <a:graphic xmlns:a="http://schemas.openxmlformats.org/drawingml/2006/main">
                  <a:graphicData uri="http://schemas.microsoft.com/office/word/2010/wordprocessingGroup">
                    <wpg:wgp>
                      <wpg:cNvGrpSpPr/>
                      <wpg:grpSpPr>
                        <a:xfrm>
                          <a:off x="0" y="0"/>
                          <a:ext cx="5525770" cy="2548255"/>
                          <a:chOff x="0" y="0"/>
                          <a:chExt cx="5494020" cy="2556510"/>
                        </a:xfrm>
                      </wpg:grpSpPr>
                      <pic:pic xmlns:pic="http://schemas.openxmlformats.org/drawingml/2006/picture">
                        <pic:nvPicPr>
                          <pic:cNvPr id="520" name="Picture 52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94020" cy="2233930"/>
                          </a:xfrm>
                          <a:prstGeom prst="rect">
                            <a:avLst/>
                          </a:prstGeom>
                        </pic:spPr>
                      </pic:pic>
                      <wps:wsp>
                        <wps:cNvPr id="521" name="Text Box 521"/>
                        <wps:cNvSpPr txBox="1"/>
                        <wps:spPr>
                          <a:xfrm>
                            <a:off x="0" y="2289810"/>
                            <a:ext cx="5494020" cy="266700"/>
                          </a:xfrm>
                          <a:prstGeom prst="rect">
                            <a:avLst/>
                          </a:prstGeom>
                          <a:solidFill>
                            <a:prstClr val="white"/>
                          </a:solidFill>
                          <a:ln>
                            <a:noFill/>
                          </a:ln>
                        </wps:spPr>
                        <wps:txbx>
                          <w:txbxContent>
                            <w:p w14:paraId="7B60A8D4" w14:textId="2C1DF91E" w:rsidR="00CF60F9" w:rsidRPr="004C05E9" w:rsidRDefault="00CF60F9">
                              <w:pPr>
                                <w:pStyle w:val="Caption"/>
                                <w:rPr>
                                  <w:noProof/>
                                </w:rPr>
                                <w:pPrChange w:id="880" w:author="Prabhvir Saran" w:date="2017-02-16T20:52:00Z">
                                  <w:pPr/>
                                </w:pPrChange>
                              </w:pPr>
                              <w:ins w:id="881" w:author="Prabhvir Saran" w:date="2017-02-16T21:27:00Z">
                                <w:r>
                                  <w:t>Picutre one (</w:t>
                                </w:r>
                              </w:ins>
                              <w:ins w:id="882" w:author="Prabhvir Saran" w:date="2017-02-17T00:42:00Z">
                                <w:r>
                                  <w:t xml:space="preserve">font </w:t>
                                </w:r>
                              </w:ins>
                              <w:ins w:id="883" w:author="Prabhvir Saran" w:date="2017-02-16T21:25:00Z">
                                <w:r w:rsidRPr="0072300C">
                                  <w:t>Tinos</w:t>
                                </w:r>
                                <w:r>
                                  <w:t xml:space="preserve"> and </w:t>
                                </w:r>
                              </w:ins>
                              <w:ins w:id="884" w:author="Prabhvir Saran" w:date="2017-02-16T20:52:00Z">
                                <w:r>
                                  <w:t>Dosis)</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1A01D5" id="Group 522" o:spid="_x0000_s1041" style="position:absolute;margin-left:0;margin-top:18.5pt;width:435.1pt;height:200.65pt;z-index:251739136;mso-position-horizontal:left;mso-position-horizontal-relative:margin;mso-width-relative:margin;mso-height-relative:margin" coordsize="54940,25565"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FByYWJodmlyIFNhcmFuAAAABZADAAIAAAAUAAAQqJAEAAIAAAAUAAAQvJKRAAIAAAADODMAAJKS&#10;AAIAAAADODMAAOocAAcAAAgMAAAInAAAAAAc6gAAAAg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Dw/eHBhY2tldCBlbmQ9J3cnPz7/2wBDAAcF&#10;BQYFBAcGBQYIBwcIChELCgkJChUPEAwRGBUaGRgVGBcbHichGx0lHRcYIi4iJSgpKywrGiAvMy8q&#10;MicqKyr/2wBDAQcICAoJChQLCxQqHBgcKioqKioqKioqKioqKioqKioqKioqKioqKioqKioqKioq&#10;KioqKioqKioqKioqKioqKir/wAARCAFrA74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">
                <v:shape id="Picture 520" o:spid="_x0000_s1042" type="#_x0000_t75" style="position:absolute;width:54940;height:22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">
                  <v:imagedata r:id="rId18" o:title=""/>
                  <v:path arrowok="t"/>
                </v:shape>
                <v:shape id="Text Box 521" o:spid="_x0000_s1043" type="#_x0000_t202" style="position:absolute;top:22898;width:5494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" stroked="f">
                  <v:textbox inset="0,0,0,0">
                    <w:txbxContent>
                      <w:p w14:paraId="7B60A8D4" w14:textId="2C1DF91E" w:rsidR="00CF60F9" w:rsidRPr="004C05E9" w:rsidRDefault="00CF60F9">
                        <w:pPr>
                          <w:pStyle w:val="Caption"/>
                          <w:rPr>
                            <w:noProof/>
                          </w:rPr>
                          <w:pPrChange w:id="807" w:author="Prabhvir Saran" w:date="2017-02-16T20:52:00Z">
                            <w:pPr/>
                          </w:pPrChange>
                        </w:pPr>
                        <w:proofErr w:type="spellStart"/>
                        <w:ins w:id="808" w:author="Prabhvir Saran" w:date="2017-02-16T21:27:00Z">
                          <w:r>
                            <w:t>Picutre</w:t>
                          </w:r>
                          <w:proofErr w:type="spellEnd"/>
                          <w:r>
                            <w:t xml:space="preserve"> one (</w:t>
                          </w:r>
                        </w:ins>
                        <w:ins w:id="809" w:author="Prabhvir Saran" w:date="2017-02-17T00:42:00Z">
                          <w:r>
                            <w:t xml:space="preserve">font </w:t>
                          </w:r>
                        </w:ins>
                        <w:ins w:id="810" w:author="Prabhvir Saran" w:date="2017-02-16T21:25:00Z">
                          <w:r w:rsidRPr="0072300C">
                            <w:t>Tinos</w:t>
                          </w:r>
                          <w:r>
                            <w:t xml:space="preserve"> and </w:t>
                          </w:r>
                        </w:ins>
                        <w:proofErr w:type="spellStart"/>
                        <w:ins w:id="811" w:author="Prabhvir Saran" w:date="2017-02-16T20:52:00Z">
                          <w:r>
                            <w:t>Dosis</w:t>
                          </w:r>
                          <w:proofErr w:type="spellEnd"/>
                          <w:r>
                            <w:t>)</w:t>
                          </w:r>
                        </w:ins>
                      </w:p>
                    </w:txbxContent>
                  </v:textbox>
                </v:shape>
                <w10:wrap type="square" anchorx="margin"/>
              </v:group>
            </w:pict>
          </mc:Fallback>
        </mc:AlternateContent>
      </w:r>
    </w:p>
    <w:p w14:paraId="2C21D0A5" w14:textId="6F08169A" w:rsidR="00345E1C" w:rsidRDefault="00345E1C">
      <w:pPr>
        <w:rPr>
          <w:ins w:id="885" w:author="Prabhvir Saran" w:date="2017-02-16T20:36:00Z"/>
        </w:rPr>
        <w:pPrChange w:id="886" w:author="Prabhvir Saran" w:date="2017-02-16T20:32:00Z">
          <w:pPr>
            <w:pStyle w:val="Heading2"/>
          </w:pPr>
        </w:pPrChange>
      </w:pPr>
    </w:p>
    <w:p w14:paraId="7D26D928" w14:textId="5B65FB8B" w:rsidR="00B62295" w:rsidRPr="00FF76DD" w:rsidRDefault="00B62295">
      <w:pPr>
        <w:rPr>
          <w:ins w:id="887" w:author="Prabhvir Saran" w:date="2017-02-16T20:12:00Z"/>
        </w:rPr>
        <w:pPrChange w:id="888" w:author="Prabhvir Saran" w:date="2017-02-16T20:32:00Z">
          <w:pPr>
            <w:pStyle w:val="Heading2"/>
          </w:pPr>
        </w:pPrChange>
      </w:pPr>
      <w:ins w:id="889" w:author="Prabhvir Saran" w:date="2017-02-16T20:35:00Z">
        <w:r>
          <w:t xml:space="preserve"> </w:t>
        </w:r>
      </w:ins>
    </w:p>
    <w:p w14:paraId="5AAB9A79" w14:textId="36404CDE" w:rsidR="00345E1C" w:rsidRDefault="00345E1C" w:rsidP="006E05DC">
      <w:pPr>
        <w:rPr>
          <w:ins w:id="890" w:author="Prabhvir Saran" w:date="2017-02-16T20:43:00Z"/>
        </w:rPr>
      </w:pPr>
    </w:p>
    <w:p w14:paraId="583EA435" w14:textId="70181D5E" w:rsidR="00345E1C" w:rsidRDefault="00345E1C" w:rsidP="006E05DC">
      <w:pPr>
        <w:rPr>
          <w:ins w:id="891" w:author="Prabhvir Saran" w:date="2017-02-16T20:43:00Z"/>
        </w:rPr>
      </w:pPr>
    </w:p>
    <w:p w14:paraId="6F55C71C" w14:textId="305D8580" w:rsidR="00345E1C" w:rsidRDefault="00345E1C" w:rsidP="006E05DC">
      <w:pPr>
        <w:rPr>
          <w:ins w:id="892" w:author="Prabhvir Saran" w:date="2017-02-16T20:43:00Z"/>
        </w:rPr>
      </w:pPr>
    </w:p>
    <w:p w14:paraId="306A52E8" w14:textId="78E8D00A" w:rsidR="00345E1C" w:rsidRDefault="00345E1C" w:rsidP="006E05DC">
      <w:pPr>
        <w:rPr>
          <w:ins w:id="893" w:author="Prabhvir Saran" w:date="2017-02-16T20:43:00Z"/>
        </w:rPr>
      </w:pPr>
    </w:p>
    <w:p w14:paraId="398C04D4" w14:textId="0BC1CE33" w:rsidR="00345E1C" w:rsidRDefault="00345E1C" w:rsidP="006E05DC">
      <w:pPr>
        <w:rPr>
          <w:ins w:id="894" w:author="Prabhvir Saran" w:date="2017-02-16T20:43:00Z"/>
        </w:rPr>
      </w:pPr>
    </w:p>
    <w:p w14:paraId="20A690AB" w14:textId="2B976EF2" w:rsidR="00345E1C" w:rsidRDefault="00345E1C" w:rsidP="006E05DC">
      <w:pPr>
        <w:rPr>
          <w:ins w:id="895" w:author="Prabhvir Saran" w:date="2017-02-16T20:43:00Z"/>
        </w:rPr>
      </w:pPr>
    </w:p>
    <w:p w14:paraId="35E5DA52" w14:textId="21A769EE" w:rsidR="00345E1C" w:rsidRDefault="00345E1C" w:rsidP="006E05DC">
      <w:pPr>
        <w:rPr>
          <w:ins w:id="896" w:author="Prabhvir Saran" w:date="2017-02-16T20:43:00Z"/>
        </w:rPr>
      </w:pPr>
    </w:p>
    <w:p w14:paraId="56A6A163" w14:textId="48C6C186" w:rsidR="00345E1C" w:rsidRDefault="00345E1C" w:rsidP="006E05DC">
      <w:pPr>
        <w:rPr>
          <w:ins w:id="897" w:author="Prabhvir Saran" w:date="2017-02-16T20:43:00Z"/>
        </w:rPr>
      </w:pPr>
    </w:p>
    <w:p w14:paraId="3BC63971" w14:textId="07CC1BFE" w:rsidR="00345E1C" w:rsidRDefault="00345E1C" w:rsidP="006E05DC">
      <w:pPr>
        <w:rPr>
          <w:ins w:id="898" w:author="Prabhvir Saran" w:date="2017-02-16T20:43:00Z"/>
        </w:rPr>
      </w:pPr>
    </w:p>
    <w:p w14:paraId="2CDBB759" w14:textId="05FEC9D0" w:rsidR="00345E1C" w:rsidRDefault="00345E1C" w:rsidP="006E05DC">
      <w:pPr>
        <w:rPr>
          <w:ins w:id="899" w:author="Prabhvir Saran" w:date="2017-02-16T20:43:00Z"/>
        </w:rPr>
      </w:pPr>
    </w:p>
    <w:p w14:paraId="4D409512" w14:textId="67887A5B" w:rsidR="00345E1C" w:rsidRDefault="00345E1C" w:rsidP="006E05DC">
      <w:pPr>
        <w:rPr>
          <w:ins w:id="900" w:author="Prabhvir Saran" w:date="2017-02-16T20:43:00Z"/>
        </w:rPr>
      </w:pPr>
    </w:p>
    <w:p w14:paraId="65C9B6DB" w14:textId="6D6C3568" w:rsidR="00345E1C" w:rsidRDefault="00345E1C" w:rsidP="006E05DC">
      <w:pPr>
        <w:rPr>
          <w:ins w:id="901" w:author="Prabhvir Saran" w:date="2017-02-16T20:44:00Z"/>
        </w:rPr>
      </w:pPr>
    </w:p>
    <w:p w14:paraId="5CCBDBF8" w14:textId="5C5D21D7" w:rsidR="008F254E" w:rsidRDefault="008F254E" w:rsidP="006E05DC">
      <w:pPr>
        <w:rPr>
          <w:ins w:id="902" w:author="Prabhvir Saran" w:date="2017-02-16T20:54:00Z"/>
        </w:rPr>
      </w:pPr>
      <w:r>
        <w:rPr>
          <w:noProof/>
          <w:lang w:val="en-CA" w:eastAsia="en-CA"/>
        </w:rPr>
        <mc:AlternateContent>
          <mc:Choice Requires="wpg">
            <w:drawing>
              <wp:anchor distT="0" distB="0" distL="114300" distR="114300" simplePos="0" relativeHeight="251743232" behindDoc="0" locked="0" layoutInCell="1" allowOverlap="1" wp14:anchorId="04647527" wp14:editId="2CAC7C7C">
                <wp:simplePos x="0" y="0"/>
                <wp:positionH relativeFrom="margin">
                  <wp:align>left</wp:align>
                </wp:positionH>
                <wp:positionV relativeFrom="paragraph">
                  <wp:posOffset>0</wp:posOffset>
                </wp:positionV>
                <wp:extent cx="5414645" cy="2468880"/>
                <wp:effectExtent l="0" t="0" r="0" b="7620"/>
                <wp:wrapSquare wrapText="bothSides"/>
                <wp:docPr id="525" name="Group 525"/>
                <wp:cNvGraphicFramePr/>
                <a:graphic xmlns:a="http://schemas.openxmlformats.org/drawingml/2006/main">
                  <a:graphicData uri="http://schemas.microsoft.com/office/word/2010/wordprocessingGroup">
                    <wpg:wgp>
                      <wpg:cNvGrpSpPr/>
                      <wpg:grpSpPr>
                        <a:xfrm>
                          <a:off x="0" y="0"/>
                          <a:ext cx="5414645" cy="2468880"/>
                          <a:chOff x="0" y="0"/>
                          <a:chExt cx="5414645" cy="2468880"/>
                        </a:xfrm>
                      </wpg:grpSpPr>
                      <pic:pic xmlns:pic="http://schemas.openxmlformats.org/drawingml/2006/picture">
                        <pic:nvPicPr>
                          <pic:cNvPr id="523" name="Picture 52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414645" cy="2157730"/>
                          </a:xfrm>
                          <a:prstGeom prst="rect">
                            <a:avLst/>
                          </a:prstGeom>
                        </pic:spPr>
                      </pic:pic>
                      <wps:wsp>
                        <wps:cNvPr id="524" name="Text Box 524"/>
                        <wps:cNvSpPr txBox="1"/>
                        <wps:spPr>
                          <a:xfrm>
                            <a:off x="0" y="2202180"/>
                            <a:ext cx="5414645" cy="266700"/>
                          </a:xfrm>
                          <a:prstGeom prst="rect">
                            <a:avLst/>
                          </a:prstGeom>
                          <a:solidFill>
                            <a:prstClr val="white"/>
                          </a:solidFill>
                          <a:ln>
                            <a:noFill/>
                          </a:ln>
                        </wps:spPr>
                        <wps:txbx>
                          <w:txbxContent>
                            <w:p w14:paraId="7FB000B3" w14:textId="2451B515" w:rsidR="00CF60F9" w:rsidRPr="0094375F" w:rsidRDefault="00CF60F9">
                              <w:pPr>
                                <w:pStyle w:val="Caption"/>
                                <w:rPr>
                                  <w:noProof/>
                                </w:rPr>
                                <w:pPrChange w:id="903" w:author="Prabhvir Saran" w:date="2017-02-16T20:53:00Z">
                                  <w:pPr/>
                                </w:pPrChange>
                              </w:pPr>
                              <w:ins w:id="904" w:author="Prabhvir Saran" w:date="2017-02-16T21:27:00Z">
                                <w:r>
                                  <w:t>Picture two (</w:t>
                                </w:r>
                              </w:ins>
                              <w:ins w:id="905" w:author="Prabhvir Saran" w:date="2017-02-17T00:42:00Z">
                                <w:r>
                                  <w:t xml:space="preserve">font </w:t>
                                </w:r>
                              </w:ins>
                              <w:ins w:id="906" w:author="Prabhvir Saran" w:date="2017-02-16T21:24:00Z">
                                <w:r w:rsidRPr="0072300C">
                                  <w:t>Cinzel</w:t>
                                </w:r>
                                <w:r>
                                  <w:t xml:space="preserve"> and </w:t>
                                </w:r>
                              </w:ins>
                              <w:ins w:id="907" w:author="Prabhvir Saran" w:date="2017-02-16T20:53:00Z">
                                <w:r>
                                  <w:t>Titillium Web)</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647527" id="Group 525" o:spid="_x0000_s1044" style="position:absolute;margin-left:0;margin-top:0;width:426.35pt;height:194.4pt;z-index:251743232;mso-position-horizontal:left;mso-position-horizontal-relative:margin" coordsize="54146,24688"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FByYWJodmlyIFNhcmFu&#10;AAAABZADAAIAAAAUAAAQqJAEAAIAAAAUAAAQvJKRAAIAAAADMjcAAJKSAAIAAAADMjcAAOocAAcA&#10;AAgMAAAInAAAAAAc6gAAAAg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Dw/eHBhY2tldCBlbmQ9J3cnPz7/2wBDAAcFBQYFBAcGBQYIBwcIChEL&#10;CgkJChUPEAwRGBUaGRgVGBcbHichGx0lHRcYIi4iJSgpKywrGiAvMy8qMicqKyr/2wBDAQcICAoJ&#10;ChQLCxQqHBgcKioqKioqKioqKioqKioqKioqKioqKioqKioqKioqKioqKioqKioqKioqKioqKioq&#10;Kir/wAARCAF9A7w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">
                <v:shape id="Picture 523" o:spid="_x0000_s1045" type="#_x0000_t75" style="position:absolute;width:54146;height:21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">
                  <v:imagedata r:id="rId20" o:title=""/>
                  <v:path arrowok="t"/>
                </v:shape>
                <v:shape id="Text Box 524" o:spid="_x0000_s1046" type="#_x0000_t202" style="position:absolute;top:22021;width:5414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" stroked="f">
                  <v:textbox style="mso-fit-shape-to-text:t" inset="0,0,0,0">
                    <w:txbxContent>
                      <w:p w14:paraId="7FB000B3" w14:textId="2451B515" w:rsidR="00CF60F9" w:rsidRPr="0094375F" w:rsidRDefault="00CF60F9">
                        <w:pPr>
                          <w:pStyle w:val="Caption"/>
                          <w:rPr>
                            <w:noProof/>
                          </w:rPr>
                          <w:pPrChange w:id="835" w:author="Prabhvir Saran" w:date="2017-02-16T20:53:00Z">
                            <w:pPr/>
                          </w:pPrChange>
                        </w:pPr>
                        <w:ins w:id="836" w:author="Prabhvir Saran" w:date="2017-02-16T21:27:00Z">
                          <w:r>
                            <w:t>Picture two (</w:t>
                          </w:r>
                        </w:ins>
                        <w:ins w:id="837" w:author="Prabhvir Saran" w:date="2017-02-17T00:42:00Z">
                          <w:r>
                            <w:t xml:space="preserve">font </w:t>
                          </w:r>
                        </w:ins>
                        <w:proofErr w:type="spellStart"/>
                        <w:ins w:id="838" w:author="Prabhvir Saran" w:date="2017-02-16T21:24:00Z">
                          <w:r w:rsidRPr="0072300C">
                            <w:t>Cinzel</w:t>
                          </w:r>
                          <w:proofErr w:type="spellEnd"/>
                          <w:r>
                            <w:t xml:space="preserve"> and </w:t>
                          </w:r>
                        </w:ins>
                        <w:proofErr w:type="spellStart"/>
                        <w:ins w:id="839" w:author="Prabhvir Saran" w:date="2017-02-16T20:53:00Z">
                          <w:r>
                            <w:t>Titillium</w:t>
                          </w:r>
                          <w:proofErr w:type="spellEnd"/>
                          <w:r>
                            <w:t xml:space="preserve"> Web)</w:t>
                          </w:r>
                        </w:ins>
                      </w:p>
                    </w:txbxContent>
                  </v:textbox>
                </v:shape>
                <w10:wrap type="square" anchorx="margin"/>
              </v:group>
            </w:pict>
          </mc:Fallback>
        </mc:AlternateContent>
      </w:r>
    </w:p>
    <w:p w14:paraId="73516F5C" w14:textId="5666767C" w:rsidR="008F254E" w:rsidRDefault="008F254E" w:rsidP="006E05DC">
      <w:pPr>
        <w:rPr>
          <w:ins w:id="908" w:author="Prabhvir Saran" w:date="2017-02-16T20:54:00Z"/>
        </w:rPr>
      </w:pPr>
    </w:p>
    <w:p w14:paraId="33DC5175" w14:textId="0451BA89" w:rsidR="008F254E" w:rsidRDefault="008F254E" w:rsidP="006E05DC">
      <w:pPr>
        <w:rPr>
          <w:ins w:id="909" w:author="Prabhvir Saran" w:date="2017-02-16T20:54:00Z"/>
        </w:rPr>
      </w:pPr>
    </w:p>
    <w:p w14:paraId="4E6DC873" w14:textId="64AFC3D5" w:rsidR="008F254E" w:rsidRDefault="008F254E" w:rsidP="006E05DC">
      <w:pPr>
        <w:rPr>
          <w:ins w:id="910" w:author="Prabhvir Saran" w:date="2017-02-16T20:54:00Z"/>
        </w:rPr>
      </w:pPr>
    </w:p>
    <w:p w14:paraId="45F8BD56" w14:textId="728468DA" w:rsidR="008F254E" w:rsidRDefault="008F254E" w:rsidP="006E05DC">
      <w:pPr>
        <w:rPr>
          <w:ins w:id="911" w:author="Prabhvir Saran" w:date="2017-02-16T20:54:00Z"/>
        </w:rPr>
      </w:pPr>
    </w:p>
    <w:p w14:paraId="5CB76084" w14:textId="01FE8265" w:rsidR="008F254E" w:rsidRDefault="008F254E" w:rsidP="006E05DC">
      <w:pPr>
        <w:rPr>
          <w:ins w:id="912" w:author="Prabhvir Saran" w:date="2017-02-16T20:54:00Z"/>
        </w:rPr>
      </w:pPr>
    </w:p>
    <w:p w14:paraId="1BDD1963" w14:textId="0C23A364" w:rsidR="008F254E" w:rsidRDefault="008F254E" w:rsidP="006E05DC">
      <w:pPr>
        <w:rPr>
          <w:ins w:id="913" w:author="Prabhvir Saran" w:date="2017-02-16T20:54:00Z"/>
        </w:rPr>
      </w:pPr>
    </w:p>
    <w:p w14:paraId="61E8459F" w14:textId="41BE25BA" w:rsidR="008F254E" w:rsidRDefault="008F254E" w:rsidP="006E05DC">
      <w:pPr>
        <w:rPr>
          <w:ins w:id="914" w:author="Prabhvir Saran" w:date="2017-02-16T20:54:00Z"/>
        </w:rPr>
      </w:pPr>
    </w:p>
    <w:p w14:paraId="1C8FB28B" w14:textId="4D8CDD2A" w:rsidR="008F254E" w:rsidRDefault="008F254E" w:rsidP="006E05DC">
      <w:pPr>
        <w:rPr>
          <w:ins w:id="915" w:author="Prabhvir Saran" w:date="2017-02-16T20:54:00Z"/>
        </w:rPr>
      </w:pPr>
    </w:p>
    <w:p w14:paraId="300D84CD" w14:textId="6FC220E7" w:rsidR="008F254E" w:rsidRDefault="008F254E" w:rsidP="006E05DC">
      <w:pPr>
        <w:rPr>
          <w:ins w:id="916" w:author="Prabhvir Saran" w:date="2017-02-16T21:04:00Z"/>
        </w:rPr>
      </w:pPr>
      <w:ins w:id="917" w:author="Prabhvir Saran" w:date="2017-02-16T20:56:00Z">
        <w:r>
          <w:t>The test was conducted on five family members. Three out</w:t>
        </w:r>
      </w:ins>
      <w:ins w:id="918" w:author="Prabhvir Saran" w:date="2017-02-16T20:57:00Z">
        <w:r>
          <w:t xml:space="preserve"> of five </w:t>
        </w:r>
      </w:ins>
      <w:ins w:id="919" w:author="Prabhvir Saran" w:date="2017-02-16T20:58:00Z">
        <w:r>
          <w:t>preferred</w:t>
        </w:r>
      </w:ins>
      <w:ins w:id="920" w:author="Prabhvir Saran" w:date="2017-02-16T20:57:00Z">
        <w:r>
          <w:t xml:space="preserve"> the </w:t>
        </w:r>
      </w:ins>
      <w:ins w:id="921" w:author="Prabhvir Saran" w:date="2017-02-16T21:30:00Z">
        <w:r w:rsidR="00306683">
          <w:t>second font set (</w:t>
        </w:r>
        <w:r w:rsidR="000B18C4">
          <w:t xml:space="preserve">Cinzel and </w:t>
        </w:r>
      </w:ins>
      <w:ins w:id="922" w:author="Prabhvir Saran" w:date="2017-02-16T20:57:00Z">
        <w:r>
          <w:t>Titillium We</w:t>
        </w:r>
      </w:ins>
      <w:ins w:id="923" w:author="Prabhvir Saran" w:date="2017-02-16T20:58:00Z">
        <w:r w:rsidR="000B18C4">
          <w:t xml:space="preserve">b) </w:t>
        </w:r>
        <w:r>
          <w:t xml:space="preserve">and their main reason was that it has more of a historical feel to it than </w:t>
        </w:r>
      </w:ins>
      <w:ins w:id="924" w:author="Prabhvir Saran" w:date="2017-02-16T23:24:00Z">
        <w:r w:rsidR="002B2FF8">
          <w:t xml:space="preserve">font </w:t>
        </w:r>
      </w:ins>
      <w:ins w:id="925" w:author="Prabhvir Saran" w:date="2017-02-16T21:31:00Z">
        <w:r w:rsidR="000B18C4">
          <w:t xml:space="preserve">Tinos and </w:t>
        </w:r>
      </w:ins>
      <w:ins w:id="926" w:author="Prabhvir Saran" w:date="2017-02-16T20:58:00Z">
        <w:r>
          <w:t xml:space="preserve">Dosis. </w:t>
        </w:r>
      </w:ins>
    </w:p>
    <w:p w14:paraId="3E65DB7A" w14:textId="77777777" w:rsidR="00625493" w:rsidRDefault="00625493" w:rsidP="006E05DC">
      <w:pPr>
        <w:rPr>
          <w:ins w:id="927" w:author="Prabhvir Saran" w:date="2017-02-16T20:54:00Z"/>
        </w:rPr>
      </w:pPr>
    </w:p>
    <w:p w14:paraId="15F8D035" w14:textId="19430D6C" w:rsidR="006E05DC" w:rsidRDefault="004D14C3">
      <w:pPr>
        <w:pStyle w:val="Heading3"/>
        <w:rPr>
          <w:ins w:id="928" w:author="Prabhvir Saran" w:date="2017-02-16T20:12:00Z"/>
        </w:rPr>
        <w:pPrChange w:id="929" w:author="Prabhvir Saran" w:date="2017-02-16T21:00:00Z">
          <w:pPr/>
        </w:pPrChange>
      </w:pPr>
      <w:bookmarkStart w:id="930" w:name="_Toc478079999"/>
      <w:ins w:id="931" w:author="Prabhvir Saran" w:date="2017-02-16T21:00:00Z">
        <w:r>
          <w:t>Test 2</w:t>
        </w:r>
      </w:ins>
      <w:bookmarkEnd w:id="930"/>
    </w:p>
    <w:p w14:paraId="540F1BAB" w14:textId="43D667D6" w:rsidR="006E05DC" w:rsidRDefault="00625493">
      <w:pPr>
        <w:rPr>
          <w:ins w:id="932" w:author="Prabhvir Saran" w:date="2017-02-16T21:04:00Z"/>
        </w:rPr>
        <w:pPrChange w:id="933" w:author="Prabhvir Saran" w:date="2017-02-14T17:56:00Z">
          <w:pPr>
            <w:pStyle w:val="Heading1"/>
          </w:pPr>
        </w:pPrChange>
      </w:pPr>
      <w:r>
        <w:rPr>
          <w:noProof/>
          <w:lang w:val="en-CA" w:eastAsia="en-CA"/>
        </w:rPr>
        <mc:AlternateContent>
          <mc:Choice Requires="wpg">
            <w:drawing>
              <wp:anchor distT="0" distB="0" distL="114300" distR="114300" simplePos="0" relativeHeight="251748352" behindDoc="0" locked="0" layoutInCell="1" allowOverlap="1" wp14:anchorId="17EB0268" wp14:editId="70307D35">
                <wp:simplePos x="0" y="0"/>
                <wp:positionH relativeFrom="margin">
                  <wp:align>right</wp:align>
                </wp:positionH>
                <wp:positionV relativeFrom="paragraph">
                  <wp:posOffset>775224</wp:posOffset>
                </wp:positionV>
                <wp:extent cx="5943600" cy="1522730"/>
                <wp:effectExtent l="0" t="0" r="0" b="1270"/>
                <wp:wrapSquare wrapText="bothSides"/>
                <wp:docPr id="530" name="Group 530"/>
                <wp:cNvGraphicFramePr/>
                <a:graphic xmlns:a="http://schemas.openxmlformats.org/drawingml/2006/main">
                  <a:graphicData uri="http://schemas.microsoft.com/office/word/2010/wordprocessingGroup">
                    <wpg:wgp>
                      <wpg:cNvGrpSpPr/>
                      <wpg:grpSpPr>
                        <a:xfrm>
                          <a:off x="0" y="0"/>
                          <a:ext cx="5943600" cy="1522730"/>
                          <a:chOff x="0" y="0"/>
                          <a:chExt cx="5943600" cy="1522730"/>
                        </a:xfrm>
                      </wpg:grpSpPr>
                      <pic:pic xmlns:pic="http://schemas.openxmlformats.org/drawingml/2006/picture">
                        <pic:nvPicPr>
                          <pic:cNvPr id="527" name="Picture 52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1200150"/>
                          </a:xfrm>
                          <a:prstGeom prst="rect">
                            <a:avLst/>
                          </a:prstGeom>
                        </pic:spPr>
                      </pic:pic>
                      <wps:wsp>
                        <wps:cNvPr id="529" name="Text Box 529"/>
                        <wps:cNvSpPr txBox="1"/>
                        <wps:spPr>
                          <a:xfrm>
                            <a:off x="0" y="1256030"/>
                            <a:ext cx="5943600" cy="266700"/>
                          </a:xfrm>
                          <a:prstGeom prst="rect">
                            <a:avLst/>
                          </a:prstGeom>
                          <a:solidFill>
                            <a:prstClr val="white"/>
                          </a:solidFill>
                          <a:ln>
                            <a:noFill/>
                          </a:ln>
                        </wps:spPr>
                        <wps:txbx>
                          <w:txbxContent>
                            <w:p w14:paraId="4668CC34" w14:textId="3A95377A" w:rsidR="00CF60F9" w:rsidRPr="00445F91" w:rsidRDefault="00CF60F9">
                              <w:pPr>
                                <w:pStyle w:val="Caption"/>
                                <w:rPr>
                                  <w:noProof/>
                                </w:rPr>
                                <w:pPrChange w:id="934" w:author="Prabhvir Saran" w:date="2017-02-16T21:03:00Z">
                                  <w:pPr/>
                                </w:pPrChange>
                              </w:pPr>
                              <w:ins w:id="935" w:author="Prabhvir Saran" w:date="2017-02-16T21:03:00Z">
                                <w:r>
                                  <w:t xml:space="preserve">Login aligned with the nav bar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7EB0268" id="Group 530" o:spid="_x0000_s1047" style="position:absolute;margin-left:416.8pt;margin-top:61.05pt;width:468pt;height:119.9pt;z-index:251748352;mso-position-horizontal:right;mso-position-horizontal-relative:margin" coordsize="59436,15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">
                <v:shape id="Picture 527" o:spid="_x0000_s1048" type="#_x0000_t75" style="position:absolute;width:59436;height:1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">
                  <v:imagedata r:id="rId22" o:title=""/>
                  <v:path arrowok="t"/>
                </v:shape>
                <v:shape id="Text Box 529" o:spid="_x0000_s1049" type="#_x0000_t202" style="position:absolute;top:12560;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" stroked="f">
                  <v:textbox style="mso-fit-shape-to-text:t" inset="0,0,0,0">
                    <w:txbxContent>
                      <w:p w14:paraId="4668CC34" w14:textId="3A95377A" w:rsidR="00CF60F9" w:rsidRPr="00445F91" w:rsidRDefault="00CF60F9">
                        <w:pPr>
                          <w:pStyle w:val="Caption"/>
                          <w:rPr>
                            <w:noProof/>
                          </w:rPr>
                          <w:pPrChange w:id="868" w:author="Prabhvir Saran" w:date="2017-02-16T21:03:00Z">
                            <w:pPr/>
                          </w:pPrChange>
                        </w:pPr>
                        <w:ins w:id="869" w:author="Prabhvir Saran" w:date="2017-02-16T21:03:00Z">
                          <w:r>
                            <w:t xml:space="preserve">Login aligned with the </w:t>
                          </w:r>
                          <w:proofErr w:type="spellStart"/>
                          <w:r>
                            <w:t>nav</w:t>
                          </w:r>
                          <w:proofErr w:type="spellEnd"/>
                          <w:r>
                            <w:t xml:space="preserve"> bar </w:t>
                          </w:r>
                        </w:ins>
                      </w:p>
                    </w:txbxContent>
                  </v:textbox>
                </v:shape>
                <w10:wrap type="square" anchorx="margin"/>
              </v:group>
            </w:pict>
          </mc:Fallback>
        </mc:AlternateContent>
      </w:r>
      <w:ins w:id="936" w:author="Prabhvir Saran" w:date="2017-02-16T21:00:00Z">
        <w:r w:rsidR="00CD1BFE">
          <w:t xml:space="preserve">The </w:t>
        </w:r>
      </w:ins>
      <w:ins w:id="937" w:author="Prabhvir Saran" w:date="2017-02-16T21:01:00Z">
        <w:r w:rsidR="00CD1BFE">
          <w:t xml:space="preserve">navigation bar was used to conduct </w:t>
        </w:r>
        <w:r>
          <w:t xml:space="preserve">the second test. The login/sign up button was made part of the navigation list rather than a </w:t>
        </w:r>
      </w:ins>
      <w:ins w:id="938" w:author="Prabhvir Saran" w:date="2017-02-16T21:02:00Z">
        <w:r>
          <w:t>separate</w:t>
        </w:r>
      </w:ins>
      <w:ins w:id="939" w:author="Prabhvir Saran" w:date="2017-02-16T21:01:00Z">
        <w:r>
          <w:t xml:space="preserve"> </w:t>
        </w:r>
      </w:ins>
      <w:ins w:id="940" w:author="Prabhvir Saran" w:date="2017-02-16T21:02:00Z">
        <w:r>
          <w:t xml:space="preserve">button on the top right corner. The following two images show the difference. </w:t>
        </w:r>
      </w:ins>
    </w:p>
    <w:p w14:paraId="4B8619AF" w14:textId="7252C935" w:rsidR="00625493" w:rsidRDefault="00625493">
      <w:pPr>
        <w:rPr>
          <w:ins w:id="941" w:author="Prabhvir Saran" w:date="2017-02-16T21:02:00Z"/>
        </w:rPr>
        <w:pPrChange w:id="942" w:author="Prabhvir Saran" w:date="2017-02-14T17:56:00Z">
          <w:pPr>
            <w:pStyle w:val="Heading1"/>
          </w:pPr>
        </w:pPrChange>
      </w:pPr>
    </w:p>
    <w:p w14:paraId="4DE80807" w14:textId="77777777" w:rsidR="00645B64" w:rsidRDefault="00645B64">
      <w:pPr>
        <w:rPr>
          <w:ins w:id="943" w:author="Prabhvir Saran" w:date="2017-02-16T23:28:00Z"/>
        </w:rPr>
        <w:pPrChange w:id="944" w:author="Prabhvir Saran" w:date="2017-02-14T17:56:00Z">
          <w:pPr>
            <w:pStyle w:val="Heading1"/>
          </w:pPr>
        </w:pPrChange>
      </w:pPr>
      <w:r>
        <w:rPr>
          <w:noProof/>
          <w:lang w:val="en-CA" w:eastAsia="en-CA"/>
        </w:rPr>
        <w:lastRenderedPageBreak/>
        <mc:AlternateContent>
          <mc:Choice Requires="wpg">
            <w:drawing>
              <wp:anchor distT="0" distB="0" distL="114300" distR="114300" simplePos="0" relativeHeight="251751424" behindDoc="0" locked="0" layoutInCell="1" allowOverlap="1" wp14:anchorId="598E2918" wp14:editId="0F404422">
                <wp:simplePos x="0" y="0"/>
                <wp:positionH relativeFrom="margin">
                  <wp:posOffset>-118828</wp:posOffset>
                </wp:positionH>
                <wp:positionV relativeFrom="paragraph">
                  <wp:posOffset>236634</wp:posOffset>
                </wp:positionV>
                <wp:extent cx="5943600" cy="1610360"/>
                <wp:effectExtent l="0" t="0" r="0" b="8890"/>
                <wp:wrapSquare wrapText="bothSides"/>
                <wp:docPr id="532" name="Group 532"/>
                <wp:cNvGraphicFramePr/>
                <a:graphic xmlns:a="http://schemas.openxmlformats.org/drawingml/2006/main">
                  <a:graphicData uri="http://schemas.microsoft.com/office/word/2010/wordprocessingGroup">
                    <wpg:wgp>
                      <wpg:cNvGrpSpPr/>
                      <wpg:grpSpPr>
                        <a:xfrm>
                          <a:off x="0" y="0"/>
                          <a:ext cx="5943600" cy="1610360"/>
                          <a:chOff x="0" y="0"/>
                          <a:chExt cx="5943600" cy="1610360"/>
                        </a:xfrm>
                      </wpg:grpSpPr>
                      <pic:pic xmlns:pic="http://schemas.openxmlformats.org/drawingml/2006/picture">
                        <pic:nvPicPr>
                          <pic:cNvPr id="528" name="Picture 52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1287780"/>
                          </a:xfrm>
                          <a:prstGeom prst="rect">
                            <a:avLst/>
                          </a:prstGeom>
                        </pic:spPr>
                      </pic:pic>
                      <wps:wsp>
                        <wps:cNvPr id="531" name="Text Box 531"/>
                        <wps:cNvSpPr txBox="1"/>
                        <wps:spPr>
                          <a:xfrm>
                            <a:off x="0" y="1343660"/>
                            <a:ext cx="5943600" cy="266700"/>
                          </a:xfrm>
                          <a:prstGeom prst="rect">
                            <a:avLst/>
                          </a:prstGeom>
                          <a:solidFill>
                            <a:prstClr val="white"/>
                          </a:solidFill>
                          <a:ln>
                            <a:noFill/>
                          </a:ln>
                        </wps:spPr>
                        <wps:txbx>
                          <w:txbxContent>
                            <w:p w14:paraId="1ABAD40F" w14:textId="1F51B280" w:rsidR="00CF60F9" w:rsidRPr="0061037C" w:rsidRDefault="00CF60F9">
                              <w:pPr>
                                <w:pStyle w:val="Caption"/>
                                <w:rPr>
                                  <w:noProof/>
                                </w:rPr>
                                <w:pPrChange w:id="945" w:author="Prabhvir Saran" w:date="2017-02-16T21:04:00Z">
                                  <w:pPr/>
                                </w:pPrChange>
                              </w:pPr>
                              <w:ins w:id="946" w:author="Prabhvir Saran" w:date="2017-02-16T21:04:00Z">
                                <w:r>
                                  <w:t>Login/Signup button in the top right corner</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8E2918" id="Group 532" o:spid="_x0000_s1050" style="position:absolute;margin-left:-9.35pt;margin-top:18.65pt;width:468pt;height:126.8pt;z-index:251751424;mso-position-horizontal-relative:margin" coordsize="59436,16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">
                <v:shape id="Picture 528" o:spid="_x0000_s1051" type="#_x0000_t75" style="position:absolute;width:59436;height:12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">
                  <v:imagedata r:id="rId24" o:title=""/>
                  <v:path arrowok="t"/>
                </v:shape>
                <v:shape id="Text Box 531" o:spid="_x0000_s1052" type="#_x0000_t202" style="position:absolute;top:13436;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" stroked="f">
                  <v:textbox style="mso-fit-shape-to-text:t" inset="0,0,0,0">
                    <w:txbxContent>
                      <w:p w14:paraId="1ABAD40F" w14:textId="1F51B280" w:rsidR="00CF60F9" w:rsidRPr="0061037C" w:rsidRDefault="00CF60F9">
                        <w:pPr>
                          <w:pStyle w:val="Caption"/>
                          <w:rPr>
                            <w:noProof/>
                          </w:rPr>
                          <w:pPrChange w:id="881" w:author="Prabhvir Saran" w:date="2017-02-16T21:04:00Z">
                            <w:pPr/>
                          </w:pPrChange>
                        </w:pPr>
                        <w:ins w:id="882" w:author="Prabhvir Saran" w:date="2017-02-16T21:04:00Z">
                          <w:r>
                            <w:t>Login/Signup button in the top right corner</w:t>
                          </w:r>
                        </w:ins>
                      </w:p>
                    </w:txbxContent>
                  </v:textbox>
                </v:shape>
                <w10:wrap type="square" anchorx="margin"/>
              </v:group>
            </w:pict>
          </mc:Fallback>
        </mc:AlternateContent>
      </w:r>
    </w:p>
    <w:p w14:paraId="6FC71E41" w14:textId="77777777" w:rsidR="00645B64" w:rsidRDefault="00645B64">
      <w:pPr>
        <w:rPr>
          <w:ins w:id="947" w:author="Prabhvir Saran" w:date="2017-02-16T23:28:00Z"/>
        </w:rPr>
        <w:pPrChange w:id="948" w:author="Prabhvir Saran" w:date="2017-02-14T17:56:00Z">
          <w:pPr>
            <w:pStyle w:val="Heading1"/>
          </w:pPr>
        </w:pPrChange>
      </w:pPr>
    </w:p>
    <w:p w14:paraId="05C845E1" w14:textId="78EBFC49" w:rsidR="00487BA1" w:rsidRDefault="00625493">
      <w:pPr>
        <w:rPr>
          <w:ins w:id="949" w:author="Prabhvir Saran" w:date="2017-02-14T17:56:00Z"/>
        </w:rPr>
        <w:pPrChange w:id="950" w:author="Prabhvir Saran" w:date="2017-02-14T17:56:00Z">
          <w:pPr>
            <w:pStyle w:val="Heading1"/>
          </w:pPr>
        </w:pPrChange>
      </w:pPr>
      <w:ins w:id="951" w:author="Prabhvir Saran" w:date="2017-02-16T21:04:00Z">
        <w:r>
          <w:t xml:space="preserve">The same </w:t>
        </w:r>
      </w:ins>
      <w:ins w:id="952" w:author="Prabhvir Saran" w:date="2017-02-17T00:43:00Z">
        <w:r w:rsidR="00773491">
          <w:t xml:space="preserve">five </w:t>
        </w:r>
      </w:ins>
      <w:ins w:id="953" w:author="Prabhvir Saran" w:date="2017-02-16T21:04:00Z">
        <w:r>
          <w:t xml:space="preserve">people were used for this test. Everyone </w:t>
        </w:r>
      </w:ins>
      <w:ins w:id="954" w:author="Prabhvir Saran" w:date="2017-02-15T15:51:00Z">
        <w:r w:rsidR="000D11F7">
          <w:t>prefer</w:t>
        </w:r>
      </w:ins>
      <w:ins w:id="955" w:author="Prabhvir Saran" w:date="2017-02-16T21:05:00Z">
        <w:r>
          <w:t>red</w:t>
        </w:r>
      </w:ins>
      <w:ins w:id="956" w:author="Prabhvir Saran" w:date="2017-02-15T15:51:00Z">
        <w:r w:rsidR="005A251B">
          <w:t xml:space="preserve"> having the login/sign</w:t>
        </w:r>
        <w:r w:rsidR="000D11F7">
          <w:t xml:space="preserve">up button distinct and </w:t>
        </w:r>
      </w:ins>
      <w:ins w:id="957" w:author="Prabhvir Saran" w:date="2017-02-15T15:52:00Z">
        <w:r w:rsidR="000D11F7">
          <w:t>separate</w:t>
        </w:r>
      </w:ins>
      <w:ins w:id="958" w:author="Prabhvir Saran" w:date="2017-02-15T15:51:00Z">
        <w:r w:rsidR="000D11F7">
          <w:t xml:space="preserve"> </w:t>
        </w:r>
      </w:ins>
      <w:ins w:id="959" w:author="Prabhvir Saran" w:date="2017-02-15T15:52:00Z">
        <w:r w:rsidR="000D11F7">
          <w:t>from the navigation bar as its purpose is quite different. The distinct location and border</w:t>
        </w:r>
      </w:ins>
      <w:ins w:id="960" w:author="Prabhvir Saran" w:date="2017-02-15T15:53:00Z">
        <w:r w:rsidR="000D11F7">
          <w:t xml:space="preserve"> will</w:t>
        </w:r>
      </w:ins>
      <w:ins w:id="961" w:author="Prabhvir Saran" w:date="2017-02-15T15:52:00Z">
        <w:r w:rsidR="000D11F7">
          <w:t xml:space="preserve"> help users to quickly sign in when they come to the site.</w:t>
        </w:r>
      </w:ins>
    </w:p>
    <w:p w14:paraId="40872A32" w14:textId="2BD795EA" w:rsidR="00487BA1" w:rsidRDefault="00130AC0">
      <w:pPr>
        <w:rPr>
          <w:ins w:id="962" w:author="Prabhvir Saran" w:date="2017-02-14T17:56:00Z"/>
        </w:rPr>
        <w:pPrChange w:id="963" w:author="Prabhvir Saran" w:date="2017-02-14T17:56:00Z">
          <w:pPr>
            <w:pStyle w:val="Heading1"/>
          </w:pPr>
        </w:pPrChange>
      </w:pPr>
      <w:r>
        <w:pict w14:anchorId="6A16CCBC">
          <v:rect id="_x0000_i1025" style="width:0;height:1.5pt" o:hralign="center" o:hrstd="t" o:hr="t" fillcolor="#a0a0a0" stroked="f"/>
        </w:pict>
      </w:r>
    </w:p>
    <w:p w14:paraId="3DB1CBEB" w14:textId="0389E92D" w:rsidR="00487BA1" w:rsidRDefault="00487BA1">
      <w:pPr>
        <w:rPr>
          <w:ins w:id="964" w:author="Prabhvir Saran" w:date="2017-02-14T17:56:00Z"/>
        </w:rPr>
        <w:pPrChange w:id="965" w:author="Prabhvir Saran" w:date="2017-02-14T17:56:00Z">
          <w:pPr>
            <w:pStyle w:val="Heading1"/>
          </w:pPr>
        </w:pPrChange>
      </w:pPr>
    </w:p>
    <w:p w14:paraId="474BF07F" w14:textId="47B6DC5F" w:rsidR="00487BA1" w:rsidRDefault="00487BA1">
      <w:pPr>
        <w:rPr>
          <w:ins w:id="966" w:author="Prabhvir Saran" w:date="2017-02-14T23:28:00Z"/>
        </w:rPr>
        <w:pPrChange w:id="967" w:author="Prabhvir Saran" w:date="2017-02-14T17:56:00Z">
          <w:pPr>
            <w:pStyle w:val="Heading1"/>
          </w:pPr>
        </w:pPrChange>
      </w:pPr>
    </w:p>
    <w:p w14:paraId="4D310FFD" w14:textId="22679C57" w:rsidR="00334D18" w:rsidRDefault="00334D18">
      <w:pPr>
        <w:rPr>
          <w:ins w:id="968" w:author="Prabhvir Saran" w:date="2017-02-14T23:28:00Z"/>
        </w:rPr>
        <w:pPrChange w:id="969" w:author="Prabhvir Saran" w:date="2017-02-14T17:56:00Z">
          <w:pPr>
            <w:pStyle w:val="Heading1"/>
          </w:pPr>
        </w:pPrChange>
      </w:pPr>
    </w:p>
    <w:p w14:paraId="7BE56D33" w14:textId="2B9B3530" w:rsidR="00334D18" w:rsidRDefault="00334D18">
      <w:pPr>
        <w:rPr>
          <w:ins w:id="970" w:author="Prabhvir Saran" w:date="2017-02-14T23:28:00Z"/>
        </w:rPr>
        <w:pPrChange w:id="971" w:author="Prabhvir Saran" w:date="2017-02-14T17:56:00Z">
          <w:pPr>
            <w:pStyle w:val="Heading1"/>
          </w:pPr>
        </w:pPrChange>
      </w:pPr>
    </w:p>
    <w:p w14:paraId="7C544F6C" w14:textId="22368665" w:rsidR="00334D18" w:rsidRDefault="00334D18">
      <w:pPr>
        <w:rPr>
          <w:ins w:id="972" w:author="Prabhvir Saran" w:date="2017-02-16T21:06:00Z"/>
        </w:rPr>
        <w:pPrChange w:id="973" w:author="Prabhvir Saran" w:date="2017-02-14T17:56:00Z">
          <w:pPr>
            <w:pStyle w:val="Heading1"/>
          </w:pPr>
        </w:pPrChange>
      </w:pPr>
    </w:p>
    <w:p w14:paraId="20CE98B3" w14:textId="30C4D3DC" w:rsidR="00904F83" w:rsidRDefault="00904F83">
      <w:pPr>
        <w:rPr>
          <w:ins w:id="974" w:author="Prabhvir Saran" w:date="2017-02-16T21:06:00Z"/>
        </w:rPr>
        <w:pPrChange w:id="975" w:author="Prabhvir Saran" w:date="2017-02-14T17:56:00Z">
          <w:pPr>
            <w:pStyle w:val="Heading1"/>
          </w:pPr>
        </w:pPrChange>
      </w:pPr>
    </w:p>
    <w:p w14:paraId="0A0067AE" w14:textId="4C963FFF" w:rsidR="00904F83" w:rsidRDefault="00904F83">
      <w:pPr>
        <w:rPr>
          <w:ins w:id="976" w:author="Prabhvir Saran" w:date="2017-02-16T21:06:00Z"/>
        </w:rPr>
        <w:pPrChange w:id="977" w:author="Prabhvir Saran" w:date="2017-02-14T17:56:00Z">
          <w:pPr>
            <w:pStyle w:val="Heading1"/>
          </w:pPr>
        </w:pPrChange>
      </w:pPr>
    </w:p>
    <w:p w14:paraId="3B2205E9" w14:textId="2349812E" w:rsidR="00904F83" w:rsidRDefault="00904F83">
      <w:pPr>
        <w:rPr>
          <w:ins w:id="978" w:author="Prabhvir Saran" w:date="2017-02-16T21:06:00Z"/>
        </w:rPr>
        <w:pPrChange w:id="979" w:author="Prabhvir Saran" w:date="2017-02-14T17:56:00Z">
          <w:pPr>
            <w:pStyle w:val="Heading1"/>
          </w:pPr>
        </w:pPrChange>
      </w:pPr>
    </w:p>
    <w:p w14:paraId="55ED8AC4" w14:textId="14F15EDE" w:rsidR="00904F83" w:rsidRDefault="00904F83">
      <w:pPr>
        <w:rPr>
          <w:ins w:id="980" w:author="Prabhvir Saran" w:date="2017-02-16T21:06:00Z"/>
        </w:rPr>
        <w:pPrChange w:id="981" w:author="Prabhvir Saran" w:date="2017-02-14T17:56:00Z">
          <w:pPr>
            <w:pStyle w:val="Heading1"/>
          </w:pPr>
        </w:pPrChange>
      </w:pPr>
    </w:p>
    <w:p w14:paraId="0AD12013" w14:textId="13C83FF0" w:rsidR="00904F83" w:rsidRDefault="00904F83">
      <w:pPr>
        <w:rPr>
          <w:ins w:id="982" w:author="Prabhvir Saran" w:date="2017-02-16T21:06:00Z"/>
        </w:rPr>
        <w:pPrChange w:id="983" w:author="Prabhvir Saran" w:date="2017-02-14T17:56:00Z">
          <w:pPr>
            <w:pStyle w:val="Heading1"/>
          </w:pPr>
        </w:pPrChange>
      </w:pPr>
    </w:p>
    <w:p w14:paraId="04499529" w14:textId="15EBF780" w:rsidR="00904F83" w:rsidRDefault="00904F83">
      <w:pPr>
        <w:rPr>
          <w:ins w:id="984" w:author="Prabhvir Saran" w:date="2017-02-16T21:06:00Z"/>
        </w:rPr>
        <w:pPrChange w:id="985" w:author="Prabhvir Saran" w:date="2017-02-14T17:56:00Z">
          <w:pPr>
            <w:pStyle w:val="Heading1"/>
          </w:pPr>
        </w:pPrChange>
      </w:pPr>
    </w:p>
    <w:p w14:paraId="1882A66B" w14:textId="67372432" w:rsidR="00904F83" w:rsidRDefault="00904F83">
      <w:pPr>
        <w:rPr>
          <w:ins w:id="986" w:author="Prabhvir Saran" w:date="2017-02-16T21:06:00Z"/>
        </w:rPr>
        <w:pPrChange w:id="987" w:author="Prabhvir Saran" w:date="2017-02-14T17:56:00Z">
          <w:pPr>
            <w:pStyle w:val="Heading1"/>
          </w:pPr>
        </w:pPrChange>
      </w:pPr>
    </w:p>
    <w:p w14:paraId="49747D63" w14:textId="14FB1609" w:rsidR="00904F83" w:rsidRDefault="00904F83">
      <w:pPr>
        <w:rPr>
          <w:ins w:id="988" w:author="Prabhvir Saran" w:date="2017-02-16T21:06:00Z"/>
        </w:rPr>
        <w:pPrChange w:id="989" w:author="Prabhvir Saran" w:date="2017-02-14T17:56:00Z">
          <w:pPr>
            <w:pStyle w:val="Heading1"/>
          </w:pPr>
        </w:pPrChange>
      </w:pPr>
    </w:p>
    <w:p w14:paraId="7F890D4A" w14:textId="47CFCEA9" w:rsidR="00904F83" w:rsidRDefault="00904F83">
      <w:pPr>
        <w:rPr>
          <w:ins w:id="990" w:author="Prabhvir Saran" w:date="2017-02-16T21:06:00Z"/>
        </w:rPr>
        <w:pPrChange w:id="991" w:author="Prabhvir Saran" w:date="2017-02-14T17:56:00Z">
          <w:pPr>
            <w:pStyle w:val="Heading1"/>
          </w:pPr>
        </w:pPrChange>
      </w:pPr>
    </w:p>
    <w:p w14:paraId="0A381020" w14:textId="23CF503A" w:rsidR="00904F83" w:rsidRDefault="00904F83">
      <w:pPr>
        <w:rPr>
          <w:ins w:id="992" w:author="Prabhvir Saran" w:date="2017-02-16T21:06:00Z"/>
        </w:rPr>
        <w:pPrChange w:id="993" w:author="Prabhvir Saran" w:date="2017-02-14T17:56:00Z">
          <w:pPr>
            <w:pStyle w:val="Heading1"/>
          </w:pPr>
        </w:pPrChange>
      </w:pPr>
    </w:p>
    <w:p w14:paraId="6345882D" w14:textId="7D860EA5" w:rsidR="00904F83" w:rsidRDefault="00904F83">
      <w:pPr>
        <w:rPr>
          <w:ins w:id="994" w:author="Prabhvir Saran" w:date="2017-02-16T21:06:00Z"/>
        </w:rPr>
        <w:pPrChange w:id="995" w:author="Prabhvir Saran" w:date="2017-02-14T17:56:00Z">
          <w:pPr>
            <w:pStyle w:val="Heading1"/>
          </w:pPr>
        </w:pPrChange>
      </w:pPr>
    </w:p>
    <w:p w14:paraId="1AECCA27" w14:textId="19E79DB0" w:rsidR="00904F83" w:rsidRDefault="00904F83">
      <w:pPr>
        <w:rPr>
          <w:ins w:id="996" w:author="Prabhvir Saran" w:date="2017-02-16T21:11:00Z"/>
        </w:rPr>
        <w:pPrChange w:id="997" w:author="Prabhvir Saran" w:date="2017-02-14T17:56:00Z">
          <w:pPr>
            <w:pStyle w:val="Heading1"/>
          </w:pPr>
        </w:pPrChange>
      </w:pPr>
    </w:p>
    <w:p w14:paraId="13DB3B08" w14:textId="3B5DC10A" w:rsidR="00334D18" w:rsidRDefault="00334D18">
      <w:pPr>
        <w:rPr>
          <w:ins w:id="998" w:author="Prabhvir Saran" w:date="2017-02-14T23:28:00Z"/>
        </w:rPr>
        <w:pPrChange w:id="999" w:author="Prabhvir Saran" w:date="2017-02-14T17:56:00Z">
          <w:pPr>
            <w:pStyle w:val="Heading1"/>
          </w:pPr>
        </w:pPrChange>
      </w:pPr>
    </w:p>
    <w:p w14:paraId="4031A636" w14:textId="54080C40" w:rsidR="004161ED" w:rsidDel="001B77FC" w:rsidRDefault="004161ED" w:rsidP="004161ED">
      <w:pPr>
        <w:pStyle w:val="Heading1"/>
        <w:jc w:val="center"/>
        <w:rPr>
          <w:del w:id="1000" w:author="Prabhvir Saran" w:date="2017-02-02T16:26:00Z"/>
          <w:b/>
          <w:sz w:val="14"/>
          <w:u w:val="single"/>
        </w:rPr>
      </w:pPr>
    </w:p>
    <w:p w14:paraId="5460CA51" w14:textId="6FBF37B6" w:rsidR="004161ED" w:rsidRPr="008E7E99" w:rsidDel="001B77FC" w:rsidRDefault="004161ED">
      <w:pPr>
        <w:pStyle w:val="Heading1"/>
        <w:rPr>
          <w:del w:id="1001" w:author="Prabhvir Saran" w:date="2017-02-02T16:25:00Z"/>
          <w:rPrChange w:id="1002" w:author="Prabhvir Saran" w:date="2017-02-14T23:25:00Z">
            <w:rPr>
              <w:del w:id="1003" w:author="Prabhvir Saran" w:date="2017-02-02T16:25:00Z"/>
              <w:rFonts w:asciiTheme="minorHAnsi" w:eastAsiaTheme="minorHAnsi" w:hAnsiTheme="minorHAnsi" w:cstheme="minorBidi"/>
              <w:color w:val="auto"/>
              <w:sz w:val="22"/>
              <w:szCs w:val="22"/>
            </w:rPr>
          </w:rPrChange>
        </w:rPr>
        <w:pPrChange w:id="1004" w:author="Prabhvir Saran" w:date="2017-02-14T23:25:00Z">
          <w:pPr>
            <w:pStyle w:val="Heading1"/>
            <w:jc w:val="center"/>
          </w:pPr>
        </w:pPrChange>
      </w:pPr>
    </w:p>
    <w:p w14:paraId="449A7FE6" w14:textId="2FBD7624" w:rsidR="001B77FC" w:rsidRPr="008E7E99" w:rsidDel="005529B6" w:rsidRDefault="001B77FC">
      <w:pPr>
        <w:pStyle w:val="Heading1"/>
        <w:rPr>
          <w:del w:id="1005" w:author="Prabhvir Saran" w:date="2017-02-02T16:26:00Z"/>
          <w:rPrChange w:id="1006" w:author="Prabhvir Saran" w:date="2017-02-14T23:25:00Z">
            <w:rPr>
              <w:del w:id="1007" w:author="Prabhvir Saran" w:date="2017-02-02T16:26:00Z"/>
              <w:rFonts w:asciiTheme="minorHAnsi" w:eastAsiaTheme="minorHAnsi" w:hAnsiTheme="minorHAnsi" w:cstheme="minorBidi"/>
              <w:color w:val="auto"/>
              <w:sz w:val="22"/>
              <w:szCs w:val="22"/>
            </w:rPr>
          </w:rPrChange>
        </w:rPr>
        <w:pPrChange w:id="1008" w:author="Prabhvir Saran" w:date="2017-02-14T23:25:00Z">
          <w:pPr>
            <w:pStyle w:val="Heading1"/>
            <w:ind w:left="720" w:firstLine="720"/>
            <w:jc w:val="center"/>
          </w:pPr>
        </w:pPrChange>
      </w:pPr>
    </w:p>
    <w:p w14:paraId="036076F8" w14:textId="6BD1C8F3" w:rsidR="00487BA1" w:rsidRPr="008E7E99" w:rsidRDefault="00487BA1">
      <w:pPr>
        <w:pStyle w:val="Heading1"/>
        <w:rPr>
          <w:ins w:id="1009" w:author="Prabhvir Saran" w:date="2017-02-14T17:50:00Z"/>
          <w:rPrChange w:id="1010" w:author="Prabhvir Saran" w:date="2017-02-14T23:25:00Z">
            <w:rPr>
              <w:ins w:id="1011" w:author="Prabhvir Saran" w:date="2017-02-14T17:50:00Z"/>
              <w:b/>
              <w:sz w:val="44"/>
              <w:u w:val="single"/>
            </w:rPr>
          </w:rPrChange>
        </w:rPr>
        <w:pPrChange w:id="1012" w:author="Prabhvir Saran" w:date="2017-02-14T23:25:00Z">
          <w:pPr>
            <w:pStyle w:val="Heading1"/>
            <w:ind w:left="720" w:firstLine="720"/>
            <w:jc w:val="center"/>
          </w:pPr>
        </w:pPrChange>
      </w:pPr>
      <w:del w:id="1013" w:author="Prabhvir Saran" w:date="2017-02-14T23:19:00Z">
        <w:r w:rsidRPr="008E7E99" w:rsidDel="002832A7">
          <w:rPr>
            <w:rPrChange w:id="1014" w:author="Prabhvir Saran" w:date="2017-02-14T23:25:00Z">
              <w:rPr>
                <w:rFonts w:asciiTheme="minorHAnsi" w:eastAsiaTheme="minorHAnsi" w:hAnsiTheme="minorHAnsi" w:cstheme="minorBidi"/>
                <w:color w:val="auto"/>
                <w:sz w:val="22"/>
                <w:szCs w:val="22"/>
              </w:rPr>
            </w:rPrChange>
          </w:rPr>
          <w:delText xml:space="preserve">Appendix </w:delText>
        </w:r>
      </w:del>
      <w:bookmarkStart w:id="1015" w:name="_Toc478080000"/>
      <w:ins w:id="1016" w:author="Prabhvir Saran" w:date="2017-02-14T23:19:00Z">
        <w:r w:rsidR="002832A7" w:rsidRPr="008E7E99">
          <w:t>Appendix 2</w:t>
        </w:r>
      </w:ins>
      <w:bookmarkEnd w:id="1015"/>
    </w:p>
    <w:p w14:paraId="534DDB51" w14:textId="2CE5B513" w:rsidR="00A1445E" w:rsidRPr="008E7E99" w:rsidRDefault="00A1445E">
      <w:pPr>
        <w:pStyle w:val="Heading2"/>
        <w:jc w:val="center"/>
        <w:rPr>
          <w:ins w:id="1017" w:author="Prabhvir Saran" w:date="2017-02-02T23:24:00Z"/>
          <w:b/>
          <w:sz w:val="36"/>
          <w:u w:val="single"/>
          <w:rPrChange w:id="1018" w:author="Prabhvir Saran" w:date="2017-02-14T23:26:00Z">
            <w:rPr>
              <w:ins w:id="1019" w:author="Prabhvir Saran" w:date="2017-02-02T23:24:00Z"/>
            </w:rPr>
          </w:rPrChange>
        </w:rPr>
        <w:pPrChange w:id="1020" w:author="Prabhvir Saran" w:date="2017-02-14T23:26:00Z">
          <w:pPr>
            <w:pStyle w:val="Heading1"/>
            <w:ind w:left="720" w:firstLine="720"/>
            <w:jc w:val="center"/>
          </w:pPr>
        </w:pPrChange>
      </w:pPr>
      <w:bookmarkStart w:id="1021" w:name="_Toc478080001"/>
      <w:ins w:id="1022" w:author="Prabhvir Saran" w:date="2017-02-02T23:24:00Z">
        <w:r w:rsidRPr="008E7E99">
          <w:rPr>
            <w:b/>
            <w:sz w:val="36"/>
            <w:u w:val="single"/>
            <w:rPrChange w:id="1023" w:author="Prabhvir Saran" w:date="2017-02-14T23:26:00Z">
              <w:rPr/>
            </w:rPrChange>
          </w:rPr>
          <w:t>Milestone 2: Site Map and Page Design</w:t>
        </w:r>
        <w:bookmarkEnd w:id="1021"/>
      </w:ins>
    </w:p>
    <w:p w14:paraId="19251868" w14:textId="3F25FF3C" w:rsidR="005529B6" w:rsidRDefault="005529B6" w:rsidP="005529B6">
      <w:pPr>
        <w:pStyle w:val="Heading1"/>
        <w:ind w:left="720" w:firstLine="720"/>
        <w:jc w:val="center"/>
        <w:rPr>
          <w:ins w:id="1024" w:author="Prabhvir Saran" w:date="2017-02-02T22:45:00Z"/>
          <w:b/>
          <w:sz w:val="44"/>
          <w:u w:val="single"/>
        </w:rPr>
      </w:pPr>
    </w:p>
    <w:p w14:paraId="485C5B13" w14:textId="77777777" w:rsidR="00A1445E" w:rsidRPr="004161ED" w:rsidRDefault="00A1445E" w:rsidP="00A1445E">
      <w:pPr>
        <w:pStyle w:val="Heading2"/>
        <w:rPr>
          <w:ins w:id="1025" w:author="Prabhvir Saran" w:date="2017-02-02T23:24:00Z"/>
        </w:rPr>
      </w:pPr>
      <w:bookmarkStart w:id="1026" w:name="_Toc478080002"/>
      <w:ins w:id="1027" w:author="Prabhvir Saran" w:date="2017-02-02T23:24:00Z">
        <w:r w:rsidRPr="004161ED">
          <w:rPr>
            <w:sz w:val="32"/>
          </w:rPr>
          <w:t>Sitemap</w:t>
        </w:r>
        <w:bookmarkEnd w:id="1026"/>
        <w:r w:rsidRPr="004161ED">
          <w:t xml:space="preserve"> </w:t>
        </w:r>
      </w:ins>
    </w:p>
    <w:p w14:paraId="5458728B" w14:textId="1A1EC81D" w:rsidR="005529B6" w:rsidRPr="005529B6" w:rsidRDefault="005529B6">
      <w:pPr>
        <w:rPr>
          <w:ins w:id="1028" w:author="Prabhvir Saran" w:date="2017-02-02T16:48:00Z"/>
          <w:rPrChange w:id="1029" w:author="Prabhvir Saran" w:date="2017-02-02T22:45:00Z">
            <w:rPr>
              <w:ins w:id="1030" w:author="Prabhvir Saran" w:date="2017-02-02T16:48:00Z"/>
              <w:b/>
              <w:sz w:val="44"/>
              <w:u w:val="single"/>
            </w:rPr>
          </w:rPrChange>
        </w:rPr>
        <w:pPrChange w:id="1031" w:author="Prabhvir Saran" w:date="2017-02-02T22:45:00Z">
          <w:pPr>
            <w:pStyle w:val="Heading1"/>
            <w:jc w:val="center"/>
          </w:pPr>
        </w:pPrChange>
      </w:pPr>
    </w:p>
    <w:bookmarkStart w:id="1032" w:name="_Toc473839892"/>
    <w:bookmarkStart w:id="1033" w:name="_Toc473840759"/>
    <w:bookmarkStart w:id="1034" w:name="_Toc473842177"/>
    <w:bookmarkStart w:id="1035" w:name="_Toc474878132"/>
    <w:bookmarkStart w:id="1036" w:name="_Toc475042570"/>
    <w:bookmarkStart w:id="1037" w:name="_Toc475055578"/>
    <w:bookmarkStart w:id="1038" w:name="_Toc475058256"/>
    <w:bookmarkStart w:id="1039" w:name="_Toc475067189"/>
    <w:bookmarkStart w:id="1040" w:name="_Toc478050882"/>
    <w:bookmarkStart w:id="1041" w:name="_Toc478070525"/>
    <w:bookmarkStart w:id="1042" w:name="_Toc478076895"/>
    <w:bookmarkStart w:id="1043" w:name="_Toc478080003"/>
    <w:p w14:paraId="6EC667E2" w14:textId="44871AA6" w:rsidR="00CE27D4" w:rsidRDefault="00717083" w:rsidP="0029077D">
      <w:pPr>
        <w:pStyle w:val="Heading1"/>
        <w:spacing w:line="360" w:lineRule="auto"/>
        <w:rPr>
          <w:ins w:id="1044" w:author="Prabhvir Saran" w:date="2017-02-02T15:38:00Z"/>
          <w:b/>
          <w:color w:val="4472C4" w:themeColor="accent1"/>
          <w:sz w:val="40"/>
        </w:rPr>
      </w:pPr>
      <w:ins w:id="1045" w:author="Prabhvir Saran" w:date="2017-02-02T15:37:00Z">
        <w:r w:rsidRPr="004161ED">
          <w:rPr>
            <w:noProof/>
            <w:lang w:val="en-CA" w:eastAsia="en-CA"/>
          </w:rPr>
          <mc:AlternateContent>
            <mc:Choice Requires="wpg">
              <w:drawing>
                <wp:anchor distT="0" distB="0" distL="114300" distR="114300" simplePos="0" relativeHeight="251634688" behindDoc="0" locked="0" layoutInCell="1" allowOverlap="1" wp14:anchorId="4056CFE6" wp14:editId="2F8272CB">
                  <wp:simplePos x="0" y="0"/>
                  <wp:positionH relativeFrom="margin">
                    <wp:posOffset>-349857</wp:posOffset>
                  </wp:positionH>
                  <wp:positionV relativeFrom="paragraph">
                    <wp:posOffset>236027</wp:posOffset>
                  </wp:positionV>
                  <wp:extent cx="6861976" cy="2580198"/>
                  <wp:effectExtent l="0" t="0" r="15240" b="10795"/>
                  <wp:wrapNone/>
                  <wp:docPr id="23" name="Group 23"/>
                  <wp:cNvGraphicFramePr/>
                  <a:graphic xmlns:a="http://schemas.openxmlformats.org/drawingml/2006/main">
                    <a:graphicData uri="http://schemas.microsoft.com/office/word/2010/wordprocessingGroup">
                      <wpg:wgp>
                        <wpg:cNvGrpSpPr/>
                        <wpg:grpSpPr>
                          <a:xfrm>
                            <a:off x="0" y="0"/>
                            <a:ext cx="6861976" cy="2580198"/>
                            <a:chOff x="0" y="0"/>
                            <a:chExt cx="7125659" cy="2466975"/>
                          </a:xfrm>
                        </wpg:grpSpPr>
                        <wps:wsp>
                          <wps:cNvPr id="2" name="Text Box 2"/>
                          <wps:cNvSpPr txBox="1"/>
                          <wps:spPr>
                            <a:xfrm>
                              <a:off x="2595563" y="0"/>
                              <a:ext cx="1000125" cy="457200"/>
                            </a:xfrm>
                            <a:prstGeom prst="rect">
                              <a:avLst/>
                            </a:prstGeom>
                            <a:solidFill>
                              <a:schemeClr val="lt1"/>
                            </a:solidFill>
                            <a:ln w="6350">
                              <a:solidFill>
                                <a:prstClr val="black"/>
                              </a:solidFill>
                            </a:ln>
                          </wps:spPr>
                          <wps:txbx>
                            <w:txbxContent>
                              <w:p w14:paraId="389BBDD4" w14:textId="77777777" w:rsidR="00CF60F9" w:rsidRDefault="00CF60F9" w:rsidP="00CE27D4">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Text Box 4"/>
                          <wps:cNvSpPr txBox="1"/>
                          <wps:spPr>
                            <a:xfrm>
                              <a:off x="914400" y="957263"/>
                              <a:ext cx="1000125" cy="457200"/>
                            </a:xfrm>
                            <a:prstGeom prst="rect">
                              <a:avLst/>
                            </a:prstGeom>
                            <a:solidFill>
                              <a:schemeClr val="lt1"/>
                            </a:solidFill>
                            <a:ln w="6350">
                              <a:solidFill>
                                <a:prstClr val="black"/>
                              </a:solidFill>
                            </a:ln>
                          </wps:spPr>
                          <wps:txbx>
                            <w:txbxContent>
                              <w:p w14:paraId="0748E986" w14:textId="51382757" w:rsidR="00CF60F9" w:rsidRDefault="00CF60F9" w:rsidP="00CE27D4">
                                <w:pPr>
                                  <w:jc w:val="center"/>
                                </w:pPr>
                                <w:r>
                                  <w:t>H</w:t>
                                </w:r>
                                <w:ins w:id="1046" w:author="Prabhvir Saran" w:date="2017-02-02T22:56:00Z">
                                  <w:r>
                                    <w:t>EMA</w:t>
                                  </w:r>
                                </w:ins>
                                <w:del w:id="1047" w:author="Prabhvir Saran" w:date="2017-02-02T22:56:00Z">
                                  <w:r w:rsidDel="00953782">
                                    <w:delText>ema</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3831166" y="1048403"/>
                              <a:ext cx="1000125" cy="457200"/>
                            </a:xfrm>
                            <a:prstGeom prst="rect">
                              <a:avLst/>
                            </a:prstGeom>
                            <a:solidFill>
                              <a:schemeClr val="lt1"/>
                            </a:solidFill>
                            <a:ln w="6350">
                              <a:solidFill>
                                <a:prstClr val="black"/>
                              </a:solidFill>
                            </a:ln>
                          </wps:spPr>
                          <wps:txbx>
                            <w:txbxContent>
                              <w:p w14:paraId="34F2A018" w14:textId="77777777" w:rsidR="00CF60F9" w:rsidRDefault="00CF60F9" w:rsidP="00CE27D4">
                                <w:pPr>
                                  <w:jc w:val="center"/>
                                </w:pPr>
                                <w: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ext Box 6"/>
                          <wps:cNvSpPr txBox="1"/>
                          <wps:spPr>
                            <a:xfrm>
                              <a:off x="6101720" y="1048394"/>
                              <a:ext cx="1023939" cy="457200"/>
                            </a:xfrm>
                            <a:prstGeom prst="rect">
                              <a:avLst/>
                            </a:prstGeom>
                            <a:solidFill>
                              <a:schemeClr val="lt1"/>
                            </a:solidFill>
                            <a:ln w="6350">
                              <a:solidFill>
                                <a:prstClr val="black"/>
                              </a:solidFill>
                            </a:ln>
                          </wps:spPr>
                          <wps:txbx>
                            <w:txbxContent>
                              <w:p w14:paraId="73AA297D" w14:textId="585EA80E" w:rsidR="00CF60F9" w:rsidRDefault="00CF60F9" w:rsidP="00CE27D4">
                                <w:pPr>
                                  <w:jc w:val="center"/>
                                </w:pPr>
                                <w:del w:id="1048" w:author="Prabhvir Saran" w:date="2017-02-16T19:47:00Z">
                                  <w:r w:rsidDel="00BE0F35">
                                    <w:delText>Login/</w:delText>
                                  </w:r>
                                </w:del>
                                <w:ins w:id="1049" w:author="Prabhvir Saran" w:date="2017-02-02T22:42:00Z">
                                  <w:r>
                                    <w:t>Si</w:t>
                                  </w:r>
                                </w:ins>
                                <w:ins w:id="1050" w:author="Prabhvir Saran" w:date="2017-02-16T19:47:00Z">
                                  <w:r>
                                    <w:t>temap</w:t>
                                  </w:r>
                                </w:ins>
                                <w:del w:id="1051" w:author="Prabhvir Saran" w:date="2017-02-02T22:42:00Z">
                                  <w:r w:rsidDel="005529B6">
                                    <w:delText>Register</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a:off x="0" y="2009775"/>
                              <a:ext cx="1000125" cy="457200"/>
                            </a:xfrm>
                            <a:prstGeom prst="rect">
                              <a:avLst/>
                            </a:prstGeom>
                            <a:solidFill>
                              <a:schemeClr val="lt1"/>
                            </a:solidFill>
                            <a:ln w="6350">
                              <a:solidFill>
                                <a:prstClr val="black"/>
                              </a:solidFill>
                            </a:ln>
                          </wps:spPr>
                          <wps:txbx>
                            <w:txbxContent>
                              <w:p w14:paraId="329D20BF" w14:textId="1F5E3A37" w:rsidR="00CF60F9" w:rsidRDefault="00CF60F9" w:rsidP="00CE27D4">
                                <w:pPr>
                                  <w:jc w:val="center"/>
                                </w:pPr>
                                <w:r>
                                  <w:t xml:space="preserve">About </w:t>
                                </w:r>
                                <w:del w:id="1052" w:author="Prabhvir Saran" w:date="2017-02-16T19:52:00Z">
                                  <w:r w:rsidDel="00F76B85">
                                    <w:delText>Hema</w:delText>
                                  </w:r>
                                </w:del>
                                <w:ins w:id="1053" w:author="Prabhvir Saran" w:date="2017-02-16T19:52:00Z">
                                  <w:r>
                                    <w:t>HEMA</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1409700" y="2009775"/>
                              <a:ext cx="1000125" cy="457200"/>
                            </a:xfrm>
                            <a:prstGeom prst="rect">
                              <a:avLst/>
                            </a:prstGeom>
                            <a:solidFill>
                              <a:schemeClr val="lt1"/>
                            </a:solidFill>
                            <a:ln w="6350">
                              <a:solidFill>
                                <a:prstClr val="black"/>
                              </a:solidFill>
                            </a:ln>
                          </wps:spPr>
                          <wps:txbx>
                            <w:txbxContent>
                              <w:p w14:paraId="3E8DBE14" w14:textId="6A689443" w:rsidR="00CF60F9" w:rsidRDefault="00CF60F9" w:rsidP="00CE27D4">
                                <w:pPr>
                                  <w:jc w:val="center"/>
                                </w:pPr>
                                <w:ins w:id="1054" w:author="Prabhvir Saran" w:date="2017-02-16T18:09:00Z">
                                  <w:r>
                                    <w:t xml:space="preserve">HEMA </w:t>
                                  </w:r>
                                </w:ins>
                                <w:r>
                                  <w:t>Styles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Text Box 9"/>
                          <wps:cNvSpPr txBox="1"/>
                          <wps:spPr>
                            <a:xfrm>
                              <a:off x="2752725" y="1990725"/>
                              <a:ext cx="1000125" cy="457200"/>
                            </a:xfrm>
                            <a:prstGeom prst="rect">
                              <a:avLst/>
                            </a:prstGeom>
                            <a:solidFill>
                              <a:schemeClr val="lt1"/>
                            </a:solidFill>
                            <a:ln w="6350">
                              <a:solidFill>
                                <a:prstClr val="black"/>
                              </a:solidFill>
                            </a:ln>
                          </wps:spPr>
                          <wps:txbx>
                            <w:txbxContent>
                              <w:p w14:paraId="500BAFCC" w14:textId="77777777" w:rsidR="00CF60F9" w:rsidRDefault="00CF60F9" w:rsidP="00CE27D4">
                                <w:pPr>
                                  <w:jc w:val="center"/>
                                </w:pPr>
                                <w:r>
                                  <w:t>HEMA in 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ext Box 11"/>
                          <wps:cNvSpPr txBox="1"/>
                          <wps:spPr>
                            <a:xfrm>
                              <a:off x="5027257" y="1040426"/>
                              <a:ext cx="1000125" cy="457200"/>
                            </a:xfrm>
                            <a:prstGeom prst="rect">
                              <a:avLst/>
                            </a:prstGeom>
                            <a:solidFill>
                              <a:schemeClr val="lt1"/>
                            </a:solidFill>
                            <a:ln w="6350">
                              <a:solidFill>
                                <a:prstClr val="black"/>
                              </a:solidFill>
                            </a:ln>
                          </wps:spPr>
                          <wps:txbx>
                            <w:txbxContent>
                              <w:p w14:paraId="7193EBE0" w14:textId="7DEFFC63" w:rsidR="00CF60F9" w:rsidRDefault="00CF60F9" w:rsidP="00CE27D4">
                                <w:pPr>
                                  <w:jc w:val="center"/>
                                </w:pPr>
                                <w:del w:id="1055" w:author="Prabhvir Saran" w:date="2017-02-16T18:10:00Z">
                                  <w:r w:rsidDel="00A93EAD">
                                    <w:delText>Meet the team</w:delText>
                                  </w:r>
                                </w:del>
                                <w:ins w:id="1056" w:author="Prabhvir Saran" w:date="2017-02-16T19:47:00Z">
                                  <w:r>
                                    <w:t>Login/Signup</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Elbow Connector 15"/>
                          <wps:cNvCnPr/>
                          <wps:spPr>
                            <a:xfrm flipH="1">
                              <a:off x="1347788" y="247650"/>
                              <a:ext cx="1190625" cy="709613"/>
                            </a:xfrm>
                            <a:prstGeom prst="bentConnector3">
                              <a:avLst>
                                <a:gd name="adj1" fmla="val 9897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Elbow Connector 16"/>
                          <wps:cNvCnPr>
                            <a:stCxn id="2" idx="3"/>
                            <a:endCxn id="6" idx="0"/>
                          </wps:cNvCnPr>
                          <wps:spPr>
                            <a:xfrm>
                              <a:off x="3595602" y="228583"/>
                              <a:ext cx="3017928" cy="81973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Elbow Connector 17"/>
                          <wps:cNvCnPr>
                            <a:stCxn id="2" idx="3"/>
                            <a:endCxn id="5" idx="0"/>
                          </wps:cNvCnPr>
                          <wps:spPr>
                            <a:xfrm>
                              <a:off x="3595602" y="228583"/>
                              <a:ext cx="735523" cy="819742"/>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Elbow Connector 18"/>
                          <wps:cNvCnPr/>
                          <wps:spPr>
                            <a:xfrm flipH="1">
                              <a:off x="390525" y="1295400"/>
                              <a:ext cx="509588" cy="666750"/>
                            </a:xfrm>
                            <a:prstGeom prst="bentConnector3">
                              <a:avLst>
                                <a:gd name="adj1" fmla="val 10057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Elbow Connector 19"/>
                          <wps:cNvCnPr/>
                          <wps:spPr>
                            <a:xfrm>
                              <a:off x="1666875" y="1414463"/>
                              <a:ext cx="45719" cy="585787"/>
                            </a:xfrm>
                            <a:prstGeom prst="bentConnector3">
                              <a:avLst>
                                <a:gd name="adj1" fmla="val 10057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Elbow Connector 20"/>
                          <wps:cNvCnPr/>
                          <wps:spPr>
                            <a:xfrm>
                              <a:off x="1928813" y="1204913"/>
                              <a:ext cx="1190625" cy="794702"/>
                            </a:xfrm>
                            <a:prstGeom prst="bentConnector3">
                              <a:avLst>
                                <a:gd name="adj1" fmla="val 10083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Elbow Connector 22"/>
                          <wps:cNvCnPr>
                            <a:stCxn id="2" idx="3"/>
                            <a:endCxn id="11" idx="0"/>
                          </wps:cNvCnPr>
                          <wps:spPr>
                            <a:xfrm>
                              <a:off x="3595456" y="228583"/>
                              <a:ext cx="1931507" cy="811766"/>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056CFE6" id="Group 23" o:spid="_x0000_s1053" style="position:absolute;margin-left:-27.55pt;margin-top:18.6pt;width:540.3pt;height:203.15pt;z-index:251634688;mso-position-horizontal-relative:margin;mso-width-relative:margin;mso-height-relative:margin" coordsize="71256,2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">
                  <v:shape id="Text Box 2" o:spid="_x0000_s1054" type="#_x0000_t202" style="position:absolute;left:25955;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" fillcolor="white [3201]" strokeweight=".5pt">
                    <v:textbox>
                      <w:txbxContent>
                        <w:p w14:paraId="389BBDD4" w14:textId="77777777" w:rsidR="00CF60F9" w:rsidRDefault="00CF60F9" w:rsidP="00CE27D4">
                          <w:pPr>
                            <w:jc w:val="center"/>
                          </w:pPr>
                          <w:r>
                            <w:t>Home</w:t>
                          </w:r>
                        </w:p>
                      </w:txbxContent>
                    </v:textbox>
                  </v:shape>
                  <v:shape id="Text Box 4" o:spid="_x0000_s1055" type="#_x0000_t202" style="position:absolute;left:9144;top:9572;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" fillcolor="white [3201]" strokeweight=".5pt">
                    <v:textbox>
                      <w:txbxContent>
                        <w:p w14:paraId="0748E986" w14:textId="51382757" w:rsidR="00CF60F9" w:rsidRDefault="00CF60F9" w:rsidP="00CE27D4">
                          <w:pPr>
                            <w:jc w:val="center"/>
                          </w:pPr>
                          <w:r>
                            <w:t>H</w:t>
                          </w:r>
                          <w:ins w:id="993" w:author="Prabhvir Saran" w:date="2017-02-02T22:56:00Z">
                            <w:r>
                              <w:t>EMA</w:t>
                            </w:r>
                          </w:ins>
                          <w:del w:id="994" w:author="Prabhvir Saran" w:date="2017-02-02T22:56:00Z">
                            <w:r w:rsidDel="00953782">
                              <w:delText>ema</w:delText>
                            </w:r>
                          </w:del>
                        </w:p>
                      </w:txbxContent>
                    </v:textbox>
                  </v:shape>
                  <v:shape id="Text Box 5" o:spid="_x0000_s1056" type="#_x0000_t202" style="position:absolute;left:38311;top:10484;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" fillcolor="white [3201]" strokeweight=".5pt">
                    <v:textbox>
                      <w:txbxContent>
                        <w:p w14:paraId="34F2A018" w14:textId="77777777" w:rsidR="00CF60F9" w:rsidRDefault="00CF60F9" w:rsidP="00CE27D4">
                          <w:pPr>
                            <w:jc w:val="center"/>
                          </w:pPr>
                          <w:r>
                            <w:t>About us</w:t>
                          </w:r>
                        </w:p>
                      </w:txbxContent>
                    </v:textbox>
                  </v:shape>
                  <v:shape id="Text Box 6" o:spid="_x0000_s1057" type="#_x0000_t202" style="position:absolute;left:61017;top:10483;width:1023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" fillcolor="white [3201]" strokeweight=".5pt">
                    <v:textbox>
                      <w:txbxContent>
                        <w:p w14:paraId="73AA297D" w14:textId="585EA80E" w:rsidR="00CF60F9" w:rsidRDefault="00CF60F9" w:rsidP="00CE27D4">
                          <w:pPr>
                            <w:jc w:val="center"/>
                          </w:pPr>
                          <w:del w:id="995" w:author="Prabhvir Saran" w:date="2017-02-16T19:47:00Z">
                            <w:r w:rsidDel="00BE0F35">
                              <w:delText>Login/</w:delText>
                            </w:r>
                          </w:del>
                          <w:ins w:id="996" w:author="Prabhvir Saran" w:date="2017-02-02T22:42:00Z">
                            <w:r>
                              <w:t>Si</w:t>
                            </w:r>
                          </w:ins>
                          <w:ins w:id="997" w:author="Prabhvir Saran" w:date="2017-02-16T19:47:00Z">
                            <w:r>
                              <w:t>temap</w:t>
                            </w:r>
                          </w:ins>
                          <w:del w:id="998" w:author="Prabhvir Saran" w:date="2017-02-02T22:42:00Z">
                            <w:r w:rsidDel="005529B6">
                              <w:delText>Register</w:delText>
                            </w:r>
                          </w:del>
                        </w:p>
                      </w:txbxContent>
                    </v:textbox>
                  </v:shape>
                  <v:shape id="Text Box 7" o:spid="_x0000_s1058" type="#_x0000_t202" style="position:absolute;top:20097;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" fillcolor="white [3201]" strokeweight=".5pt">
                    <v:textbox>
                      <w:txbxContent>
                        <w:p w14:paraId="329D20BF" w14:textId="1F5E3A37" w:rsidR="00CF60F9" w:rsidRDefault="00CF60F9" w:rsidP="00CE27D4">
                          <w:pPr>
                            <w:jc w:val="center"/>
                          </w:pPr>
                          <w:r>
                            <w:t xml:space="preserve">About </w:t>
                          </w:r>
                          <w:del w:id="999" w:author="Prabhvir Saran" w:date="2017-02-16T19:52:00Z">
                            <w:r w:rsidDel="00F76B85">
                              <w:delText>Hema</w:delText>
                            </w:r>
                          </w:del>
                          <w:ins w:id="1000" w:author="Prabhvir Saran" w:date="2017-02-16T19:52:00Z">
                            <w:r>
                              <w:t>HEMA</w:t>
                            </w:r>
                          </w:ins>
                        </w:p>
                      </w:txbxContent>
                    </v:textbox>
                  </v:shape>
                  <v:shape id="Text Box 8" o:spid="_x0000_s1059" type="#_x0000_t202" style="position:absolute;left:14097;top:20097;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" fillcolor="white [3201]" strokeweight=".5pt">
                    <v:textbox>
                      <w:txbxContent>
                        <w:p w14:paraId="3E8DBE14" w14:textId="6A689443" w:rsidR="00CF60F9" w:rsidRDefault="00CF60F9" w:rsidP="00CE27D4">
                          <w:pPr>
                            <w:jc w:val="center"/>
                          </w:pPr>
                          <w:ins w:id="1001" w:author="Prabhvir Saran" w:date="2017-02-16T18:09:00Z">
                            <w:r>
                              <w:t xml:space="preserve">HEMA </w:t>
                            </w:r>
                          </w:ins>
                          <w:r>
                            <w:t>Styles</w:t>
                          </w:r>
                        </w:p>
                      </w:txbxContent>
                    </v:textbox>
                  </v:shape>
                  <v:shape id="Text Box 9" o:spid="_x0000_s1060" type="#_x0000_t202" style="position:absolute;left:27527;top:19907;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" fillcolor="white [3201]" strokeweight=".5pt">
                    <v:textbox>
                      <w:txbxContent>
                        <w:p w14:paraId="500BAFCC" w14:textId="77777777" w:rsidR="00CF60F9" w:rsidRDefault="00CF60F9" w:rsidP="00CE27D4">
                          <w:pPr>
                            <w:jc w:val="center"/>
                          </w:pPr>
                          <w:r>
                            <w:t>HEMA in BC</w:t>
                          </w:r>
                        </w:p>
                      </w:txbxContent>
                    </v:textbox>
                  </v:shape>
                  <v:shape id="Text Box 11" o:spid="_x0000_s1061" type="#_x0000_t202" style="position:absolute;left:50272;top:10404;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" fillcolor="white [3201]" strokeweight=".5pt">
                    <v:textbox>
                      <w:txbxContent>
                        <w:p w14:paraId="7193EBE0" w14:textId="7DEFFC63" w:rsidR="00CF60F9" w:rsidRDefault="00CF60F9" w:rsidP="00CE27D4">
                          <w:pPr>
                            <w:jc w:val="center"/>
                          </w:pPr>
                          <w:del w:id="1002" w:author="Prabhvir Saran" w:date="2017-02-16T18:10:00Z">
                            <w:r w:rsidDel="00A93EAD">
                              <w:delText>Meet the team</w:delText>
                            </w:r>
                          </w:del>
                          <w:ins w:id="1003" w:author="Prabhvir Saran" w:date="2017-02-16T19:47:00Z">
                            <w:r>
                              <w:t>Login/Signup</w:t>
                            </w:r>
                          </w:ins>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5" o:spid="_x0000_s1062" type="#_x0000_t34" style="position:absolute;left:13477;top:2476;width:11907;height:709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" adj="21379" strokecolor="#4472c4 [3204]" strokeweight=".5pt">
                    <v:stroke endarrow="block"/>
                  </v:shape>
                  <v:shapetype id="_x0000_t33" coordsize="21600,21600" o:spt="33" o:oned="t" path="m,l21600,r,21600e" filled="f">
                    <v:stroke joinstyle="miter"/>
                    <v:path arrowok="t" fillok="f" o:connecttype="none"/>
                    <o:lock v:ext="edit" shapetype="t"/>
                  </v:shapetype>
                  <v:shape id="Elbow Connector 16" o:spid="_x0000_s1063" type="#_x0000_t33" style="position:absolute;left:35956;top:2285;width:30179;height:819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" strokecolor="#4472c4 [3204]" strokeweight=".5pt">
                    <v:stroke endarrow="block"/>
                  </v:shape>
                  <v:shape id="Elbow Connector 17" o:spid="_x0000_s1064" type="#_x0000_t33" style="position:absolute;left:35956;top:2285;width:7355;height:819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" strokecolor="#4472c4 [3204]" strokeweight=".5pt">
                    <v:stroke endarrow="block"/>
                  </v:shape>
                  <v:shape id="Elbow Connector 18" o:spid="_x0000_s1065" type="#_x0000_t34" style="position:absolute;left:3905;top:12954;width:5096;height:666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" adj="21724" strokecolor="#4472c4 [3204]" strokeweight=".5pt">
                    <v:stroke endarrow="block"/>
                  </v:shape>
                  <v:shape id="Elbow Connector 19" o:spid="_x0000_s1066" type="#_x0000_t34" style="position:absolute;left:16668;top:14144;width:457;height:58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" adj="21724" strokecolor="#4472c4 [3204]" strokeweight=".5pt">
                    <v:stroke endarrow="block"/>
                  </v:shape>
                  <v:shape id="Elbow Connector 20" o:spid="_x0000_s1067" type="#_x0000_t34" style="position:absolute;left:19288;top:12049;width:11906;height:794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" adj="21779" strokecolor="#4472c4 [3204]" strokeweight=".5pt">
                    <v:stroke endarrow="block"/>
                  </v:shape>
                  <v:shape id="Elbow Connector 22" o:spid="_x0000_s1068" type="#_x0000_t33" style="position:absolute;left:35954;top:2285;width:19315;height:811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" strokecolor="#4472c4 [3204]" strokeweight=".5pt">
                    <v:stroke endarrow="block"/>
                  </v:shape>
                  <w10:wrap anchorx="margin"/>
                </v:group>
              </w:pict>
            </mc:Fallback>
          </mc:AlternateContent>
        </w:r>
      </w:ins>
      <w:bookmarkEnd w:id="1032"/>
      <w:bookmarkEnd w:id="1033"/>
      <w:bookmarkEnd w:id="1034"/>
      <w:bookmarkEnd w:id="1035"/>
      <w:bookmarkEnd w:id="1036"/>
      <w:bookmarkEnd w:id="1037"/>
      <w:bookmarkEnd w:id="1038"/>
      <w:bookmarkEnd w:id="1039"/>
      <w:bookmarkEnd w:id="1040"/>
      <w:bookmarkEnd w:id="1041"/>
      <w:bookmarkEnd w:id="1042"/>
      <w:bookmarkEnd w:id="1043"/>
    </w:p>
    <w:p w14:paraId="3A024865" w14:textId="77777777" w:rsidR="00CE27D4" w:rsidRDefault="00CE27D4" w:rsidP="0029077D">
      <w:pPr>
        <w:pStyle w:val="Heading1"/>
        <w:spacing w:line="360" w:lineRule="auto"/>
        <w:rPr>
          <w:ins w:id="1057" w:author="Prabhvir Saran" w:date="2017-02-02T15:38:00Z"/>
          <w:b/>
          <w:color w:val="4472C4" w:themeColor="accent1"/>
          <w:sz w:val="40"/>
        </w:rPr>
      </w:pPr>
    </w:p>
    <w:p w14:paraId="0E69E9CC" w14:textId="77777777" w:rsidR="00CE27D4" w:rsidRDefault="00CE27D4" w:rsidP="0029077D">
      <w:pPr>
        <w:pStyle w:val="Heading1"/>
        <w:spacing w:line="360" w:lineRule="auto"/>
        <w:rPr>
          <w:ins w:id="1058" w:author="Prabhvir Saran" w:date="2017-02-02T15:38:00Z"/>
          <w:b/>
          <w:color w:val="4472C4" w:themeColor="accent1"/>
          <w:sz w:val="40"/>
        </w:rPr>
      </w:pPr>
    </w:p>
    <w:p w14:paraId="40AD9E00" w14:textId="77777777" w:rsidR="00CE27D4" w:rsidRDefault="00CE27D4" w:rsidP="0029077D">
      <w:pPr>
        <w:pStyle w:val="Heading1"/>
        <w:spacing w:line="360" w:lineRule="auto"/>
        <w:rPr>
          <w:ins w:id="1059" w:author="Prabhvir Saran" w:date="2017-02-02T15:38:00Z"/>
          <w:b/>
          <w:color w:val="4472C4" w:themeColor="accent1"/>
          <w:sz w:val="40"/>
        </w:rPr>
      </w:pPr>
    </w:p>
    <w:p w14:paraId="2EA24C7C" w14:textId="77777777" w:rsidR="006641F0" w:rsidRDefault="006641F0" w:rsidP="00CE27D4">
      <w:pPr>
        <w:pStyle w:val="Heading2"/>
        <w:rPr>
          <w:ins w:id="1060" w:author="Prabhvir Saran" w:date="2017-02-02T15:47:00Z"/>
          <w:rFonts w:ascii="Calibri" w:hAnsi="Calibri" w:cs="Calibri"/>
          <w:b/>
          <w:bCs/>
          <w:color w:val="2F5496"/>
        </w:rPr>
      </w:pPr>
    </w:p>
    <w:p w14:paraId="101DFCCC" w14:textId="77777777" w:rsidR="00EC6476" w:rsidRDefault="00EC6476" w:rsidP="004161ED">
      <w:pPr>
        <w:pStyle w:val="Heading3"/>
        <w:rPr>
          <w:ins w:id="1061" w:author="Prabhvir Saran" w:date="2017-02-02T16:05:00Z"/>
          <w:sz w:val="28"/>
          <w:u w:val="single"/>
        </w:rPr>
      </w:pPr>
    </w:p>
    <w:p w14:paraId="0C2719A3" w14:textId="77777777" w:rsidR="005529B6" w:rsidRDefault="005529B6">
      <w:pPr>
        <w:rPr>
          <w:ins w:id="1062" w:author="Prabhvir Saran" w:date="2017-02-02T22:45:00Z"/>
        </w:rPr>
        <w:pPrChange w:id="1063" w:author="Prabhvir Saran" w:date="2017-02-02T16:49:00Z">
          <w:pPr>
            <w:pStyle w:val="Heading3"/>
          </w:pPr>
        </w:pPrChange>
      </w:pPr>
    </w:p>
    <w:p w14:paraId="1C1A9965" w14:textId="054C3D08" w:rsidR="00903FA7" w:rsidRPr="00553070" w:rsidRDefault="005529B6">
      <w:pPr>
        <w:pStyle w:val="Heading3"/>
        <w:rPr>
          <w:ins w:id="1064" w:author="Prabhvir Saran" w:date="2017-02-02T22:59:00Z"/>
          <w:sz w:val="26"/>
          <w:szCs w:val="26"/>
          <w:rPrChange w:id="1065" w:author="Prabhvir Saran" w:date="2017-02-02T23:39:00Z">
            <w:rPr>
              <w:ins w:id="1066" w:author="Prabhvir Saran" w:date="2017-02-02T22:59:00Z"/>
            </w:rPr>
          </w:rPrChange>
        </w:rPr>
      </w:pPr>
      <w:bookmarkStart w:id="1067" w:name="_Toc478080004"/>
      <w:ins w:id="1068" w:author="Prabhvir Saran" w:date="2017-02-02T22:43:00Z">
        <w:r w:rsidRPr="00553070">
          <w:rPr>
            <w:sz w:val="26"/>
            <w:szCs w:val="26"/>
            <w:rPrChange w:id="1069" w:author="Prabhvir Saran" w:date="2017-02-02T23:39:00Z">
              <w:rPr/>
            </w:rPrChange>
          </w:rPr>
          <w:t>Site map explained</w:t>
        </w:r>
        <w:bookmarkEnd w:id="1067"/>
        <w:r w:rsidRPr="00553070">
          <w:rPr>
            <w:sz w:val="26"/>
            <w:szCs w:val="26"/>
            <w:rPrChange w:id="1070" w:author="Prabhvir Saran" w:date="2017-02-02T23:39:00Z">
              <w:rPr/>
            </w:rPrChange>
          </w:rPr>
          <w:t xml:space="preserve"> </w:t>
        </w:r>
      </w:ins>
    </w:p>
    <w:p w14:paraId="58CE117B" w14:textId="77777777" w:rsidR="00953782" w:rsidRPr="00487BA1" w:rsidRDefault="00953782">
      <w:pPr>
        <w:rPr>
          <w:ins w:id="1071" w:author="Prabhvir Saran" w:date="2017-02-02T22:56:00Z"/>
        </w:rPr>
        <w:pPrChange w:id="1072" w:author="Prabhvir Saran" w:date="2017-02-02T22:59:00Z">
          <w:pPr>
            <w:pStyle w:val="Heading3"/>
          </w:pPr>
        </w:pPrChange>
      </w:pPr>
    </w:p>
    <w:p w14:paraId="75EC4CD3" w14:textId="77777777" w:rsidR="00953782" w:rsidRPr="00487BA1" w:rsidRDefault="00953782">
      <w:pPr>
        <w:rPr>
          <w:ins w:id="1073" w:author="Prabhvir Saran" w:date="2017-02-02T22:59:00Z"/>
          <w:rFonts w:cstheme="minorHAnsi"/>
        </w:rPr>
        <w:pPrChange w:id="1074" w:author="Prabhvir Saran" w:date="2017-02-02T22:56:00Z">
          <w:pPr>
            <w:pStyle w:val="Heading3"/>
          </w:pPr>
        </w:pPrChange>
      </w:pPr>
      <w:ins w:id="1075" w:author="Prabhvir Saran" w:date="2017-02-02T22:56:00Z">
        <w:r w:rsidRPr="00553070">
          <w:rPr>
            <w:rFonts w:cstheme="minorHAnsi"/>
            <w:sz w:val="24"/>
            <w:szCs w:val="24"/>
            <w:rPrChange w:id="1076" w:author="Prabhvir Saran" w:date="2017-02-02T23:38:00Z">
              <w:rPr/>
            </w:rPrChange>
          </w:rPr>
          <w:t>Home</w:t>
        </w:r>
      </w:ins>
    </w:p>
    <w:p w14:paraId="580CFF53" w14:textId="1814C222" w:rsidR="00953782" w:rsidRPr="00434297" w:rsidRDefault="00953782">
      <w:pPr>
        <w:pStyle w:val="ListParagraph"/>
        <w:numPr>
          <w:ilvl w:val="0"/>
          <w:numId w:val="13"/>
        </w:numPr>
        <w:rPr>
          <w:ins w:id="1077" w:author="Prabhvir Saran" w:date="2017-02-16T19:53:00Z"/>
          <w:rFonts w:cstheme="minorHAnsi"/>
          <w:rPrChange w:id="1078" w:author="Prabhvir Saran" w:date="2017-02-16T19:53:00Z">
            <w:rPr>
              <w:ins w:id="1079" w:author="Prabhvir Saran" w:date="2017-02-16T19:53:00Z"/>
              <w:rFonts w:cstheme="minorHAnsi"/>
            </w:rPr>
          </w:rPrChange>
        </w:rPr>
        <w:pPrChange w:id="1080" w:author="Prabhvir Saran" w:date="2017-02-02T22:59:00Z">
          <w:pPr>
            <w:pStyle w:val="Heading3"/>
          </w:pPr>
        </w:pPrChange>
      </w:pPr>
      <w:ins w:id="1081" w:author="Prabhvir Saran" w:date="2017-02-02T22:57:00Z">
        <w:r w:rsidRPr="00553070">
          <w:rPr>
            <w:rFonts w:cstheme="minorHAnsi"/>
            <w:sz w:val="24"/>
            <w:szCs w:val="24"/>
            <w:rPrChange w:id="1082" w:author="Prabhvir Saran" w:date="2017-02-02T23:38:00Z">
              <w:rPr/>
            </w:rPrChange>
          </w:rPr>
          <w:t xml:space="preserve">The home page would have a picture representing HEMA, a quick </w:t>
        </w:r>
      </w:ins>
      <w:ins w:id="1083" w:author="Prabhvir Saran" w:date="2017-02-02T22:58:00Z">
        <w:r w:rsidRPr="00553070">
          <w:rPr>
            <w:rFonts w:cstheme="minorHAnsi"/>
            <w:sz w:val="24"/>
            <w:szCs w:val="24"/>
            <w:rPrChange w:id="1084" w:author="Prabhvir Saran" w:date="2017-02-02T23:38:00Z">
              <w:rPr/>
            </w:rPrChange>
          </w:rPr>
          <w:t xml:space="preserve">introduction and some facts about HEMA. </w:t>
        </w:r>
      </w:ins>
    </w:p>
    <w:p w14:paraId="6F685675" w14:textId="77777777" w:rsidR="00434297" w:rsidRPr="00553070" w:rsidRDefault="00434297">
      <w:pPr>
        <w:pStyle w:val="ListParagraph"/>
        <w:rPr>
          <w:ins w:id="1085" w:author="Prabhvir Saran" w:date="2017-02-02T15:39:00Z"/>
          <w:rFonts w:cstheme="minorHAnsi"/>
          <w:sz w:val="24"/>
          <w:rPrChange w:id="1086" w:author="Prabhvir Saran" w:date="2017-02-02T23:38:00Z">
            <w:rPr>
              <w:ins w:id="1087" w:author="Prabhvir Saran" w:date="2017-02-02T15:39:00Z"/>
              <w:sz w:val="28"/>
            </w:rPr>
          </w:rPrChange>
        </w:rPr>
        <w:pPrChange w:id="1088" w:author="Prabhvir Saran" w:date="2017-02-16T19:53:00Z">
          <w:pPr>
            <w:pStyle w:val="Heading3"/>
          </w:pPr>
        </w:pPrChange>
      </w:pPr>
    </w:p>
    <w:p w14:paraId="74503960" w14:textId="2121BAD2" w:rsidR="00CE27D4" w:rsidRPr="00553070" w:rsidRDefault="00953782">
      <w:pPr>
        <w:rPr>
          <w:ins w:id="1089" w:author="Prabhvir Saran" w:date="2017-02-02T15:39:00Z"/>
          <w:rFonts w:cstheme="minorHAnsi"/>
          <w:sz w:val="24"/>
          <w:szCs w:val="24"/>
          <w:rPrChange w:id="1090" w:author="Prabhvir Saran" w:date="2017-02-02T23:38:00Z">
            <w:rPr>
              <w:ins w:id="1091" w:author="Prabhvir Saran" w:date="2017-02-02T15:39:00Z"/>
            </w:rPr>
          </w:rPrChange>
        </w:rPr>
        <w:pPrChange w:id="1092" w:author="Prabhvir Saran" w:date="2017-02-02T22:56:00Z">
          <w:pPr>
            <w:pStyle w:val="Heading4"/>
          </w:pPr>
        </w:pPrChange>
      </w:pPr>
      <w:ins w:id="1093" w:author="Prabhvir Saran" w:date="2017-02-02T15:39:00Z">
        <w:r w:rsidRPr="00553070">
          <w:rPr>
            <w:rFonts w:cstheme="minorHAnsi"/>
            <w:sz w:val="24"/>
            <w:szCs w:val="24"/>
            <w:rPrChange w:id="1094" w:author="Prabhvir Saran" w:date="2017-02-02T23:38:00Z">
              <w:rPr/>
            </w:rPrChange>
          </w:rPr>
          <w:t>HEMA</w:t>
        </w:r>
        <w:r w:rsidR="00CE27D4" w:rsidRPr="00553070">
          <w:rPr>
            <w:rFonts w:cstheme="minorHAnsi"/>
            <w:sz w:val="24"/>
            <w:szCs w:val="24"/>
            <w:rPrChange w:id="1095" w:author="Prabhvir Saran" w:date="2017-02-02T23:38:00Z">
              <w:rPr/>
            </w:rPrChange>
          </w:rPr>
          <w:t xml:space="preserve"> (drop down menu, not an actual page)</w:t>
        </w:r>
      </w:ins>
    </w:p>
    <w:p w14:paraId="44B60F03" w14:textId="77777777" w:rsidR="00CE27D4" w:rsidRPr="00553070" w:rsidRDefault="00CE27D4" w:rsidP="00CE27D4">
      <w:pPr>
        <w:pStyle w:val="NormalWeb"/>
        <w:numPr>
          <w:ilvl w:val="0"/>
          <w:numId w:val="8"/>
        </w:numPr>
        <w:spacing w:before="0" w:beforeAutospacing="0" w:after="0" w:afterAutospacing="0"/>
        <w:textAlignment w:val="baseline"/>
        <w:rPr>
          <w:ins w:id="1096" w:author="Prabhvir Saran" w:date="2017-02-02T15:39:00Z"/>
          <w:rFonts w:asciiTheme="minorHAnsi" w:hAnsiTheme="minorHAnsi" w:cstheme="minorHAnsi"/>
          <w:color w:val="000000"/>
          <w:rPrChange w:id="1097" w:author="Prabhvir Saran" w:date="2017-02-02T23:38:00Z">
            <w:rPr>
              <w:ins w:id="1098" w:author="Prabhvir Saran" w:date="2017-02-02T15:39:00Z"/>
              <w:rFonts w:ascii="Arial" w:hAnsi="Arial" w:cs="Arial"/>
              <w:color w:val="000000"/>
            </w:rPr>
          </w:rPrChange>
        </w:rPr>
      </w:pPr>
      <w:ins w:id="1099" w:author="Prabhvir Saran" w:date="2017-02-02T15:39:00Z">
        <w:r w:rsidRPr="00553070">
          <w:rPr>
            <w:rFonts w:asciiTheme="minorHAnsi" w:hAnsiTheme="minorHAnsi" w:cstheme="minorHAnsi"/>
            <w:color w:val="000000"/>
            <w:rPrChange w:id="1100" w:author="Prabhvir Saran" w:date="2017-02-02T23:38:00Z">
              <w:rPr>
                <w:rFonts w:ascii="Calibri" w:hAnsi="Calibri" w:cs="Calibri"/>
                <w:color w:val="000000"/>
              </w:rPr>
            </w:rPrChange>
          </w:rPr>
          <w:t>About HEMA</w:t>
        </w:r>
      </w:ins>
    </w:p>
    <w:p w14:paraId="176AB8BD" w14:textId="62C956DD" w:rsidR="00CE27D4" w:rsidRDefault="00CE27D4" w:rsidP="00CE27D4">
      <w:pPr>
        <w:pStyle w:val="NormalWeb"/>
        <w:numPr>
          <w:ilvl w:val="1"/>
          <w:numId w:val="9"/>
        </w:numPr>
        <w:spacing w:before="0" w:beforeAutospacing="0" w:after="0" w:afterAutospacing="0"/>
        <w:textAlignment w:val="baseline"/>
        <w:rPr>
          <w:ins w:id="1101" w:author="Prabhvir Saran" w:date="2017-02-16T19:53:00Z"/>
          <w:rFonts w:asciiTheme="minorHAnsi" w:hAnsiTheme="minorHAnsi" w:cstheme="minorHAnsi"/>
          <w:color w:val="000000"/>
        </w:rPr>
      </w:pPr>
      <w:ins w:id="1102" w:author="Prabhvir Saran" w:date="2017-02-02T15:39:00Z">
        <w:r w:rsidRPr="00553070">
          <w:rPr>
            <w:rFonts w:asciiTheme="minorHAnsi" w:hAnsiTheme="minorHAnsi" w:cstheme="minorHAnsi"/>
            <w:color w:val="000000"/>
            <w:rPrChange w:id="1103" w:author="Prabhvir Saran" w:date="2017-02-02T23:38:00Z">
              <w:rPr>
                <w:rFonts w:ascii="Calibri" w:hAnsi="Calibri" w:cs="Calibri"/>
                <w:color w:val="000000"/>
              </w:rPr>
            </w:rPrChange>
          </w:rPr>
          <w:t>Brief overview of the history of modern HEMA and how it relates to historical arts</w:t>
        </w:r>
      </w:ins>
    </w:p>
    <w:p w14:paraId="6116512C" w14:textId="3034EC9D" w:rsidR="00434297" w:rsidRDefault="00434297">
      <w:pPr>
        <w:pStyle w:val="NormalWeb"/>
        <w:spacing w:before="0" w:beforeAutospacing="0" w:after="0" w:afterAutospacing="0"/>
        <w:ind w:left="1440"/>
        <w:textAlignment w:val="baseline"/>
        <w:rPr>
          <w:ins w:id="1104" w:author="Prabhvir Saran" w:date="2017-02-16T19:53:00Z"/>
          <w:rFonts w:asciiTheme="minorHAnsi" w:hAnsiTheme="minorHAnsi" w:cstheme="minorHAnsi"/>
          <w:color w:val="000000"/>
        </w:rPr>
        <w:pPrChange w:id="1105" w:author="Prabhvir Saran" w:date="2017-02-16T19:53:00Z">
          <w:pPr>
            <w:pStyle w:val="NormalWeb"/>
            <w:numPr>
              <w:ilvl w:val="1"/>
              <w:numId w:val="9"/>
            </w:numPr>
            <w:tabs>
              <w:tab w:val="num" w:pos="1440"/>
            </w:tabs>
            <w:spacing w:before="0" w:beforeAutospacing="0" w:after="0" w:afterAutospacing="0"/>
            <w:ind w:left="1440" w:hanging="360"/>
            <w:textAlignment w:val="baseline"/>
          </w:pPr>
        </w:pPrChange>
      </w:pPr>
    </w:p>
    <w:p w14:paraId="7965FE86" w14:textId="58E2636C" w:rsidR="00434297" w:rsidRDefault="00434297">
      <w:pPr>
        <w:pStyle w:val="NormalWeb"/>
        <w:spacing w:before="0" w:beforeAutospacing="0" w:after="0" w:afterAutospacing="0"/>
        <w:ind w:left="1440"/>
        <w:textAlignment w:val="baseline"/>
        <w:rPr>
          <w:ins w:id="1106" w:author="Prabhvir Saran" w:date="2017-02-16T19:53:00Z"/>
          <w:rFonts w:asciiTheme="minorHAnsi" w:hAnsiTheme="minorHAnsi" w:cstheme="minorHAnsi"/>
          <w:color w:val="000000"/>
        </w:rPr>
        <w:pPrChange w:id="1107" w:author="Prabhvir Saran" w:date="2017-02-16T19:53:00Z">
          <w:pPr>
            <w:pStyle w:val="NormalWeb"/>
            <w:numPr>
              <w:ilvl w:val="1"/>
              <w:numId w:val="9"/>
            </w:numPr>
            <w:tabs>
              <w:tab w:val="num" w:pos="1440"/>
            </w:tabs>
            <w:spacing w:before="0" w:beforeAutospacing="0" w:after="0" w:afterAutospacing="0"/>
            <w:ind w:left="1440" w:hanging="360"/>
            <w:textAlignment w:val="baseline"/>
          </w:pPr>
        </w:pPrChange>
      </w:pPr>
    </w:p>
    <w:p w14:paraId="000D131C" w14:textId="77777777" w:rsidR="00434297" w:rsidRPr="00553070" w:rsidRDefault="00434297">
      <w:pPr>
        <w:pStyle w:val="NormalWeb"/>
        <w:spacing w:before="0" w:beforeAutospacing="0" w:after="0" w:afterAutospacing="0"/>
        <w:ind w:left="1440"/>
        <w:textAlignment w:val="baseline"/>
        <w:rPr>
          <w:ins w:id="1108" w:author="Prabhvir Saran" w:date="2017-02-02T15:39:00Z"/>
          <w:rFonts w:asciiTheme="minorHAnsi" w:hAnsiTheme="minorHAnsi" w:cstheme="minorHAnsi"/>
          <w:color w:val="000000"/>
          <w:rPrChange w:id="1109" w:author="Prabhvir Saran" w:date="2017-02-02T23:38:00Z">
            <w:rPr>
              <w:ins w:id="1110" w:author="Prabhvir Saran" w:date="2017-02-02T15:39:00Z"/>
              <w:rFonts w:ascii="Arial" w:hAnsi="Arial" w:cs="Arial"/>
              <w:color w:val="000000"/>
            </w:rPr>
          </w:rPrChange>
        </w:rPr>
        <w:pPrChange w:id="1111" w:author="Prabhvir Saran" w:date="2017-02-16T19:53:00Z">
          <w:pPr>
            <w:pStyle w:val="NormalWeb"/>
            <w:numPr>
              <w:ilvl w:val="1"/>
              <w:numId w:val="9"/>
            </w:numPr>
            <w:tabs>
              <w:tab w:val="num" w:pos="1440"/>
            </w:tabs>
            <w:spacing w:before="0" w:beforeAutospacing="0" w:after="0" w:afterAutospacing="0"/>
            <w:ind w:left="1440" w:hanging="360"/>
            <w:textAlignment w:val="baseline"/>
          </w:pPr>
        </w:pPrChange>
      </w:pPr>
    </w:p>
    <w:p w14:paraId="743DEB8C" w14:textId="10A2C9BB" w:rsidR="00CE27D4" w:rsidRDefault="00CE27D4" w:rsidP="00CE27D4">
      <w:pPr>
        <w:pStyle w:val="NormalWeb"/>
        <w:numPr>
          <w:ilvl w:val="1"/>
          <w:numId w:val="9"/>
        </w:numPr>
        <w:spacing w:before="0" w:beforeAutospacing="0" w:after="0" w:afterAutospacing="0"/>
        <w:textAlignment w:val="baseline"/>
        <w:rPr>
          <w:ins w:id="1112" w:author="Prabhvir Saran" w:date="2017-02-16T19:53:00Z"/>
          <w:rFonts w:asciiTheme="minorHAnsi" w:hAnsiTheme="minorHAnsi" w:cstheme="minorHAnsi"/>
          <w:color w:val="000000"/>
        </w:rPr>
      </w:pPr>
      <w:ins w:id="1113" w:author="Prabhvir Saran" w:date="2017-02-02T15:39:00Z">
        <w:r w:rsidRPr="00553070">
          <w:rPr>
            <w:rFonts w:asciiTheme="minorHAnsi" w:hAnsiTheme="minorHAnsi" w:cstheme="minorHAnsi"/>
            <w:color w:val="000000"/>
            <w:rPrChange w:id="1114" w:author="Prabhvir Saran" w:date="2017-02-02T23:38:00Z">
              <w:rPr>
                <w:rFonts w:ascii="Calibri" w:hAnsi="Calibri" w:cs="Calibri"/>
                <w:color w:val="000000"/>
              </w:rPr>
            </w:rPrChange>
          </w:rPr>
          <w:t>How Hema relates to and contrasts with Eastern Martial Arts as well as with Modern Martial Arts</w:t>
        </w:r>
      </w:ins>
    </w:p>
    <w:p w14:paraId="5021B305" w14:textId="77777777" w:rsidR="00434297" w:rsidRPr="00553070" w:rsidRDefault="00434297">
      <w:pPr>
        <w:pStyle w:val="NormalWeb"/>
        <w:spacing w:before="0" w:beforeAutospacing="0" w:after="0" w:afterAutospacing="0"/>
        <w:ind w:left="1440"/>
        <w:textAlignment w:val="baseline"/>
        <w:rPr>
          <w:ins w:id="1115" w:author="Prabhvir Saran" w:date="2017-02-02T15:39:00Z"/>
          <w:rFonts w:asciiTheme="minorHAnsi" w:hAnsiTheme="minorHAnsi" w:cstheme="minorHAnsi"/>
          <w:color w:val="000000"/>
          <w:rPrChange w:id="1116" w:author="Prabhvir Saran" w:date="2017-02-02T23:38:00Z">
            <w:rPr>
              <w:ins w:id="1117" w:author="Prabhvir Saran" w:date="2017-02-02T15:39:00Z"/>
              <w:rFonts w:ascii="Arial" w:hAnsi="Arial" w:cs="Arial"/>
              <w:color w:val="000000"/>
            </w:rPr>
          </w:rPrChange>
        </w:rPr>
        <w:pPrChange w:id="1118" w:author="Prabhvir Saran" w:date="2017-02-16T19:53:00Z">
          <w:pPr>
            <w:pStyle w:val="NormalWeb"/>
            <w:numPr>
              <w:ilvl w:val="1"/>
              <w:numId w:val="9"/>
            </w:numPr>
            <w:tabs>
              <w:tab w:val="num" w:pos="1440"/>
            </w:tabs>
            <w:spacing w:before="0" w:beforeAutospacing="0" w:after="0" w:afterAutospacing="0"/>
            <w:ind w:left="1440" w:hanging="360"/>
            <w:textAlignment w:val="baseline"/>
          </w:pPr>
        </w:pPrChange>
      </w:pPr>
    </w:p>
    <w:p w14:paraId="06823F3E" w14:textId="072AFF7D" w:rsidR="00CE27D4" w:rsidRPr="00553070" w:rsidRDefault="00D57C9F" w:rsidP="00CE27D4">
      <w:pPr>
        <w:pStyle w:val="NormalWeb"/>
        <w:numPr>
          <w:ilvl w:val="0"/>
          <w:numId w:val="9"/>
        </w:numPr>
        <w:spacing w:before="0" w:beforeAutospacing="0" w:after="0" w:afterAutospacing="0"/>
        <w:textAlignment w:val="baseline"/>
        <w:rPr>
          <w:ins w:id="1119" w:author="Prabhvir Saran" w:date="2017-02-02T15:39:00Z"/>
          <w:rFonts w:asciiTheme="minorHAnsi" w:hAnsiTheme="minorHAnsi" w:cstheme="minorHAnsi"/>
          <w:color w:val="000000"/>
          <w:rPrChange w:id="1120" w:author="Prabhvir Saran" w:date="2017-02-02T23:38:00Z">
            <w:rPr>
              <w:ins w:id="1121" w:author="Prabhvir Saran" w:date="2017-02-02T15:39:00Z"/>
              <w:rFonts w:ascii="Arial" w:hAnsi="Arial" w:cs="Arial"/>
              <w:color w:val="000000"/>
            </w:rPr>
          </w:rPrChange>
        </w:rPr>
      </w:pPr>
      <w:ins w:id="1122" w:author="Prabhvir Saran" w:date="2017-02-16T18:11:00Z">
        <w:r>
          <w:rPr>
            <w:rFonts w:asciiTheme="minorHAnsi" w:hAnsiTheme="minorHAnsi" w:cstheme="minorHAnsi"/>
            <w:color w:val="000000"/>
          </w:rPr>
          <w:t xml:space="preserve">HEMA </w:t>
        </w:r>
      </w:ins>
      <w:ins w:id="1123" w:author="Prabhvir Saran" w:date="2017-02-02T15:39:00Z">
        <w:r w:rsidR="00CE27D4" w:rsidRPr="00553070">
          <w:rPr>
            <w:rFonts w:asciiTheme="minorHAnsi" w:hAnsiTheme="minorHAnsi" w:cstheme="minorHAnsi"/>
            <w:color w:val="000000"/>
            <w:rPrChange w:id="1124" w:author="Prabhvir Saran" w:date="2017-02-02T23:38:00Z">
              <w:rPr>
                <w:rFonts w:ascii="Calibri" w:hAnsi="Calibri" w:cs="Calibri"/>
                <w:color w:val="000000"/>
              </w:rPr>
            </w:rPrChange>
          </w:rPr>
          <w:t xml:space="preserve">Styles </w:t>
        </w:r>
      </w:ins>
    </w:p>
    <w:p w14:paraId="4DC0D7DB" w14:textId="4D9EAA22" w:rsidR="00CE27D4" w:rsidRPr="00553070" w:rsidRDefault="00CE27D4" w:rsidP="00CE27D4">
      <w:pPr>
        <w:pStyle w:val="NormalWeb"/>
        <w:numPr>
          <w:ilvl w:val="1"/>
          <w:numId w:val="9"/>
        </w:numPr>
        <w:spacing w:before="0" w:beforeAutospacing="0" w:after="0" w:afterAutospacing="0"/>
        <w:textAlignment w:val="baseline"/>
        <w:rPr>
          <w:ins w:id="1125" w:author="Prabhvir Saran" w:date="2017-02-02T23:28:00Z"/>
          <w:rFonts w:asciiTheme="minorHAnsi" w:hAnsiTheme="minorHAnsi" w:cstheme="minorHAnsi"/>
          <w:color w:val="000000"/>
          <w:rPrChange w:id="1126" w:author="Prabhvir Saran" w:date="2017-02-02T23:38:00Z">
            <w:rPr>
              <w:ins w:id="1127" w:author="Prabhvir Saran" w:date="2017-02-02T23:28:00Z"/>
              <w:rFonts w:ascii="Calibri" w:hAnsi="Calibri" w:cs="Calibri"/>
              <w:color w:val="000000"/>
            </w:rPr>
          </w:rPrChange>
        </w:rPr>
      </w:pPr>
      <w:ins w:id="1128" w:author="Prabhvir Saran" w:date="2017-02-02T15:39:00Z">
        <w:r w:rsidRPr="00553070">
          <w:rPr>
            <w:rFonts w:asciiTheme="minorHAnsi" w:hAnsiTheme="minorHAnsi" w:cstheme="minorHAnsi"/>
            <w:color w:val="000000"/>
            <w:rPrChange w:id="1129" w:author="Prabhvir Saran" w:date="2017-02-02T23:38:00Z">
              <w:rPr>
                <w:rFonts w:ascii="Calibri" w:hAnsi="Calibri" w:cs="Calibri"/>
                <w:color w:val="000000"/>
              </w:rPr>
            </w:rPrChange>
          </w:rPr>
          <w:t>Describes various disciplines using a div whose content changes based on user’s selection from a list, by def</w:t>
        </w:r>
        <w:r w:rsidR="006641F0" w:rsidRPr="00553070">
          <w:rPr>
            <w:rFonts w:asciiTheme="minorHAnsi" w:hAnsiTheme="minorHAnsi" w:cstheme="minorHAnsi"/>
            <w:color w:val="000000"/>
            <w:rPrChange w:id="1130" w:author="Prabhvir Saran" w:date="2017-02-02T23:38:00Z">
              <w:rPr>
                <w:rFonts w:ascii="Calibri" w:hAnsi="Calibri" w:cs="Calibri"/>
                <w:color w:val="000000"/>
              </w:rPr>
            </w:rPrChange>
          </w:rPr>
          <w:t xml:space="preserve">ault gives a brief overview of </w:t>
        </w:r>
        <w:r w:rsidRPr="00553070">
          <w:rPr>
            <w:rFonts w:asciiTheme="minorHAnsi" w:hAnsiTheme="minorHAnsi" w:cstheme="minorHAnsi"/>
            <w:color w:val="000000"/>
            <w:rPrChange w:id="1131" w:author="Prabhvir Saran" w:date="2017-02-02T23:38:00Z">
              <w:rPr>
                <w:rFonts w:ascii="Calibri" w:hAnsi="Calibri" w:cs="Calibri"/>
                <w:color w:val="000000"/>
              </w:rPr>
            </w:rPrChange>
          </w:rPr>
          <w:t xml:space="preserve">the different styles </w:t>
        </w:r>
      </w:ins>
    </w:p>
    <w:p w14:paraId="5AF1C280" w14:textId="77777777" w:rsidR="00C15E6D" w:rsidRPr="00553070" w:rsidRDefault="00C15E6D">
      <w:pPr>
        <w:pStyle w:val="NormalWeb"/>
        <w:spacing w:before="0" w:beforeAutospacing="0" w:after="0" w:afterAutospacing="0"/>
        <w:ind w:left="1440"/>
        <w:textAlignment w:val="baseline"/>
        <w:rPr>
          <w:ins w:id="1132" w:author="Prabhvir Saran" w:date="2017-02-02T15:47:00Z"/>
          <w:rFonts w:asciiTheme="minorHAnsi" w:hAnsiTheme="minorHAnsi" w:cstheme="minorHAnsi"/>
          <w:color w:val="000000"/>
          <w:rPrChange w:id="1133" w:author="Prabhvir Saran" w:date="2017-02-02T23:38:00Z">
            <w:rPr>
              <w:ins w:id="1134" w:author="Prabhvir Saran" w:date="2017-02-02T15:47:00Z"/>
              <w:rFonts w:ascii="Arial" w:hAnsi="Arial" w:cs="Arial"/>
              <w:color w:val="000000"/>
            </w:rPr>
          </w:rPrChange>
        </w:rPr>
        <w:pPrChange w:id="1135" w:author="Prabhvir Saran" w:date="2017-02-02T23:28:00Z">
          <w:pPr>
            <w:pStyle w:val="NormalWeb"/>
            <w:numPr>
              <w:ilvl w:val="1"/>
              <w:numId w:val="9"/>
            </w:numPr>
            <w:tabs>
              <w:tab w:val="num" w:pos="1440"/>
            </w:tabs>
            <w:spacing w:before="0" w:beforeAutospacing="0" w:after="0" w:afterAutospacing="0"/>
            <w:ind w:left="1440" w:hanging="360"/>
            <w:textAlignment w:val="baseline"/>
          </w:pPr>
        </w:pPrChange>
      </w:pPr>
    </w:p>
    <w:p w14:paraId="6B2BBE16" w14:textId="77777777" w:rsidR="006641F0" w:rsidRPr="00553070" w:rsidRDefault="006641F0" w:rsidP="004161ED">
      <w:pPr>
        <w:pStyle w:val="NormalWeb"/>
        <w:spacing w:before="0" w:beforeAutospacing="0" w:after="0" w:afterAutospacing="0"/>
        <w:ind w:left="1440"/>
        <w:textAlignment w:val="baseline"/>
        <w:rPr>
          <w:ins w:id="1136" w:author="Prabhvir Saran" w:date="2017-02-02T15:39:00Z"/>
          <w:rFonts w:asciiTheme="minorHAnsi" w:hAnsiTheme="minorHAnsi" w:cstheme="minorHAnsi"/>
          <w:color w:val="000000"/>
          <w:rPrChange w:id="1137" w:author="Prabhvir Saran" w:date="2017-02-02T23:38:00Z">
            <w:rPr>
              <w:ins w:id="1138" w:author="Prabhvir Saran" w:date="2017-02-02T15:39:00Z"/>
              <w:rFonts w:ascii="Arial" w:hAnsi="Arial" w:cs="Arial"/>
              <w:color w:val="000000"/>
            </w:rPr>
          </w:rPrChange>
        </w:rPr>
      </w:pPr>
    </w:p>
    <w:p w14:paraId="7A25DE72" w14:textId="4BAA82A9" w:rsidR="00CE27D4" w:rsidRPr="00553070" w:rsidRDefault="006641F0" w:rsidP="00CE27D4">
      <w:pPr>
        <w:pStyle w:val="NormalWeb"/>
        <w:numPr>
          <w:ilvl w:val="0"/>
          <w:numId w:val="9"/>
        </w:numPr>
        <w:spacing w:before="0" w:beforeAutospacing="0" w:after="0" w:afterAutospacing="0"/>
        <w:textAlignment w:val="baseline"/>
        <w:rPr>
          <w:ins w:id="1139" w:author="Prabhvir Saran" w:date="2017-02-02T15:39:00Z"/>
          <w:rFonts w:asciiTheme="minorHAnsi" w:hAnsiTheme="minorHAnsi" w:cstheme="minorHAnsi"/>
          <w:color w:val="000000"/>
          <w:rPrChange w:id="1140" w:author="Prabhvir Saran" w:date="2017-02-02T23:38:00Z">
            <w:rPr>
              <w:ins w:id="1141" w:author="Prabhvir Saran" w:date="2017-02-02T15:39:00Z"/>
              <w:rFonts w:ascii="Arial" w:hAnsi="Arial" w:cs="Arial"/>
              <w:color w:val="000000"/>
            </w:rPr>
          </w:rPrChange>
        </w:rPr>
      </w:pPr>
      <w:ins w:id="1142" w:author="Prabhvir Saran" w:date="2017-02-02T15:39:00Z">
        <w:r w:rsidRPr="00553070">
          <w:rPr>
            <w:rFonts w:asciiTheme="minorHAnsi" w:hAnsiTheme="minorHAnsi" w:cstheme="minorHAnsi"/>
            <w:color w:val="000000"/>
            <w:rPrChange w:id="1143" w:author="Prabhvir Saran" w:date="2017-02-02T23:38:00Z">
              <w:rPr>
                <w:rFonts w:ascii="Calibri" w:hAnsi="Calibri" w:cs="Calibri"/>
                <w:color w:val="000000"/>
              </w:rPr>
            </w:rPrChange>
          </w:rPr>
          <w:t>HEMA in BC</w:t>
        </w:r>
      </w:ins>
    </w:p>
    <w:p w14:paraId="19D3BF37" w14:textId="2C738770" w:rsidR="00CE27D4" w:rsidRDefault="00CE27D4" w:rsidP="00CE27D4">
      <w:pPr>
        <w:pStyle w:val="NormalWeb"/>
        <w:numPr>
          <w:ilvl w:val="1"/>
          <w:numId w:val="9"/>
        </w:numPr>
        <w:spacing w:before="0" w:beforeAutospacing="0" w:after="160" w:afterAutospacing="0"/>
        <w:textAlignment w:val="baseline"/>
        <w:rPr>
          <w:ins w:id="1144" w:author="Prabhvir Saran" w:date="2017-02-16T19:53:00Z"/>
          <w:rFonts w:asciiTheme="minorHAnsi" w:hAnsiTheme="minorHAnsi" w:cstheme="minorHAnsi"/>
          <w:color w:val="000000"/>
        </w:rPr>
      </w:pPr>
      <w:ins w:id="1145" w:author="Prabhvir Saran" w:date="2017-02-02T15:39:00Z">
        <w:r w:rsidRPr="00553070">
          <w:rPr>
            <w:rFonts w:asciiTheme="minorHAnsi" w:hAnsiTheme="minorHAnsi" w:cstheme="minorHAnsi"/>
            <w:color w:val="000000"/>
            <w:rPrChange w:id="1146" w:author="Prabhvir Saran" w:date="2017-02-02T23:38:00Z">
              <w:rPr>
                <w:rFonts w:ascii="Calibri" w:hAnsi="Calibri" w:cs="Calibri"/>
                <w:color w:val="000000"/>
              </w:rPr>
            </w:rPrChange>
          </w:rPr>
          <w:t xml:space="preserve">A short list of local HEMA clubs, groups, schools </w:t>
        </w:r>
      </w:ins>
      <w:ins w:id="1147" w:author="Prabhvir Saran" w:date="2017-02-02T23:28:00Z">
        <w:r w:rsidR="00D40537" w:rsidRPr="00553070">
          <w:rPr>
            <w:rFonts w:asciiTheme="minorHAnsi" w:hAnsiTheme="minorHAnsi" w:cstheme="minorHAnsi"/>
            <w:color w:val="000000"/>
            <w:rPrChange w:id="1148" w:author="Prabhvir Saran" w:date="2017-02-02T23:38:00Z">
              <w:rPr>
                <w:rFonts w:ascii="Calibri" w:hAnsi="Calibri" w:cs="Calibri"/>
                <w:color w:val="000000"/>
              </w:rPr>
            </w:rPrChange>
          </w:rPr>
          <w:t>etc.</w:t>
        </w:r>
      </w:ins>
    </w:p>
    <w:p w14:paraId="671F9FD0" w14:textId="77777777" w:rsidR="00434297" w:rsidRPr="00553070" w:rsidRDefault="00434297">
      <w:pPr>
        <w:pStyle w:val="NormalWeb"/>
        <w:spacing w:before="0" w:beforeAutospacing="0" w:after="160" w:afterAutospacing="0"/>
        <w:ind w:left="1440"/>
        <w:textAlignment w:val="baseline"/>
        <w:rPr>
          <w:ins w:id="1149" w:author="Prabhvir Saran" w:date="2017-02-02T15:39:00Z"/>
          <w:rFonts w:asciiTheme="minorHAnsi" w:hAnsiTheme="minorHAnsi" w:cstheme="minorHAnsi"/>
          <w:color w:val="000000"/>
          <w:rPrChange w:id="1150" w:author="Prabhvir Saran" w:date="2017-02-02T23:38:00Z">
            <w:rPr>
              <w:ins w:id="1151" w:author="Prabhvir Saran" w:date="2017-02-02T15:39:00Z"/>
              <w:rFonts w:ascii="Arial" w:hAnsi="Arial" w:cs="Arial"/>
              <w:color w:val="000000"/>
            </w:rPr>
          </w:rPrChange>
        </w:rPr>
        <w:pPrChange w:id="1152" w:author="Prabhvir Saran" w:date="2017-02-16T19:53:00Z">
          <w:pPr>
            <w:pStyle w:val="NormalWeb"/>
            <w:numPr>
              <w:ilvl w:val="1"/>
              <w:numId w:val="9"/>
            </w:numPr>
            <w:tabs>
              <w:tab w:val="num" w:pos="1440"/>
            </w:tabs>
            <w:spacing w:before="0" w:beforeAutospacing="0" w:after="160" w:afterAutospacing="0"/>
            <w:ind w:left="1440" w:hanging="360"/>
            <w:textAlignment w:val="baseline"/>
          </w:pPr>
        </w:pPrChange>
      </w:pPr>
    </w:p>
    <w:p w14:paraId="768C93E6" w14:textId="77777777" w:rsidR="0005111D" w:rsidRDefault="00CE27D4">
      <w:pPr>
        <w:rPr>
          <w:ins w:id="1153" w:author="Prabhvir Saran" w:date="2017-02-16T18:12:00Z"/>
          <w:rFonts w:cstheme="minorHAnsi"/>
        </w:rPr>
        <w:pPrChange w:id="1154" w:author="Prabhvir Saran" w:date="2017-02-16T18:12:00Z">
          <w:pPr>
            <w:pStyle w:val="NormalWeb"/>
            <w:numPr>
              <w:numId w:val="10"/>
            </w:numPr>
            <w:tabs>
              <w:tab w:val="num" w:pos="720"/>
            </w:tabs>
            <w:spacing w:before="0" w:beforeAutospacing="0" w:after="0" w:afterAutospacing="0"/>
            <w:ind w:left="720" w:hanging="360"/>
            <w:textAlignment w:val="baseline"/>
          </w:pPr>
        </w:pPrChange>
      </w:pPr>
      <w:ins w:id="1155" w:author="Prabhvir Saran" w:date="2017-02-02T15:39:00Z">
        <w:r w:rsidRPr="00553070">
          <w:rPr>
            <w:rFonts w:cstheme="minorHAnsi"/>
            <w:sz w:val="24"/>
            <w:szCs w:val="24"/>
            <w:rPrChange w:id="1156" w:author="Prabhvir Saran" w:date="2017-02-02T23:38:00Z">
              <w:rPr>
                <w:rFonts w:asciiTheme="majorHAnsi" w:eastAsiaTheme="majorEastAsia" w:hAnsiTheme="majorHAnsi" w:cstheme="majorBidi"/>
                <w:i/>
                <w:iCs/>
                <w:color w:val="2F5496" w:themeColor="accent1" w:themeShade="BF"/>
              </w:rPr>
            </w:rPrChange>
          </w:rPr>
          <w:t xml:space="preserve">About us </w:t>
        </w:r>
      </w:ins>
    </w:p>
    <w:p w14:paraId="59B2C975" w14:textId="37DDB521" w:rsidR="00CE27D4" w:rsidRDefault="0005111D" w:rsidP="00CE27D4">
      <w:pPr>
        <w:pStyle w:val="NormalWeb"/>
        <w:numPr>
          <w:ilvl w:val="0"/>
          <w:numId w:val="10"/>
        </w:numPr>
        <w:spacing w:before="0" w:beforeAutospacing="0" w:after="160" w:afterAutospacing="0"/>
        <w:textAlignment w:val="baseline"/>
        <w:rPr>
          <w:ins w:id="1157" w:author="Prabhvir Saran" w:date="2017-02-16T19:53:00Z"/>
          <w:rFonts w:asciiTheme="minorHAnsi" w:hAnsiTheme="minorHAnsi" w:cstheme="minorHAnsi"/>
          <w:color w:val="000000"/>
        </w:rPr>
      </w:pPr>
      <w:ins w:id="1158" w:author="Prabhvir Saran" w:date="2017-02-16T18:12:00Z">
        <w:r>
          <w:rPr>
            <w:rFonts w:asciiTheme="minorHAnsi" w:hAnsiTheme="minorHAnsi" w:cstheme="minorHAnsi"/>
            <w:color w:val="000000"/>
          </w:rPr>
          <w:t xml:space="preserve">This page will have information about the team members and a comment forum for the users to provide feedback. </w:t>
        </w:r>
      </w:ins>
    </w:p>
    <w:p w14:paraId="4F7A9358" w14:textId="77777777" w:rsidR="00434297" w:rsidRPr="00553070" w:rsidRDefault="00434297">
      <w:pPr>
        <w:pStyle w:val="NormalWeb"/>
        <w:spacing w:before="0" w:beforeAutospacing="0" w:after="160" w:afterAutospacing="0"/>
        <w:ind w:left="720"/>
        <w:textAlignment w:val="baseline"/>
        <w:rPr>
          <w:ins w:id="1159" w:author="Prabhvir Saran" w:date="2017-02-02T15:39:00Z"/>
          <w:rFonts w:asciiTheme="minorHAnsi" w:hAnsiTheme="minorHAnsi" w:cstheme="minorHAnsi"/>
          <w:color w:val="000000"/>
          <w:rPrChange w:id="1160" w:author="Prabhvir Saran" w:date="2017-02-02T23:38:00Z">
            <w:rPr>
              <w:ins w:id="1161" w:author="Prabhvir Saran" w:date="2017-02-02T15:39:00Z"/>
              <w:rFonts w:ascii="Arial" w:hAnsi="Arial" w:cs="Arial"/>
              <w:color w:val="000000"/>
            </w:rPr>
          </w:rPrChange>
        </w:rPr>
        <w:pPrChange w:id="1162" w:author="Prabhvir Saran" w:date="2017-02-16T19:53:00Z">
          <w:pPr>
            <w:pStyle w:val="NormalWeb"/>
            <w:numPr>
              <w:numId w:val="10"/>
            </w:numPr>
            <w:tabs>
              <w:tab w:val="num" w:pos="720"/>
            </w:tabs>
            <w:spacing w:before="0" w:beforeAutospacing="0" w:after="160" w:afterAutospacing="0"/>
            <w:ind w:left="720" w:hanging="360"/>
            <w:textAlignment w:val="baseline"/>
          </w:pPr>
        </w:pPrChange>
      </w:pPr>
    </w:p>
    <w:p w14:paraId="3AE77E59" w14:textId="6FDC53EC" w:rsidR="00CE27D4" w:rsidRPr="00553070" w:rsidRDefault="00CE27D4">
      <w:pPr>
        <w:rPr>
          <w:ins w:id="1163" w:author="Prabhvir Saran" w:date="2017-02-02T15:57:00Z"/>
          <w:rFonts w:cstheme="minorHAnsi"/>
          <w:sz w:val="24"/>
          <w:szCs w:val="24"/>
          <w:rPrChange w:id="1164" w:author="Prabhvir Saran" w:date="2017-02-02T23:38:00Z">
            <w:rPr>
              <w:ins w:id="1165" w:author="Prabhvir Saran" w:date="2017-02-02T15:57:00Z"/>
            </w:rPr>
          </w:rPrChange>
        </w:rPr>
        <w:pPrChange w:id="1166" w:author="Prabhvir Saran" w:date="2017-02-02T22:59:00Z">
          <w:pPr>
            <w:pStyle w:val="Heading4"/>
          </w:pPr>
        </w:pPrChange>
      </w:pPr>
      <w:ins w:id="1167" w:author="Prabhvir Saran" w:date="2017-02-02T15:39:00Z">
        <w:r w:rsidRPr="00553070">
          <w:rPr>
            <w:rFonts w:cstheme="minorHAnsi"/>
            <w:sz w:val="24"/>
            <w:szCs w:val="24"/>
            <w:rPrChange w:id="1168" w:author="Prabhvir Saran" w:date="2017-02-02T23:38:00Z">
              <w:rPr/>
            </w:rPrChange>
          </w:rPr>
          <w:t>Login/</w:t>
        </w:r>
      </w:ins>
      <w:ins w:id="1169" w:author="Prabhvir Saran" w:date="2017-02-02T23:28:00Z">
        <w:r w:rsidR="00D40537" w:rsidRPr="00487BA1">
          <w:rPr>
            <w:rFonts w:cstheme="minorHAnsi"/>
            <w:sz w:val="24"/>
            <w:szCs w:val="24"/>
          </w:rPr>
          <w:t>Signup</w:t>
        </w:r>
      </w:ins>
    </w:p>
    <w:p w14:paraId="2C7E29E1" w14:textId="4342DD62" w:rsidR="00CE27D4" w:rsidRDefault="00BE0F35" w:rsidP="004161ED">
      <w:pPr>
        <w:pStyle w:val="ListParagraph"/>
        <w:numPr>
          <w:ilvl w:val="0"/>
          <w:numId w:val="11"/>
        </w:numPr>
        <w:rPr>
          <w:ins w:id="1170" w:author="Prabhvir Saran" w:date="2017-02-16T19:53:00Z"/>
          <w:rFonts w:cstheme="minorHAnsi"/>
          <w:sz w:val="24"/>
          <w:szCs w:val="24"/>
        </w:rPr>
      </w:pPr>
      <w:ins w:id="1171" w:author="Prabhvir Saran" w:date="2017-02-02T15:57:00Z">
        <w:r>
          <w:rPr>
            <w:rFonts w:cstheme="minorHAnsi"/>
            <w:sz w:val="24"/>
            <w:szCs w:val="24"/>
          </w:rPr>
          <w:t xml:space="preserve">The button on </w:t>
        </w:r>
        <w:r w:rsidR="001665B5" w:rsidRPr="00487BA1">
          <w:rPr>
            <w:rFonts w:cstheme="minorHAnsi"/>
            <w:sz w:val="24"/>
            <w:szCs w:val="24"/>
          </w:rPr>
          <w:t xml:space="preserve">the top right hand corner will take the user to the </w:t>
        </w:r>
      </w:ins>
      <w:ins w:id="1172" w:author="Prabhvir Saran" w:date="2017-02-02T15:58:00Z">
        <w:r w:rsidR="001665B5" w:rsidRPr="00487BA1">
          <w:rPr>
            <w:rFonts w:cstheme="minorHAnsi"/>
            <w:sz w:val="24"/>
            <w:szCs w:val="24"/>
          </w:rPr>
          <w:t xml:space="preserve">Login / Signup page. This page will be divided in to two sections, the </w:t>
        </w:r>
      </w:ins>
      <w:ins w:id="1173" w:author="Prabhvir Saran" w:date="2017-02-02T15:59:00Z">
        <w:r w:rsidR="001665B5" w:rsidRPr="00FF76DD">
          <w:rPr>
            <w:rFonts w:cstheme="minorHAnsi"/>
            <w:sz w:val="24"/>
            <w:szCs w:val="24"/>
          </w:rPr>
          <w:t xml:space="preserve">left site to login and the right side to signup. </w:t>
        </w:r>
      </w:ins>
    </w:p>
    <w:p w14:paraId="7733C4E0" w14:textId="77777777" w:rsidR="00434297" w:rsidRDefault="00434297">
      <w:pPr>
        <w:pStyle w:val="ListParagraph"/>
        <w:rPr>
          <w:ins w:id="1174" w:author="Prabhvir Saran" w:date="2017-02-16T19:47:00Z"/>
          <w:rFonts w:cstheme="minorHAnsi"/>
          <w:sz w:val="24"/>
          <w:szCs w:val="24"/>
        </w:rPr>
        <w:pPrChange w:id="1175" w:author="Prabhvir Saran" w:date="2017-02-16T19:53:00Z">
          <w:pPr>
            <w:pStyle w:val="ListParagraph"/>
            <w:numPr>
              <w:numId w:val="11"/>
            </w:numPr>
            <w:ind w:hanging="360"/>
          </w:pPr>
        </w:pPrChange>
      </w:pPr>
    </w:p>
    <w:p w14:paraId="1C034447" w14:textId="3B441CAE" w:rsidR="00BE0F35" w:rsidRPr="004450D8" w:rsidRDefault="00BE0F35" w:rsidP="00BE0F35">
      <w:pPr>
        <w:rPr>
          <w:ins w:id="1176" w:author="Prabhvir Saran" w:date="2017-02-16T19:47:00Z"/>
          <w:rFonts w:cstheme="minorHAnsi"/>
          <w:sz w:val="24"/>
          <w:szCs w:val="24"/>
        </w:rPr>
      </w:pPr>
      <w:ins w:id="1177" w:author="Prabhvir Saran" w:date="2017-02-16T19:47:00Z">
        <w:r>
          <w:rPr>
            <w:rFonts w:cstheme="minorHAnsi"/>
            <w:sz w:val="24"/>
            <w:szCs w:val="24"/>
          </w:rPr>
          <w:t>Sitemap</w:t>
        </w:r>
      </w:ins>
    </w:p>
    <w:p w14:paraId="445F0C18" w14:textId="100D7986" w:rsidR="00BE0F35" w:rsidRDefault="00BE0F35" w:rsidP="00BE0F35">
      <w:pPr>
        <w:pStyle w:val="ListParagraph"/>
        <w:numPr>
          <w:ilvl w:val="0"/>
          <w:numId w:val="11"/>
        </w:numPr>
        <w:rPr>
          <w:ins w:id="1178" w:author="Prabhvir Saran" w:date="2017-02-16T19:47:00Z"/>
          <w:rFonts w:cstheme="minorHAnsi"/>
          <w:sz w:val="24"/>
          <w:szCs w:val="24"/>
        </w:rPr>
      </w:pPr>
      <w:ins w:id="1179" w:author="Prabhvir Saran" w:date="2017-02-16T19:47:00Z">
        <w:r>
          <w:rPr>
            <w:rFonts w:cstheme="minorHAnsi"/>
            <w:sz w:val="24"/>
            <w:szCs w:val="24"/>
          </w:rPr>
          <w:t xml:space="preserve">This page will contain a link to all the pages </w:t>
        </w:r>
      </w:ins>
      <w:ins w:id="1180" w:author="Prabhvir Saran" w:date="2017-02-16T23:27:00Z">
        <w:r w:rsidR="00942360">
          <w:rPr>
            <w:rFonts w:cstheme="minorHAnsi"/>
            <w:sz w:val="24"/>
            <w:szCs w:val="24"/>
          </w:rPr>
          <w:t>using</w:t>
        </w:r>
      </w:ins>
      <w:ins w:id="1181" w:author="Prabhvir Saran" w:date="2017-02-16T19:47:00Z">
        <w:r>
          <w:rPr>
            <w:rFonts w:cstheme="minorHAnsi"/>
            <w:sz w:val="24"/>
            <w:szCs w:val="24"/>
          </w:rPr>
          <w:t xml:space="preserve"> a list. </w:t>
        </w:r>
      </w:ins>
    </w:p>
    <w:p w14:paraId="7FE69AA1" w14:textId="0E4CC938" w:rsidR="00BE0F35" w:rsidRDefault="00BE0F35">
      <w:pPr>
        <w:rPr>
          <w:ins w:id="1182" w:author="Prabhvir Saran" w:date="2017-02-16T19:47:00Z"/>
          <w:rFonts w:cstheme="minorHAnsi"/>
          <w:sz w:val="24"/>
          <w:szCs w:val="24"/>
        </w:rPr>
        <w:pPrChange w:id="1183" w:author="Prabhvir Saran" w:date="2017-02-16T19:47:00Z">
          <w:pPr>
            <w:pStyle w:val="ListParagraph"/>
            <w:numPr>
              <w:numId w:val="11"/>
            </w:numPr>
            <w:ind w:hanging="360"/>
          </w:pPr>
        </w:pPrChange>
      </w:pPr>
      <w:ins w:id="1184" w:author="Prabhvir Saran" w:date="2017-02-16T19:47:00Z">
        <w:r>
          <w:rPr>
            <w:rFonts w:cstheme="minorHAnsi"/>
            <w:sz w:val="24"/>
            <w:szCs w:val="24"/>
          </w:rPr>
          <w:tab/>
        </w:r>
      </w:ins>
    </w:p>
    <w:p w14:paraId="32D031BA" w14:textId="77777777" w:rsidR="00BE0F35" w:rsidRPr="00FF76DD" w:rsidRDefault="00BE0F35">
      <w:pPr>
        <w:rPr>
          <w:ins w:id="1185" w:author="Prabhvir Saran" w:date="2017-02-02T22:43:00Z"/>
          <w:rFonts w:cstheme="minorHAnsi"/>
          <w:sz w:val="24"/>
          <w:szCs w:val="24"/>
        </w:rPr>
        <w:pPrChange w:id="1186" w:author="Prabhvir Saran" w:date="2017-02-16T19:47:00Z">
          <w:pPr>
            <w:pStyle w:val="ListParagraph"/>
            <w:numPr>
              <w:numId w:val="11"/>
            </w:numPr>
            <w:ind w:hanging="360"/>
          </w:pPr>
        </w:pPrChange>
      </w:pPr>
    </w:p>
    <w:p w14:paraId="6EF97863" w14:textId="3457F40D" w:rsidR="005529B6" w:rsidRDefault="005529B6">
      <w:pPr>
        <w:pStyle w:val="ListParagraph"/>
        <w:rPr>
          <w:ins w:id="1187" w:author="Prabhvir Saran" w:date="2017-02-02T22:44:00Z"/>
          <w:sz w:val="24"/>
          <w:szCs w:val="24"/>
        </w:rPr>
        <w:pPrChange w:id="1188" w:author="Prabhvir Saran" w:date="2017-02-02T22:43:00Z">
          <w:pPr>
            <w:pStyle w:val="ListParagraph"/>
            <w:numPr>
              <w:numId w:val="11"/>
            </w:numPr>
            <w:ind w:hanging="360"/>
          </w:pPr>
        </w:pPrChange>
      </w:pPr>
    </w:p>
    <w:p w14:paraId="2D3A5FEE" w14:textId="337EF2B2" w:rsidR="005529B6" w:rsidRDefault="005529B6">
      <w:pPr>
        <w:pStyle w:val="ListParagraph"/>
        <w:rPr>
          <w:ins w:id="1189" w:author="Prabhvir Saran" w:date="2017-02-02T22:44:00Z"/>
          <w:sz w:val="24"/>
          <w:szCs w:val="24"/>
        </w:rPr>
        <w:pPrChange w:id="1190" w:author="Prabhvir Saran" w:date="2017-02-02T22:43:00Z">
          <w:pPr>
            <w:pStyle w:val="ListParagraph"/>
            <w:numPr>
              <w:numId w:val="11"/>
            </w:numPr>
            <w:ind w:hanging="360"/>
          </w:pPr>
        </w:pPrChange>
      </w:pPr>
    </w:p>
    <w:p w14:paraId="28316A36" w14:textId="77777777" w:rsidR="005529B6" w:rsidRPr="004161ED" w:rsidRDefault="005529B6">
      <w:pPr>
        <w:pStyle w:val="ListParagraph"/>
        <w:rPr>
          <w:ins w:id="1191" w:author="Prabhvir Saran" w:date="2017-02-02T15:39:00Z"/>
          <w:sz w:val="24"/>
          <w:szCs w:val="24"/>
        </w:rPr>
        <w:pPrChange w:id="1192" w:author="Prabhvir Saran" w:date="2017-02-02T22:43:00Z">
          <w:pPr>
            <w:pStyle w:val="ListParagraph"/>
            <w:numPr>
              <w:numId w:val="11"/>
            </w:numPr>
            <w:ind w:hanging="360"/>
          </w:pPr>
        </w:pPrChange>
      </w:pPr>
    </w:p>
    <w:p w14:paraId="76B083AE" w14:textId="3D56F43C" w:rsidR="00EC6476" w:rsidRPr="00522B41" w:rsidRDefault="00B92D69">
      <w:pPr>
        <w:pStyle w:val="Heading2"/>
        <w:rPr>
          <w:ins w:id="1193" w:author="Prabhvir Saran" w:date="2017-02-02T16:08:00Z"/>
          <w:sz w:val="32"/>
          <w:rPrChange w:id="1194" w:author="Prabhvir Saran" w:date="2017-02-02T23:40:00Z">
            <w:rPr>
              <w:ins w:id="1195" w:author="Prabhvir Saran" w:date="2017-02-02T16:08:00Z"/>
              <w:noProof/>
            </w:rPr>
          </w:rPrChange>
        </w:rPr>
        <w:pPrChange w:id="1196" w:author="Prabhvir Saran" w:date="2017-02-02T23:40:00Z">
          <w:pPr/>
        </w:pPrChange>
      </w:pPr>
      <w:bookmarkStart w:id="1197" w:name="_Toc478080005"/>
      <w:ins w:id="1198" w:author="Prabhvir Saran" w:date="2017-02-02T23:01:00Z">
        <w:r w:rsidRPr="00522B41">
          <w:rPr>
            <w:sz w:val="32"/>
            <w:rPrChange w:id="1199" w:author="Prabhvir Saran" w:date="2017-02-02T23:40:00Z">
              <w:rPr/>
            </w:rPrChange>
          </w:rPr>
          <w:lastRenderedPageBreak/>
          <w:t xml:space="preserve">Wireframe </w:t>
        </w:r>
      </w:ins>
      <w:ins w:id="1200" w:author="Prabhvir Saran" w:date="2017-02-02T15:43:00Z">
        <w:r w:rsidR="00CE27D4" w:rsidRPr="00522B41">
          <w:rPr>
            <w:sz w:val="32"/>
            <w:rPrChange w:id="1201" w:author="Prabhvir Saran" w:date="2017-02-02T23:40:00Z">
              <w:rPr/>
            </w:rPrChange>
          </w:rPr>
          <w:t>Page</w:t>
        </w:r>
      </w:ins>
      <w:ins w:id="1202" w:author="Prabhvir Saran" w:date="2017-02-02T23:40:00Z">
        <w:r w:rsidR="00522B41">
          <w:rPr>
            <w:sz w:val="32"/>
          </w:rPr>
          <w:t xml:space="preserve"> Layouts</w:t>
        </w:r>
      </w:ins>
      <w:bookmarkEnd w:id="1197"/>
      <w:ins w:id="1203" w:author="Prabhvir Saran" w:date="2017-02-02T15:43:00Z">
        <w:r w:rsidR="00CE27D4" w:rsidRPr="00522B41">
          <w:rPr>
            <w:sz w:val="32"/>
            <w:rPrChange w:id="1204" w:author="Prabhvir Saran" w:date="2017-02-02T23:40:00Z">
              <w:rPr/>
            </w:rPrChange>
          </w:rPr>
          <w:t xml:space="preserve"> </w:t>
        </w:r>
      </w:ins>
    </w:p>
    <w:p w14:paraId="4710AC53" w14:textId="11FA9E26" w:rsidR="00BE0F35" w:rsidRDefault="006202F6" w:rsidP="004161ED">
      <w:pPr>
        <w:rPr>
          <w:ins w:id="1205" w:author="Prabhvir Saran" w:date="2017-02-16T19:49:00Z"/>
          <w:noProof/>
        </w:rPr>
      </w:pPr>
      <w:r>
        <w:rPr>
          <w:noProof/>
          <w:lang w:val="en-CA" w:eastAsia="en-CA"/>
        </w:rPr>
        <mc:AlternateContent>
          <mc:Choice Requires="wpg">
            <w:drawing>
              <wp:anchor distT="0" distB="0" distL="114300" distR="114300" simplePos="0" relativeHeight="251695104" behindDoc="0" locked="0" layoutInCell="1" allowOverlap="1" wp14:anchorId="3C1C41C2" wp14:editId="3A7A9031">
                <wp:simplePos x="0" y="0"/>
                <wp:positionH relativeFrom="margin">
                  <wp:align>left</wp:align>
                </wp:positionH>
                <wp:positionV relativeFrom="paragraph">
                  <wp:posOffset>4000500</wp:posOffset>
                </wp:positionV>
                <wp:extent cx="3179291" cy="3741420"/>
                <wp:effectExtent l="0" t="0" r="2540" b="0"/>
                <wp:wrapSquare wrapText="bothSides"/>
                <wp:docPr id="487" name="Group 487"/>
                <wp:cNvGraphicFramePr/>
                <a:graphic xmlns:a="http://schemas.openxmlformats.org/drawingml/2006/main">
                  <a:graphicData uri="http://schemas.microsoft.com/office/word/2010/wordprocessingGroup">
                    <wpg:wgp>
                      <wpg:cNvGrpSpPr/>
                      <wpg:grpSpPr>
                        <a:xfrm>
                          <a:off x="0" y="0"/>
                          <a:ext cx="3179291" cy="3741420"/>
                          <a:chOff x="0" y="0"/>
                          <a:chExt cx="3179291" cy="3741420"/>
                        </a:xfrm>
                      </wpg:grpSpPr>
                      <pic:pic xmlns:pic="http://schemas.openxmlformats.org/drawingml/2006/picture">
                        <pic:nvPicPr>
                          <pic:cNvPr id="485" name="Picture 485"/>
                          <pic:cNvPicPr>
                            <a:picLocks noChangeAspect="1"/>
                          </pic:cNvPicPr>
                        </pic:nvPicPr>
                        <pic:blipFill rotWithShape="1">
                          <a:blip r:embed="rId25">
                            <a:extLst>
                              <a:ext uri="{28A0092B-C50C-407E-A947-70E740481C1C}">
                                <a14:useLocalDpi xmlns:a14="http://schemas.microsoft.com/office/drawing/2010/main" val="0"/>
                              </a:ext>
                            </a:extLst>
                          </a:blip>
                          <a:srcRect r="43010"/>
                          <a:stretch/>
                        </pic:blipFill>
                        <pic:spPr bwMode="auto">
                          <a:xfrm>
                            <a:off x="0" y="0"/>
                            <a:ext cx="3076575" cy="3529330"/>
                          </a:xfrm>
                          <a:prstGeom prst="rect">
                            <a:avLst/>
                          </a:prstGeom>
                          <a:ln>
                            <a:noFill/>
                          </a:ln>
                          <a:extLst>
                            <a:ext uri="{53640926-AAD7-44D8-BBD7-CCE9431645EC}">
                              <a14:shadowObscured xmlns:a14="http://schemas.microsoft.com/office/drawing/2010/main"/>
                            </a:ext>
                          </a:extLst>
                        </pic:spPr>
                      </pic:pic>
                      <wps:wsp>
                        <wps:cNvPr id="486" name="Text Box 486"/>
                        <wps:cNvSpPr txBox="1"/>
                        <wps:spPr>
                          <a:xfrm>
                            <a:off x="103351" y="3474720"/>
                            <a:ext cx="3075940" cy="266700"/>
                          </a:xfrm>
                          <a:prstGeom prst="rect">
                            <a:avLst/>
                          </a:prstGeom>
                          <a:solidFill>
                            <a:prstClr val="white"/>
                          </a:solidFill>
                          <a:ln>
                            <a:noFill/>
                          </a:ln>
                        </wps:spPr>
                        <wps:txbx>
                          <w:txbxContent>
                            <w:p w14:paraId="061ACEE4" w14:textId="48606394" w:rsidR="00CF60F9" w:rsidRPr="00516E94" w:rsidRDefault="00CF60F9">
                              <w:pPr>
                                <w:pStyle w:val="Caption"/>
                                <w:rPr>
                                  <w:noProof/>
                                </w:rPr>
                                <w:pPrChange w:id="1206" w:author="Prabhvir Saran" w:date="2017-02-16T19:52:00Z">
                                  <w:pPr/>
                                </w:pPrChange>
                              </w:pPr>
                              <w:ins w:id="1207" w:author="Prabhvir Saran" w:date="2017-02-16T19:52:00Z">
                                <w:r>
                                  <w:t xml:space="preserve">HEMA Styles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C1C41C2" id="Group 487" o:spid="_x0000_s1069" style="position:absolute;margin-left:0;margin-top:315pt;width:250.35pt;height:294.6pt;z-index:251695104;mso-position-horizontal:left;mso-position-horizontal-relative:margin" coordsize="31792,37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">
                <v:shape id="Picture 485" o:spid="_x0000_s1070" type="#_x0000_t75" style="position:absolute;width:30765;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">
                  <v:imagedata r:id="rId26" o:title="" cropright="28187f"/>
                  <v:path arrowok="t"/>
                </v:shape>
                <v:shape id="Text Box 486" o:spid="_x0000_s1071" type="#_x0000_t202" style="position:absolute;left:1033;top:34747;width:3075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" stroked="f">
                  <v:textbox style="mso-fit-shape-to-text:t" inset="0,0,0,0">
                    <w:txbxContent>
                      <w:p w14:paraId="061ACEE4" w14:textId="48606394" w:rsidR="00CF60F9" w:rsidRPr="00516E94" w:rsidRDefault="00CF60F9">
                        <w:pPr>
                          <w:pStyle w:val="Caption"/>
                          <w:rPr>
                            <w:noProof/>
                          </w:rPr>
                          <w:pPrChange w:id="1155" w:author="Prabhvir Saran" w:date="2017-02-16T19:52:00Z">
                            <w:pPr/>
                          </w:pPrChange>
                        </w:pPr>
                        <w:ins w:id="1156" w:author="Prabhvir Saran" w:date="2017-02-16T19:52:00Z">
                          <w:r>
                            <w:t xml:space="preserve">HEMA Styles page </w:t>
                          </w:r>
                        </w:ins>
                      </w:p>
                    </w:txbxContent>
                  </v:textbox>
                </v:shape>
                <w10:wrap type="square" anchorx="margin"/>
              </v:group>
            </w:pict>
          </mc:Fallback>
        </mc:AlternateContent>
      </w:r>
      <w:r w:rsidR="00971EB2">
        <w:rPr>
          <w:noProof/>
          <w:lang w:val="en-CA" w:eastAsia="en-CA"/>
        </w:rPr>
        <mc:AlternateContent>
          <mc:Choice Requires="wpg">
            <w:drawing>
              <wp:anchor distT="0" distB="0" distL="114300" distR="114300" simplePos="0" relativeHeight="251699200" behindDoc="0" locked="0" layoutInCell="1" allowOverlap="1" wp14:anchorId="34947703" wp14:editId="0AFA755B">
                <wp:simplePos x="0" y="0"/>
                <wp:positionH relativeFrom="column">
                  <wp:posOffset>3289935</wp:posOffset>
                </wp:positionH>
                <wp:positionV relativeFrom="paragraph">
                  <wp:posOffset>3977888</wp:posOffset>
                </wp:positionV>
                <wp:extent cx="3243426" cy="3725517"/>
                <wp:effectExtent l="0" t="0" r="0" b="8890"/>
                <wp:wrapSquare wrapText="bothSides"/>
                <wp:docPr id="490" name="Group 490"/>
                <wp:cNvGraphicFramePr/>
                <a:graphic xmlns:a="http://schemas.openxmlformats.org/drawingml/2006/main">
                  <a:graphicData uri="http://schemas.microsoft.com/office/word/2010/wordprocessingGroup">
                    <wpg:wgp>
                      <wpg:cNvGrpSpPr/>
                      <wpg:grpSpPr>
                        <a:xfrm>
                          <a:off x="0" y="0"/>
                          <a:ext cx="3243426" cy="3725517"/>
                          <a:chOff x="0" y="0"/>
                          <a:chExt cx="3243426" cy="3725517"/>
                        </a:xfrm>
                      </wpg:grpSpPr>
                      <pic:pic xmlns:pic="http://schemas.openxmlformats.org/drawingml/2006/picture">
                        <pic:nvPicPr>
                          <pic:cNvPr id="488" name="Picture 488"/>
                          <pic:cNvPicPr>
                            <a:picLocks noChangeAspect="1"/>
                          </pic:cNvPicPr>
                        </pic:nvPicPr>
                        <pic:blipFill rotWithShape="1">
                          <a:blip r:embed="rId27">
                            <a:extLst>
                              <a:ext uri="{28A0092B-C50C-407E-A947-70E740481C1C}">
                                <a14:useLocalDpi xmlns:a14="http://schemas.microsoft.com/office/drawing/2010/main" val="0"/>
                              </a:ext>
                            </a:extLst>
                          </a:blip>
                          <a:srcRect r="42743"/>
                          <a:stretch/>
                        </pic:blipFill>
                        <pic:spPr bwMode="auto">
                          <a:xfrm>
                            <a:off x="0" y="0"/>
                            <a:ext cx="3140710" cy="3529330"/>
                          </a:xfrm>
                          <a:prstGeom prst="rect">
                            <a:avLst/>
                          </a:prstGeom>
                          <a:ln>
                            <a:noFill/>
                          </a:ln>
                          <a:extLst>
                            <a:ext uri="{53640926-AAD7-44D8-BBD7-CCE9431645EC}">
                              <a14:shadowObscured xmlns:a14="http://schemas.microsoft.com/office/drawing/2010/main"/>
                            </a:ext>
                          </a:extLst>
                        </pic:spPr>
                      </pic:pic>
                      <wps:wsp>
                        <wps:cNvPr id="489" name="Text Box 489"/>
                        <wps:cNvSpPr txBox="1"/>
                        <wps:spPr>
                          <a:xfrm>
                            <a:off x="103351" y="3458817"/>
                            <a:ext cx="3140075" cy="266700"/>
                          </a:xfrm>
                          <a:prstGeom prst="rect">
                            <a:avLst/>
                          </a:prstGeom>
                          <a:solidFill>
                            <a:prstClr val="white"/>
                          </a:solidFill>
                          <a:ln>
                            <a:noFill/>
                          </a:ln>
                        </wps:spPr>
                        <wps:txbx>
                          <w:txbxContent>
                            <w:p w14:paraId="092213D2" w14:textId="6D462A75" w:rsidR="00CF60F9" w:rsidRPr="00C534BB" w:rsidRDefault="00CF60F9">
                              <w:pPr>
                                <w:pStyle w:val="Caption"/>
                                <w:rPr>
                                  <w:noProof/>
                                </w:rPr>
                                <w:pPrChange w:id="1208" w:author="Prabhvir Saran" w:date="2017-02-16T19:55:00Z">
                                  <w:pPr/>
                                </w:pPrChange>
                              </w:pPr>
                              <w:ins w:id="1209" w:author="Prabhvir Saran" w:date="2017-02-16T19:55:00Z">
                                <w:r>
                                  <w:t xml:space="preserve">HEMA in BC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4947703" id="Group 490" o:spid="_x0000_s1072" style="position:absolute;margin-left:259.05pt;margin-top:313.2pt;width:255.4pt;height:293.35pt;z-index:251699200" coordsize="32434,372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">
                <v:shape id="Picture 488" o:spid="_x0000_s1073" type="#_x0000_t75" style="position:absolute;width:31407;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">
                  <v:imagedata r:id="rId28" o:title="" cropright="28012f"/>
                  <v:path arrowok="t"/>
                </v:shape>
                <v:shape id="Text Box 489" o:spid="_x0000_s1074" type="#_x0000_t202" style="position:absolute;left:1033;top:34588;width:314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" stroked="f">
                  <v:textbox style="mso-fit-shape-to-text:t" inset="0,0,0,0">
                    <w:txbxContent>
                      <w:p w14:paraId="092213D2" w14:textId="6D462A75" w:rsidR="00CF60F9" w:rsidRPr="00C534BB" w:rsidRDefault="00CF60F9">
                        <w:pPr>
                          <w:pStyle w:val="Caption"/>
                          <w:rPr>
                            <w:noProof/>
                          </w:rPr>
                          <w:pPrChange w:id="1159" w:author="Prabhvir Saran" w:date="2017-02-16T19:55:00Z">
                            <w:pPr/>
                          </w:pPrChange>
                        </w:pPr>
                        <w:ins w:id="1160" w:author="Prabhvir Saran" w:date="2017-02-16T19:55:00Z">
                          <w:r>
                            <w:t xml:space="preserve">HEMA in BC page </w:t>
                          </w:r>
                        </w:ins>
                      </w:p>
                    </w:txbxContent>
                  </v:textbox>
                </v:shape>
                <w10:wrap type="square"/>
              </v:group>
            </w:pict>
          </mc:Fallback>
        </mc:AlternateContent>
      </w:r>
      <w:r w:rsidR="00971EB2">
        <w:rPr>
          <w:noProof/>
          <w:lang w:val="en-CA" w:eastAsia="en-CA"/>
        </w:rPr>
        <mc:AlternateContent>
          <mc:Choice Requires="wpg">
            <w:drawing>
              <wp:anchor distT="0" distB="0" distL="114300" distR="114300" simplePos="0" relativeHeight="251691008" behindDoc="0" locked="0" layoutInCell="1" allowOverlap="1" wp14:anchorId="0FCB3856" wp14:editId="4574D776">
                <wp:simplePos x="0" y="0"/>
                <wp:positionH relativeFrom="column">
                  <wp:posOffset>3283143</wp:posOffset>
                </wp:positionH>
                <wp:positionV relativeFrom="paragraph">
                  <wp:posOffset>266645</wp:posOffset>
                </wp:positionV>
                <wp:extent cx="3156110" cy="3725518"/>
                <wp:effectExtent l="0" t="0" r="6350" b="8890"/>
                <wp:wrapSquare wrapText="bothSides"/>
                <wp:docPr id="483" name="Group 483"/>
                <wp:cNvGraphicFramePr/>
                <a:graphic xmlns:a="http://schemas.openxmlformats.org/drawingml/2006/main">
                  <a:graphicData uri="http://schemas.microsoft.com/office/word/2010/wordprocessingGroup">
                    <wpg:wgp>
                      <wpg:cNvGrpSpPr/>
                      <wpg:grpSpPr>
                        <a:xfrm>
                          <a:off x="0" y="0"/>
                          <a:ext cx="3156110" cy="3725518"/>
                          <a:chOff x="0" y="0"/>
                          <a:chExt cx="3156110" cy="3725518"/>
                        </a:xfrm>
                      </wpg:grpSpPr>
                      <pic:pic xmlns:pic="http://schemas.openxmlformats.org/drawingml/2006/picture">
                        <pic:nvPicPr>
                          <pic:cNvPr id="481" name="Picture 481"/>
                          <pic:cNvPicPr>
                            <a:picLocks noChangeAspect="1"/>
                          </pic:cNvPicPr>
                        </pic:nvPicPr>
                        <pic:blipFill rotWithShape="1">
                          <a:blip r:embed="rId29">
                            <a:extLst>
                              <a:ext uri="{28A0092B-C50C-407E-A947-70E740481C1C}">
                                <a14:useLocalDpi xmlns:a14="http://schemas.microsoft.com/office/drawing/2010/main" val="0"/>
                              </a:ext>
                            </a:extLst>
                          </a:blip>
                          <a:srcRect r="42341"/>
                          <a:stretch/>
                        </pic:blipFill>
                        <pic:spPr bwMode="auto">
                          <a:xfrm>
                            <a:off x="0" y="0"/>
                            <a:ext cx="3060700" cy="3529330"/>
                          </a:xfrm>
                          <a:prstGeom prst="rect">
                            <a:avLst/>
                          </a:prstGeom>
                          <a:ln>
                            <a:noFill/>
                          </a:ln>
                          <a:extLst>
                            <a:ext uri="{53640926-AAD7-44D8-BBD7-CCE9431645EC}">
                              <a14:shadowObscured xmlns:a14="http://schemas.microsoft.com/office/drawing/2010/main"/>
                            </a:ext>
                          </a:extLst>
                        </pic:spPr>
                      </pic:pic>
                      <wps:wsp>
                        <wps:cNvPr id="482" name="Text Box 482"/>
                        <wps:cNvSpPr txBox="1"/>
                        <wps:spPr>
                          <a:xfrm>
                            <a:off x="95410" y="3458818"/>
                            <a:ext cx="3060700" cy="266700"/>
                          </a:xfrm>
                          <a:prstGeom prst="rect">
                            <a:avLst/>
                          </a:prstGeom>
                          <a:solidFill>
                            <a:prstClr val="white"/>
                          </a:solidFill>
                          <a:ln>
                            <a:noFill/>
                          </a:ln>
                        </wps:spPr>
                        <wps:txbx>
                          <w:txbxContent>
                            <w:p w14:paraId="1633719B" w14:textId="3CFB782B" w:rsidR="00CF60F9" w:rsidRPr="00B01630" w:rsidRDefault="00CF60F9">
                              <w:pPr>
                                <w:pStyle w:val="Caption"/>
                                <w:rPr>
                                  <w:noProof/>
                                </w:rPr>
                                <w:pPrChange w:id="1210" w:author="Prabhvir Saran" w:date="2017-02-16T19:50:00Z">
                                  <w:pPr/>
                                </w:pPrChange>
                              </w:pPr>
                              <w:ins w:id="1211" w:author="Prabhvir Saran" w:date="2017-02-16T19:50:00Z">
                                <w:r>
                                  <w:t xml:space="preserve">About HEMA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CB3856" id="Group 483" o:spid="_x0000_s1075" style="position:absolute;margin-left:258.5pt;margin-top:21pt;width:248.5pt;height:293.35pt;z-index:251691008" coordsize="31561,372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&#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">
                <v:shape id="Picture 481" o:spid="_x0000_s1076" type="#_x0000_t75" style="position:absolute;width:30607;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">
                  <v:imagedata r:id="rId30" o:title="" cropright="27749f"/>
                  <v:path arrowok="t"/>
                </v:shape>
                <v:shape id="Text Box 482" o:spid="_x0000_s1077" type="#_x0000_t202" style="position:absolute;left:954;top:34588;width:30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" stroked="f">
                  <v:textbox style="mso-fit-shape-to-text:t" inset="0,0,0,0">
                    <w:txbxContent>
                      <w:p w14:paraId="1633719B" w14:textId="3CFB782B" w:rsidR="00CF60F9" w:rsidRPr="00B01630" w:rsidRDefault="00CF60F9">
                        <w:pPr>
                          <w:pStyle w:val="Caption"/>
                          <w:rPr>
                            <w:noProof/>
                          </w:rPr>
                          <w:pPrChange w:id="1163" w:author="Prabhvir Saran" w:date="2017-02-16T19:50:00Z">
                            <w:pPr/>
                          </w:pPrChange>
                        </w:pPr>
                        <w:ins w:id="1164" w:author="Prabhvir Saran" w:date="2017-02-16T19:50:00Z">
                          <w:r>
                            <w:t xml:space="preserve">About HEMA page </w:t>
                          </w:r>
                        </w:ins>
                      </w:p>
                    </w:txbxContent>
                  </v:textbox>
                </v:shape>
                <w10:wrap type="square"/>
              </v:group>
            </w:pict>
          </mc:Fallback>
        </mc:AlternateContent>
      </w:r>
      <w:del w:id="1212" w:author="Prabhvir Saran" w:date="2017-02-16T19:55:00Z">
        <w:r w:rsidR="005F45B6" w:rsidDel="005F45B6">
          <w:rPr>
            <w:noProof/>
            <w:lang w:val="en-CA" w:eastAsia="en-CA"/>
          </w:rPr>
          <mc:AlternateContent>
            <mc:Choice Requires="wpg">
              <w:drawing>
                <wp:anchor distT="0" distB="0" distL="114300" distR="114300" simplePos="0" relativeHeight="251666432" behindDoc="0" locked="0" layoutInCell="1" allowOverlap="1" wp14:anchorId="46E311D6" wp14:editId="2E7A9492">
                  <wp:simplePos x="0" y="0"/>
                  <wp:positionH relativeFrom="margin">
                    <wp:posOffset>15903</wp:posOffset>
                  </wp:positionH>
                  <wp:positionV relativeFrom="paragraph">
                    <wp:posOffset>4091416</wp:posOffset>
                  </wp:positionV>
                  <wp:extent cx="2903220" cy="3867150"/>
                  <wp:effectExtent l="0" t="0" r="0" b="0"/>
                  <wp:wrapSquare wrapText="bothSides"/>
                  <wp:docPr id="462" name="Group 462"/>
                  <wp:cNvGraphicFramePr/>
                  <a:graphic xmlns:a="http://schemas.openxmlformats.org/drawingml/2006/main">
                    <a:graphicData uri="http://schemas.microsoft.com/office/word/2010/wordprocessingGroup">
                      <wpg:wgp>
                        <wpg:cNvGrpSpPr/>
                        <wpg:grpSpPr>
                          <a:xfrm>
                            <a:off x="0" y="0"/>
                            <a:ext cx="2903220" cy="3867150"/>
                            <a:chOff x="0" y="0"/>
                            <a:chExt cx="2903220" cy="3867150"/>
                          </a:xfrm>
                        </wpg:grpSpPr>
                        <pic:pic xmlns:pic="http://schemas.openxmlformats.org/drawingml/2006/picture">
                          <pic:nvPicPr>
                            <pic:cNvPr id="29" name="image12.png" descr="https://lh5.googleusercontent.com/vk0USVkHGQKplo2_nEf4c883bhVRJYaO-BFORdsDyVQ7ZFO0ITGv8-oxPz5TY6f-wW_-Udw0YbbBGJR6BayAsYeujfCsRb-j5CXoI_-SB7hT2x5Ac4IR9K8ZHcpNixLdbdZsyKdf"/>
                            <pic:cNvPicPr/>
                          </pic:nvPicPr>
                          <pic:blipFill rotWithShape="1">
                            <a:blip r:embed="rId31">
                              <a:extLst>
                                <a:ext uri="{28A0092B-C50C-407E-A947-70E740481C1C}">
                                  <a14:useLocalDpi xmlns:a14="http://schemas.microsoft.com/office/drawing/2010/main" val="0"/>
                                </a:ext>
                              </a:extLst>
                            </a:blip>
                            <a:srcRect l="1768" t="4521" r="44316" b="2784"/>
                            <a:stretch/>
                          </pic:blipFill>
                          <pic:spPr bwMode="auto">
                            <a:xfrm>
                              <a:off x="0" y="0"/>
                              <a:ext cx="2903220" cy="3544570"/>
                            </a:xfrm>
                            <a:prstGeom prst="rect">
                              <a:avLst/>
                            </a:prstGeom>
                            <a:ln>
                              <a:noFill/>
                            </a:ln>
                            <a:extLst>
                              <a:ext uri="{53640926-AAD7-44D8-BBD7-CCE9431645EC}">
                                <a14:shadowObscured xmlns:a14="http://schemas.microsoft.com/office/drawing/2010/main"/>
                              </a:ext>
                            </a:extLst>
                          </pic:spPr>
                        </pic:pic>
                        <wps:wsp>
                          <wps:cNvPr id="461" name="Text Box 461"/>
                          <wps:cNvSpPr txBox="1"/>
                          <wps:spPr>
                            <a:xfrm>
                              <a:off x="0" y="3600450"/>
                              <a:ext cx="2903220" cy="266700"/>
                            </a:xfrm>
                            <a:prstGeom prst="rect">
                              <a:avLst/>
                            </a:prstGeom>
                            <a:solidFill>
                              <a:prstClr val="white"/>
                            </a:solidFill>
                            <a:ln>
                              <a:noFill/>
                            </a:ln>
                          </wps:spPr>
                          <wps:txbx>
                            <w:txbxContent>
                              <w:p w14:paraId="78E0A0A8" w14:textId="48FCF5C0" w:rsidR="00CF60F9" w:rsidRPr="00C613FC" w:rsidRDefault="00CF60F9">
                                <w:pPr>
                                  <w:pStyle w:val="Caption"/>
                                  <w:rPr>
                                    <w:noProof/>
                                  </w:rPr>
                                  <w:pPrChange w:id="1213" w:author="Windows User" w:date="2017-02-02T18:03:00Z">
                                    <w:pPr/>
                                  </w:pPrChange>
                                </w:pPr>
                                <w:ins w:id="1214" w:author="Windows User" w:date="2017-02-02T18:03:00Z">
                                  <w:r>
                                    <w:t xml:space="preserve">Signup / Login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E311D6" id="Group 462" o:spid="_x0000_s1078" style="position:absolute;margin-left:1.25pt;margin-top:322.15pt;width:228.6pt;height:304.5pt;z-index:251666432;mso-position-horizontal-relative:margin" coordsize="29032,38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">
                  <v:shape id="image12.png" o:spid="_x0000_s1079" type="#_x0000_t75" alt="https://lh5.googleusercontent.com/vk0USVkHGQKplo2_nEf4c883bhVRJYaO-BFORdsDyVQ7ZFO0ITGv8-oxPz5TY6f-wW_-Udw0YbbBGJR6BayAsYeujfCsRb-j5CXoI_-SB7hT2x5Ac4IR9K8ZHcpNixLdbdZsyKdf" style="position:absolute;width:29032;height:35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">
                    <v:imagedata r:id="rId32" o:title="vk0USVkHGQKplo2_nEf4c883bhVRJYaO-BFORdsDyVQ7ZFO0ITGv8-oxPz5TY6f-wW_-Udw0YbbBGJR6BayAsYeujfCsRb-j5CXoI_-SB7hT2x5Ac4IR9K8ZHcpNixLdbdZsyKdf" croptop="2963f" cropbottom="1825f" cropleft="1159f" cropright="29043f"/>
                  </v:shape>
                  <v:shape id="Text Box 461" o:spid="_x0000_s1080" type="#_x0000_t202" style="position:absolute;top:36004;width:2903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" stroked="f">
                    <v:textbox style="mso-fit-shape-to-text:t" inset="0,0,0,0">
                      <w:txbxContent>
                        <w:p w14:paraId="78E0A0A8" w14:textId="48FCF5C0" w:rsidR="00CF60F9" w:rsidRPr="00C613FC" w:rsidRDefault="00CF60F9">
                          <w:pPr>
                            <w:pStyle w:val="Caption"/>
                            <w:rPr>
                              <w:noProof/>
                            </w:rPr>
                            <w:pPrChange w:id="1168" w:author="Windows User" w:date="2017-02-02T18:03:00Z">
                              <w:pPr/>
                            </w:pPrChange>
                          </w:pPr>
                          <w:ins w:id="1169" w:author="Windows User" w:date="2017-02-02T18:03:00Z">
                            <w:r>
                              <w:t xml:space="preserve">Signup / Login Page </w:t>
                            </w:r>
                          </w:ins>
                        </w:p>
                      </w:txbxContent>
                    </v:textbox>
                  </v:shape>
                  <w10:wrap type="square" anchorx="margin"/>
                </v:group>
              </w:pict>
            </mc:Fallback>
          </mc:AlternateContent>
        </w:r>
      </w:del>
      <w:r w:rsidR="00BE0F35">
        <w:rPr>
          <w:noProof/>
          <w:lang w:val="en-CA" w:eastAsia="en-CA"/>
        </w:rPr>
        <mc:AlternateContent>
          <mc:Choice Requires="wpg">
            <w:drawing>
              <wp:anchor distT="0" distB="0" distL="114300" distR="114300" simplePos="0" relativeHeight="251686912" behindDoc="0" locked="0" layoutInCell="1" allowOverlap="1" wp14:anchorId="37BF5628" wp14:editId="2FA2828D">
                <wp:simplePos x="0" y="0"/>
                <wp:positionH relativeFrom="column">
                  <wp:posOffset>0</wp:posOffset>
                </wp:positionH>
                <wp:positionV relativeFrom="paragraph">
                  <wp:posOffset>288621</wp:posOffset>
                </wp:positionV>
                <wp:extent cx="3100705" cy="3757323"/>
                <wp:effectExtent l="0" t="0" r="4445" b="0"/>
                <wp:wrapSquare wrapText="bothSides"/>
                <wp:docPr id="480" name="Group 480"/>
                <wp:cNvGraphicFramePr/>
                <a:graphic xmlns:a="http://schemas.openxmlformats.org/drawingml/2006/main">
                  <a:graphicData uri="http://schemas.microsoft.com/office/word/2010/wordprocessingGroup">
                    <wpg:wgp>
                      <wpg:cNvGrpSpPr/>
                      <wpg:grpSpPr>
                        <a:xfrm>
                          <a:off x="0" y="0"/>
                          <a:ext cx="3100705" cy="3757323"/>
                          <a:chOff x="0" y="0"/>
                          <a:chExt cx="3100705" cy="3757323"/>
                        </a:xfrm>
                      </wpg:grpSpPr>
                      <pic:pic xmlns:pic="http://schemas.openxmlformats.org/drawingml/2006/picture">
                        <pic:nvPicPr>
                          <pic:cNvPr id="10" name="Picture 10"/>
                          <pic:cNvPicPr>
                            <a:picLocks noChangeAspect="1"/>
                          </pic:cNvPicPr>
                        </pic:nvPicPr>
                        <pic:blipFill rotWithShape="1">
                          <a:blip r:embed="rId33">
                            <a:extLst>
                              <a:ext uri="{28A0092B-C50C-407E-A947-70E740481C1C}">
                                <a14:useLocalDpi xmlns:a14="http://schemas.microsoft.com/office/drawing/2010/main" val="0"/>
                              </a:ext>
                            </a:extLst>
                          </a:blip>
                          <a:srcRect r="42475"/>
                          <a:stretch/>
                        </pic:blipFill>
                        <pic:spPr bwMode="auto">
                          <a:xfrm>
                            <a:off x="0" y="0"/>
                            <a:ext cx="3100705" cy="3529330"/>
                          </a:xfrm>
                          <a:prstGeom prst="rect">
                            <a:avLst/>
                          </a:prstGeom>
                          <a:ln>
                            <a:noFill/>
                          </a:ln>
                          <a:extLst>
                            <a:ext uri="{53640926-AAD7-44D8-BBD7-CCE9431645EC}">
                              <a14:shadowObscured xmlns:a14="http://schemas.microsoft.com/office/drawing/2010/main"/>
                            </a:ext>
                          </a:extLst>
                        </pic:spPr>
                      </pic:pic>
                      <wps:wsp>
                        <wps:cNvPr id="21" name="Text Box 21"/>
                        <wps:cNvSpPr txBox="1"/>
                        <wps:spPr>
                          <a:xfrm>
                            <a:off x="111318" y="3490623"/>
                            <a:ext cx="2870200" cy="266700"/>
                          </a:xfrm>
                          <a:prstGeom prst="rect">
                            <a:avLst/>
                          </a:prstGeom>
                          <a:solidFill>
                            <a:prstClr val="white"/>
                          </a:solidFill>
                          <a:ln>
                            <a:noFill/>
                          </a:ln>
                        </wps:spPr>
                        <wps:txbx>
                          <w:txbxContent>
                            <w:p w14:paraId="54EE658F" w14:textId="587B2FF4" w:rsidR="00CF60F9" w:rsidRPr="00B2507F" w:rsidRDefault="00CF60F9">
                              <w:pPr>
                                <w:pStyle w:val="Caption"/>
                                <w:rPr>
                                  <w:noProof/>
                                </w:rPr>
                                <w:pPrChange w:id="1215" w:author="Prabhvir Saran" w:date="2017-02-16T19:49:00Z">
                                  <w:pPr/>
                                </w:pPrChange>
                              </w:pPr>
                              <w:ins w:id="1216" w:author="Prabhvir Saran" w:date="2017-02-16T19:49:00Z">
                                <w:r>
                                  <w:t xml:space="preserve">Home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7BF5628" id="Group 480" o:spid="_x0000_s1081" style="position:absolute;margin-left:0;margin-top:22.75pt;width:244.15pt;height:295.85pt;z-index:251686912" coordsize="31007,375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">
                <v:shape id="Picture 10" o:spid="_x0000_s1082" type="#_x0000_t75" style="position:absolute;width:31007;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">
                  <v:imagedata r:id="rId34" o:title="" cropright="27836f"/>
                  <v:path arrowok="t"/>
                </v:shape>
                <v:shape id="Text Box 21" o:spid="_x0000_s1083" type="#_x0000_t202" style="position:absolute;left:1113;top:34906;width:2870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54EE658F" w14:textId="587B2FF4" w:rsidR="00CF60F9" w:rsidRPr="00B2507F" w:rsidRDefault="00CF60F9">
                        <w:pPr>
                          <w:pStyle w:val="Caption"/>
                          <w:rPr>
                            <w:noProof/>
                          </w:rPr>
                          <w:pPrChange w:id="1172" w:author="Prabhvir Saran" w:date="2017-02-16T19:49:00Z">
                            <w:pPr/>
                          </w:pPrChange>
                        </w:pPr>
                        <w:ins w:id="1173" w:author="Prabhvir Saran" w:date="2017-02-16T19:49:00Z">
                          <w:r>
                            <w:t xml:space="preserve">Home page </w:t>
                          </w:r>
                        </w:ins>
                      </w:p>
                    </w:txbxContent>
                  </v:textbox>
                </v:shape>
                <w10:wrap type="square"/>
              </v:group>
            </w:pict>
          </mc:Fallback>
        </mc:AlternateContent>
      </w:r>
      <w:del w:id="1217" w:author="Prabhvir Saran" w:date="2017-02-16T19:48:00Z">
        <w:r w:rsidR="00A3104A" w:rsidDel="00BE0F35">
          <w:rPr>
            <w:noProof/>
            <w:lang w:val="en-CA" w:eastAsia="en-CA"/>
          </w:rPr>
          <mc:AlternateContent>
            <mc:Choice Requires="wpg">
              <w:drawing>
                <wp:anchor distT="0" distB="0" distL="114300" distR="114300" simplePos="0" relativeHeight="251641856" behindDoc="0" locked="0" layoutInCell="1" allowOverlap="1" wp14:anchorId="6D7E8DC4" wp14:editId="08772914">
                  <wp:simplePos x="0" y="0"/>
                  <wp:positionH relativeFrom="margin">
                    <wp:align>left</wp:align>
                  </wp:positionH>
                  <wp:positionV relativeFrom="paragraph">
                    <wp:posOffset>495935</wp:posOffset>
                  </wp:positionV>
                  <wp:extent cx="2971800" cy="3762375"/>
                  <wp:effectExtent l="0" t="0" r="0" b="9525"/>
                  <wp:wrapSquare wrapText="bothSides"/>
                  <wp:docPr id="24" name="Group 24"/>
                  <wp:cNvGraphicFramePr/>
                  <a:graphic xmlns:a="http://schemas.openxmlformats.org/drawingml/2006/main">
                    <a:graphicData uri="http://schemas.microsoft.com/office/word/2010/wordprocessingGroup">
                      <wpg:wgp>
                        <wpg:cNvGrpSpPr/>
                        <wpg:grpSpPr>
                          <a:xfrm>
                            <a:off x="0" y="0"/>
                            <a:ext cx="2971800" cy="3762375"/>
                            <a:chOff x="0" y="0"/>
                            <a:chExt cx="2971800" cy="3762375"/>
                          </a:xfrm>
                        </wpg:grpSpPr>
                        <pic:pic xmlns:pic="http://schemas.openxmlformats.org/drawingml/2006/picture">
                          <pic:nvPicPr>
                            <pic:cNvPr id="1" name="image02.png"/>
                            <pic:cNvPicPr/>
                          </pic:nvPicPr>
                          <pic:blipFill rotWithShape="1">
                            <a:blip r:embed="rId35">
                              <a:extLst>
                                <a:ext uri="{28A0092B-C50C-407E-A947-70E740481C1C}">
                                  <a14:useLocalDpi xmlns:a14="http://schemas.microsoft.com/office/drawing/2010/main" val="0"/>
                                </a:ext>
                              </a:extLst>
                            </a:blip>
                            <a:srcRect l="1814" t="4912" r="44456" b="2987"/>
                            <a:stretch/>
                          </pic:blipFill>
                          <pic:spPr bwMode="auto">
                            <a:xfrm>
                              <a:off x="0" y="0"/>
                              <a:ext cx="2971800" cy="3440430"/>
                            </a:xfrm>
                            <a:prstGeom prst="rect">
                              <a:avLst/>
                            </a:prstGeom>
                            <a:ln>
                              <a:noFill/>
                            </a:ln>
                            <a:extLst>
                              <a:ext uri="{53640926-AAD7-44D8-BBD7-CCE9431645EC}">
                                <a14:shadowObscured xmlns:a14="http://schemas.microsoft.com/office/drawing/2010/main"/>
                              </a:ext>
                            </a:extLst>
                          </pic:spPr>
                        </pic:pic>
                        <wps:wsp>
                          <wps:cNvPr id="12" name="Text Box 12"/>
                          <wps:cNvSpPr txBox="1"/>
                          <wps:spPr>
                            <a:xfrm>
                              <a:off x="0" y="3495675"/>
                              <a:ext cx="2971800" cy="266700"/>
                            </a:xfrm>
                            <a:prstGeom prst="rect">
                              <a:avLst/>
                            </a:prstGeom>
                            <a:solidFill>
                              <a:prstClr val="white"/>
                            </a:solidFill>
                            <a:ln>
                              <a:noFill/>
                            </a:ln>
                          </wps:spPr>
                          <wps:txbx>
                            <w:txbxContent>
                              <w:p w14:paraId="5852CC26" w14:textId="7F6C8432" w:rsidR="00CF60F9" w:rsidRPr="006A3986" w:rsidRDefault="00CF60F9">
                                <w:pPr>
                                  <w:pStyle w:val="Caption"/>
                                  <w:rPr>
                                    <w:noProof/>
                                  </w:rPr>
                                  <w:pPrChange w:id="1218" w:author="Windows User" w:date="2017-02-02T17:59:00Z">
                                    <w:pPr/>
                                  </w:pPrChange>
                                </w:pPr>
                                <w:ins w:id="1219" w:author="Windows User" w:date="2017-02-02T17:59:00Z">
                                  <w:r>
                                    <w:t xml:space="preserve">Home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7E8DC4" id="Group 24" o:spid="_x0000_s1084" style="position:absolute;margin-left:0;margin-top:39.05pt;width:234pt;height:296.25pt;z-index:251641856;mso-position-horizontal:left;mso-position-horizontal-relative:margin" coordsize="29718,37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">
                  <v:shape id="image02.png" o:spid="_x0000_s1085" type="#_x0000_t75" style="position:absolute;width:29718;height:34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">
                    <v:imagedata r:id="rId36" o:title="" croptop="3219f" cropbottom="1958f" cropleft="1189f" cropright="29135f"/>
                  </v:shape>
                  <v:shape id="Text Box 12" o:spid="_x0000_s1086" type="#_x0000_t202" style="position:absolute;top:34956;width:2971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5852CC26" w14:textId="7F6C8432" w:rsidR="00CF60F9" w:rsidRPr="006A3986" w:rsidRDefault="00CF60F9">
                          <w:pPr>
                            <w:pStyle w:val="Caption"/>
                            <w:rPr>
                              <w:noProof/>
                            </w:rPr>
                            <w:pPrChange w:id="1177" w:author="Windows User" w:date="2017-02-02T17:59:00Z">
                              <w:pPr/>
                            </w:pPrChange>
                          </w:pPr>
                          <w:ins w:id="1178" w:author="Windows User" w:date="2017-02-02T17:59:00Z">
                            <w:r>
                              <w:t xml:space="preserve">Home Page </w:t>
                            </w:r>
                          </w:ins>
                        </w:p>
                      </w:txbxContent>
                    </v:textbox>
                  </v:shape>
                  <w10:wrap type="square" anchorx="margin"/>
                </v:group>
              </w:pict>
            </mc:Fallback>
          </mc:AlternateContent>
        </w:r>
      </w:del>
      <w:del w:id="1220" w:author="Prabhvir Saran" w:date="2017-02-16T19:50:00Z">
        <w:r w:rsidR="00EF7EC8" w:rsidDel="00BE0F35">
          <w:rPr>
            <w:noProof/>
            <w:lang w:val="en-CA" w:eastAsia="en-CA"/>
          </w:rPr>
          <mc:AlternateContent>
            <mc:Choice Requires="wpg">
              <w:drawing>
                <wp:anchor distT="0" distB="0" distL="114300" distR="114300" simplePos="0" relativeHeight="251645952" behindDoc="0" locked="0" layoutInCell="1" allowOverlap="1" wp14:anchorId="4017600C" wp14:editId="5E6F8D2D">
                  <wp:simplePos x="0" y="0"/>
                  <wp:positionH relativeFrom="column">
                    <wp:posOffset>3237230</wp:posOffset>
                  </wp:positionH>
                  <wp:positionV relativeFrom="paragraph">
                    <wp:posOffset>497563</wp:posOffset>
                  </wp:positionV>
                  <wp:extent cx="2937510" cy="3762375"/>
                  <wp:effectExtent l="0" t="0" r="0" b="9525"/>
                  <wp:wrapSquare wrapText="bothSides"/>
                  <wp:docPr id="28" name="Group 28"/>
                  <wp:cNvGraphicFramePr/>
                  <a:graphic xmlns:a="http://schemas.openxmlformats.org/drawingml/2006/main">
                    <a:graphicData uri="http://schemas.microsoft.com/office/word/2010/wordprocessingGroup">
                      <wpg:wgp>
                        <wpg:cNvGrpSpPr/>
                        <wpg:grpSpPr>
                          <a:xfrm>
                            <a:off x="0" y="0"/>
                            <a:ext cx="2937510" cy="3762375"/>
                            <a:chOff x="0" y="0"/>
                            <a:chExt cx="2937510" cy="3762375"/>
                          </a:xfrm>
                        </wpg:grpSpPr>
                        <pic:pic xmlns:pic="http://schemas.openxmlformats.org/drawingml/2006/picture">
                          <pic:nvPicPr>
                            <pic:cNvPr id="3" name="image06.png" descr="C:\Users\bhagw\AppData\Local\Microsoft\Windows\INetCacheContent.Word\2.png"/>
                            <pic:cNvPicPr/>
                          </pic:nvPicPr>
                          <pic:blipFill rotWithShape="1">
                            <a:blip r:embed="rId37">
                              <a:extLst>
                                <a:ext uri="{28A0092B-C50C-407E-A947-70E740481C1C}">
                                  <a14:useLocalDpi xmlns:a14="http://schemas.microsoft.com/office/drawing/2010/main" val="0"/>
                                </a:ext>
                              </a:extLst>
                            </a:blip>
                            <a:srcRect l="6720" t="4664" r="44903" b="3015"/>
                            <a:stretch/>
                          </pic:blipFill>
                          <pic:spPr bwMode="auto">
                            <a:xfrm>
                              <a:off x="0" y="0"/>
                              <a:ext cx="2937510" cy="3440430"/>
                            </a:xfrm>
                            <a:prstGeom prst="rect">
                              <a:avLst/>
                            </a:prstGeom>
                            <a:ln>
                              <a:noFill/>
                            </a:ln>
                            <a:extLst>
                              <a:ext uri="{53640926-AAD7-44D8-BBD7-CCE9431645EC}">
                                <a14:shadowObscured xmlns:a14="http://schemas.microsoft.com/office/drawing/2010/main"/>
                              </a:ext>
                            </a:extLst>
                          </pic:spPr>
                        </pic:pic>
                        <wps:wsp>
                          <wps:cNvPr id="27" name="Text Box 27"/>
                          <wps:cNvSpPr txBox="1"/>
                          <wps:spPr>
                            <a:xfrm>
                              <a:off x="0" y="3495675"/>
                              <a:ext cx="2937510" cy="266700"/>
                            </a:xfrm>
                            <a:prstGeom prst="rect">
                              <a:avLst/>
                            </a:prstGeom>
                            <a:solidFill>
                              <a:prstClr val="white"/>
                            </a:solidFill>
                            <a:ln>
                              <a:noFill/>
                            </a:ln>
                          </wps:spPr>
                          <wps:txbx>
                            <w:txbxContent>
                              <w:p w14:paraId="4CCA09F1" w14:textId="4FEE0F85" w:rsidR="00CF60F9" w:rsidRPr="002B6948" w:rsidRDefault="00CF60F9">
                                <w:pPr>
                                  <w:pStyle w:val="Caption"/>
                                  <w:rPr>
                                    <w:noProof/>
                                  </w:rPr>
                                  <w:pPrChange w:id="1221" w:author="Windows User" w:date="2017-02-02T18:00:00Z">
                                    <w:pPr/>
                                  </w:pPrChange>
                                </w:pPr>
                                <w:ins w:id="1222" w:author="Windows User" w:date="2017-02-02T18:00:00Z">
                                  <w:r>
                                    <w:t xml:space="preserve">About HEMA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17600C" id="Group 28" o:spid="_x0000_s1087" style="position:absolute;margin-left:254.9pt;margin-top:39.2pt;width:231.3pt;height:296.25pt;z-index:251645952" coordsize="29375,37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">
                  <v:shape id="image06.png" o:spid="_x0000_s1088" type="#_x0000_t75" style="position:absolute;width:29375;height:34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">
                    <v:imagedata r:id="rId38" o:title="2" croptop="3057f" cropbottom="1976f" cropleft="4404f" cropright="29428f"/>
                  </v:shape>
                  <v:shape id="Text Box 27" o:spid="_x0000_s1089" type="#_x0000_t202" style="position:absolute;top:34956;width:2937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4CCA09F1" w14:textId="4FEE0F85" w:rsidR="00CF60F9" w:rsidRPr="002B6948" w:rsidRDefault="00CF60F9">
                          <w:pPr>
                            <w:pStyle w:val="Caption"/>
                            <w:rPr>
                              <w:noProof/>
                            </w:rPr>
                            <w:pPrChange w:id="1182" w:author="Windows User" w:date="2017-02-02T18:00:00Z">
                              <w:pPr/>
                            </w:pPrChange>
                          </w:pPr>
                          <w:ins w:id="1183" w:author="Windows User" w:date="2017-02-02T18:00:00Z">
                            <w:r>
                              <w:t xml:space="preserve">About HEMA Page </w:t>
                            </w:r>
                          </w:ins>
                        </w:p>
                      </w:txbxContent>
                    </v:textbox>
                  </v:shape>
                  <w10:wrap type="square"/>
                </v:group>
              </w:pict>
            </mc:Fallback>
          </mc:AlternateContent>
        </w:r>
      </w:del>
      <w:ins w:id="1223" w:author="Prabhvir Saran" w:date="2017-02-02T16:09:00Z">
        <w:r w:rsidR="006E7AC6">
          <w:rPr>
            <w:noProof/>
          </w:rPr>
          <w:t xml:space="preserve"> </w:t>
        </w:r>
      </w:ins>
    </w:p>
    <w:p w14:paraId="4F66653F" w14:textId="173EC324" w:rsidR="005F45B6" w:rsidRDefault="00012E49" w:rsidP="004161ED">
      <w:pPr>
        <w:rPr>
          <w:ins w:id="1224" w:author="Prabhvir Saran" w:date="2017-02-16T19:53:00Z"/>
          <w:noProof/>
        </w:rPr>
      </w:pPr>
      <w:r>
        <w:rPr>
          <w:noProof/>
          <w:lang w:val="en-CA" w:eastAsia="en-CA"/>
        </w:rPr>
        <w:lastRenderedPageBreak/>
        <mc:AlternateContent>
          <mc:Choice Requires="wpg">
            <w:drawing>
              <wp:anchor distT="0" distB="0" distL="114300" distR="114300" simplePos="0" relativeHeight="251711488" behindDoc="0" locked="0" layoutInCell="1" allowOverlap="1" wp14:anchorId="5DD10788" wp14:editId="7887D7ED">
                <wp:simplePos x="0" y="0"/>
                <wp:positionH relativeFrom="column">
                  <wp:posOffset>-127221</wp:posOffset>
                </wp:positionH>
                <wp:positionV relativeFrom="paragraph">
                  <wp:posOffset>4023360</wp:posOffset>
                </wp:positionV>
                <wp:extent cx="3202126" cy="3741420"/>
                <wp:effectExtent l="0" t="0" r="0" b="0"/>
                <wp:wrapSquare wrapText="bothSides"/>
                <wp:docPr id="500" name="Group 500"/>
                <wp:cNvGraphicFramePr/>
                <a:graphic xmlns:a="http://schemas.openxmlformats.org/drawingml/2006/main">
                  <a:graphicData uri="http://schemas.microsoft.com/office/word/2010/wordprocessingGroup">
                    <wpg:wgp>
                      <wpg:cNvGrpSpPr/>
                      <wpg:grpSpPr>
                        <a:xfrm>
                          <a:off x="0" y="0"/>
                          <a:ext cx="3202126" cy="3741420"/>
                          <a:chOff x="0" y="0"/>
                          <a:chExt cx="3202126" cy="3741420"/>
                        </a:xfrm>
                      </wpg:grpSpPr>
                      <pic:pic xmlns:pic="http://schemas.openxmlformats.org/drawingml/2006/picture">
                        <pic:nvPicPr>
                          <pic:cNvPr id="498" name="Picture 498"/>
                          <pic:cNvPicPr>
                            <a:picLocks noChangeAspect="1"/>
                          </pic:cNvPicPr>
                        </pic:nvPicPr>
                        <pic:blipFill rotWithShape="1">
                          <a:blip r:embed="rId39">
                            <a:extLst>
                              <a:ext uri="{28A0092B-C50C-407E-A947-70E740481C1C}">
                                <a14:useLocalDpi xmlns:a14="http://schemas.microsoft.com/office/drawing/2010/main" val="0"/>
                              </a:ext>
                            </a:extLst>
                          </a:blip>
                          <a:srcRect r="42475"/>
                          <a:stretch/>
                        </pic:blipFill>
                        <pic:spPr bwMode="auto">
                          <a:xfrm>
                            <a:off x="0" y="0"/>
                            <a:ext cx="3115310" cy="3529330"/>
                          </a:xfrm>
                          <a:prstGeom prst="rect">
                            <a:avLst/>
                          </a:prstGeom>
                          <a:ln>
                            <a:noFill/>
                          </a:ln>
                          <a:extLst>
                            <a:ext uri="{53640926-AAD7-44D8-BBD7-CCE9431645EC}">
                              <a14:shadowObscured xmlns:a14="http://schemas.microsoft.com/office/drawing/2010/main"/>
                            </a:ext>
                          </a:extLst>
                        </pic:spPr>
                      </pic:pic>
                      <wps:wsp>
                        <wps:cNvPr id="499" name="Text Box 499"/>
                        <wps:cNvSpPr txBox="1"/>
                        <wps:spPr>
                          <a:xfrm>
                            <a:off x="87451" y="3474720"/>
                            <a:ext cx="3114675" cy="266700"/>
                          </a:xfrm>
                          <a:prstGeom prst="rect">
                            <a:avLst/>
                          </a:prstGeom>
                          <a:solidFill>
                            <a:prstClr val="white"/>
                          </a:solidFill>
                          <a:ln>
                            <a:noFill/>
                          </a:ln>
                        </wps:spPr>
                        <wps:txbx>
                          <w:txbxContent>
                            <w:p w14:paraId="0147446C" w14:textId="6C90BA79" w:rsidR="00CF60F9" w:rsidRPr="00C9721F" w:rsidRDefault="00CF60F9">
                              <w:pPr>
                                <w:pStyle w:val="Caption"/>
                                <w:rPr>
                                  <w:noProof/>
                                </w:rPr>
                                <w:pPrChange w:id="1225" w:author="Prabhvir Saran" w:date="2017-02-16T20:01:00Z">
                                  <w:pPr/>
                                </w:pPrChange>
                              </w:pPr>
                              <w:ins w:id="1226" w:author="Prabhvir Saran" w:date="2017-02-16T20:01:00Z">
                                <w:r>
                                  <w:t xml:space="preserve">Sitemap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DD10788" id="Group 500" o:spid="_x0000_s1090" style="position:absolute;margin-left:-10pt;margin-top:316.8pt;width:252.15pt;height:294.6pt;z-index:251711488" coordsize="32021,37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">
                <v:shape id="Picture 498" o:spid="_x0000_s1091" type="#_x0000_t75" style="position:absolute;width:31153;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">
                  <v:imagedata r:id="rId40" o:title="" cropright="27836f"/>
                  <v:path arrowok="t"/>
                </v:shape>
                <v:shape id="Text Box 499" o:spid="_x0000_s1092" type="#_x0000_t202" style="position:absolute;left:874;top:34747;width:3114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" stroked="f">
                  <v:textbox style="mso-fit-shape-to-text:t" inset="0,0,0,0">
                    <w:txbxContent>
                      <w:p w14:paraId="0147446C" w14:textId="6C90BA79" w:rsidR="00CF60F9" w:rsidRPr="00C9721F" w:rsidRDefault="00CF60F9">
                        <w:pPr>
                          <w:pStyle w:val="Caption"/>
                          <w:rPr>
                            <w:noProof/>
                          </w:rPr>
                          <w:pPrChange w:id="1188" w:author="Prabhvir Saran" w:date="2017-02-16T20:01:00Z">
                            <w:pPr/>
                          </w:pPrChange>
                        </w:pPr>
                        <w:ins w:id="1189" w:author="Prabhvir Saran" w:date="2017-02-16T20:01:00Z">
                          <w:r>
                            <w:t xml:space="preserve">Sitemap page </w:t>
                          </w:r>
                        </w:ins>
                      </w:p>
                    </w:txbxContent>
                  </v:textbox>
                </v:shape>
                <w10:wrap type="square"/>
              </v:group>
            </w:pict>
          </mc:Fallback>
        </mc:AlternateContent>
      </w:r>
      <w:r w:rsidR="002C11BD">
        <w:rPr>
          <w:noProof/>
          <w:lang w:val="en-CA" w:eastAsia="en-CA"/>
        </w:rPr>
        <mc:AlternateContent>
          <mc:Choice Requires="wpg">
            <w:drawing>
              <wp:anchor distT="0" distB="0" distL="114300" distR="114300" simplePos="0" relativeHeight="251707392" behindDoc="0" locked="0" layoutInCell="1" allowOverlap="1" wp14:anchorId="41017640" wp14:editId="0E73A479">
                <wp:simplePos x="0" y="0"/>
                <wp:positionH relativeFrom="column">
                  <wp:posOffset>3180522</wp:posOffset>
                </wp:positionH>
                <wp:positionV relativeFrom="paragraph">
                  <wp:posOffset>0</wp:posOffset>
                </wp:positionV>
                <wp:extent cx="3275516" cy="3717566"/>
                <wp:effectExtent l="0" t="0" r="1270" b="0"/>
                <wp:wrapSquare wrapText="bothSides"/>
                <wp:docPr id="497" name="Group 497"/>
                <wp:cNvGraphicFramePr/>
                <a:graphic xmlns:a="http://schemas.openxmlformats.org/drawingml/2006/main">
                  <a:graphicData uri="http://schemas.microsoft.com/office/word/2010/wordprocessingGroup">
                    <wpg:wgp>
                      <wpg:cNvGrpSpPr/>
                      <wpg:grpSpPr>
                        <a:xfrm>
                          <a:off x="0" y="0"/>
                          <a:ext cx="3275516" cy="3717566"/>
                          <a:chOff x="0" y="0"/>
                          <a:chExt cx="3275516" cy="3717566"/>
                        </a:xfrm>
                      </wpg:grpSpPr>
                      <pic:pic xmlns:pic="http://schemas.openxmlformats.org/drawingml/2006/picture">
                        <pic:nvPicPr>
                          <pic:cNvPr id="495" name="Picture 495"/>
                          <pic:cNvPicPr>
                            <a:picLocks noChangeAspect="1"/>
                          </pic:cNvPicPr>
                        </pic:nvPicPr>
                        <pic:blipFill rotWithShape="1">
                          <a:blip r:embed="rId41">
                            <a:extLst>
                              <a:ext uri="{28A0092B-C50C-407E-A947-70E740481C1C}">
                                <a14:useLocalDpi xmlns:a14="http://schemas.microsoft.com/office/drawing/2010/main" val="0"/>
                              </a:ext>
                            </a:extLst>
                          </a:blip>
                          <a:srcRect r="42609"/>
                          <a:stretch/>
                        </pic:blipFill>
                        <pic:spPr bwMode="auto">
                          <a:xfrm>
                            <a:off x="0" y="0"/>
                            <a:ext cx="3164205" cy="3529330"/>
                          </a:xfrm>
                          <a:prstGeom prst="rect">
                            <a:avLst/>
                          </a:prstGeom>
                          <a:ln>
                            <a:noFill/>
                          </a:ln>
                          <a:extLst>
                            <a:ext uri="{53640926-AAD7-44D8-BBD7-CCE9431645EC}">
                              <a14:shadowObscured xmlns:a14="http://schemas.microsoft.com/office/drawing/2010/main"/>
                            </a:ext>
                          </a:extLst>
                        </pic:spPr>
                      </pic:pic>
                      <wps:wsp>
                        <wps:cNvPr id="496" name="Text Box 496"/>
                        <wps:cNvSpPr txBox="1"/>
                        <wps:spPr>
                          <a:xfrm>
                            <a:off x="111311" y="3450866"/>
                            <a:ext cx="3164205" cy="266700"/>
                          </a:xfrm>
                          <a:prstGeom prst="rect">
                            <a:avLst/>
                          </a:prstGeom>
                          <a:solidFill>
                            <a:prstClr val="white"/>
                          </a:solidFill>
                          <a:ln>
                            <a:noFill/>
                          </a:ln>
                        </wps:spPr>
                        <wps:txbx>
                          <w:txbxContent>
                            <w:p w14:paraId="25953816" w14:textId="4317C438" w:rsidR="00CF60F9" w:rsidRPr="00875C34" w:rsidRDefault="00CF60F9">
                              <w:pPr>
                                <w:pStyle w:val="Caption"/>
                                <w:rPr>
                                  <w:noProof/>
                                </w:rPr>
                                <w:pPrChange w:id="1227" w:author="Prabhvir Saran" w:date="2017-02-16T20:01:00Z">
                                  <w:pPr/>
                                </w:pPrChange>
                              </w:pPr>
                              <w:ins w:id="1228" w:author="Prabhvir Saran" w:date="2017-02-16T20:01:00Z">
                                <w:r>
                                  <w:t xml:space="preserve">Login/Signup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1017640" id="Group 497" o:spid="_x0000_s1093" style="position:absolute;margin-left:250.45pt;margin-top:0;width:257.9pt;height:292.7pt;z-index:251707392" coordsize="32755,371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">
                <v:shape id="Picture 495" o:spid="_x0000_s1094" type="#_x0000_t75" style="position:absolute;width:31642;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">
                  <v:imagedata r:id="rId42" o:title="" cropright="27924f"/>
                  <v:path arrowok="t"/>
                </v:shape>
                <v:shape id="Text Box 496" o:spid="_x0000_s1095" type="#_x0000_t202" style="position:absolute;left:1113;top:34508;width:316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" stroked="f">
                  <v:textbox style="mso-fit-shape-to-text:t" inset="0,0,0,0">
                    <w:txbxContent>
                      <w:p w14:paraId="25953816" w14:textId="4317C438" w:rsidR="00CF60F9" w:rsidRPr="00875C34" w:rsidRDefault="00CF60F9">
                        <w:pPr>
                          <w:pStyle w:val="Caption"/>
                          <w:rPr>
                            <w:noProof/>
                          </w:rPr>
                          <w:pPrChange w:id="1192" w:author="Prabhvir Saran" w:date="2017-02-16T20:01:00Z">
                            <w:pPr/>
                          </w:pPrChange>
                        </w:pPr>
                        <w:ins w:id="1193" w:author="Prabhvir Saran" w:date="2017-02-16T20:01:00Z">
                          <w:r>
                            <w:t xml:space="preserve">Login/Signup page </w:t>
                          </w:r>
                        </w:ins>
                      </w:p>
                    </w:txbxContent>
                  </v:textbox>
                </v:shape>
                <w10:wrap type="square"/>
              </v:group>
            </w:pict>
          </mc:Fallback>
        </mc:AlternateContent>
      </w:r>
      <w:r w:rsidR="002C11BD">
        <w:rPr>
          <w:noProof/>
          <w:lang w:val="en-CA" w:eastAsia="en-CA"/>
        </w:rPr>
        <mc:AlternateContent>
          <mc:Choice Requires="wpg">
            <w:drawing>
              <wp:anchor distT="0" distB="0" distL="114300" distR="114300" simplePos="0" relativeHeight="251703296" behindDoc="0" locked="0" layoutInCell="1" allowOverlap="1" wp14:anchorId="4DE8D01C" wp14:editId="057975BA">
                <wp:simplePos x="0" y="0"/>
                <wp:positionH relativeFrom="column">
                  <wp:posOffset>-103367</wp:posOffset>
                </wp:positionH>
                <wp:positionV relativeFrom="paragraph">
                  <wp:posOffset>7951</wp:posOffset>
                </wp:positionV>
                <wp:extent cx="3195166" cy="3773226"/>
                <wp:effectExtent l="0" t="0" r="5715" b="0"/>
                <wp:wrapSquare wrapText="bothSides"/>
                <wp:docPr id="493" name="Group 493"/>
                <wp:cNvGraphicFramePr/>
                <a:graphic xmlns:a="http://schemas.openxmlformats.org/drawingml/2006/main">
                  <a:graphicData uri="http://schemas.microsoft.com/office/word/2010/wordprocessingGroup">
                    <wpg:wgp>
                      <wpg:cNvGrpSpPr/>
                      <wpg:grpSpPr>
                        <a:xfrm>
                          <a:off x="0" y="0"/>
                          <a:ext cx="3195166" cy="3773226"/>
                          <a:chOff x="0" y="0"/>
                          <a:chExt cx="3195166" cy="3773226"/>
                        </a:xfrm>
                      </wpg:grpSpPr>
                      <pic:pic xmlns:pic="http://schemas.openxmlformats.org/drawingml/2006/picture">
                        <pic:nvPicPr>
                          <pic:cNvPr id="491" name="Picture 491"/>
                          <pic:cNvPicPr>
                            <a:picLocks noChangeAspect="1"/>
                          </pic:cNvPicPr>
                        </pic:nvPicPr>
                        <pic:blipFill rotWithShape="1">
                          <a:blip r:embed="rId43">
                            <a:extLst>
                              <a:ext uri="{28A0092B-C50C-407E-A947-70E740481C1C}">
                                <a14:useLocalDpi xmlns:a14="http://schemas.microsoft.com/office/drawing/2010/main" val="0"/>
                              </a:ext>
                            </a:extLst>
                          </a:blip>
                          <a:srcRect r="42609"/>
                          <a:stretch/>
                        </pic:blipFill>
                        <pic:spPr bwMode="auto">
                          <a:xfrm>
                            <a:off x="0" y="0"/>
                            <a:ext cx="3092450" cy="3529330"/>
                          </a:xfrm>
                          <a:prstGeom prst="rect">
                            <a:avLst/>
                          </a:prstGeom>
                          <a:ln>
                            <a:noFill/>
                          </a:ln>
                          <a:extLst>
                            <a:ext uri="{53640926-AAD7-44D8-BBD7-CCE9431645EC}">
                              <a14:shadowObscured xmlns:a14="http://schemas.microsoft.com/office/drawing/2010/main"/>
                            </a:ext>
                          </a:extLst>
                        </pic:spPr>
                      </pic:pic>
                      <wps:wsp>
                        <wps:cNvPr id="492" name="Text Box 492"/>
                        <wps:cNvSpPr txBox="1"/>
                        <wps:spPr>
                          <a:xfrm>
                            <a:off x="103351" y="3506526"/>
                            <a:ext cx="3091815" cy="266700"/>
                          </a:xfrm>
                          <a:prstGeom prst="rect">
                            <a:avLst/>
                          </a:prstGeom>
                          <a:solidFill>
                            <a:prstClr val="white"/>
                          </a:solidFill>
                          <a:ln>
                            <a:noFill/>
                          </a:ln>
                        </wps:spPr>
                        <wps:txbx>
                          <w:txbxContent>
                            <w:p w14:paraId="2A35E23A" w14:textId="4BD32D05" w:rsidR="00CF60F9" w:rsidRPr="001825C9" w:rsidRDefault="00CF60F9">
                              <w:pPr>
                                <w:pStyle w:val="Caption"/>
                                <w:rPr>
                                  <w:noProof/>
                                </w:rPr>
                                <w:pPrChange w:id="1229" w:author="Prabhvir Saran" w:date="2017-02-16T19:56:00Z">
                                  <w:pPr/>
                                </w:pPrChange>
                              </w:pPr>
                              <w:ins w:id="1230" w:author="Prabhvir Saran" w:date="2017-02-16T19:56:00Z">
                                <w:r>
                                  <w:t xml:space="preserve">About Us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DE8D01C" id="Group 493" o:spid="_x0000_s1096" style="position:absolute;margin-left:-8.15pt;margin-top:.65pt;width:251.6pt;height:297.1pt;z-index:251703296" coordsize="31951,377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">
                <v:shape id="Picture 491" o:spid="_x0000_s1097" type="#_x0000_t75" style="position:absolute;width:30924;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">
                  <v:imagedata r:id="rId44" o:title="" cropright="27924f"/>
                  <v:path arrowok="t"/>
                </v:shape>
                <v:shape id="Text Box 492" o:spid="_x0000_s1098" type="#_x0000_t202" style="position:absolute;left:1033;top:35065;width:3091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" stroked="f">
                  <v:textbox style="mso-fit-shape-to-text:t" inset="0,0,0,0">
                    <w:txbxContent>
                      <w:p w14:paraId="2A35E23A" w14:textId="4BD32D05" w:rsidR="00CF60F9" w:rsidRPr="001825C9" w:rsidRDefault="00CF60F9">
                        <w:pPr>
                          <w:pStyle w:val="Caption"/>
                          <w:rPr>
                            <w:noProof/>
                          </w:rPr>
                          <w:pPrChange w:id="1196" w:author="Prabhvir Saran" w:date="2017-02-16T19:56:00Z">
                            <w:pPr/>
                          </w:pPrChange>
                        </w:pPr>
                        <w:ins w:id="1197" w:author="Prabhvir Saran" w:date="2017-02-16T19:56:00Z">
                          <w:r>
                            <w:t xml:space="preserve">About Us page </w:t>
                          </w:r>
                        </w:ins>
                      </w:p>
                    </w:txbxContent>
                  </v:textbox>
                </v:shape>
                <w10:wrap type="square"/>
              </v:group>
            </w:pict>
          </mc:Fallback>
        </mc:AlternateContent>
      </w:r>
    </w:p>
    <w:p w14:paraId="50F23713" w14:textId="0B5E58FD" w:rsidR="002C11BD" w:rsidRDefault="002C11BD" w:rsidP="004161ED">
      <w:pPr>
        <w:rPr>
          <w:ins w:id="1231" w:author="Prabhvir Saran" w:date="2017-02-16T19:56:00Z"/>
          <w:noProof/>
        </w:rPr>
      </w:pPr>
    </w:p>
    <w:p w14:paraId="2321D55E" w14:textId="62EC654F" w:rsidR="00012E49" w:rsidRDefault="00012E49" w:rsidP="004161ED">
      <w:pPr>
        <w:rPr>
          <w:ins w:id="1232" w:author="Prabhvir Saran" w:date="2017-02-16T20:01:00Z"/>
          <w:noProof/>
        </w:rPr>
      </w:pPr>
    </w:p>
    <w:p w14:paraId="2C6C12E5" w14:textId="1271AD99" w:rsidR="00CE27D4" w:rsidRDefault="00CE27D4" w:rsidP="004161ED">
      <w:pPr>
        <w:rPr>
          <w:ins w:id="1233" w:author="Prabhvir Saran" w:date="2017-02-16T19:54:00Z"/>
          <w:noProof/>
        </w:rPr>
      </w:pPr>
    </w:p>
    <w:p w14:paraId="2B42A1CE" w14:textId="2C52FBC9" w:rsidR="005F45B6" w:rsidRDefault="005F45B6" w:rsidP="004161ED">
      <w:pPr>
        <w:rPr>
          <w:ins w:id="1234" w:author="Prabhvir Saran" w:date="2017-02-02T15:39:00Z"/>
          <w:noProof/>
        </w:rPr>
      </w:pPr>
    </w:p>
    <w:p w14:paraId="4BCD294A" w14:textId="57CD5CAF" w:rsidR="006E7AC6" w:rsidRDefault="00167652" w:rsidP="004161ED">
      <w:pPr>
        <w:rPr>
          <w:ins w:id="1235" w:author="Prabhvir Saran" w:date="2017-02-02T16:10:00Z"/>
          <w:noProof/>
        </w:rPr>
      </w:pPr>
      <w:del w:id="1236" w:author="Prabhvir Saran" w:date="2017-02-16T19:54:00Z">
        <w:r w:rsidDel="005F45B6">
          <w:rPr>
            <w:noProof/>
            <w:lang w:val="en-CA" w:eastAsia="en-CA"/>
          </w:rPr>
          <mc:AlternateContent>
            <mc:Choice Requires="wpg">
              <w:drawing>
                <wp:anchor distT="0" distB="0" distL="114300" distR="114300" simplePos="0" relativeHeight="251662336" behindDoc="0" locked="0" layoutInCell="1" allowOverlap="1" wp14:anchorId="0BC5ADAE" wp14:editId="1FA603CA">
                  <wp:simplePos x="0" y="0"/>
                  <wp:positionH relativeFrom="page">
                    <wp:posOffset>4167366</wp:posOffset>
                  </wp:positionH>
                  <wp:positionV relativeFrom="paragraph">
                    <wp:posOffset>4086225</wp:posOffset>
                  </wp:positionV>
                  <wp:extent cx="2976880" cy="3857625"/>
                  <wp:effectExtent l="0" t="0" r="0" b="9525"/>
                  <wp:wrapSquare wrapText="bothSides"/>
                  <wp:docPr id="460" name="Group 460"/>
                  <wp:cNvGraphicFramePr/>
                  <a:graphic xmlns:a="http://schemas.openxmlformats.org/drawingml/2006/main">
                    <a:graphicData uri="http://schemas.microsoft.com/office/word/2010/wordprocessingGroup">
                      <wpg:wgp>
                        <wpg:cNvGrpSpPr/>
                        <wpg:grpSpPr>
                          <a:xfrm>
                            <a:off x="0" y="0"/>
                            <a:ext cx="2976880" cy="3857625"/>
                            <a:chOff x="0" y="0"/>
                            <a:chExt cx="2976880" cy="3857625"/>
                          </a:xfrm>
                        </wpg:grpSpPr>
                        <pic:pic xmlns:pic="http://schemas.openxmlformats.org/drawingml/2006/picture">
                          <pic:nvPicPr>
                            <pic:cNvPr id="30" name="image13.png" descr="https://lh5.googleusercontent.com/Tla5F-F5HHSWq_w-buY_KF4xiw60fb5hUT9D5u9r1AlDeajpTk5r28zHVoCM1INWJeIG7Zz43X8RCC0mk1JqKqHHTv2pOUhfIcFWnErFx5Dygm6Pbn9ivyyR14l0Si5LQeWh70ZE"/>
                            <pic:cNvPicPr/>
                          </pic:nvPicPr>
                          <pic:blipFill rotWithShape="1">
                            <a:blip r:embed="rId45">
                              <a:extLst>
                                <a:ext uri="{28A0092B-C50C-407E-A947-70E740481C1C}">
                                  <a14:useLocalDpi xmlns:a14="http://schemas.microsoft.com/office/drawing/2010/main" val="0"/>
                                </a:ext>
                              </a:extLst>
                            </a:blip>
                            <a:srcRect l="1824" t="4699" r="44317" b="2960"/>
                            <a:stretch/>
                          </pic:blipFill>
                          <pic:spPr bwMode="auto">
                            <a:xfrm>
                              <a:off x="0" y="0"/>
                              <a:ext cx="2976880" cy="3529330"/>
                            </a:xfrm>
                            <a:prstGeom prst="rect">
                              <a:avLst/>
                            </a:prstGeom>
                            <a:ln>
                              <a:noFill/>
                            </a:ln>
                            <a:extLst>
                              <a:ext uri="{53640926-AAD7-44D8-BBD7-CCE9431645EC}">
                                <a14:shadowObscured xmlns:a14="http://schemas.microsoft.com/office/drawing/2010/main"/>
                              </a:ext>
                            </a:extLst>
                          </pic:spPr>
                        </pic:pic>
                        <wps:wsp>
                          <wps:cNvPr id="458" name="Text Box 458"/>
                          <wps:cNvSpPr txBox="1"/>
                          <wps:spPr>
                            <a:xfrm>
                              <a:off x="0" y="3590925"/>
                              <a:ext cx="2976880" cy="266700"/>
                            </a:xfrm>
                            <a:prstGeom prst="rect">
                              <a:avLst/>
                            </a:prstGeom>
                            <a:solidFill>
                              <a:prstClr val="white"/>
                            </a:solidFill>
                            <a:ln>
                              <a:noFill/>
                            </a:ln>
                          </wps:spPr>
                          <wps:txbx>
                            <w:txbxContent>
                              <w:p w14:paraId="1957A743" w14:textId="76FEE144" w:rsidR="00CF60F9" w:rsidRPr="00993766" w:rsidRDefault="00CF60F9">
                                <w:pPr>
                                  <w:pStyle w:val="Caption"/>
                                  <w:rPr>
                                    <w:noProof/>
                                  </w:rPr>
                                  <w:pPrChange w:id="1237" w:author="Windows User" w:date="2017-02-02T18:02:00Z">
                                    <w:pPr/>
                                  </w:pPrChange>
                                </w:pPr>
                                <w:ins w:id="1238" w:author="Windows User" w:date="2017-02-02T18:02:00Z">
                                  <w:r>
                                    <w:t xml:space="preserve">Meet the team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BC5ADAE" id="Group 460" o:spid="_x0000_s1099" style="position:absolute;margin-left:328.15pt;margin-top:321.75pt;width:234.4pt;height:303.75pt;z-index:251662336;mso-position-horizontal-relative:page" coordsize="29768,38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">
                  <v:shape id="image13.png" o:spid="_x0000_s1100" type="#_x0000_t75" alt="https://lh5.googleusercontent.com/Tla5F-F5HHSWq_w-buY_KF4xiw60fb5hUT9D5u9r1AlDeajpTk5r28zHVoCM1INWJeIG7Zz43X8RCC0mk1JqKqHHTv2pOUhfIcFWnErFx5Dygm6Pbn9ivyyR14l0Si5LQeWh70ZE" style="position:absolute;width:29768;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">
                    <v:imagedata r:id="rId46" o:title="Tla5F-F5HHSWq_w-buY_KF4xiw60fb5hUT9D5u9r1AlDeajpTk5r28zHVoCM1INWJeIG7Zz43X8RCC0mk1JqKqHHTv2pOUhfIcFWnErFx5Dygm6Pbn9ivyyR14l0Si5LQeWh70ZE" croptop="3080f" cropbottom="1940f" cropleft="1195f" cropright="29044f"/>
                  </v:shape>
                  <v:shape id="Text Box 458" o:spid="_x0000_s1101" type="#_x0000_t202" style="position:absolute;top:35909;width:2976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" stroked="f">
                    <v:textbox style="mso-fit-shape-to-text:t" inset="0,0,0,0">
                      <w:txbxContent>
                        <w:p w14:paraId="1957A743" w14:textId="76FEE144" w:rsidR="00CF60F9" w:rsidRPr="00993766" w:rsidRDefault="00CF60F9">
                          <w:pPr>
                            <w:pStyle w:val="Caption"/>
                            <w:rPr>
                              <w:noProof/>
                            </w:rPr>
                            <w:pPrChange w:id="1206" w:author="Windows User" w:date="2017-02-02T18:02:00Z">
                              <w:pPr/>
                            </w:pPrChange>
                          </w:pPr>
                          <w:ins w:id="1207" w:author="Windows User" w:date="2017-02-02T18:02:00Z">
                            <w:r>
                              <w:t xml:space="preserve">Meet the team Page </w:t>
                            </w:r>
                          </w:ins>
                        </w:p>
                      </w:txbxContent>
                    </v:textbox>
                  </v:shape>
                  <w10:wrap type="square" anchorx="page"/>
                </v:group>
              </w:pict>
            </mc:Fallback>
          </mc:AlternateContent>
        </w:r>
        <w:r w:rsidDel="005F45B6">
          <w:rPr>
            <w:noProof/>
            <w:lang w:val="en-CA" w:eastAsia="en-CA"/>
          </w:rPr>
          <mc:AlternateContent>
            <mc:Choice Requires="wpg">
              <w:drawing>
                <wp:anchor distT="0" distB="0" distL="114300" distR="114300" simplePos="0" relativeHeight="251658240" behindDoc="0" locked="0" layoutInCell="1" allowOverlap="1" wp14:anchorId="2A84802E" wp14:editId="3EEC1E18">
                  <wp:simplePos x="0" y="0"/>
                  <wp:positionH relativeFrom="column">
                    <wp:posOffset>-47680</wp:posOffset>
                  </wp:positionH>
                  <wp:positionV relativeFrom="paragraph">
                    <wp:posOffset>4159636</wp:posOffset>
                  </wp:positionV>
                  <wp:extent cx="2929255" cy="3848100"/>
                  <wp:effectExtent l="0" t="0" r="4445" b="0"/>
                  <wp:wrapSquare wrapText="bothSides"/>
                  <wp:docPr id="457" name="Group 457"/>
                  <wp:cNvGraphicFramePr/>
                  <a:graphic xmlns:a="http://schemas.openxmlformats.org/drawingml/2006/main">
                    <a:graphicData uri="http://schemas.microsoft.com/office/word/2010/wordprocessingGroup">
                      <wpg:wgp>
                        <wpg:cNvGrpSpPr/>
                        <wpg:grpSpPr>
                          <a:xfrm>
                            <a:off x="0" y="0"/>
                            <a:ext cx="2929255" cy="3848100"/>
                            <a:chOff x="0" y="0"/>
                            <a:chExt cx="2929255" cy="3848100"/>
                          </a:xfrm>
                        </wpg:grpSpPr>
                        <pic:pic xmlns:pic="http://schemas.openxmlformats.org/drawingml/2006/picture">
                          <pic:nvPicPr>
                            <pic:cNvPr id="31" name="image08.png" descr="C:\Users\bhagw\AppData\Local\Microsoft\Windows\INetCacheContent.Word\5.png"/>
                            <pic:cNvPicPr/>
                          </pic:nvPicPr>
                          <pic:blipFill rotWithShape="1">
                            <a:blip r:embed="rId47">
                              <a:extLst>
                                <a:ext uri="{28A0092B-C50C-407E-A947-70E740481C1C}">
                                  <a14:useLocalDpi xmlns:a14="http://schemas.microsoft.com/office/drawing/2010/main" val="0"/>
                                </a:ext>
                              </a:extLst>
                            </a:blip>
                            <a:srcRect l="6842" t="4790" r="44896" b="2952"/>
                            <a:stretch/>
                          </pic:blipFill>
                          <pic:spPr bwMode="auto">
                            <a:xfrm>
                              <a:off x="0" y="0"/>
                              <a:ext cx="2929255" cy="3526155"/>
                            </a:xfrm>
                            <a:prstGeom prst="rect">
                              <a:avLst/>
                            </a:prstGeom>
                            <a:ln>
                              <a:noFill/>
                            </a:ln>
                            <a:extLst>
                              <a:ext uri="{53640926-AAD7-44D8-BBD7-CCE9431645EC}">
                                <a14:shadowObscured xmlns:a14="http://schemas.microsoft.com/office/drawing/2010/main"/>
                              </a:ext>
                            </a:extLst>
                          </pic:spPr>
                        </pic:pic>
                        <wps:wsp>
                          <wps:cNvPr id="452" name="Text Box 452"/>
                          <wps:cNvSpPr txBox="1"/>
                          <wps:spPr>
                            <a:xfrm>
                              <a:off x="0" y="3581400"/>
                              <a:ext cx="2929255" cy="266700"/>
                            </a:xfrm>
                            <a:prstGeom prst="rect">
                              <a:avLst/>
                            </a:prstGeom>
                            <a:solidFill>
                              <a:prstClr val="white"/>
                            </a:solidFill>
                            <a:ln>
                              <a:noFill/>
                            </a:ln>
                          </wps:spPr>
                          <wps:txbx>
                            <w:txbxContent>
                              <w:p w14:paraId="2508255F" w14:textId="6142F8FB" w:rsidR="00CF60F9" w:rsidRPr="007556B8" w:rsidRDefault="00CF60F9">
                                <w:pPr>
                                  <w:pStyle w:val="Caption"/>
                                  <w:rPr>
                                    <w:noProof/>
                                  </w:rPr>
                                  <w:pPrChange w:id="1239" w:author="Windows User" w:date="2017-02-02T18:02:00Z">
                                    <w:pPr/>
                                  </w:pPrChange>
                                </w:pPr>
                                <w:ins w:id="1240" w:author="Windows User" w:date="2017-02-02T18:02:00Z">
                                  <w:r>
                                    <w:t xml:space="preserve">Contact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A84802E" id="Group 457" o:spid="_x0000_s1102" style="position:absolute;margin-left:-3.75pt;margin-top:327.55pt;width:230.65pt;height:303pt;z-index:251658240" coordsize="29292,38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">
                  <v:shape id="image08.png" o:spid="_x0000_s1103" type="#_x0000_t75" style="position:absolute;width:29292;height:35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">
                    <v:imagedata r:id="rId48" o:title="5" croptop="3139f" cropbottom="1935f" cropleft="4484f" cropright="29423f"/>
                  </v:shape>
                  <v:shape id="Text Box 452" o:spid="_x0000_s1104" type="#_x0000_t202" style="position:absolute;top:35814;width:2929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" stroked="f">
                    <v:textbox style="mso-fit-shape-to-text:t" inset="0,0,0,0">
                      <w:txbxContent>
                        <w:p w14:paraId="2508255F" w14:textId="6142F8FB" w:rsidR="00CF60F9" w:rsidRPr="007556B8" w:rsidRDefault="00CF60F9">
                          <w:pPr>
                            <w:pStyle w:val="Caption"/>
                            <w:rPr>
                              <w:noProof/>
                            </w:rPr>
                            <w:pPrChange w:id="1210" w:author="Windows User" w:date="2017-02-02T18:02:00Z">
                              <w:pPr/>
                            </w:pPrChange>
                          </w:pPr>
                          <w:ins w:id="1211" w:author="Windows User" w:date="2017-02-02T18:02:00Z">
                            <w:r>
                              <w:t xml:space="preserve">Contact Page </w:t>
                            </w:r>
                          </w:ins>
                        </w:p>
                      </w:txbxContent>
                    </v:textbox>
                  </v:shape>
                  <w10:wrap type="square"/>
                </v:group>
              </w:pict>
            </mc:Fallback>
          </mc:AlternateContent>
        </w:r>
        <w:r w:rsidDel="005F45B6">
          <w:rPr>
            <w:noProof/>
            <w:lang w:val="en-CA" w:eastAsia="en-CA"/>
          </w:rPr>
          <mc:AlternateContent>
            <mc:Choice Requires="wpg">
              <w:drawing>
                <wp:anchor distT="0" distB="0" distL="114300" distR="114300" simplePos="0" relativeHeight="251654144" behindDoc="0" locked="0" layoutInCell="1" allowOverlap="1" wp14:anchorId="7C6A4228" wp14:editId="034B6407">
                  <wp:simplePos x="0" y="0"/>
                  <wp:positionH relativeFrom="column">
                    <wp:posOffset>3144520</wp:posOffset>
                  </wp:positionH>
                  <wp:positionV relativeFrom="paragraph">
                    <wp:posOffset>0</wp:posOffset>
                  </wp:positionV>
                  <wp:extent cx="2938145" cy="3895725"/>
                  <wp:effectExtent l="0" t="0" r="0" b="9525"/>
                  <wp:wrapSquare wrapText="bothSides"/>
                  <wp:docPr id="451" name="Group 451"/>
                  <wp:cNvGraphicFramePr/>
                  <a:graphic xmlns:a="http://schemas.openxmlformats.org/drawingml/2006/main">
                    <a:graphicData uri="http://schemas.microsoft.com/office/word/2010/wordprocessingGroup">
                      <wpg:wgp>
                        <wpg:cNvGrpSpPr/>
                        <wpg:grpSpPr>
                          <a:xfrm>
                            <a:off x="0" y="0"/>
                            <a:ext cx="2938145" cy="3895725"/>
                            <a:chOff x="0" y="0"/>
                            <a:chExt cx="2938145" cy="3895725"/>
                          </a:xfrm>
                        </wpg:grpSpPr>
                        <pic:pic xmlns:pic="http://schemas.openxmlformats.org/drawingml/2006/picture">
                          <pic:nvPicPr>
                            <pic:cNvPr id="454" name="image10.png" descr="C:\Users\bhagw\AppData\Local\Microsoft\Windows\INetCacheContent.Word\4.png"/>
                            <pic:cNvPicPr/>
                          </pic:nvPicPr>
                          <pic:blipFill rotWithShape="1">
                            <a:blip r:embed="rId49">
                              <a:extLst>
                                <a:ext uri="{28A0092B-C50C-407E-A947-70E740481C1C}">
                                  <a14:useLocalDpi xmlns:a14="http://schemas.microsoft.com/office/drawing/2010/main" val="0"/>
                                </a:ext>
                              </a:extLst>
                            </a:blip>
                            <a:srcRect l="6837" t="4675" r="45002" b="2946"/>
                            <a:stretch/>
                          </pic:blipFill>
                          <pic:spPr bwMode="auto">
                            <a:xfrm>
                              <a:off x="0" y="0"/>
                              <a:ext cx="2938145" cy="3573145"/>
                            </a:xfrm>
                            <a:prstGeom prst="rect">
                              <a:avLst/>
                            </a:prstGeom>
                            <a:ln>
                              <a:noFill/>
                            </a:ln>
                            <a:extLst>
                              <a:ext uri="{53640926-AAD7-44D8-BBD7-CCE9431645EC}">
                                <a14:shadowObscured xmlns:a14="http://schemas.microsoft.com/office/drawing/2010/main"/>
                              </a:ext>
                            </a:extLst>
                          </pic:spPr>
                        </pic:pic>
                        <wps:wsp>
                          <wps:cNvPr id="450" name="Text Box 450"/>
                          <wps:cNvSpPr txBox="1"/>
                          <wps:spPr>
                            <a:xfrm>
                              <a:off x="0" y="3629025"/>
                              <a:ext cx="2938145" cy="266700"/>
                            </a:xfrm>
                            <a:prstGeom prst="rect">
                              <a:avLst/>
                            </a:prstGeom>
                            <a:solidFill>
                              <a:prstClr val="white"/>
                            </a:solidFill>
                            <a:ln>
                              <a:noFill/>
                            </a:ln>
                          </wps:spPr>
                          <wps:txbx>
                            <w:txbxContent>
                              <w:p w14:paraId="0BC695B9" w14:textId="2B6E98F1" w:rsidR="00CF60F9" w:rsidRPr="00DF3D13" w:rsidRDefault="00CF60F9">
                                <w:pPr>
                                  <w:pStyle w:val="Caption"/>
                                  <w:rPr>
                                    <w:noProof/>
                                  </w:rPr>
                                  <w:pPrChange w:id="1241" w:author="Windows User" w:date="2017-02-02T18:01:00Z">
                                    <w:pPr/>
                                  </w:pPrChange>
                                </w:pPr>
                                <w:ins w:id="1242" w:author="Windows User" w:date="2017-02-02T18:01:00Z">
                                  <w:r>
                                    <w:t xml:space="preserve">HEMA in BC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6A4228" id="Group 451" o:spid="_x0000_s1105" style="position:absolute;margin-left:247.6pt;margin-top:0;width:231.35pt;height:306.75pt;z-index:251654144" coordsize="29381,38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">
                  <v:shape id="image10.png" o:spid="_x0000_s1106" type="#_x0000_t75" style="position:absolute;width:29381;height:35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">
                    <v:imagedata r:id="rId50" o:title="4" croptop="3064f" cropbottom="1931f" cropleft="4481f" cropright="29493f"/>
                  </v:shape>
                  <v:shape id="Text Box 450" o:spid="_x0000_s1107" type="#_x0000_t202" style="position:absolute;top:36290;width:2938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" stroked="f">
                    <v:textbox style="mso-fit-shape-to-text:t" inset="0,0,0,0">
                      <w:txbxContent>
                        <w:p w14:paraId="0BC695B9" w14:textId="2B6E98F1" w:rsidR="00CF60F9" w:rsidRPr="00DF3D13" w:rsidRDefault="00CF60F9">
                          <w:pPr>
                            <w:pStyle w:val="Caption"/>
                            <w:rPr>
                              <w:noProof/>
                            </w:rPr>
                            <w:pPrChange w:id="1214" w:author="Windows User" w:date="2017-02-02T18:01:00Z">
                              <w:pPr/>
                            </w:pPrChange>
                          </w:pPr>
                          <w:ins w:id="1215" w:author="Windows User" w:date="2017-02-02T18:01:00Z">
                            <w:r>
                              <w:t xml:space="preserve">HEMA in BC Page </w:t>
                            </w:r>
                          </w:ins>
                        </w:p>
                      </w:txbxContent>
                    </v:textbox>
                  </v:shape>
                  <w10:wrap type="square"/>
                </v:group>
              </w:pict>
            </mc:Fallback>
          </mc:AlternateContent>
        </w:r>
      </w:del>
      <w:del w:id="1243" w:author="Prabhvir Saran" w:date="2017-02-16T19:51:00Z">
        <w:r w:rsidR="005529B6" w:rsidDel="00BE0F35">
          <w:rPr>
            <w:noProof/>
            <w:lang w:val="en-CA" w:eastAsia="en-CA"/>
          </w:rPr>
          <mc:AlternateContent>
            <mc:Choice Requires="wpg">
              <w:drawing>
                <wp:anchor distT="0" distB="0" distL="114300" distR="114300" simplePos="0" relativeHeight="251650048" behindDoc="0" locked="0" layoutInCell="1" allowOverlap="1" wp14:anchorId="3F70B76E" wp14:editId="7E4903D5">
                  <wp:simplePos x="0" y="0"/>
                  <wp:positionH relativeFrom="margin">
                    <wp:posOffset>-55659</wp:posOffset>
                  </wp:positionH>
                  <wp:positionV relativeFrom="paragraph">
                    <wp:posOffset>-442</wp:posOffset>
                  </wp:positionV>
                  <wp:extent cx="2959735" cy="3876675"/>
                  <wp:effectExtent l="0" t="0" r="0" b="9525"/>
                  <wp:wrapSquare wrapText="bothSides"/>
                  <wp:docPr id="449" name="Group 449"/>
                  <wp:cNvGraphicFramePr/>
                  <a:graphic xmlns:a="http://schemas.openxmlformats.org/drawingml/2006/main">
                    <a:graphicData uri="http://schemas.microsoft.com/office/word/2010/wordprocessingGroup">
                      <wpg:wgp>
                        <wpg:cNvGrpSpPr/>
                        <wpg:grpSpPr>
                          <a:xfrm>
                            <a:off x="0" y="0"/>
                            <a:ext cx="2959735" cy="3876675"/>
                            <a:chOff x="0" y="0"/>
                            <a:chExt cx="2959735" cy="3876675"/>
                          </a:xfrm>
                        </wpg:grpSpPr>
                        <pic:pic xmlns:pic="http://schemas.openxmlformats.org/drawingml/2006/picture">
                          <pic:nvPicPr>
                            <pic:cNvPr id="26" name="image04.png" descr="C:\Users\bhagw\AppData\Local\Microsoft\Windows\INetCacheContent.Word\3.png"/>
                            <pic:cNvPicPr/>
                          </pic:nvPicPr>
                          <pic:blipFill rotWithShape="1">
                            <a:blip r:embed="rId51">
                              <a:extLst>
                                <a:ext uri="{28A0092B-C50C-407E-A947-70E740481C1C}">
                                  <a14:useLocalDpi xmlns:a14="http://schemas.microsoft.com/office/drawing/2010/main" val="0"/>
                                </a:ext>
                              </a:extLst>
                            </a:blip>
                            <a:srcRect l="1935" t="4817" r="44543" b="2922"/>
                            <a:stretch/>
                          </pic:blipFill>
                          <pic:spPr bwMode="auto">
                            <a:xfrm>
                              <a:off x="0" y="0"/>
                              <a:ext cx="2959735" cy="3555365"/>
                            </a:xfrm>
                            <a:prstGeom prst="rect">
                              <a:avLst/>
                            </a:prstGeom>
                            <a:ln>
                              <a:noFill/>
                            </a:ln>
                            <a:extLst>
                              <a:ext uri="{53640926-AAD7-44D8-BBD7-CCE9431645EC}">
                                <a14:shadowObscured xmlns:a14="http://schemas.microsoft.com/office/drawing/2010/main"/>
                              </a:ext>
                            </a:extLst>
                          </pic:spPr>
                        </pic:pic>
                        <wps:wsp>
                          <wps:cNvPr id="448" name="Text Box 448"/>
                          <wps:cNvSpPr txBox="1"/>
                          <wps:spPr>
                            <a:xfrm>
                              <a:off x="0" y="3609975"/>
                              <a:ext cx="2959735" cy="266700"/>
                            </a:xfrm>
                            <a:prstGeom prst="rect">
                              <a:avLst/>
                            </a:prstGeom>
                            <a:solidFill>
                              <a:prstClr val="white"/>
                            </a:solidFill>
                            <a:ln>
                              <a:noFill/>
                            </a:ln>
                          </wps:spPr>
                          <wps:txbx>
                            <w:txbxContent>
                              <w:p w14:paraId="08632300" w14:textId="215A0027" w:rsidR="00CF60F9" w:rsidRPr="00CB790E" w:rsidRDefault="00CF60F9">
                                <w:pPr>
                                  <w:pStyle w:val="Caption"/>
                                  <w:rPr>
                                    <w:noProof/>
                                  </w:rPr>
                                  <w:pPrChange w:id="1244" w:author="Windows User" w:date="2017-02-02T18:01:00Z">
                                    <w:pPr/>
                                  </w:pPrChange>
                                </w:pPr>
                                <w:ins w:id="1245" w:author="Windows User" w:date="2017-02-02T18:01:00Z">
                                  <w:r>
                                    <w:t xml:space="preserve">Styles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70B76E" id="Group 449" o:spid="_x0000_s1108" style="position:absolute;margin-left:-4.4pt;margin-top:-.05pt;width:233.05pt;height:305.25pt;z-index:251650048;mso-position-horizontal-relative:margin" coordsize="29597,38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">
                  <v:shape id="image04.png" o:spid="_x0000_s1109" type="#_x0000_t75" style="position:absolute;width:29597;height:35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">
                    <v:imagedata r:id="rId52" o:title="3" croptop="3157f" cropbottom="1915f" cropleft="1268f" cropright="29192f"/>
                  </v:shape>
                  <v:shape id="Text Box 448" o:spid="_x0000_s1110" type="#_x0000_t202" style="position:absolute;top:36099;width:295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" stroked="f">
                    <v:textbox style="mso-fit-shape-to-text:t" inset="0,0,0,0">
                      <w:txbxContent>
                        <w:p w14:paraId="08632300" w14:textId="215A0027" w:rsidR="00CF60F9" w:rsidRPr="00CB790E" w:rsidRDefault="00CF60F9">
                          <w:pPr>
                            <w:pStyle w:val="Caption"/>
                            <w:rPr>
                              <w:noProof/>
                            </w:rPr>
                            <w:pPrChange w:id="1219" w:author="Windows User" w:date="2017-02-02T18:01:00Z">
                              <w:pPr/>
                            </w:pPrChange>
                          </w:pPr>
                          <w:ins w:id="1220" w:author="Windows User" w:date="2017-02-02T18:01:00Z">
                            <w:r>
                              <w:t xml:space="preserve">Styles Page </w:t>
                            </w:r>
                          </w:ins>
                        </w:p>
                      </w:txbxContent>
                    </v:textbox>
                  </v:shape>
                  <w10:wrap type="square" anchorx="margin"/>
                </v:group>
              </w:pict>
            </mc:Fallback>
          </mc:AlternateContent>
        </w:r>
      </w:del>
      <w:ins w:id="1246" w:author="Prabhvir Saran" w:date="2017-02-02T15:42:00Z">
        <w:del w:id="1247" w:author="Windows User" w:date="2017-02-02T18:00:00Z">
          <w:r w:rsidR="004161ED" w:rsidDel="005D4B24">
            <w:rPr>
              <w:noProof/>
              <w:lang w:val="en-CA" w:eastAsia="en-CA"/>
            </w:rPr>
            <w:drawing>
              <wp:inline distT="0" distB="0" distL="0" distR="0" wp14:anchorId="3B1979B9" wp14:editId="5224F16D">
                <wp:extent cx="2959882" cy="3555972"/>
                <wp:effectExtent l="0" t="0" r="0" b="6985"/>
                <wp:docPr id="453" name="image04.png" descr="C:\Users\bhagw\AppData\Local\Microsoft\Windows\INetCacheContent.Word\3.png"/>
                <wp:cNvGraphicFramePr/>
                <a:graphic xmlns:a="http://schemas.openxmlformats.org/drawingml/2006/main">
                  <a:graphicData uri="http://schemas.openxmlformats.org/drawingml/2006/picture">
                    <pic:pic xmlns:pic="http://schemas.openxmlformats.org/drawingml/2006/picture">
                      <pic:nvPicPr>
                        <pic:cNvPr id="0" name="image04.png" descr="C:\Users\bhagw\AppData\Local\Microsoft\Windows\INetCacheContent.Word\3.png"/>
                        <pic:cNvPicPr preferRelativeResize="0"/>
                      </pic:nvPicPr>
                      <pic:blipFill rotWithShape="1">
                        <a:blip r:embed="rId51"/>
                        <a:srcRect l="1935" t="4817" r="44543" b="2922"/>
                        <a:stretch/>
                      </pic:blipFill>
                      <pic:spPr bwMode="auto">
                        <a:xfrm>
                          <a:off x="0" y="0"/>
                          <a:ext cx="2966651" cy="3564104"/>
                        </a:xfrm>
                        <a:prstGeom prst="rect">
                          <a:avLst/>
                        </a:prstGeom>
                        <a:ln>
                          <a:noFill/>
                        </a:ln>
                        <a:extLst>
                          <a:ext uri="{53640926-AAD7-44D8-BBD7-CCE9431645EC}">
                            <a14:shadowObscured xmlns:a14="http://schemas.microsoft.com/office/drawing/2010/main"/>
                          </a:ext>
                        </a:extLst>
                      </pic:spPr>
                    </pic:pic>
                  </a:graphicData>
                </a:graphic>
              </wp:inline>
            </w:drawing>
          </w:r>
        </w:del>
      </w:ins>
      <w:del w:id="1248" w:author="Windows User" w:date="2017-02-02T18:00:00Z">
        <w:r w:rsidR="00F911EF" w:rsidDel="005D4B24">
          <w:rPr>
            <w:noProof/>
          </w:rPr>
          <w:delText xml:space="preserve"> </w:delText>
        </w:r>
      </w:del>
    </w:p>
    <w:p w14:paraId="122B4865" w14:textId="2E627A45" w:rsidR="006E7AC6" w:rsidRDefault="00CE27D4" w:rsidP="004161ED">
      <w:pPr>
        <w:rPr>
          <w:ins w:id="1249" w:author="Prabhvir Saran" w:date="2017-02-02T16:11:00Z"/>
          <w:noProof/>
        </w:rPr>
      </w:pPr>
      <w:ins w:id="1250" w:author="Prabhvir Saran" w:date="2017-02-02T15:42:00Z">
        <w:del w:id="1251" w:author="Windows User" w:date="2017-02-02T18:01:00Z">
          <w:r w:rsidDel="00EF572A">
            <w:rPr>
              <w:noProof/>
              <w:lang w:val="en-CA" w:eastAsia="en-CA"/>
            </w:rPr>
            <w:drawing>
              <wp:inline distT="0" distB="0" distL="0" distR="0" wp14:anchorId="2C623F0C" wp14:editId="6E4EB47E">
                <wp:extent cx="2929547" cy="3526155"/>
                <wp:effectExtent l="0" t="0" r="4445" b="0"/>
                <wp:docPr id="455" name="image08.png" descr="C:\Users\bhagw\AppData\Local\Microsoft\Windows\INetCacheContent.Word\5.png"/>
                <wp:cNvGraphicFramePr/>
                <a:graphic xmlns:a="http://schemas.openxmlformats.org/drawingml/2006/main">
                  <a:graphicData uri="http://schemas.openxmlformats.org/drawingml/2006/picture">
                    <pic:pic xmlns:pic="http://schemas.openxmlformats.org/drawingml/2006/picture">
                      <pic:nvPicPr>
                        <pic:cNvPr id="0" name="image08.png" descr="C:\Users\bhagw\AppData\Local\Microsoft\Windows\INetCacheContent.Word\5.png"/>
                        <pic:cNvPicPr preferRelativeResize="0"/>
                      </pic:nvPicPr>
                      <pic:blipFill rotWithShape="1">
                        <a:blip r:embed="rId47"/>
                        <a:srcRect l="6842" t="4790" r="44896" b="2952"/>
                        <a:stretch/>
                      </pic:blipFill>
                      <pic:spPr bwMode="auto">
                        <a:xfrm>
                          <a:off x="0" y="0"/>
                          <a:ext cx="2936059" cy="3533993"/>
                        </a:xfrm>
                        <a:prstGeom prst="rect">
                          <a:avLst/>
                        </a:prstGeom>
                        <a:ln>
                          <a:noFill/>
                        </a:ln>
                        <a:extLst>
                          <a:ext uri="{53640926-AAD7-44D8-BBD7-CCE9431645EC}">
                            <a14:shadowObscured xmlns:a14="http://schemas.microsoft.com/office/drawing/2010/main"/>
                          </a:ext>
                        </a:extLst>
                      </pic:spPr>
                    </pic:pic>
                  </a:graphicData>
                </a:graphic>
              </wp:inline>
            </w:drawing>
          </w:r>
        </w:del>
      </w:ins>
      <w:del w:id="1252" w:author="Windows User" w:date="2017-02-02T18:01:00Z">
        <w:r w:rsidR="00F911EF" w:rsidDel="00EF572A">
          <w:rPr>
            <w:noProof/>
          </w:rPr>
          <w:delText xml:space="preserve"> </w:delText>
        </w:r>
      </w:del>
      <w:ins w:id="1253" w:author="Prabhvir Saran" w:date="2017-02-02T16:11:00Z">
        <w:del w:id="1254" w:author="Windows User" w:date="2017-02-02T18:01:00Z">
          <w:r w:rsidR="006E7AC6" w:rsidDel="00EF572A">
            <w:rPr>
              <w:noProof/>
              <w:lang w:val="en-CA" w:eastAsia="en-CA"/>
            </w:rPr>
            <w:drawing>
              <wp:inline distT="0" distB="0" distL="0" distR="0" wp14:anchorId="07EC4B6A" wp14:editId="5C6F3411">
                <wp:extent cx="2976880" cy="3529380"/>
                <wp:effectExtent l="0" t="0" r="0" b="0"/>
                <wp:docPr id="456" name="image13.png" descr="https://lh5.googleusercontent.com/Tla5F-F5HHSWq_w-buY_KF4xiw60fb5hUT9D5u9r1AlDeajpTk5r28zHVoCM1INWJeIG7Zz43X8RCC0mk1JqKqHHTv2pOUhfIcFWnErFx5Dygm6Pbn9ivyyR14l0Si5LQeWh70ZE"/>
                <wp:cNvGraphicFramePr/>
                <a:graphic xmlns:a="http://schemas.openxmlformats.org/drawingml/2006/main">
                  <a:graphicData uri="http://schemas.openxmlformats.org/drawingml/2006/picture">
                    <pic:pic xmlns:pic="http://schemas.openxmlformats.org/drawingml/2006/picture">
                      <pic:nvPicPr>
                        <pic:cNvPr id="0" name="image13.png" descr="https://lh5.googleusercontent.com/Tla5F-F5HHSWq_w-buY_KF4xiw60fb5hUT9D5u9r1AlDeajpTk5r28zHVoCM1INWJeIG7Zz43X8RCC0mk1JqKqHHTv2pOUhfIcFWnErFx5Dygm6Pbn9ivyyR14l0Si5LQeWh70ZE"/>
                        <pic:cNvPicPr preferRelativeResize="0"/>
                      </pic:nvPicPr>
                      <pic:blipFill rotWithShape="1">
                        <a:blip r:embed="rId45"/>
                        <a:srcRect l="1824" t="4699" r="44317" b="2960"/>
                        <a:stretch/>
                      </pic:blipFill>
                      <pic:spPr bwMode="auto">
                        <a:xfrm>
                          <a:off x="0" y="0"/>
                          <a:ext cx="2987298" cy="3541731"/>
                        </a:xfrm>
                        <a:prstGeom prst="rect">
                          <a:avLst/>
                        </a:prstGeom>
                        <a:ln>
                          <a:noFill/>
                        </a:ln>
                        <a:extLst>
                          <a:ext uri="{53640926-AAD7-44D8-BBD7-CCE9431645EC}">
                            <a14:shadowObscured xmlns:a14="http://schemas.microsoft.com/office/drawing/2010/main"/>
                          </a:ext>
                        </a:extLst>
                      </pic:spPr>
                    </pic:pic>
                  </a:graphicData>
                </a:graphic>
              </wp:inline>
            </w:drawing>
          </w:r>
        </w:del>
      </w:ins>
    </w:p>
    <w:p w14:paraId="5D058B22" w14:textId="0AA4A4FB" w:rsidR="00CE27D4" w:rsidRDefault="00CE27D4" w:rsidP="004161ED">
      <w:pPr>
        <w:rPr>
          <w:ins w:id="1255" w:author="Prabhvir Saran" w:date="2017-02-02T15:39:00Z"/>
        </w:rPr>
      </w:pPr>
    </w:p>
    <w:p w14:paraId="7F612A02" w14:textId="1FFEFC6B" w:rsidR="004161ED" w:rsidRDefault="004161ED" w:rsidP="004161ED">
      <w:pPr>
        <w:rPr>
          <w:ins w:id="1256" w:author="Prabhvir Saran" w:date="2017-02-02T16:11:00Z"/>
          <w:noProof/>
        </w:rPr>
      </w:pPr>
    </w:p>
    <w:p w14:paraId="71AEF726" w14:textId="3698B09E" w:rsidR="00CE27D4" w:rsidRDefault="00CE27D4" w:rsidP="004161ED">
      <w:pPr>
        <w:rPr>
          <w:ins w:id="1257" w:author="Prabhvir Saran" w:date="2017-02-02T15:39:00Z"/>
        </w:rPr>
      </w:pPr>
    </w:p>
    <w:p w14:paraId="5E3C030D" w14:textId="393FDC96" w:rsidR="00EF572A" w:rsidRDefault="00EF572A" w:rsidP="004161ED">
      <w:pPr>
        <w:rPr>
          <w:ins w:id="1258" w:author="Windows User" w:date="2017-02-02T18:03:00Z"/>
        </w:rPr>
      </w:pPr>
    </w:p>
    <w:p w14:paraId="2E728B32" w14:textId="03639C9F" w:rsidR="00EF572A" w:rsidRDefault="00EF572A" w:rsidP="004161ED">
      <w:pPr>
        <w:rPr>
          <w:ins w:id="1259" w:author="Windows User" w:date="2017-02-02T18:03:00Z"/>
        </w:rPr>
      </w:pPr>
    </w:p>
    <w:p w14:paraId="31EFCB7B" w14:textId="77777777" w:rsidR="00EF572A" w:rsidRDefault="00EF572A" w:rsidP="004161ED">
      <w:pPr>
        <w:rPr>
          <w:ins w:id="1260" w:author="Windows User" w:date="2017-02-02T18:03:00Z"/>
        </w:rPr>
      </w:pPr>
    </w:p>
    <w:p w14:paraId="4942E02B" w14:textId="6DCA8406" w:rsidR="00EF572A" w:rsidRDefault="00EF572A" w:rsidP="004161ED">
      <w:pPr>
        <w:rPr>
          <w:ins w:id="1261" w:author="Windows User" w:date="2017-02-02T18:03:00Z"/>
        </w:rPr>
      </w:pPr>
    </w:p>
    <w:p w14:paraId="526CA7D1" w14:textId="06AF947C" w:rsidR="00EF572A" w:rsidRDefault="00EF572A" w:rsidP="004161ED">
      <w:pPr>
        <w:rPr>
          <w:ins w:id="1262" w:author="Windows User" w:date="2017-02-02T18:03:00Z"/>
        </w:rPr>
      </w:pPr>
    </w:p>
    <w:p w14:paraId="7E2782AB" w14:textId="2E6F610B" w:rsidR="002C11BD" w:rsidRDefault="002C11BD" w:rsidP="004161ED">
      <w:pPr>
        <w:rPr>
          <w:ins w:id="1263" w:author="Prabhvir Saran" w:date="2017-02-16T20:00:00Z"/>
          <w:noProof/>
        </w:rPr>
      </w:pPr>
    </w:p>
    <w:p w14:paraId="0F68B7EE" w14:textId="77BCF4DB" w:rsidR="00EF572A" w:rsidDel="00DE5061" w:rsidRDefault="00EF572A" w:rsidP="004161ED">
      <w:pPr>
        <w:rPr>
          <w:ins w:id="1264" w:author="Windows User" w:date="2017-02-02T18:03:00Z"/>
          <w:del w:id="1265" w:author="Prabhvir Saran" w:date="2017-02-16T20:02:00Z"/>
        </w:rPr>
      </w:pPr>
    </w:p>
    <w:p w14:paraId="1DCE9F3D" w14:textId="77777777" w:rsidR="00EF572A" w:rsidDel="00DE5061" w:rsidRDefault="00EF572A" w:rsidP="004161ED">
      <w:pPr>
        <w:rPr>
          <w:ins w:id="1266" w:author="Windows User" w:date="2017-02-02T18:03:00Z"/>
          <w:del w:id="1267" w:author="Prabhvir Saran" w:date="2017-02-16T20:02:00Z"/>
        </w:rPr>
      </w:pPr>
    </w:p>
    <w:p w14:paraId="43F26D02" w14:textId="77777777" w:rsidR="00EF572A" w:rsidDel="00DE5061" w:rsidRDefault="00EF572A" w:rsidP="004161ED">
      <w:pPr>
        <w:rPr>
          <w:ins w:id="1268" w:author="Windows User" w:date="2017-02-02T18:03:00Z"/>
          <w:del w:id="1269" w:author="Prabhvir Saran" w:date="2017-02-16T20:02:00Z"/>
        </w:rPr>
      </w:pPr>
    </w:p>
    <w:p w14:paraId="0804FEDF" w14:textId="77777777" w:rsidR="00EF572A" w:rsidDel="00DE5061" w:rsidRDefault="00EF572A" w:rsidP="004161ED">
      <w:pPr>
        <w:rPr>
          <w:ins w:id="1270" w:author="Windows User" w:date="2017-02-02T18:03:00Z"/>
          <w:del w:id="1271" w:author="Prabhvir Saran" w:date="2017-02-16T20:02:00Z"/>
        </w:rPr>
      </w:pPr>
    </w:p>
    <w:p w14:paraId="5013A919" w14:textId="77777777" w:rsidR="00EF572A" w:rsidDel="00DE5061" w:rsidRDefault="00EF572A" w:rsidP="004161ED">
      <w:pPr>
        <w:rPr>
          <w:ins w:id="1272" w:author="Windows User" w:date="2017-02-02T18:03:00Z"/>
          <w:del w:id="1273" w:author="Prabhvir Saran" w:date="2017-02-16T20:02:00Z"/>
        </w:rPr>
      </w:pPr>
    </w:p>
    <w:p w14:paraId="1754A19A" w14:textId="77777777" w:rsidR="00EF572A" w:rsidDel="00DE5061" w:rsidRDefault="00EF572A" w:rsidP="004161ED">
      <w:pPr>
        <w:rPr>
          <w:ins w:id="1274" w:author="Windows User" w:date="2017-02-02T18:03:00Z"/>
          <w:del w:id="1275" w:author="Prabhvir Saran" w:date="2017-02-16T20:02:00Z"/>
        </w:rPr>
      </w:pPr>
    </w:p>
    <w:p w14:paraId="6BFC5A21" w14:textId="3DE08769" w:rsidR="00CE27D4" w:rsidRPr="00066FC0" w:rsidRDefault="00903FA7">
      <w:pPr>
        <w:pStyle w:val="Heading2"/>
        <w:rPr>
          <w:ins w:id="1276" w:author="Prabhvir Saran" w:date="2017-02-02T22:54:00Z"/>
          <w:sz w:val="32"/>
          <w:rPrChange w:id="1277" w:author="Prabhvir Saran" w:date="2017-02-02T23:35:00Z">
            <w:rPr>
              <w:ins w:id="1278" w:author="Prabhvir Saran" w:date="2017-02-02T22:54:00Z"/>
            </w:rPr>
          </w:rPrChange>
        </w:rPr>
        <w:pPrChange w:id="1279" w:author="Prabhvir Saran" w:date="2017-02-02T23:02:00Z">
          <w:pPr/>
        </w:pPrChange>
      </w:pPr>
      <w:bookmarkStart w:id="1280" w:name="_Toc478080006"/>
      <w:ins w:id="1281" w:author="Prabhvir Saran" w:date="2017-02-02T16:49:00Z">
        <w:r w:rsidRPr="00066FC0">
          <w:rPr>
            <w:sz w:val="32"/>
            <w:rPrChange w:id="1282" w:author="Prabhvir Saran" w:date="2017-02-02T23:35:00Z">
              <w:rPr/>
            </w:rPrChange>
          </w:rPr>
          <w:t>Print Layout</w:t>
        </w:r>
        <w:r w:rsidR="001E5BDC" w:rsidRPr="00066FC0">
          <w:rPr>
            <w:sz w:val="32"/>
            <w:rPrChange w:id="1283" w:author="Prabhvir Saran" w:date="2017-02-02T23:35:00Z">
              <w:rPr/>
            </w:rPrChange>
          </w:rPr>
          <w:t>s</w:t>
        </w:r>
      </w:ins>
      <w:bookmarkEnd w:id="1280"/>
    </w:p>
    <w:p w14:paraId="0083E591" w14:textId="77777777" w:rsidR="00583BE8" w:rsidRPr="00583BE8" w:rsidRDefault="00583BE8">
      <w:pPr>
        <w:rPr>
          <w:ins w:id="1284" w:author="Prabhvir Saran" w:date="2017-02-02T16:52:00Z"/>
        </w:rPr>
      </w:pPr>
    </w:p>
    <w:p w14:paraId="30DAFADE" w14:textId="60DC6EAE" w:rsidR="001E44DE" w:rsidRPr="00066FC0" w:rsidRDefault="00DE5061">
      <w:pPr>
        <w:ind w:firstLine="720"/>
        <w:rPr>
          <w:ins w:id="1285" w:author="Windows User" w:date="2017-02-02T18:06:00Z"/>
          <w:sz w:val="24"/>
          <w:szCs w:val="24"/>
          <w:rPrChange w:id="1286" w:author="Prabhvir Saran" w:date="2017-02-02T23:37:00Z">
            <w:rPr>
              <w:ins w:id="1287" w:author="Windows User" w:date="2017-02-02T18:06:00Z"/>
            </w:rPr>
          </w:rPrChange>
        </w:rPr>
        <w:pPrChange w:id="1288" w:author="Prabhvir Saran" w:date="2017-02-02T23:34:00Z">
          <w:pPr/>
        </w:pPrChange>
      </w:pPr>
      <w:r>
        <w:rPr>
          <w:noProof/>
          <w:lang w:val="en-CA" w:eastAsia="en-CA"/>
        </w:rPr>
        <mc:AlternateContent>
          <mc:Choice Requires="wpg">
            <w:drawing>
              <wp:anchor distT="0" distB="0" distL="114300" distR="114300" simplePos="0" relativeHeight="251715584" behindDoc="0" locked="0" layoutInCell="1" allowOverlap="1" wp14:anchorId="0AF01AD7" wp14:editId="312D5867">
                <wp:simplePos x="0" y="0"/>
                <wp:positionH relativeFrom="column">
                  <wp:posOffset>3236181</wp:posOffset>
                </wp:positionH>
                <wp:positionV relativeFrom="paragraph">
                  <wp:posOffset>798637</wp:posOffset>
                </wp:positionV>
                <wp:extent cx="3171646" cy="3733468"/>
                <wp:effectExtent l="0" t="0" r="0" b="635"/>
                <wp:wrapSquare wrapText="bothSides"/>
                <wp:docPr id="503" name="Group 503"/>
                <wp:cNvGraphicFramePr/>
                <a:graphic xmlns:a="http://schemas.openxmlformats.org/drawingml/2006/main">
                  <a:graphicData uri="http://schemas.microsoft.com/office/word/2010/wordprocessingGroup">
                    <wpg:wgp>
                      <wpg:cNvGrpSpPr/>
                      <wpg:grpSpPr>
                        <a:xfrm>
                          <a:off x="0" y="0"/>
                          <a:ext cx="3171646" cy="3733468"/>
                          <a:chOff x="0" y="0"/>
                          <a:chExt cx="3171646" cy="3733468"/>
                        </a:xfrm>
                      </wpg:grpSpPr>
                      <pic:pic xmlns:pic="http://schemas.openxmlformats.org/drawingml/2006/picture">
                        <pic:nvPicPr>
                          <pic:cNvPr id="501" name="Picture 501"/>
                          <pic:cNvPicPr>
                            <a:picLocks noChangeAspect="1"/>
                          </pic:cNvPicPr>
                        </pic:nvPicPr>
                        <pic:blipFill rotWithShape="1">
                          <a:blip r:embed="rId53">
                            <a:extLst>
                              <a:ext uri="{28A0092B-C50C-407E-A947-70E740481C1C}">
                                <a14:useLocalDpi xmlns:a14="http://schemas.microsoft.com/office/drawing/2010/main" val="0"/>
                              </a:ext>
                            </a:extLst>
                          </a:blip>
                          <a:srcRect r="42073"/>
                          <a:stretch/>
                        </pic:blipFill>
                        <pic:spPr bwMode="auto">
                          <a:xfrm>
                            <a:off x="0" y="0"/>
                            <a:ext cx="3084830" cy="3529330"/>
                          </a:xfrm>
                          <a:prstGeom prst="rect">
                            <a:avLst/>
                          </a:prstGeom>
                          <a:ln>
                            <a:noFill/>
                          </a:ln>
                          <a:extLst>
                            <a:ext uri="{53640926-AAD7-44D8-BBD7-CCE9431645EC}">
                              <a14:shadowObscured xmlns:a14="http://schemas.microsoft.com/office/drawing/2010/main"/>
                            </a:ext>
                          </a:extLst>
                        </pic:spPr>
                      </pic:pic>
                      <wps:wsp>
                        <wps:cNvPr id="502" name="Text Box 502"/>
                        <wps:cNvSpPr txBox="1"/>
                        <wps:spPr>
                          <a:xfrm>
                            <a:off x="87451" y="3466768"/>
                            <a:ext cx="3084195" cy="266700"/>
                          </a:xfrm>
                          <a:prstGeom prst="rect">
                            <a:avLst/>
                          </a:prstGeom>
                          <a:solidFill>
                            <a:prstClr val="white"/>
                          </a:solidFill>
                          <a:ln>
                            <a:noFill/>
                          </a:ln>
                        </wps:spPr>
                        <wps:txbx>
                          <w:txbxContent>
                            <w:p w14:paraId="7387272A" w14:textId="07D1845A" w:rsidR="00CF60F9" w:rsidRPr="00277B56" w:rsidRDefault="00CF60F9">
                              <w:pPr>
                                <w:pStyle w:val="Caption"/>
                                <w:rPr>
                                  <w:noProof/>
                                </w:rPr>
                                <w:pPrChange w:id="1289" w:author="Prabhvir Saran" w:date="2017-02-16T20:04:00Z">
                                  <w:pPr>
                                    <w:ind w:firstLine="720"/>
                                  </w:pPr>
                                </w:pPrChange>
                              </w:pPr>
                              <w:ins w:id="1290" w:author="Prabhvir Saran" w:date="2017-02-16T20:04:00Z">
                                <w:r>
                                  <w:t xml:space="preserve">Print Layout 2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AF01AD7" id="Group 503" o:spid="_x0000_s1111" style="position:absolute;left:0;text-align:left;margin-left:254.8pt;margin-top:62.9pt;width:249.75pt;height:293.95pt;z-index:251715584" coordsize="31716,37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">
                <v:shape id="Picture 501" o:spid="_x0000_s1112" type="#_x0000_t75" style="position:absolute;width:30848;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">
                  <v:imagedata r:id="rId54" o:title="" cropright="27573f"/>
                  <v:path arrowok="t"/>
                </v:shape>
                <v:shape id="Text Box 502" o:spid="_x0000_s1113" type="#_x0000_t202" style="position:absolute;left:874;top:34667;width:30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" stroked="f">
                  <v:textbox style="mso-fit-shape-to-text:t" inset="0,0,0,0">
                    <w:txbxContent>
                      <w:p w14:paraId="7387272A" w14:textId="07D1845A" w:rsidR="00CF60F9" w:rsidRPr="00277B56" w:rsidRDefault="00CF60F9">
                        <w:pPr>
                          <w:pStyle w:val="Caption"/>
                          <w:rPr>
                            <w:noProof/>
                          </w:rPr>
                          <w:pPrChange w:id="1266" w:author="Prabhvir Saran" w:date="2017-02-16T20:04:00Z">
                            <w:pPr>
                              <w:ind w:firstLine="720"/>
                            </w:pPr>
                          </w:pPrChange>
                        </w:pPr>
                        <w:ins w:id="1267" w:author="Prabhvir Saran" w:date="2017-02-16T20:04:00Z">
                          <w:r>
                            <w:t xml:space="preserve">Print Layout 2 </w:t>
                          </w:r>
                        </w:ins>
                      </w:p>
                    </w:txbxContent>
                  </v:textbox>
                </v:shape>
                <w10:wrap type="square"/>
              </v:group>
            </w:pict>
          </mc:Fallback>
        </mc:AlternateContent>
      </w:r>
      <w:del w:id="1291" w:author="Prabhvir Saran" w:date="2017-02-16T20:03:00Z">
        <w:r w:rsidDel="00DE5061">
          <w:rPr>
            <w:noProof/>
            <w:lang w:val="en-CA" w:eastAsia="en-CA"/>
          </w:rPr>
          <mc:AlternateContent>
            <mc:Choice Requires="wpg">
              <w:drawing>
                <wp:anchor distT="0" distB="0" distL="114300" distR="114300" simplePos="0" relativeHeight="251679744" behindDoc="0" locked="0" layoutInCell="1" allowOverlap="1" wp14:anchorId="6F74E7DD" wp14:editId="33A5344C">
                  <wp:simplePos x="0" y="0"/>
                  <wp:positionH relativeFrom="column">
                    <wp:posOffset>3173730</wp:posOffset>
                  </wp:positionH>
                  <wp:positionV relativeFrom="paragraph">
                    <wp:posOffset>757555</wp:posOffset>
                  </wp:positionV>
                  <wp:extent cx="2920365" cy="3752850"/>
                  <wp:effectExtent l="0" t="0" r="0" b="0"/>
                  <wp:wrapSquare wrapText="bothSides"/>
                  <wp:docPr id="475" name="Group 475"/>
                  <wp:cNvGraphicFramePr/>
                  <a:graphic xmlns:a="http://schemas.openxmlformats.org/drawingml/2006/main">
                    <a:graphicData uri="http://schemas.microsoft.com/office/word/2010/wordprocessingGroup">
                      <wpg:wgp>
                        <wpg:cNvGrpSpPr/>
                        <wpg:grpSpPr>
                          <a:xfrm>
                            <a:off x="0" y="0"/>
                            <a:ext cx="2920365" cy="3752850"/>
                            <a:chOff x="0" y="0"/>
                            <a:chExt cx="2920365" cy="3752850"/>
                          </a:xfrm>
                        </wpg:grpSpPr>
                        <pic:pic xmlns:pic="http://schemas.openxmlformats.org/drawingml/2006/picture">
                          <pic:nvPicPr>
                            <pic:cNvPr id="14" name="Picture 14"/>
                            <pic:cNvPicPr>
                              <a:picLocks noChangeAspect="1"/>
                            </pic:cNvPicPr>
                          </pic:nvPicPr>
                          <pic:blipFill rotWithShape="1">
                            <a:blip r:embed="rId55">
                              <a:extLst>
                                <a:ext uri="{28A0092B-C50C-407E-A947-70E740481C1C}">
                                  <a14:useLocalDpi xmlns:a14="http://schemas.microsoft.com/office/drawing/2010/main" val="0"/>
                                </a:ext>
                              </a:extLst>
                            </a:blip>
                            <a:srcRect r="42545"/>
                            <a:stretch/>
                          </pic:blipFill>
                          <pic:spPr bwMode="auto">
                            <a:xfrm>
                              <a:off x="0" y="0"/>
                              <a:ext cx="2920365" cy="3529965"/>
                            </a:xfrm>
                            <a:prstGeom prst="rect">
                              <a:avLst/>
                            </a:prstGeom>
                            <a:ln>
                              <a:noFill/>
                            </a:ln>
                            <a:extLst>
                              <a:ext uri="{53640926-AAD7-44D8-BBD7-CCE9431645EC}">
                                <a14:shadowObscured xmlns:a14="http://schemas.microsoft.com/office/drawing/2010/main"/>
                              </a:ext>
                            </a:extLst>
                          </pic:spPr>
                        </pic:pic>
                        <wps:wsp>
                          <wps:cNvPr id="474" name="Text Box 474"/>
                          <wps:cNvSpPr txBox="1"/>
                          <wps:spPr>
                            <a:xfrm>
                              <a:off x="76200" y="3486150"/>
                              <a:ext cx="2743200" cy="266700"/>
                            </a:xfrm>
                            <a:prstGeom prst="rect">
                              <a:avLst/>
                            </a:prstGeom>
                            <a:solidFill>
                              <a:prstClr val="white"/>
                            </a:solidFill>
                            <a:ln>
                              <a:noFill/>
                            </a:ln>
                          </wps:spPr>
                          <wps:txbx>
                            <w:txbxContent>
                              <w:p w14:paraId="16994F9D" w14:textId="76F63D96" w:rsidR="00CF60F9" w:rsidRPr="00920BD5" w:rsidRDefault="00CF60F9">
                                <w:pPr>
                                  <w:pStyle w:val="Caption"/>
                                  <w:rPr>
                                    <w:noProof/>
                                  </w:rPr>
                                  <w:pPrChange w:id="1292" w:author="Windows User" w:date="2017-02-02T18:09:00Z">
                                    <w:pPr/>
                                  </w:pPrChange>
                                </w:pPr>
                                <w:ins w:id="1293" w:author="Windows User" w:date="2017-02-02T18:09:00Z">
                                  <w:r>
                                    <w:t xml:space="preserve">Print layout </w:t>
                                  </w:r>
                                </w:ins>
                                <w:ins w:id="1294" w:author="Prabhvir Saran" w:date="2017-02-02T22:50:00Z">
                                  <w:r>
                                    <w:t>2</w:t>
                                  </w:r>
                                </w:ins>
                                <w:ins w:id="1295" w:author="Windows User" w:date="2017-02-02T18:09:00Z">
                                  <w:del w:id="1296" w:author="Prabhvir Saran" w:date="2017-02-02T22:50:00Z">
                                    <w:r w:rsidDel="00583BE8">
                                      <w:fldChar w:fldCharType="begin"/>
                                    </w:r>
                                    <w:r w:rsidDel="00583BE8">
                                      <w:delInstrText xml:space="preserve"> SEQ Print_layout \* ARABIC </w:delInstrText>
                                    </w:r>
                                  </w:del>
                                </w:ins>
                                <w:del w:id="1297" w:author="Prabhvir Saran" w:date="2017-02-02T22:50:00Z">
                                  <w:r w:rsidDel="00583BE8">
                                    <w:fldChar w:fldCharType="separate"/>
                                  </w:r>
                                </w:del>
                                <w:ins w:id="1298" w:author="Windows User" w:date="2017-02-02T18:09:00Z">
                                  <w:del w:id="1299" w:author="Prabhvir Saran" w:date="2017-02-02T22:50:00Z">
                                    <w:r w:rsidDel="00583BE8">
                                      <w:rPr>
                                        <w:noProof/>
                                      </w:rPr>
                                      <w:delText>1</w:delText>
                                    </w:r>
                                    <w:r w:rsidDel="00583BE8">
                                      <w:fldChar w:fldCharType="end"/>
                                    </w:r>
                                  </w:del>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74E7DD" id="Group 475" o:spid="_x0000_s1114" style="position:absolute;left:0;text-align:left;margin-left:249.9pt;margin-top:59.65pt;width:229.95pt;height:295.5pt;z-index:251679744" coordsize="29203,37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">
                  <v:shape id="Picture 14" o:spid="_x0000_s1115" type="#_x0000_t75" style="position:absolute;width:29203;height:35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">
                    <v:imagedata r:id="rId56" o:title="" cropright="27882f"/>
                    <v:path arrowok="t"/>
                  </v:shape>
                  <v:shape id="Text Box 474" o:spid="_x0000_s1116" type="#_x0000_t202" style="position:absolute;left:762;top:34861;width:2743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" stroked="f">
                    <v:textbox style="mso-fit-shape-to-text:t" inset="0,0,0,0">
                      <w:txbxContent>
                        <w:p w14:paraId="16994F9D" w14:textId="76F63D96" w:rsidR="00CF60F9" w:rsidRPr="00920BD5" w:rsidRDefault="00CF60F9">
                          <w:pPr>
                            <w:pStyle w:val="Caption"/>
                            <w:rPr>
                              <w:noProof/>
                            </w:rPr>
                            <w:pPrChange w:id="1277" w:author="Windows User" w:date="2017-02-02T18:09:00Z">
                              <w:pPr/>
                            </w:pPrChange>
                          </w:pPr>
                          <w:ins w:id="1278" w:author="Windows User" w:date="2017-02-02T18:09:00Z">
                            <w:r>
                              <w:t xml:space="preserve">Print layout </w:t>
                            </w:r>
                          </w:ins>
                          <w:ins w:id="1279" w:author="Prabhvir Saran" w:date="2017-02-02T22:50:00Z">
                            <w:r>
                              <w:t>2</w:t>
                            </w:r>
                          </w:ins>
                          <w:ins w:id="1280" w:author="Windows User" w:date="2017-02-02T18:09:00Z">
                            <w:del w:id="1281" w:author="Prabhvir Saran" w:date="2017-02-02T22:50:00Z">
                              <w:r w:rsidDel="00583BE8">
                                <w:fldChar w:fldCharType="begin"/>
                              </w:r>
                              <w:r w:rsidDel="00583BE8">
                                <w:delInstrText xml:space="preserve"> SEQ Print_layout \* ARABIC </w:delInstrText>
                              </w:r>
                            </w:del>
                          </w:ins>
                          <w:del w:id="1282" w:author="Prabhvir Saran" w:date="2017-02-02T22:50:00Z">
                            <w:r w:rsidDel="00583BE8">
                              <w:fldChar w:fldCharType="separate"/>
                            </w:r>
                          </w:del>
                          <w:ins w:id="1283" w:author="Windows User" w:date="2017-02-02T18:09:00Z">
                            <w:del w:id="1284" w:author="Prabhvir Saran" w:date="2017-02-02T22:50:00Z">
                              <w:r w:rsidDel="00583BE8">
                                <w:rPr>
                                  <w:noProof/>
                                </w:rPr>
                                <w:delText>1</w:delText>
                              </w:r>
                              <w:r w:rsidDel="00583BE8">
                                <w:fldChar w:fldCharType="end"/>
                              </w:r>
                            </w:del>
                          </w:ins>
                        </w:p>
                      </w:txbxContent>
                    </v:textbox>
                  </v:shape>
                  <w10:wrap type="square"/>
                </v:group>
              </w:pict>
            </mc:Fallback>
          </mc:AlternateContent>
        </w:r>
      </w:del>
      <w:ins w:id="1300" w:author="Prabhvir Saran" w:date="2017-02-02T16:52:00Z">
        <w:r w:rsidR="00600944" w:rsidRPr="00066FC0">
          <w:rPr>
            <w:sz w:val="24"/>
            <w:szCs w:val="24"/>
            <w:rPrChange w:id="1301" w:author="Prabhvir Saran" w:date="2017-02-02T23:37:00Z">
              <w:rPr/>
            </w:rPrChange>
          </w:rPr>
          <w:t xml:space="preserve">There are </w:t>
        </w:r>
      </w:ins>
      <w:ins w:id="1302" w:author="Prabhvir Saran" w:date="2017-02-16T20:02:00Z">
        <w:r>
          <w:rPr>
            <w:sz w:val="24"/>
            <w:szCs w:val="24"/>
          </w:rPr>
          <w:t>four</w:t>
        </w:r>
      </w:ins>
      <w:ins w:id="1303" w:author="Prabhvir Saran" w:date="2017-02-02T22:45:00Z">
        <w:r w:rsidR="005529B6" w:rsidRPr="00066FC0">
          <w:rPr>
            <w:sz w:val="24"/>
            <w:szCs w:val="24"/>
            <w:rPrChange w:id="1304" w:author="Prabhvir Saran" w:date="2017-02-02T23:37:00Z">
              <w:rPr/>
            </w:rPrChange>
          </w:rPr>
          <w:t xml:space="preserve"> types of</w:t>
        </w:r>
      </w:ins>
      <w:ins w:id="1305" w:author="Prabhvir Saran" w:date="2017-02-02T16:52:00Z">
        <w:r w:rsidR="00600944" w:rsidRPr="00066FC0">
          <w:rPr>
            <w:sz w:val="24"/>
            <w:szCs w:val="24"/>
            <w:rPrChange w:id="1306" w:author="Prabhvir Saran" w:date="2017-02-02T23:37:00Z">
              <w:rPr/>
            </w:rPrChange>
          </w:rPr>
          <w:t xml:space="preserve"> print </w:t>
        </w:r>
      </w:ins>
      <w:ins w:id="1307" w:author="Prabhvir Saran" w:date="2017-02-02T17:10:00Z">
        <w:r w:rsidR="0043098F" w:rsidRPr="00066FC0">
          <w:rPr>
            <w:sz w:val="24"/>
            <w:szCs w:val="24"/>
            <w:rPrChange w:id="1308" w:author="Prabhvir Saran" w:date="2017-02-02T23:37:00Z">
              <w:rPr/>
            </w:rPrChange>
          </w:rPr>
          <w:t>layouts</w:t>
        </w:r>
      </w:ins>
      <w:ins w:id="1309" w:author="Prabhvir Saran" w:date="2017-02-02T16:52:00Z">
        <w:r w:rsidR="00600944" w:rsidRPr="00066FC0">
          <w:rPr>
            <w:sz w:val="24"/>
            <w:szCs w:val="24"/>
            <w:rPrChange w:id="1310" w:author="Prabhvir Saran" w:date="2017-02-02T23:37:00Z">
              <w:rPr/>
            </w:rPrChange>
          </w:rPr>
          <w:t xml:space="preserve">. </w:t>
        </w:r>
      </w:ins>
      <w:ins w:id="1311" w:author="Prabhvir Saran" w:date="2017-02-02T22:51:00Z">
        <w:r w:rsidR="00583BE8" w:rsidRPr="00066FC0">
          <w:rPr>
            <w:sz w:val="24"/>
            <w:szCs w:val="24"/>
            <w:rPrChange w:id="1312" w:author="Prabhvir Saran" w:date="2017-02-02T23:37:00Z">
              <w:rPr/>
            </w:rPrChange>
          </w:rPr>
          <w:t xml:space="preserve">Print layout 1 would be used for the home page. Print layout </w:t>
        </w:r>
      </w:ins>
      <w:ins w:id="1313" w:author="Prabhvir Saran" w:date="2017-02-02T22:52:00Z">
        <w:r w:rsidR="00583BE8" w:rsidRPr="00066FC0">
          <w:rPr>
            <w:sz w:val="24"/>
            <w:szCs w:val="24"/>
            <w:rPrChange w:id="1314" w:author="Prabhvir Saran" w:date="2017-02-02T23:37:00Z">
              <w:rPr/>
            </w:rPrChange>
          </w:rPr>
          <w:t xml:space="preserve">2 is for pages using the div that changes the content </w:t>
        </w:r>
      </w:ins>
      <w:ins w:id="1315" w:author="Prabhvir Saran" w:date="2017-02-02T23:30:00Z">
        <w:r w:rsidR="00066FC0" w:rsidRPr="00066FC0">
          <w:rPr>
            <w:sz w:val="24"/>
            <w:szCs w:val="24"/>
            <w:rPrChange w:id="1316" w:author="Prabhvir Saran" w:date="2017-02-02T23:37:00Z">
              <w:rPr/>
            </w:rPrChange>
          </w:rPr>
          <w:t>based</w:t>
        </w:r>
      </w:ins>
      <w:ins w:id="1317" w:author="Prabhvir Saran" w:date="2017-02-02T22:52:00Z">
        <w:r w:rsidRPr="00FF76DD">
          <w:rPr>
            <w:sz w:val="24"/>
            <w:szCs w:val="24"/>
          </w:rPr>
          <w:t xml:space="preserve"> on user selection. P</w:t>
        </w:r>
        <w:r w:rsidR="00583BE8" w:rsidRPr="00066FC0">
          <w:rPr>
            <w:sz w:val="24"/>
            <w:szCs w:val="24"/>
            <w:rPrChange w:id="1318" w:author="Prabhvir Saran" w:date="2017-02-02T23:37:00Z">
              <w:rPr/>
            </w:rPrChange>
          </w:rPr>
          <w:t xml:space="preserve">rint layout 3 </w:t>
        </w:r>
      </w:ins>
      <w:ins w:id="1319" w:author="Prabhvir Saran" w:date="2017-02-02T22:53:00Z">
        <w:r w:rsidR="00894C26" w:rsidRPr="00FF76DD">
          <w:rPr>
            <w:sz w:val="24"/>
            <w:szCs w:val="24"/>
          </w:rPr>
          <w:t xml:space="preserve">is for the login/signup page and finally print payout 4 is for the aboutus page. </w:t>
        </w:r>
        <w:r w:rsidR="00583BE8" w:rsidRPr="00066FC0">
          <w:rPr>
            <w:sz w:val="24"/>
            <w:szCs w:val="24"/>
            <w:rPrChange w:id="1320" w:author="Prabhvir Saran" w:date="2017-02-02T23:37:00Z">
              <w:rPr/>
            </w:rPrChange>
          </w:rPr>
          <w:t xml:space="preserve"> </w:t>
        </w:r>
      </w:ins>
    </w:p>
    <w:p w14:paraId="63696064" w14:textId="1E191450" w:rsidR="00EF572A" w:rsidRDefault="00DE5061" w:rsidP="004161ED">
      <w:pPr>
        <w:rPr>
          <w:ins w:id="1321" w:author="Prabhvir Saran" w:date="2017-02-02T17:36:00Z"/>
        </w:rPr>
      </w:pPr>
      <w:r>
        <w:rPr>
          <w:noProof/>
          <w:lang w:val="en-CA" w:eastAsia="en-CA"/>
        </w:rPr>
        <mc:AlternateContent>
          <mc:Choice Requires="wpg">
            <w:drawing>
              <wp:anchor distT="0" distB="0" distL="114300" distR="114300" simplePos="0" relativeHeight="251673600" behindDoc="0" locked="0" layoutInCell="1" allowOverlap="1" wp14:anchorId="38B508AE" wp14:editId="63D40905">
                <wp:simplePos x="0" y="0"/>
                <wp:positionH relativeFrom="margin">
                  <wp:align>left</wp:align>
                </wp:positionH>
                <wp:positionV relativeFrom="paragraph">
                  <wp:posOffset>93455</wp:posOffset>
                </wp:positionV>
                <wp:extent cx="3063875" cy="3743325"/>
                <wp:effectExtent l="0" t="0" r="3175" b="9525"/>
                <wp:wrapSquare wrapText="bothSides"/>
                <wp:docPr id="472" name="Group 472"/>
                <wp:cNvGraphicFramePr/>
                <a:graphic xmlns:a="http://schemas.openxmlformats.org/drawingml/2006/main">
                  <a:graphicData uri="http://schemas.microsoft.com/office/word/2010/wordprocessingGroup">
                    <wpg:wgp>
                      <wpg:cNvGrpSpPr/>
                      <wpg:grpSpPr>
                        <a:xfrm>
                          <a:off x="0" y="0"/>
                          <a:ext cx="3063875" cy="3743325"/>
                          <a:chOff x="0" y="0"/>
                          <a:chExt cx="3063875" cy="3743325"/>
                        </a:xfrm>
                      </wpg:grpSpPr>
                      <pic:pic xmlns:pic="http://schemas.openxmlformats.org/drawingml/2006/picture">
                        <pic:nvPicPr>
                          <pic:cNvPr id="459" name="Picture 13"/>
                          <pic:cNvPicPr>
                            <a:picLocks noChangeAspect="1"/>
                          </pic:cNvPicPr>
                        </pic:nvPicPr>
                        <pic:blipFill rotWithShape="1">
                          <a:blip r:embed="rId57">
                            <a:extLst>
                              <a:ext uri="{28A0092B-C50C-407E-A947-70E740481C1C}">
                                <a14:useLocalDpi xmlns:a14="http://schemas.microsoft.com/office/drawing/2010/main" val="0"/>
                              </a:ext>
                            </a:extLst>
                          </a:blip>
                          <a:srcRect r="42545"/>
                          <a:stretch/>
                        </pic:blipFill>
                        <pic:spPr bwMode="auto">
                          <a:xfrm>
                            <a:off x="0" y="0"/>
                            <a:ext cx="3063875" cy="3529330"/>
                          </a:xfrm>
                          <a:prstGeom prst="rect">
                            <a:avLst/>
                          </a:prstGeom>
                          <a:ln>
                            <a:noFill/>
                          </a:ln>
                          <a:extLst>
                            <a:ext uri="{53640926-AAD7-44D8-BBD7-CCE9431645EC}">
                              <a14:shadowObscured xmlns:a14="http://schemas.microsoft.com/office/drawing/2010/main"/>
                            </a:ext>
                          </a:extLst>
                        </pic:spPr>
                      </pic:pic>
                      <wps:wsp>
                        <wps:cNvPr id="471" name="Text Box 471"/>
                        <wps:cNvSpPr txBox="1"/>
                        <wps:spPr>
                          <a:xfrm>
                            <a:off x="57150" y="3476625"/>
                            <a:ext cx="2914650" cy="266700"/>
                          </a:xfrm>
                          <a:prstGeom prst="rect">
                            <a:avLst/>
                          </a:prstGeom>
                          <a:solidFill>
                            <a:prstClr val="white"/>
                          </a:solidFill>
                          <a:ln>
                            <a:noFill/>
                          </a:ln>
                        </wps:spPr>
                        <wps:txbx>
                          <w:txbxContent>
                            <w:p w14:paraId="0CA246CD" w14:textId="1650ADF1" w:rsidR="00CF60F9" w:rsidRPr="00850DA3" w:rsidRDefault="00CF60F9">
                              <w:pPr>
                                <w:pStyle w:val="Caption"/>
                                <w:rPr>
                                  <w:noProof/>
                                </w:rPr>
                                <w:pPrChange w:id="1322" w:author="Windows User" w:date="2017-02-02T18:07:00Z">
                                  <w:pPr/>
                                </w:pPrChange>
                              </w:pPr>
                              <w:ins w:id="1323" w:author="Windows User" w:date="2017-02-02T18:08:00Z">
                                <w:r>
                                  <w:t xml:space="preserve"> </w:t>
                                </w:r>
                              </w:ins>
                              <w:ins w:id="1324" w:author="Prabhvir Saran" w:date="2017-02-02T22:51:00Z">
                                <w:r>
                                  <w:t>Print layout 1</w:t>
                                </w:r>
                              </w:ins>
                              <w:ins w:id="1325" w:author="Windows User" w:date="2017-02-02T18:07:00Z">
                                <w:del w:id="1326" w:author="Prabhvir Saran" w:date="2017-02-02T22:51:00Z">
                                  <w:r w:rsidDel="00583BE8">
                                    <w:delText xml:space="preserve">Home </w:delText>
                                  </w:r>
                                </w:del>
                                <w:del w:id="1327" w:author="Prabhvir Saran" w:date="2017-02-02T22:50:00Z">
                                  <w:r w:rsidDel="00583BE8">
                                    <w:delText xml:space="preserve">page print layout  </w:delText>
                                  </w:r>
                                </w:del>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B508AE" id="Group 472" o:spid="_x0000_s1117" style="position:absolute;margin-left:0;margin-top:7.35pt;width:241.25pt;height:294.75pt;z-index:251673600;mso-position-horizontal:left;mso-position-horizontal-relative:margin" coordsize="30638,37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">
                <v:shape id="Picture 13" o:spid="_x0000_s1118" type="#_x0000_t75" style="position:absolute;width:30638;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">
                  <v:imagedata r:id="rId58" o:title="" cropright="27882f"/>
                  <v:path arrowok="t"/>
                </v:shape>
                <v:shape id="Text Box 471" o:spid="_x0000_s1119" type="#_x0000_t202" style="position:absolute;left:571;top:34766;width:2914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" stroked="f">
                  <v:textbox style="mso-fit-shape-to-text:t" inset="0,0,0,0">
                    <w:txbxContent>
                      <w:p w14:paraId="0CA246CD" w14:textId="1650ADF1" w:rsidR="00CF60F9" w:rsidRPr="00850DA3" w:rsidRDefault="00CF60F9">
                        <w:pPr>
                          <w:pStyle w:val="Caption"/>
                          <w:rPr>
                            <w:noProof/>
                          </w:rPr>
                          <w:pPrChange w:id="1313" w:author="Windows User" w:date="2017-02-02T18:07:00Z">
                            <w:pPr/>
                          </w:pPrChange>
                        </w:pPr>
                        <w:ins w:id="1314" w:author="Windows User" w:date="2017-02-02T18:08:00Z">
                          <w:r>
                            <w:t xml:space="preserve"> </w:t>
                          </w:r>
                        </w:ins>
                        <w:ins w:id="1315" w:author="Prabhvir Saran" w:date="2017-02-02T22:51:00Z">
                          <w:r>
                            <w:t>Print layout 1</w:t>
                          </w:r>
                        </w:ins>
                        <w:ins w:id="1316" w:author="Windows User" w:date="2017-02-02T18:07:00Z">
                          <w:del w:id="1317" w:author="Prabhvir Saran" w:date="2017-02-02T22:51:00Z">
                            <w:r w:rsidDel="00583BE8">
                              <w:delText xml:space="preserve">Home </w:delText>
                            </w:r>
                          </w:del>
                          <w:del w:id="1318" w:author="Prabhvir Saran" w:date="2017-02-02T22:50:00Z">
                            <w:r w:rsidDel="00583BE8">
                              <w:delText xml:space="preserve">page print layout  </w:delText>
                            </w:r>
                          </w:del>
                        </w:ins>
                      </w:p>
                    </w:txbxContent>
                  </v:textbox>
                </v:shape>
                <w10:wrap type="square" anchorx="margin"/>
              </v:group>
            </w:pict>
          </mc:Fallback>
        </mc:AlternateContent>
      </w:r>
    </w:p>
    <w:p w14:paraId="5DBF9B38" w14:textId="574A1918" w:rsidR="001E44DE" w:rsidRDefault="001E44DE" w:rsidP="004161ED">
      <w:pPr>
        <w:rPr>
          <w:ins w:id="1328" w:author="Prabhvir Saran" w:date="2017-02-02T17:26:00Z"/>
        </w:rPr>
      </w:pPr>
    </w:p>
    <w:p w14:paraId="2807ABFF" w14:textId="65A82630" w:rsidR="001E44DE" w:rsidRDefault="001E44DE" w:rsidP="004161ED">
      <w:pPr>
        <w:rPr>
          <w:ins w:id="1329" w:author="Prabhvir Saran" w:date="2017-02-02T17:27:00Z"/>
          <w:noProof/>
        </w:rPr>
      </w:pPr>
    </w:p>
    <w:p w14:paraId="3C97BFCF" w14:textId="6AED1A23" w:rsidR="00DE5061" w:rsidRDefault="00DE5061" w:rsidP="004161ED">
      <w:pPr>
        <w:rPr>
          <w:ins w:id="1330" w:author="Prabhvir Saran" w:date="2017-02-16T20:03:00Z"/>
          <w:noProof/>
        </w:rPr>
      </w:pPr>
    </w:p>
    <w:p w14:paraId="15CAF324" w14:textId="77777777" w:rsidR="00DE5061" w:rsidRDefault="00DE5061" w:rsidP="004161ED">
      <w:pPr>
        <w:rPr>
          <w:ins w:id="1331" w:author="Prabhvir Saran" w:date="2017-02-16T20:03:00Z"/>
          <w:noProof/>
        </w:rPr>
      </w:pPr>
    </w:p>
    <w:p w14:paraId="5F71D758" w14:textId="472CEAF5" w:rsidR="00DE5061" w:rsidRDefault="00DE5061" w:rsidP="004161ED">
      <w:pPr>
        <w:rPr>
          <w:ins w:id="1332" w:author="Prabhvir Saran" w:date="2017-02-16T20:03:00Z"/>
          <w:noProof/>
        </w:rPr>
      </w:pPr>
    </w:p>
    <w:p w14:paraId="3589F114" w14:textId="320147AF" w:rsidR="00DE5061" w:rsidRDefault="00DE5061" w:rsidP="004161ED">
      <w:pPr>
        <w:rPr>
          <w:ins w:id="1333" w:author="Prabhvir Saran" w:date="2017-02-16T20:03:00Z"/>
          <w:noProof/>
        </w:rPr>
      </w:pPr>
    </w:p>
    <w:p w14:paraId="7A18A1E8" w14:textId="6A0A521D" w:rsidR="00DE5061" w:rsidRDefault="00DE5061" w:rsidP="004161ED">
      <w:pPr>
        <w:rPr>
          <w:ins w:id="1334" w:author="Prabhvir Saran" w:date="2017-02-16T20:03:00Z"/>
          <w:noProof/>
        </w:rPr>
      </w:pPr>
    </w:p>
    <w:p w14:paraId="3DFE8135" w14:textId="77777777" w:rsidR="00DE5061" w:rsidRDefault="00DE5061" w:rsidP="004161ED">
      <w:pPr>
        <w:rPr>
          <w:ins w:id="1335" w:author="Prabhvir Saran" w:date="2017-02-16T20:03:00Z"/>
          <w:noProof/>
        </w:rPr>
      </w:pPr>
    </w:p>
    <w:p w14:paraId="58F010F8" w14:textId="7259B550" w:rsidR="00DE5061" w:rsidRDefault="00DE5061" w:rsidP="004161ED">
      <w:pPr>
        <w:rPr>
          <w:ins w:id="1336" w:author="Prabhvir Saran" w:date="2017-02-16T20:03:00Z"/>
          <w:noProof/>
        </w:rPr>
      </w:pPr>
    </w:p>
    <w:p w14:paraId="461B50C6" w14:textId="5DD9DC18" w:rsidR="00FF76DD" w:rsidDel="00971EB2" w:rsidRDefault="000B201E">
      <w:pPr>
        <w:rPr>
          <w:del w:id="1337" w:author="Prabhvir Saran" w:date="2017-02-16T20:40:00Z"/>
          <w:noProof/>
        </w:rPr>
        <w:pPrChange w:id="1338" w:author="Prabhvir Saran" w:date="2017-02-16T20:40:00Z">
          <w:pPr>
            <w:pStyle w:val="Heading3"/>
          </w:pPr>
        </w:pPrChange>
      </w:pPr>
      <w:r>
        <w:rPr>
          <w:noProof/>
          <w:lang w:val="en-CA" w:eastAsia="en-CA"/>
        </w:rPr>
        <w:lastRenderedPageBreak/>
        <mc:AlternateContent>
          <mc:Choice Requires="wpg">
            <w:drawing>
              <wp:anchor distT="0" distB="0" distL="114300" distR="114300" simplePos="0" relativeHeight="251719680" behindDoc="0" locked="0" layoutInCell="1" allowOverlap="1" wp14:anchorId="07C73A42" wp14:editId="586AF49C">
                <wp:simplePos x="0" y="0"/>
                <wp:positionH relativeFrom="margin">
                  <wp:posOffset>3155950</wp:posOffset>
                </wp:positionH>
                <wp:positionV relativeFrom="paragraph">
                  <wp:posOffset>13225</wp:posOffset>
                </wp:positionV>
                <wp:extent cx="3211195" cy="3717290"/>
                <wp:effectExtent l="0" t="0" r="8255" b="0"/>
                <wp:wrapSquare wrapText="bothSides"/>
                <wp:docPr id="506" name="Group 506"/>
                <wp:cNvGraphicFramePr/>
                <a:graphic xmlns:a="http://schemas.openxmlformats.org/drawingml/2006/main">
                  <a:graphicData uri="http://schemas.microsoft.com/office/word/2010/wordprocessingGroup">
                    <wpg:wgp>
                      <wpg:cNvGrpSpPr/>
                      <wpg:grpSpPr>
                        <a:xfrm>
                          <a:off x="0" y="0"/>
                          <a:ext cx="3211195" cy="3717290"/>
                          <a:chOff x="0" y="0"/>
                          <a:chExt cx="3211676" cy="3717566"/>
                        </a:xfrm>
                      </wpg:grpSpPr>
                      <pic:pic xmlns:pic="http://schemas.openxmlformats.org/drawingml/2006/picture">
                        <pic:nvPicPr>
                          <pic:cNvPr id="504" name="Picture 504"/>
                          <pic:cNvPicPr>
                            <a:picLocks noChangeAspect="1"/>
                          </pic:cNvPicPr>
                        </pic:nvPicPr>
                        <pic:blipFill rotWithShape="1">
                          <a:blip r:embed="rId59">
                            <a:extLst>
                              <a:ext uri="{28A0092B-C50C-407E-A947-70E740481C1C}">
                                <a14:useLocalDpi xmlns:a14="http://schemas.microsoft.com/office/drawing/2010/main" val="0"/>
                              </a:ext>
                            </a:extLst>
                          </a:blip>
                          <a:srcRect r="42876"/>
                          <a:stretch/>
                        </pic:blipFill>
                        <pic:spPr bwMode="auto">
                          <a:xfrm>
                            <a:off x="0" y="0"/>
                            <a:ext cx="3108960" cy="3529330"/>
                          </a:xfrm>
                          <a:prstGeom prst="rect">
                            <a:avLst/>
                          </a:prstGeom>
                          <a:ln>
                            <a:noFill/>
                          </a:ln>
                          <a:extLst>
                            <a:ext uri="{53640926-AAD7-44D8-BBD7-CCE9431645EC}">
                              <a14:shadowObscured xmlns:a14="http://schemas.microsoft.com/office/drawing/2010/main"/>
                            </a:ext>
                          </a:extLst>
                        </pic:spPr>
                      </pic:pic>
                      <wps:wsp>
                        <wps:cNvPr id="505" name="Text Box 505"/>
                        <wps:cNvSpPr txBox="1"/>
                        <wps:spPr>
                          <a:xfrm>
                            <a:off x="103351" y="3450866"/>
                            <a:ext cx="3108325" cy="266700"/>
                          </a:xfrm>
                          <a:prstGeom prst="rect">
                            <a:avLst/>
                          </a:prstGeom>
                          <a:solidFill>
                            <a:prstClr val="white"/>
                          </a:solidFill>
                          <a:ln>
                            <a:noFill/>
                          </a:ln>
                        </wps:spPr>
                        <wps:txbx>
                          <w:txbxContent>
                            <w:p w14:paraId="52F161CC" w14:textId="016181E9" w:rsidR="00CF60F9" w:rsidRPr="0086353B" w:rsidRDefault="00CF60F9">
                              <w:pPr>
                                <w:pStyle w:val="Caption"/>
                                <w:rPr>
                                  <w:noProof/>
                                </w:rPr>
                                <w:pPrChange w:id="1339" w:author="Prabhvir Saran" w:date="2017-02-16T20:06:00Z">
                                  <w:pPr/>
                                </w:pPrChange>
                              </w:pPr>
                              <w:ins w:id="1340" w:author="Prabhvir Saran" w:date="2017-02-16T20:06:00Z">
                                <w:r>
                                  <w:t xml:space="preserve">Print Layout 4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7C73A42" id="Group 506" o:spid="_x0000_s1120" style="position:absolute;margin-left:248.5pt;margin-top:1.05pt;width:252.85pt;height:292.7pt;z-index:251719680;mso-position-horizontal-relative:margin" coordsize="32116,371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">
                <v:shape id="Picture 504" o:spid="_x0000_s1121" type="#_x0000_t75" style="position:absolute;width:31089;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">
                  <v:imagedata r:id="rId60" o:title="" cropright="28099f"/>
                  <v:path arrowok="t"/>
                </v:shape>
                <v:shape id="Text Box 505" o:spid="_x0000_s1122" type="#_x0000_t202" style="position:absolute;left:1033;top:34508;width:310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" stroked="f">
                  <v:textbox style="mso-fit-shape-to-text:t" inset="0,0,0,0">
                    <w:txbxContent>
                      <w:p w14:paraId="52F161CC" w14:textId="016181E9" w:rsidR="00CF60F9" w:rsidRPr="0086353B" w:rsidRDefault="00CF60F9">
                        <w:pPr>
                          <w:pStyle w:val="Caption"/>
                          <w:rPr>
                            <w:noProof/>
                          </w:rPr>
                          <w:pPrChange w:id="1332" w:author="Prabhvir Saran" w:date="2017-02-16T20:06:00Z">
                            <w:pPr/>
                          </w:pPrChange>
                        </w:pPr>
                        <w:ins w:id="1333" w:author="Prabhvir Saran" w:date="2017-02-16T20:06:00Z">
                          <w:r>
                            <w:t xml:space="preserve">Print Layout 4 </w:t>
                          </w:r>
                        </w:ins>
                      </w:p>
                    </w:txbxContent>
                  </v:textbox>
                </v:shape>
                <w10:wrap type="square" anchorx="margin"/>
              </v:group>
            </w:pict>
          </mc:Fallback>
        </mc:AlternateContent>
      </w:r>
      <w:r>
        <w:rPr>
          <w:noProof/>
          <w:lang w:val="en-CA" w:eastAsia="en-CA"/>
        </w:rPr>
        <mc:AlternateContent>
          <mc:Choice Requires="wpg">
            <w:drawing>
              <wp:anchor distT="0" distB="0" distL="114300" distR="114300" simplePos="0" relativeHeight="251676672" behindDoc="0" locked="0" layoutInCell="1" allowOverlap="1" wp14:anchorId="429557C1" wp14:editId="1A36DED0">
                <wp:simplePos x="0" y="0"/>
                <wp:positionH relativeFrom="margin">
                  <wp:align>left</wp:align>
                </wp:positionH>
                <wp:positionV relativeFrom="paragraph">
                  <wp:posOffset>70237</wp:posOffset>
                </wp:positionV>
                <wp:extent cx="3141345" cy="3762375"/>
                <wp:effectExtent l="0" t="0" r="1905" b="9525"/>
                <wp:wrapSquare wrapText="bothSides"/>
                <wp:docPr id="476" name="Group 476"/>
                <wp:cNvGraphicFramePr/>
                <a:graphic xmlns:a="http://schemas.openxmlformats.org/drawingml/2006/main">
                  <a:graphicData uri="http://schemas.microsoft.com/office/word/2010/wordprocessingGroup">
                    <wpg:wgp>
                      <wpg:cNvGrpSpPr/>
                      <wpg:grpSpPr>
                        <a:xfrm>
                          <a:off x="0" y="0"/>
                          <a:ext cx="3141345" cy="3762375"/>
                          <a:chOff x="0" y="0"/>
                          <a:chExt cx="3141345" cy="3762375"/>
                        </a:xfrm>
                      </wpg:grpSpPr>
                      <pic:pic xmlns:pic="http://schemas.openxmlformats.org/drawingml/2006/picture">
                        <pic:nvPicPr>
                          <pic:cNvPr id="25" name="Picture 25"/>
                          <pic:cNvPicPr>
                            <a:picLocks noChangeAspect="1"/>
                          </pic:cNvPicPr>
                        </pic:nvPicPr>
                        <pic:blipFill rotWithShape="1">
                          <a:blip r:embed="rId61">
                            <a:extLst>
                              <a:ext uri="{28A0092B-C50C-407E-A947-70E740481C1C}">
                                <a14:useLocalDpi xmlns:a14="http://schemas.microsoft.com/office/drawing/2010/main" val="0"/>
                              </a:ext>
                            </a:extLst>
                          </a:blip>
                          <a:srcRect r="42618"/>
                          <a:stretch/>
                        </pic:blipFill>
                        <pic:spPr bwMode="auto">
                          <a:xfrm>
                            <a:off x="0" y="0"/>
                            <a:ext cx="3141345" cy="3502025"/>
                          </a:xfrm>
                          <a:prstGeom prst="rect">
                            <a:avLst/>
                          </a:prstGeom>
                          <a:ln>
                            <a:noFill/>
                          </a:ln>
                          <a:extLst>
                            <a:ext uri="{53640926-AAD7-44D8-BBD7-CCE9431645EC}">
                              <a14:shadowObscured xmlns:a14="http://schemas.microsoft.com/office/drawing/2010/main"/>
                            </a:ext>
                          </a:extLst>
                        </pic:spPr>
                      </pic:pic>
                      <wps:wsp>
                        <wps:cNvPr id="473" name="Text Box 473"/>
                        <wps:cNvSpPr txBox="1"/>
                        <wps:spPr>
                          <a:xfrm>
                            <a:off x="95250" y="3495675"/>
                            <a:ext cx="2968625" cy="266700"/>
                          </a:xfrm>
                          <a:prstGeom prst="rect">
                            <a:avLst/>
                          </a:prstGeom>
                          <a:solidFill>
                            <a:prstClr val="white"/>
                          </a:solidFill>
                          <a:ln>
                            <a:noFill/>
                          </a:ln>
                        </wps:spPr>
                        <wps:txbx>
                          <w:txbxContent>
                            <w:p w14:paraId="31E23B56" w14:textId="19B6F487" w:rsidR="00CF60F9" w:rsidRPr="00D229C1" w:rsidRDefault="00CF60F9">
                              <w:pPr>
                                <w:pStyle w:val="Caption"/>
                                <w:rPr>
                                  <w:noProof/>
                                </w:rPr>
                                <w:pPrChange w:id="1341" w:author="Windows User" w:date="2017-02-02T18:08:00Z">
                                  <w:pPr/>
                                </w:pPrChange>
                              </w:pPr>
                              <w:ins w:id="1342" w:author="Windows User" w:date="2017-02-02T18:08:00Z">
                                <w:r>
                                  <w:t xml:space="preserve">Print Layout </w:t>
                                </w:r>
                              </w:ins>
                              <w:ins w:id="1343" w:author="Prabhvir Saran" w:date="2017-02-02T22:50:00Z">
                                <w:r>
                                  <w:t>3</w:t>
                                </w:r>
                              </w:ins>
                              <w:ins w:id="1344" w:author="Windows User" w:date="2017-02-02T18:08:00Z">
                                <w:del w:id="1345" w:author="Prabhvir Saran" w:date="2017-02-02T22:50:00Z">
                                  <w:r w:rsidDel="00583BE8">
                                    <w:delText xml:space="preserve">for history  </w:delText>
                                  </w:r>
                                  <w:r w:rsidDel="00583BE8">
                                    <w:fldChar w:fldCharType="begin"/>
                                  </w:r>
                                  <w:r w:rsidDel="00583BE8">
                                    <w:delInstrText xml:space="preserve"> SEQ Print_Layout_for_history_ \* ARABIC </w:delInstrText>
                                  </w:r>
                                </w:del>
                              </w:ins>
                              <w:del w:id="1346" w:author="Prabhvir Saran" w:date="2017-02-02T22:50:00Z">
                                <w:r w:rsidDel="00583BE8">
                                  <w:fldChar w:fldCharType="separate"/>
                                </w:r>
                              </w:del>
                              <w:ins w:id="1347" w:author="Windows User" w:date="2017-02-02T18:08:00Z">
                                <w:del w:id="1348" w:author="Prabhvir Saran" w:date="2017-02-02T22:50:00Z">
                                  <w:r w:rsidDel="00583BE8">
                                    <w:rPr>
                                      <w:noProof/>
                                    </w:rPr>
                                    <w:delText>1</w:delText>
                                  </w:r>
                                  <w:r w:rsidDel="00583BE8">
                                    <w:fldChar w:fldCharType="end"/>
                                  </w:r>
                                </w:del>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29557C1" id="Group 476" o:spid="_x0000_s1123" style="position:absolute;margin-left:0;margin-top:5.55pt;width:247.35pt;height:296.25pt;z-index:251676672;mso-position-horizontal:left;mso-position-horizontal-relative:margin" coordsize="31413,37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&#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">
                <v:shape id="Picture 25" o:spid="_x0000_s1124" type="#_x0000_t75" style="position:absolute;width:31413;height:35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">
                  <v:imagedata r:id="rId62" o:title="" cropright="27930f"/>
                  <v:path arrowok="t"/>
                </v:shape>
                <v:shape id="Text Box 473" o:spid="_x0000_s1125" type="#_x0000_t202" style="position:absolute;left:952;top:34956;width:2968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" stroked="f">
                  <v:textbox style="mso-fit-shape-to-text:t" inset="0,0,0,0">
                    <w:txbxContent>
                      <w:p w14:paraId="31E23B56" w14:textId="19B6F487" w:rsidR="00CF60F9" w:rsidRPr="00D229C1" w:rsidRDefault="00CF60F9">
                        <w:pPr>
                          <w:pStyle w:val="Caption"/>
                          <w:rPr>
                            <w:noProof/>
                          </w:rPr>
                          <w:pPrChange w:id="1342" w:author="Windows User" w:date="2017-02-02T18:08:00Z">
                            <w:pPr/>
                          </w:pPrChange>
                        </w:pPr>
                        <w:ins w:id="1343" w:author="Windows User" w:date="2017-02-02T18:08:00Z">
                          <w:r>
                            <w:t xml:space="preserve">Print Layout </w:t>
                          </w:r>
                        </w:ins>
                        <w:ins w:id="1344" w:author="Prabhvir Saran" w:date="2017-02-02T22:50:00Z">
                          <w:r>
                            <w:t>3</w:t>
                          </w:r>
                        </w:ins>
                        <w:ins w:id="1345" w:author="Windows User" w:date="2017-02-02T18:08:00Z">
                          <w:del w:id="1346" w:author="Prabhvir Saran" w:date="2017-02-02T22:50:00Z">
                            <w:r w:rsidDel="00583BE8">
                              <w:delText xml:space="preserve">for history  </w:delText>
                            </w:r>
                            <w:r w:rsidDel="00583BE8">
                              <w:fldChar w:fldCharType="begin"/>
                            </w:r>
                            <w:r w:rsidDel="00583BE8">
                              <w:delInstrText xml:space="preserve"> SEQ Print_Layout_for_history_ \* ARABIC </w:delInstrText>
                            </w:r>
                          </w:del>
                        </w:ins>
                        <w:del w:id="1347" w:author="Prabhvir Saran" w:date="2017-02-02T22:50:00Z">
                          <w:r w:rsidDel="00583BE8">
                            <w:fldChar w:fldCharType="separate"/>
                          </w:r>
                        </w:del>
                        <w:ins w:id="1348" w:author="Windows User" w:date="2017-02-02T18:08:00Z">
                          <w:del w:id="1349" w:author="Prabhvir Saran" w:date="2017-02-02T22:50:00Z">
                            <w:r w:rsidDel="00583BE8">
                              <w:rPr>
                                <w:noProof/>
                              </w:rPr>
                              <w:delText>1</w:delText>
                            </w:r>
                            <w:r w:rsidDel="00583BE8">
                              <w:fldChar w:fldCharType="end"/>
                            </w:r>
                          </w:del>
                        </w:ins>
                      </w:p>
                    </w:txbxContent>
                  </v:textbox>
                </v:shape>
                <w10:wrap type="square" anchorx="margin"/>
              </v:group>
            </w:pict>
          </mc:Fallback>
        </mc:AlternateContent>
      </w:r>
      <w:del w:id="1349" w:author="Windows User" w:date="2017-02-02T18:07:00Z">
        <w:r w:rsidR="00EF572A" w:rsidDel="00EF572A">
          <w:rPr>
            <w:noProof/>
            <w:lang w:val="en-CA" w:eastAsia="en-CA"/>
          </w:rPr>
          <mc:AlternateContent>
            <mc:Choice Requires="wpg">
              <w:drawing>
                <wp:anchor distT="0" distB="0" distL="114300" distR="114300" simplePos="0" relativeHeight="251670528" behindDoc="0" locked="0" layoutInCell="1" allowOverlap="1" wp14:anchorId="7AD55EB7" wp14:editId="460E98BF">
                  <wp:simplePos x="0" y="0"/>
                  <wp:positionH relativeFrom="column">
                    <wp:posOffset>0</wp:posOffset>
                  </wp:positionH>
                  <wp:positionV relativeFrom="paragraph">
                    <wp:posOffset>0</wp:posOffset>
                  </wp:positionV>
                  <wp:extent cx="3141345" cy="7610475"/>
                  <wp:effectExtent l="0" t="0" r="1905" b="9525"/>
                  <wp:wrapSquare wrapText="bothSides"/>
                  <wp:docPr id="464" name="Group 464"/>
                  <wp:cNvGraphicFramePr/>
                  <a:graphic xmlns:a="http://schemas.openxmlformats.org/drawingml/2006/main">
                    <a:graphicData uri="http://schemas.microsoft.com/office/word/2010/wordprocessingGroup">
                      <wpg:wgp>
                        <wpg:cNvGrpSpPr/>
                        <wpg:grpSpPr>
                          <a:xfrm>
                            <a:off x="0" y="0"/>
                            <a:ext cx="3141345" cy="3502025"/>
                            <a:chOff x="0" y="0"/>
                            <a:chExt cx="3141345" cy="3502025"/>
                          </a:xfrm>
                        </wpg:grpSpPr>
                        <pic:pic xmlns:pic="http://schemas.openxmlformats.org/drawingml/2006/picture">
                          <pic:nvPicPr>
                            <pic:cNvPr id="13" name="Picture 25"/>
                            <pic:cNvPicPr>
                              <a:picLocks noChangeAspect="1"/>
                            </pic:cNvPicPr>
                          </pic:nvPicPr>
                          <pic:blipFill rotWithShape="1">
                            <a:blip r:embed="rId61">
                              <a:extLst>
                                <a:ext uri="{28A0092B-C50C-407E-A947-70E740481C1C}">
                                  <a14:useLocalDpi xmlns:a14="http://schemas.microsoft.com/office/drawing/2010/main" val="0"/>
                                </a:ext>
                              </a:extLst>
                            </a:blip>
                            <a:srcRect r="42618"/>
                            <a:stretch/>
                          </pic:blipFill>
                          <pic:spPr bwMode="auto">
                            <a:xfrm>
                              <a:off x="0" y="0"/>
                              <a:ext cx="3141345" cy="350202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4AB65740" id="Group 464" o:spid="_x0000_s1026" style="position:absolute;margin-left:0;margin-top:0;width:247.35pt;height:599.25pt;z-index:251670528;mso-height-relative:margin" coordsize="31413,35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">
                  <v:shape id="Picture 25" o:spid="_x0000_s1027" type="#_x0000_t75" style="position:absolute;width:31413;height:35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">
                    <v:imagedata r:id="rId63" o:title="" cropright="27930f"/>
                    <v:path arrowok="t"/>
                  </v:shape>
                  <w10:wrap type="square"/>
                </v:group>
              </w:pict>
            </mc:Fallback>
          </mc:AlternateContent>
        </w:r>
      </w:del>
    </w:p>
    <w:p w14:paraId="388C7665" w14:textId="38CB052D" w:rsidR="00971EB2" w:rsidRDefault="00971EB2">
      <w:pPr>
        <w:rPr>
          <w:ins w:id="1350" w:author="Prabhvir Saran" w:date="2017-02-16T20:40:00Z"/>
          <w:noProof/>
        </w:rPr>
        <w:pPrChange w:id="1351" w:author="Prabhvir Saran" w:date="2017-02-16T20:40:00Z">
          <w:pPr>
            <w:pStyle w:val="Heading3"/>
          </w:pPr>
        </w:pPrChange>
      </w:pPr>
    </w:p>
    <w:p w14:paraId="5F925B40" w14:textId="77777777" w:rsidR="00971EB2" w:rsidRPr="00345E1C" w:rsidRDefault="00971EB2">
      <w:pPr>
        <w:rPr>
          <w:ins w:id="1352" w:author="Prabhvir Saran" w:date="2017-02-16T20:40:00Z"/>
          <w:noProof/>
        </w:rPr>
        <w:pPrChange w:id="1353" w:author="Prabhvir Saran" w:date="2017-02-16T20:40:00Z">
          <w:pPr>
            <w:pStyle w:val="Heading3"/>
          </w:pPr>
        </w:pPrChange>
      </w:pPr>
    </w:p>
    <w:p w14:paraId="0EB81A6D" w14:textId="7D165215" w:rsidR="00CE27D4" w:rsidRPr="00066FC0" w:rsidRDefault="00E268E0">
      <w:pPr>
        <w:rPr>
          <w:ins w:id="1354" w:author="Prabhvir Saran" w:date="2017-02-02T15:43:00Z"/>
          <w:color w:val="2F5496" w:themeColor="accent1" w:themeShade="BF"/>
          <w:sz w:val="32"/>
          <w:szCs w:val="26"/>
          <w:rPrChange w:id="1355" w:author="Prabhvir Saran" w:date="2017-02-02T23:35:00Z">
            <w:rPr>
              <w:ins w:id="1356" w:author="Prabhvir Saran" w:date="2017-02-02T15:43:00Z"/>
            </w:rPr>
          </w:rPrChange>
        </w:rPr>
        <w:pPrChange w:id="1357" w:author="Prabhvir Saran" w:date="2017-02-16T20:40:00Z">
          <w:pPr>
            <w:pStyle w:val="Heading3"/>
          </w:pPr>
        </w:pPrChange>
      </w:pPr>
      <w:ins w:id="1358" w:author="Prabhvir Saran" w:date="2017-02-02T23:15:00Z">
        <w:r w:rsidRPr="00066FC0">
          <w:rPr>
            <w:color w:val="2F5496" w:themeColor="accent1" w:themeShade="BF"/>
            <w:sz w:val="32"/>
            <w:szCs w:val="26"/>
            <w:rPrChange w:id="1359" w:author="Prabhvir Saran" w:date="2017-02-02T23:35:00Z">
              <w:rPr/>
            </w:rPrChange>
          </w:rPr>
          <w:t xml:space="preserve">Page Design / Colour Scheme </w:t>
        </w:r>
      </w:ins>
    </w:p>
    <w:p w14:paraId="47DA7F7C" w14:textId="77777777" w:rsidR="00CE27D4" w:rsidRDefault="00CE27D4" w:rsidP="00CE27D4">
      <w:pPr>
        <w:rPr>
          <w:ins w:id="1360" w:author="Prabhvir Saran" w:date="2017-02-02T15:43:00Z"/>
        </w:rPr>
      </w:pPr>
      <w:ins w:id="1361" w:author="Prabhvir Saran" w:date="2017-02-02T15:43:00Z">
        <w:r>
          <w:t xml:space="preserve">  </w:t>
        </w:r>
      </w:ins>
    </w:p>
    <w:p w14:paraId="1BDB2C0E" w14:textId="3C04FE9B" w:rsidR="00CE27D4" w:rsidRPr="00066FC0" w:rsidRDefault="00E268E0" w:rsidP="00F911EF">
      <w:pPr>
        <w:ind w:firstLine="720"/>
        <w:rPr>
          <w:ins w:id="1362" w:author="Prabhvir Saran" w:date="2017-02-02T15:43:00Z"/>
          <w:sz w:val="24"/>
          <w:szCs w:val="26"/>
          <w:rPrChange w:id="1363" w:author="Prabhvir Saran" w:date="2017-02-02T23:37:00Z">
            <w:rPr>
              <w:ins w:id="1364" w:author="Prabhvir Saran" w:date="2017-02-02T15:43:00Z"/>
            </w:rPr>
          </w:rPrChange>
        </w:rPr>
      </w:pPr>
      <w:bookmarkStart w:id="1365" w:name="_3rdcrjn" w:colFirst="0" w:colLast="0"/>
      <w:bookmarkEnd w:id="1365"/>
      <w:ins w:id="1366" w:author="Prabhvir Saran" w:date="2017-02-02T23:12:00Z">
        <w:r w:rsidRPr="00487BA1">
          <w:rPr>
            <w:sz w:val="24"/>
            <w:szCs w:val="26"/>
          </w:rPr>
          <w:t xml:space="preserve">The layout will be fluid to be more user friendly. </w:t>
        </w:r>
      </w:ins>
      <w:ins w:id="1367" w:author="Prabhvir Saran" w:date="2017-02-02T15:43:00Z">
        <w:r w:rsidR="00CE27D4" w:rsidRPr="00487BA1">
          <w:rPr>
            <w:sz w:val="24"/>
            <w:szCs w:val="26"/>
          </w:rPr>
          <w:t xml:space="preserve">For simple and </w:t>
        </w:r>
        <w:r w:rsidR="00CE27D4" w:rsidRPr="00FF76DD">
          <w:rPr>
            <w:sz w:val="24"/>
            <w:szCs w:val="26"/>
          </w:rPr>
          <w:t>intuitive navigation, we chose to use a drop dow</w:t>
        </w:r>
        <w:r w:rsidR="00775F5D" w:rsidRPr="00FF76DD">
          <w:rPr>
            <w:sz w:val="24"/>
            <w:szCs w:val="26"/>
          </w:rPr>
          <w:t xml:space="preserve">n navigation bar in the header, </w:t>
        </w:r>
        <w:r w:rsidR="00CE27D4" w:rsidRPr="00FF76DD">
          <w:rPr>
            <w:sz w:val="24"/>
            <w:szCs w:val="26"/>
          </w:rPr>
          <w:t>which is a very comm</w:t>
        </w:r>
        <w:r w:rsidR="00775F5D" w:rsidRPr="00FF76DD">
          <w:rPr>
            <w:sz w:val="24"/>
            <w:szCs w:val="26"/>
          </w:rPr>
          <w:t xml:space="preserve">on element of popular websites. On the </w:t>
        </w:r>
      </w:ins>
      <w:ins w:id="1368" w:author="Prabhvir Saran" w:date="2017-02-02T15:51:00Z">
        <w:r w:rsidR="00092D90">
          <w:rPr>
            <w:sz w:val="24"/>
            <w:szCs w:val="26"/>
          </w:rPr>
          <w:t xml:space="preserve">About HEMA page, </w:t>
        </w:r>
        <w:r w:rsidR="00066FC0" w:rsidRPr="00FF76DD">
          <w:rPr>
            <w:sz w:val="24"/>
            <w:szCs w:val="26"/>
          </w:rPr>
          <w:t>the Styles page</w:t>
        </w:r>
      </w:ins>
      <w:ins w:id="1369" w:author="Prabhvir Saran" w:date="2017-02-16T23:25:00Z">
        <w:r w:rsidR="00092D90">
          <w:rPr>
            <w:sz w:val="24"/>
            <w:szCs w:val="26"/>
          </w:rPr>
          <w:t xml:space="preserve"> and HEMA in BC page</w:t>
        </w:r>
      </w:ins>
      <w:ins w:id="1370" w:author="Prabhvir Saran" w:date="2017-02-02T15:51:00Z">
        <w:r w:rsidR="00066FC0" w:rsidRPr="00FF76DD">
          <w:rPr>
            <w:sz w:val="24"/>
            <w:szCs w:val="26"/>
          </w:rPr>
          <w:t xml:space="preserve">, </w:t>
        </w:r>
        <w:r w:rsidR="00775F5D" w:rsidRPr="00FF76DD">
          <w:rPr>
            <w:sz w:val="24"/>
            <w:szCs w:val="26"/>
          </w:rPr>
          <w:t>the left side navigation bar will have button</w:t>
        </w:r>
      </w:ins>
      <w:ins w:id="1371" w:author="Prabhvir Saran" w:date="2017-02-02T15:52:00Z">
        <w:r w:rsidR="00775F5D" w:rsidRPr="00971EB2">
          <w:rPr>
            <w:sz w:val="24"/>
            <w:szCs w:val="26"/>
          </w:rPr>
          <w:t>s which change the content in the main pane to match what the user wants to see.</w:t>
        </w:r>
      </w:ins>
      <w:ins w:id="1372" w:author="Prabhvir Saran" w:date="2017-02-02T15:53:00Z">
        <w:r w:rsidR="00775F5D" w:rsidRPr="00971EB2">
          <w:rPr>
            <w:sz w:val="24"/>
            <w:szCs w:val="26"/>
          </w:rPr>
          <w:t xml:space="preserve"> This will help user quickly find the content they want to see without having to sit through pages of links.</w:t>
        </w:r>
      </w:ins>
      <w:ins w:id="1373" w:author="Prabhvir Saran" w:date="2017-02-02T15:52:00Z">
        <w:r w:rsidR="00775F5D" w:rsidRPr="00971EB2">
          <w:rPr>
            <w:sz w:val="24"/>
            <w:szCs w:val="26"/>
          </w:rPr>
          <w:t xml:space="preserve"> </w:t>
        </w:r>
      </w:ins>
      <w:ins w:id="1374" w:author="Prabhvir Saran" w:date="2017-02-02T15:43:00Z">
        <w:r w:rsidR="00CE27D4" w:rsidRPr="00971EB2">
          <w:rPr>
            <w:sz w:val="24"/>
            <w:szCs w:val="26"/>
          </w:rPr>
          <w:t xml:space="preserve">Our color scheme </w:t>
        </w:r>
      </w:ins>
      <w:ins w:id="1375" w:author="Prabhvir Saran" w:date="2017-02-02T15:50:00Z">
        <w:r w:rsidR="00775F5D" w:rsidRPr="00971EB2">
          <w:rPr>
            <w:sz w:val="24"/>
            <w:szCs w:val="26"/>
          </w:rPr>
          <w:t xml:space="preserve">(below) we chose </w:t>
        </w:r>
      </w:ins>
      <w:ins w:id="1376" w:author="Prabhvir Saran" w:date="2017-02-02T15:43:00Z">
        <w:r w:rsidR="00CE27D4" w:rsidRPr="00971EB2">
          <w:rPr>
            <w:sz w:val="24"/>
            <w:szCs w:val="26"/>
          </w:rPr>
          <w:t>because it has a historical feel to it, in line with the content of the website, but it also has a bold red, which captures the aggression of combat spo</w:t>
        </w:r>
        <w:r w:rsidR="00775F5D" w:rsidRPr="00971EB2">
          <w:rPr>
            <w:sz w:val="24"/>
            <w:szCs w:val="26"/>
          </w:rPr>
          <w:t>rts. The colours all fit within a complementary colour set.</w:t>
        </w:r>
      </w:ins>
    </w:p>
    <w:p w14:paraId="4235CA36" w14:textId="2624C336" w:rsidR="00CE27D4" w:rsidRDefault="00775F5D" w:rsidP="00CE27D4">
      <w:pPr>
        <w:rPr>
          <w:ins w:id="1377" w:author="Prabhvir Saran" w:date="2017-02-02T15:43:00Z"/>
        </w:rPr>
      </w:pPr>
      <w:ins w:id="1378" w:author="Prabhvir Saran" w:date="2017-02-02T15:43:00Z">
        <w:r>
          <w:t xml:space="preserve"> </w:t>
        </w:r>
      </w:ins>
    </w:p>
    <w:p w14:paraId="249B4B24" w14:textId="77777777" w:rsidR="00CE27D4" w:rsidRDefault="00CE27D4" w:rsidP="00CE27D4">
      <w:pPr>
        <w:spacing w:after="0"/>
        <w:rPr>
          <w:ins w:id="1379" w:author="Prabhvir Saran" w:date="2017-02-02T15:43:00Z"/>
        </w:rPr>
      </w:pPr>
      <w:ins w:id="1380" w:author="Prabhvir Saran" w:date="2017-02-02T15:43:00Z">
        <w:r>
          <w:rPr>
            <w:noProof/>
            <w:lang w:val="en-CA" w:eastAsia="en-CA"/>
          </w:rPr>
          <w:drawing>
            <wp:inline distT="0" distB="0" distL="0" distR="0" wp14:anchorId="7D298ADF" wp14:editId="3DC17E87">
              <wp:extent cx="5943600" cy="364084"/>
              <wp:effectExtent l="0" t="0" r="0" b="0"/>
              <wp:docPr id="463" name="image15.png" descr="C:\Users\bhagw\AppData\Local\Microsoft\Windows\INetCacheContent.Word\pallette.png"/>
              <wp:cNvGraphicFramePr/>
              <a:graphic xmlns:a="http://schemas.openxmlformats.org/drawingml/2006/main">
                <a:graphicData uri="http://schemas.openxmlformats.org/drawingml/2006/picture">
                  <pic:pic xmlns:pic="http://schemas.openxmlformats.org/drawingml/2006/picture">
                    <pic:nvPicPr>
                      <pic:cNvPr id="0" name="image15.png" descr="C:\Users\bhagw\AppData\Local\Microsoft\Windows\INetCacheContent.Word\pallette.png"/>
                      <pic:cNvPicPr preferRelativeResize="0"/>
                    </pic:nvPicPr>
                    <pic:blipFill>
                      <a:blip r:embed="rId64"/>
                      <a:srcRect/>
                      <a:stretch>
                        <a:fillRect/>
                      </a:stretch>
                    </pic:blipFill>
                    <pic:spPr>
                      <a:xfrm>
                        <a:off x="0" y="0"/>
                        <a:ext cx="5943600" cy="364084"/>
                      </a:xfrm>
                      <a:prstGeom prst="rect">
                        <a:avLst/>
                      </a:prstGeom>
                      <a:ln/>
                    </pic:spPr>
                  </pic:pic>
                </a:graphicData>
              </a:graphic>
            </wp:inline>
          </w:drawing>
        </w:r>
        <w:r>
          <w:t xml:space="preserve"> </w:t>
        </w:r>
      </w:ins>
    </w:p>
    <w:p w14:paraId="749E6F87" w14:textId="0A6F8DB8" w:rsidR="00CE27D4" w:rsidRDefault="00CE27D4" w:rsidP="00CE27D4">
      <w:pPr>
        <w:spacing w:after="0"/>
        <w:rPr>
          <w:ins w:id="1381" w:author="Prabhvir Saran" w:date="2017-02-02T15:43:00Z"/>
        </w:rPr>
      </w:pPr>
      <w:ins w:id="1382" w:author="Prabhvir Saran" w:date="2017-02-02T15:43:00Z">
        <w:r>
          <w:t xml:space="preserve">| 000000                    | 450001                     | A50C0E                     | 2E3323                     | FFFEBB </w:t>
        </w:r>
      </w:ins>
    </w:p>
    <w:p w14:paraId="5E13183C" w14:textId="566DF36F" w:rsidR="00F911EF" w:rsidDel="00BD7077" w:rsidRDefault="00F911EF" w:rsidP="004161ED">
      <w:pPr>
        <w:pStyle w:val="Heading1"/>
        <w:rPr>
          <w:del w:id="1383" w:author="Prabhvir Saran" w:date="2017-02-16T20:07:00Z"/>
          <w:rFonts w:asciiTheme="minorHAnsi" w:eastAsiaTheme="minorHAnsi" w:hAnsiTheme="minorHAnsi" w:cstheme="minorBidi"/>
          <w:color w:val="auto"/>
          <w:sz w:val="22"/>
          <w:szCs w:val="22"/>
        </w:rPr>
      </w:pPr>
    </w:p>
    <w:p w14:paraId="5320D23A" w14:textId="77777777" w:rsidR="00BD7077" w:rsidRPr="00FF76DD" w:rsidRDefault="00BD7077">
      <w:pPr>
        <w:rPr>
          <w:ins w:id="1384" w:author="Prabhvir Saran" w:date="2017-02-16T20:07:00Z"/>
        </w:rPr>
        <w:pPrChange w:id="1385" w:author="Prabhvir Saran" w:date="2017-02-16T20:07:00Z">
          <w:pPr>
            <w:pStyle w:val="Heading1"/>
          </w:pPr>
        </w:pPrChange>
      </w:pPr>
    </w:p>
    <w:p w14:paraId="3FE9E9CF" w14:textId="0BBB80D2" w:rsidR="00F911EF" w:rsidDel="00BD7077" w:rsidRDefault="00F911EF" w:rsidP="00F911EF">
      <w:pPr>
        <w:rPr>
          <w:del w:id="1386" w:author="Prabhvir Saran" w:date="2017-02-16T20:07:00Z"/>
        </w:rPr>
      </w:pPr>
    </w:p>
    <w:p w14:paraId="3349AADE" w14:textId="2C2CD16E" w:rsidR="00F911EF" w:rsidDel="00BD7077" w:rsidRDefault="00F911EF" w:rsidP="00F911EF">
      <w:pPr>
        <w:rPr>
          <w:del w:id="1387" w:author="Prabhvir Saran" w:date="2017-02-16T20:07:00Z"/>
        </w:rPr>
      </w:pPr>
    </w:p>
    <w:p w14:paraId="4E6B2713" w14:textId="7FC6F3FE" w:rsidR="00F911EF" w:rsidDel="00BD7077" w:rsidRDefault="00F911EF" w:rsidP="00F911EF">
      <w:pPr>
        <w:rPr>
          <w:del w:id="1388" w:author="Prabhvir Saran" w:date="2017-02-16T20:07:00Z"/>
        </w:rPr>
      </w:pPr>
    </w:p>
    <w:p w14:paraId="0E8B4D4A" w14:textId="1120C6A9" w:rsidR="00F911EF" w:rsidDel="00BD7077" w:rsidRDefault="00F911EF" w:rsidP="00F911EF">
      <w:pPr>
        <w:rPr>
          <w:del w:id="1389" w:author="Prabhvir Saran" w:date="2017-02-16T20:07:00Z"/>
        </w:rPr>
      </w:pPr>
    </w:p>
    <w:p w14:paraId="3171EC68" w14:textId="7A870F4B" w:rsidR="00F911EF" w:rsidDel="00BD7077" w:rsidRDefault="00F911EF" w:rsidP="00F911EF">
      <w:pPr>
        <w:rPr>
          <w:del w:id="1390" w:author="Prabhvir Saran" w:date="2017-02-16T20:07:00Z"/>
        </w:rPr>
      </w:pPr>
    </w:p>
    <w:p w14:paraId="2A62B552" w14:textId="27D2D50B" w:rsidR="00F911EF" w:rsidDel="00BD7077" w:rsidRDefault="00F911EF" w:rsidP="00F911EF">
      <w:pPr>
        <w:rPr>
          <w:del w:id="1391" w:author="Prabhvir Saran" w:date="2017-02-16T20:07:00Z"/>
        </w:rPr>
      </w:pPr>
    </w:p>
    <w:p w14:paraId="5E43E10F" w14:textId="6D1DE306" w:rsidR="00F911EF" w:rsidDel="00BD7077" w:rsidRDefault="00F911EF" w:rsidP="00F911EF">
      <w:pPr>
        <w:rPr>
          <w:del w:id="1392" w:author="Prabhvir Saran" w:date="2017-02-16T20:07:00Z"/>
        </w:rPr>
      </w:pPr>
    </w:p>
    <w:p w14:paraId="2E9B5092" w14:textId="176EC064" w:rsidR="00F911EF" w:rsidDel="00BD7077" w:rsidRDefault="00F911EF" w:rsidP="00F911EF">
      <w:pPr>
        <w:rPr>
          <w:del w:id="1393" w:author="Prabhvir Saran" w:date="2017-02-16T20:07:00Z"/>
        </w:rPr>
      </w:pPr>
    </w:p>
    <w:p w14:paraId="0ED77D85" w14:textId="7BF70BD6" w:rsidR="00F911EF" w:rsidDel="00BD7077" w:rsidRDefault="00F911EF" w:rsidP="00F911EF">
      <w:pPr>
        <w:rPr>
          <w:del w:id="1394" w:author="Prabhvir Saran" w:date="2017-02-16T20:07:00Z"/>
        </w:rPr>
      </w:pPr>
    </w:p>
    <w:p w14:paraId="4F8E1D9B" w14:textId="1A12AFBC" w:rsidR="00F911EF" w:rsidDel="00BD7077" w:rsidRDefault="00F911EF" w:rsidP="00F911EF">
      <w:pPr>
        <w:rPr>
          <w:del w:id="1395" w:author="Prabhvir Saran" w:date="2017-02-16T20:07:00Z"/>
        </w:rPr>
      </w:pPr>
    </w:p>
    <w:p w14:paraId="59EC6C67" w14:textId="5E079298" w:rsidR="00F911EF" w:rsidDel="00BD7077" w:rsidRDefault="00F911EF" w:rsidP="00F911EF">
      <w:pPr>
        <w:rPr>
          <w:del w:id="1396" w:author="Prabhvir Saran" w:date="2017-02-16T20:07:00Z"/>
        </w:rPr>
      </w:pPr>
    </w:p>
    <w:p w14:paraId="638FAFA0" w14:textId="1A51883C" w:rsidR="00F911EF" w:rsidDel="00BD7077" w:rsidRDefault="00F911EF" w:rsidP="00F911EF">
      <w:pPr>
        <w:rPr>
          <w:del w:id="1397" w:author="Prabhvir Saran" w:date="2017-02-16T20:07:00Z"/>
        </w:rPr>
      </w:pPr>
    </w:p>
    <w:p w14:paraId="5110372B" w14:textId="547F4196" w:rsidR="00E268E0" w:rsidRPr="00F911EF" w:rsidDel="00BD7077" w:rsidRDefault="00E268E0" w:rsidP="00F911EF">
      <w:pPr>
        <w:rPr>
          <w:del w:id="1398" w:author="Prabhvir Saran" w:date="2017-02-16T20:07:00Z"/>
        </w:rPr>
      </w:pPr>
    </w:p>
    <w:p w14:paraId="6AD3D1CD" w14:textId="3CCDB4AD" w:rsidR="00CE27D4" w:rsidRPr="004161ED" w:rsidRDefault="00CE27D4" w:rsidP="004161ED">
      <w:pPr>
        <w:pStyle w:val="Heading1"/>
        <w:rPr>
          <w:ins w:id="1399" w:author="Prabhvir Saran" w:date="2017-02-02T15:43:00Z"/>
        </w:rPr>
      </w:pPr>
      <w:bookmarkStart w:id="1400" w:name="_Toc478080007"/>
      <w:ins w:id="1401" w:author="Prabhvir Saran" w:date="2017-02-02T15:43:00Z">
        <w:r w:rsidRPr="004161ED">
          <w:t>Appendix 1</w:t>
        </w:r>
        <w:bookmarkEnd w:id="1400"/>
      </w:ins>
    </w:p>
    <w:p w14:paraId="5B86598F" w14:textId="4C26B8A9" w:rsidR="00CE27D4" w:rsidRDefault="00CE27D4" w:rsidP="004161ED">
      <w:pPr>
        <w:rPr>
          <w:ins w:id="1402" w:author="Prabhvir Saran" w:date="2017-02-02T15:39:00Z"/>
        </w:rPr>
      </w:pPr>
    </w:p>
    <w:p w14:paraId="3D66A0F0" w14:textId="370D486C" w:rsidR="00121F28" w:rsidRDefault="00121F28" w:rsidP="004161ED">
      <w:pPr>
        <w:pStyle w:val="Heading2"/>
        <w:rPr>
          <w:ins w:id="1403" w:author="Prabhvir Saran" w:date="2017-02-02T23:16:00Z"/>
        </w:rPr>
      </w:pPr>
      <w:bookmarkStart w:id="1404" w:name="_Toc478080008"/>
      <w:r w:rsidRPr="005341BF">
        <w:t>Introduction</w:t>
      </w:r>
      <w:bookmarkEnd w:id="1404"/>
    </w:p>
    <w:p w14:paraId="13A03A11" w14:textId="77777777" w:rsidR="00E268E0" w:rsidRPr="00487BA1" w:rsidRDefault="00E268E0">
      <w:pPr>
        <w:pPrChange w:id="1405" w:author="Prabhvir Saran" w:date="2017-02-02T23:16:00Z">
          <w:pPr>
            <w:pStyle w:val="Heading2"/>
          </w:pPr>
        </w:pPrChange>
      </w:pPr>
    </w:p>
    <w:p w14:paraId="4533D929" w14:textId="69B916F0" w:rsidR="00E47E58" w:rsidRDefault="00E47E58" w:rsidP="00E47E58">
      <w:pPr>
        <w:ind w:firstLine="720"/>
        <w:rPr>
          <w:ins w:id="1406" w:author="Tony Pacheco" w:date="2017-01-31T18:38:00Z"/>
        </w:rPr>
      </w:pPr>
      <w:ins w:id="1407" w:author="Tony Pacheco" w:date="2017-01-31T18:38:00Z">
        <w:r>
          <w:rPr>
            <w:sz w:val="24"/>
            <w:szCs w:val="24"/>
          </w:rPr>
          <w:t xml:space="preserve">Historical European Martial Arts (HEMA) is a set of combat arts with their origins in Europe. Disciplines range from the earliest known axe &amp; sword fighting manuals (circa 1400) to late Victorian era boxing and </w:t>
        </w:r>
        <w:del w:id="1408" w:author="Prabhvir Saran" w:date="2017-02-02T22:41:00Z">
          <w:r w:rsidDel="005529B6">
            <w:rPr>
              <w:sz w:val="24"/>
              <w:szCs w:val="24"/>
            </w:rPr>
            <w:delText>self defence</w:delText>
          </w:r>
        </w:del>
      </w:ins>
      <w:ins w:id="1409" w:author="Prabhvir Saran" w:date="2017-02-02T22:41:00Z">
        <w:r w:rsidR="005529B6">
          <w:rPr>
            <w:sz w:val="24"/>
            <w:szCs w:val="24"/>
          </w:rPr>
          <w:t>self-defense</w:t>
        </w:r>
      </w:ins>
      <w:ins w:id="1410" w:author="Tony Pacheco" w:date="2017-01-31T18:38:00Z">
        <w:r>
          <w:rPr>
            <w:sz w:val="24"/>
            <w:szCs w:val="24"/>
          </w:rPr>
          <w:t xml:space="preserve"> systems. Unlike most Eastern martial arts, European martial arts lost their teaching traditions and schools, so the focus of HEMA is the rediscovery and revival of these ‘dead’ arts.</w:t>
        </w:r>
      </w:ins>
    </w:p>
    <w:p w14:paraId="10F43437" w14:textId="0EF31094" w:rsidR="00121F28" w:rsidDel="00E47E58" w:rsidRDefault="001A25C4" w:rsidP="0029077D">
      <w:pPr>
        <w:ind w:firstLine="720"/>
        <w:rPr>
          <w:del w:id="1411" w:author="Tony Pacheco" w:date="2017-01-31T18:38:00Z"/>
          <w:sz w:val="24"/>
          <w:szCs w:val="24"/>
        </w:rPr>
      </w:pPr>
      <w:del w:id="1412" w:author="Tony Pacheco" w:date="2017-01-31T18:38:00Z">
        <w:r w:rsidDel="00E47E58">
          <w:rPr>
            <w:sz w:val="24"/>
            <w:szCs w:val="24"/>
          </w:rPr>
          <w:delText>Global warming is shaping up to be the biggest issue of this century. It is best described as an annual rise in the temperature of the earth, but affects many other aspects of our climate as well. The global average temperature rising by just a degree can cause dramatic climate change, natural disasters and loss of life. The main cause is the rising level of greenhouse gases in the atmosphere. The biggest of these gases is CO</w:delText>
        </w:r>
        <w:r w:rsidDel="00E47E58">
          <w:rPr>
            <w:sz w:val="24"/>
            <w:szCs w:val="24"/>
            <w:vertAlign w:val="subscript"/>
          </w:rPr>
          <w:delText>2</w:delText>
        </w:r>
        <w:r w:rsidDel="00E47E58">
          <w:rPr>
            <w:sz w:val="24"/>
            <w:szCs w:val="24"/>
          </w:rPr>
          <w:delText>, emissions of which have been increasing steadily since the industrial revolution due</w:delText>
        </w:r>
        <w:r w:rsidR="00D31015" w:rsidDel="00E47E58">
          <w:rPr>
            <w:sz w:val="24"/>
            <w:szCs w:val="24"/>
          </w:rPr>
          <w:delText xml:space="preserve"> to the burning of fossil fuels</w:delText>
        </w:r>
        <w:r w:rsidDel="00E47E58">
          <w:rPr>
            <w:sz w:val="24"/>
            <w:szCs w:val="24"/>
          </w:rPr>
          <w:delText>. The more greenhouse gases are released, the more heat is trapped</w:delText>
        </w:r>
        <w:r w:rsidR="00D31015" w:rsidDel="00E47E58">
          <w:rPr>
            <w:sz w:val="24"/>
            <w:szCs w:val="24"/>
          </w:rPr>
          <w:delText>,</w:delText>
        </w:r>
        <w:r w:rsidDel="00E47E58">
          <w:rPr>
            <w:sz w:val="24"/>
            <w:szCs w:val="24"/>
          </w:rPr>
          <w:delText xml:space="preserve"> making Earth warmer. Most people believe that this will not affect them in short term but 2016 was in fact the hottest year on the record. There are already huge pieces of ice breaking off from the north pole which are creating a rise in the sea level. Florida is one of the first cities to be affected by this. </w:delText>
        </w:r>
        <w:r w:rsidR="00B6316B" w:rsidDel="00E47E58">
          <w:rPr>
            <w:sz w:val="24"/>
            <w:szCs w:val="24"/>
          </w:rPr>
          <w:delText>They are spending millions of</w:delText>
        </w:r>
        <w:r w:rsidDel="00E47E58">
          <w:rPr>
            <w:sz w:val="24"/>
            <w:szCs w:val="24"/>
          </w:rPr>
          <w:delText xml:space="preserve"> taxpayer dollars to pump water out of the city. This trend will continue in other coastal cities, and since majority of world’s population lives near the ocean a major move inward may be required. We may not be able to fully reverse what we have done to our planet but we can still save it from </w:delText>
        </w:r>
        <w:r w:rsidR="0036068B" w:rsidDel="00E47E58">
          <w:rPr>
            <w:sz w:val="24"/>
            <w:szCs w:val="24"/>
          </w:rPr>
          <w:delText xml:space="preserve">total </w:delText>
        </w:r>
        <w:r w:rsidR="00E76763" w:rsidDel="00E47E58">
          <w:rPr>
            <w:sz w:val="24"/>
            <w:szCs w:val="24"/>
          </w:rPr>
          <w:delText>destruction</w:delText>
        </w:r>
        <w:r w:rsidDel="00E47E58">
          <w:rPr>
            <w:sz w:val="24"/>
            <w:szCs w:val="24"/>
          </w:rPr>
          <w:delText xml:space="preserve">. </w:delText>
        </w:r>
      </w:del>
    </w:p>
    <w:p w14:paraId="5627CF61" w14:textId="77777777" w:rsidR="0029077D" w:rsidRDefault="0029077D" w:rsidP="00D31015">
      <w:pPr>
        <w:ind w:firstLine="720"/>
      </w:pPr>
    </w:p>
    <w:p w14:paraId="0383D709" w14:textId="3B7B1DB9" w:rsidR="00121F28" w:rsidRDefault="00A477D7" w:rsidP="004161ED">
      <w:pPr>
        <w:pStyle w:val="Heading2"/>
        <w:rPr>
          <w:ins w:id="1413" w:author="Prabhvir Saran" w:date="2017-02-02T23:16:00Z"/>
        </w:rPr>
      </w:pPr>
      <w:bookmarkStart w:id="1414" w:name="_Toc478080009"/>
      <w:r>
        <w:t>About</w:t>
      </w:r>
      <w:r w:rsidR="00121F28" w:rsidRPr="005341BF">
        <w:t xml:space="preserve"> the website</w:t>
      </w:r>
      <w:bookmarkEnd w:id="1414"/>
      <w:r w:rsidR="00380CD1" w:rsidRPr="005341BF">
        <w:t xml:space="preserve"> </w:t>
      </w:r>
    </w:p>
    <w:p w14:paraId="7D300A6F" w14:textId="77777777" w:rsidR="00E268E0" w:rsidRPr="00487BA1" w:rsidRDefault="00E268E0">
      <w:pPr>
        <w:pPrChange w:id="1415" w:author="Prabhvir Saran" w:date="2017-02-02T23:16:00Z">
          <w:pPr>
            <w:pStyle w:val="Heading2"/>
          </w:pPr>
        </w:pPrChange>
      </w:pPr>
    </w:p>
    <w:p w14:paraId="4713C747" w14:textId="77777777" w:rsidR="00E47E58" w:rsidRDefault="00E47E58" w:rsidP="00E47E58">
      <w:pPr>
        <w:ind w:firstLine="720"/>
        <w:rPr>
          <w:ins w:id="1416" w:author="Tony Pacheco" w:date="2017-01-31T18:39:00Z"/>
          <w:sz w:val="24"/>
          <w:szCs w:val="24"/>
        </w:rPr>
      </w:pPr>
      <w:ins w:id="1417" w:author="Tony Pacheco" w:date="2017-01-31T18:39:00Z">
        <w:r>
          <w:rPr>
            <w:sz w:val="24"/>
            <w:szCs w:val="24"/>
          </w:rPr>
          <w:t xml:space="preserve">Because HEMA is a relatively young sport (the modern revival only started in the 80’s) it is not very well known; the goal of this website will be to introduce new people to the sport and hopefully speed the growth of its revival. </w:t>
        </w:r>
      </w:ins>
    </w:p>
    <w:p w14:paraId="5CD0D9CA" w14:textId="77777777" w:rsidR="00E47E58" w:rsidRDefault="00E47E58" w:rsidP="00E47E58">
      <w:pPr>
        <w:ind w:firstLine="720"/>
        <w:rPr>
          <w:ins w:id="1418" w:author="Tony Pacheco" w:date="2017-01-31T18:39:00Z"/>
          <w:sz w:val="24"/>
          <w:szCs w:val="24"/>
        </w:rPr>
      </w:pPr>
      <w:ins w:id="1419" w:author="Tony Pacheco" w:date="2017-01-31T18:39:00Z">
        <w:r>
          <w:rPr>
            <w:sz w:val="24"/>
            <w:szCs w:val="24"/>
          </w:rPr>
          <w:t>In addition to introducing new people to HEMA, we would also like for the website to serve as a portal to further learning on the subject. We can achieve this by including a glossary of terms commonly used in the HEMA community, having small articles on the different disciplines and weapons and a media gallery.</w:t>
        </w:r>
      </w:ins>
    </w:p>
    <w:p w14:paraId="534002E8" w14:textId="77777777" w:rsidR="00E47E58" w:rsidRDefault="00E47E58" w:rsidP="00E47E58">
      <w:pPr>
        <w:rPr>
          <w:ins w:id="1420" w:author="Tony Pacheco" w:date="2017-01-31T18:39:00Z"/>
          <w:sz w:val="24"/>
          <w:szCs w:val="24"/>
        </w:rPr>
      </w:pPr>
      <w:ins w:id="1421" w:author="Tony Pacheco" w:date="2017-01-31T18:39:00Z">
        <w:r>
          <w:rPr>
            <w:sz w:val="24"/>
            <w:szCs w:val="24"/>
          </w:rPr>
          <w:tab/>
          <w:t>Not very many websites dedicated to HEMA exist now. The most popular forum for the discussion of HEMA are a Facebook group with just under 10,000 members, but a proper website dedicated to teaching people about HEMA (that doesn’t have a club or association affiliated with it) doesn’t seem to exist</w:t>
        </w:r>
      </w:ins>
    </w:p>
    <w:p w14:paraId="59BC6708" w14:textId="77777777" w:rsidR="00E47E58" w:rsidDel="00EC6476" w:rsidRDefault="00E47E58" w:rsidP="00E47E58">
      <w:pPr>
        <w:ind w:firstLine="720"/>
        <w:rPr>
          <w:ins w:id="1422" w:author="Tony Pacheco" w:date="2017-01-31T18:39:00Z"/>
          <w:del w:id="1423" w:author="Prabhvir Saran" w:date="2017-02-02T16:01:00Z"/>
          <w:sz w:val="24"/>
          <w:szCs w:val="24"/>
        </w:rPr>
      </w:pPr>
      <w:ins w:id="1424" w:author="Tony Pacheco" w:date="2017-01-31T18:39:00Z">
        <w:r>
          <w:fldChar w:fldCharType="begin"/>
        </w:r>
        <w:r>
          <w:instrText xml:space="preserve"> HYPERLINK "http://hroarr.com/" </w:instrText>
        </w:r>
        <w:r>
          <w:fldChar w:fldCharType="separate"/>
        </w:r>
        <w:r w:rsidRPr="00DC390E">
          <w:rPr>
            <w:rStyle w:val="Hyperlink"/>
            <w:sz w:val="24"/>
            <w:szCs w:val="24"/>
          </w:rPr>
          <w:t>http://hroarr.com/</w:t>
        </w:r>
        <w:r>
          <w:rPr>
            <w:rStyle w:val="Hyperlink"/>
            <w:sz w:val="24"/>
            <w:szCs w:val="24"/>
          </w:rPr>
          <w:fldChar w:fldCharType="end"/>
        </w:r>
        <w:r>
          <w:rPr>
            <w:sz w:val="24"/>
            <w:szCs w:val="24"/>
          </w:rPr>
          <w:t xml:space="preserve"> is a popular website which is mostly dedicated to sharing news articles and blog posts related to HEMA, but it has a heavy bias towards certain disciplines, and towards German styles as opposed to the style from other countries. Our website will aim to show no bias towards any one discipline, and will not be focused on news but rather general information.</w:t>
        </w:r>
      </w:ins>
    </w:p>
    <w:p w14:paraId="2BC97533" w14:textId="77777777" w:rsidR="00E47E58" w:rsidRDefault="00E47E58" w:rsidP="004161ED">
      <w:pPr>
        <w:ind w:firstLine="720"/>
        <w:rPr>
          <w:ins w:id="1425" w:author="Tony Pacheco" w:date="2017-01-31T18:39:00Z"/>
          <w:sz w:val="24"/>
          <w:szCs w:val="24"/>
        </w:rPr>
      </w:pPr>
    </w:p>
    <w:p w14:paraId="75935159" w14:textId="77777777" w:rsidR="00E268E0" w:rsidRDefault="00E47E58" w:rsidP="00F55454">
      <w:pPr>
        <w:ind w:firstLine="720"/>
        <w:rPr>
          <w:ins w:id="1426" w:author="Prabhvir Saran" w:date="2017-02-02T23:16:00Z"/>
          <w:sz w:val="24"/>
          <w:szCs w:val="24"/>
        </w:rPr>
      </w:pPr>
      <w:ins w:id="1427" w:author="Tony Pacheco" w:date="2017-01-31T18:39:00Z">
        <w:r>
          <w:fldChar w:fldCharType="begin"/>
        </w:r>
        <w:r>
          <w:instrText xml:space="preserve"> HYPERLINK "https://www.hemaalliance.com/" </w:instrText>
        </w:r>
        <w:r>
          <w:fldChar w:fldCharType="separate"/>
        </w:r>
        <w:r w:rsidRPr="00DC390E">
          <w:rPr>
            <w:rStyle w:val="Hyperlink"/>
            <w:sz w:val="24"/>
            <w:szCs w:val="24"/>
          </w:rPr>
          <w:t>https://www.hemaalliance.com/</w:t>
        </w:r>
        <w:r>
          <w:rPr>
            <w:rStyle w:val="Hyperlink"/>
            <w:sz w:val="24"/>
            <w:szCs w:val="24"/>
          </w:rPr>
          <w:fldChar w:fldCharType="end"/>
        </w:r>
        <w:r>
          <w:rPr>
            <w:sz w:val="24"/>
            <w:szCs w:val="24"/>
          </w:rPr>
          <w:t xml:space="preserve"> covers a little of everything in HEMA, but doesn’t get too in depth on anything technical. It serves mostly as a portal to other websites, with little original content. Our website will focus more on creative content.</w:t>
        </w:r>
      </w:ins>
    </w:p>
    <w:p w14:paraId="26570792" w14:textId="5C9FB298" w:rsidR="00F55454" w:rsidDel="00E47E58" w:rsidRDefault="001A25C4" w:rsidP="00E47E58">
      <w:pPr>
        <w:ind w:firstLine="720"/>
        <w:rPr>
          <w:del w:id="1428" w:author="Tony Pacheco" w:date="2017-01-31T18:39:00Z"/>
          <w:sz w:val="24"/>
          <w:szCs w:val="24"/>
        </w:rPr>
      </w:pPr>
      <w:del w:id="1429" w:author="Tony Pacheco" w:date="2017-01-31T18:39:00Z">
        <w:r w:rsidDel="00E47E58">
          <w:rPr>
            <w:sz w:val="24"/>
            <w:szCs w:val="24"/>
          </w:rPr>
          <w:delText xml:space="preserve">Global warming is one of the biggest </w:delText>
        </w:r>
        <w:r w:rsidR="00520569" w:rsidDel="00E47E58">
          <w:rPr>
            <w:sz w:val="24"/>
            <w:szCs w:val="24"/>
          </w:rPr>
          <w:delText>problems humanity faces and it concerns everyone</w:delText>
        </w:r>
        <w:r w:rsidDel="00E47E58">
          <w:rPr>
            <w:sz w:val="24"/>
            <w:szCs w:val="24"/>
          </w:rPr>
          <w:delText xml:space="preserve"> greatly, which is why we chose this topic. This website is a great way to introduce new people to this issue. It will explain how global warming started, its current state, and wher</w:delText>
        </w:r>
        <w:r w:rsidR="00F55454" w:rsidDel="00E47E58">
          <w:rPr>
            <w:sz w:val="24"/>
            <w:szCs w:val="24"/>
          </w:rPr>
          <w:delText>e experts see it in the future.</w:delText>
        </w:r>
        <w:r w:rsidR="004C0937" w:rsidDel="00E47E58">
          <w:rPr>
            <w:sz w:val="24"/>
            <w:szCs w:val="24"/>
          </w:rPr>
          <w:delText xml:space="preserve"> </w:delText>
        </w:r>
      </w:del>
    </w:p>
    <w:p w14:paraId="095899EE" w14:textId="048261D3" w:rsidR="00F55454" w:rsidDel="00E47E58" w:rsidRDefault="001A25C4" w:rsidP="0036068B">
      <w:pPr>
        <w:ind w:firstLine="720"/>
        <w:rPr>
          <w:del w:id="1430" w:author="Tony Pacheco" w:date="2017-01-31T18:39:00Z"/>
          <w:sz w:val="24"/>
          <w:szCs w:val="24"/>
        </w:rPr>
      </w:pPr>
      <w:del w:id="1431" w:author="Tony Pacheco" w:date="2017-01-31T18:39:00Z">
        <w:r w:rsidDel="00E47E58">
          <w:rPr>
            <w:sz w:val="24"/>
            <w:szCs w:val="24"/>
          </w:rPr>
          <w:delText>There are many people who still don’t believe i</w:delText>
        </w:r>
        <w:r w:rsidR="001609EC" w:rsidDel="00E47E58">
          <w:rPr>
            <w:sz w:val="24"/>
            <w:szCs w:val="24"/>
          </w:rPr>
          <w:delText xml:space="preserve">n the risks of </w:delText>
        </w:r>
        <w:r w:rsidR="00F55454" w:rsidDel="00E47E58">
          <w:rPr>
            <w:sz w:val="24"/>
            <w:szCs w:val="24"/>
          </w:rPr>
          <w:delText>global warming and our goal is for this website to</w:delText>
        </w:r>
        <w:r w:rsidDel="00E47E58">
          <w:rPr>
            <w:sz w:val="24"/>
            <w:szCs w:val="24"/>
          </w:rPr>
          <w:delText xml:space="preserve"> help them realize how it concerns not only us but future generations as well. We believe the site will appeal</w:delText>
        </w:r>
        <w:r w:rsidR="00F55454" w:rsidDel="00E47E58">
          <w:rPr>
            <w:sz w:val="24"/>
            <w:szCs w:val="24"/>
          </w:rPr>
          <w:delText xml:space="preserve"> to young adults and teens</w:delText>
        </w:r>
        <w:r w:rsidR="0036068B" w:rsidDel="00E47E58">
          <w:rPr>
            <w:sz w:val="24"/>
            <w:szCs w:val="24"/>
          </w:rPr>
          <w:delText xml:space="preserve"> in both developed and developing countries. O</w:delText>
        </w:r>
        <w:r w:rsidDel="00E47E58">
          <w:rPr>
            <w:sz w:val="24"/>
            <w:szCs w:val="24"/>
          </w:rPr>
          <w:delText xml:space="preserve">ur main objective is to enlighten </w:delText>
        </w:r>
        <w:r w:rsidR="00F55454" w:rsidDel="00E47E58">
          <w:rPr>
            <w:sz w:val="24"/>
            <w:szCs w:val="24"/>
          </w:rPr>
          <w:delText>these people</w:delText>
        </w:r>
        <w:r w:rsidDel="00E47E58">
          <w:rPr>
            <w:sz w:val="24"/>
            <w:szCs w:val="24"/>
          </w:rPr>
          <w:delText xml:space="preserve"> on how they can help diminish global warming by making little changes such as recycling and rethinking their power use</w:delText>
        </w:r>
        <w:r w:rsidR="00F55454" w:rsidDel="00E47E58">
          <w:rPr>
            <w:sz w:val="24"/>
            <w:szCs w:val="24"/>
          </w:rPr>
          <w:delText xml:space="preserve"> habits.</w:delText>
        </w:r>
        <w:r w:rsidR="00AB7328" w:rsidDel="00E47E58">
          <w:rPr>
            <w:sz w:val="24"/>
            <w:szCs w:val="24"/>
          </w:rPr>
          <w:delText xml:space="preserve"> </w:delText>
        </w:r>
        <w:r w:rsidR="0036068B" w:rsidDel="00E47E58">
          <w:rPr>
            <w:sz w:val="24"/>
            <w:szCs w:val="24"/>
          </w:rPr>
          <w:delText xml:space="preserve">The website will include examples of activities we are doing ourselves to counter global warming in either picture or video format. </w:delText>
        </w:r>
        <w:r w:rsidR="00AB7328" w:rsidDel="00E47E58">
          <w:rPr>
            <w:sz w:val="24"/>
            <w:szCs w:val="24"/>
          </w:rPr>
          <w:delText xml:space="preserve"> If we see that</w:delText>
        </w:r>
        <w:r w:rsidR="00360DC7" w:rsidDel="00E47E58">
          <w:rPr>
            <w:sz w:val="24"/>
            <w:szCs w:val="24"/>
          </w:rPr>
          <w:delText xml:space="preserve"> user</w:delText>
        </w:r>
        <w:r w:rsidR="00AB7328" w:rsidDel="00E47E58">
          <w:rPr>
            <w:sz w:val="24"/>
            <w:szCs w:val="24"/>
          </w:rPr>
          <w:delText>s are changing their habits to be more environmentally</w:delText>
        </w:r>
        <w:r w:rsidR="00B67FBE" w:rsidDel="00E47E58">
          <w:rPr>
            <w:sz w:val="24"/>
            <w:szCs w:val="24"/>
          </w:rPr>
          <w:delText xml:space="preserve"> friendly</w:delText>
        </w:r>
        <w:r w:rsidR="00AB7328" w:rsidDel="00E47E58">
          <w:rPr>
            <w:sz w:val="24"/>
            <w:szCs w:val="24"/>
          </w:rPr>
          <w:delText xml:space="preserve"> </w:delText>
        </w:r>
        <w:r w:rsidR="00360DC7" w:rsidDel="00E47E58">
          <w:rPr>
            <w:sz w:val="24"/>
            <w:szCs w:val="24"/>
          </w:rPr>
          <w:delText xml:space="preserve">through the </w:delText>
        </w:r>
        <w:r w:rsidR="00AB7328" w:rsidDel="00E47E58">
          <w:rPr>
            <w:sz w:val="24"/>
            <w:szCs w:val="24"/>
          </w:rPr>
          <w:delText>feedback</w:delText>
        </w:r>
        <w:r w:rsidR="00B6502F" w:rsidDel="00E47E58">
          <w:rPr>
            <w:sz w:val="24"/>
            <w:szCs w:val="24"/>
          </w:rPr>
          <w:delText xml:space="preserve"> we receive</w:delText>
        </w:r>
        <w:r w:rsidR="00AB7328" w:rsidDel="00E47E58">
          <w:rPr>
            <w:sz w:val="24"/>
            <w:szCs w:val="24"/>
          </w:rPr>
          <w:delText xml:space="preserve"> from survey</w:delText>
        </w:r>
        <w:r w:rsidR="006874EB" w:rsidDel="00E47E58">
          <w:rPr>
            <w:sz w:val="24"/>
            <w:szCs w:val="24"/>
          </w:rPr>
          <w:delText>s</w:delText>
        </w:r>
        <w:r w:rsidR="00AB7328" w:rsidDel="00E47E58">
          <w:rPr>
            <w:sz w:val="24"/>
            <w:szCs w:val="24"/>
          </w:rPr>
          <w:delText xml:space="preserve">, </w:delText>
        </w:r>
        <w:r w:rsidR="00360DC7" w:rsidDel="00E47E58">
          <w:rPr>
            <w:sz w:val="24"/>
            <w:szCs w:val="24"/>
          </w:rPr>
          <w:delText xml:space="preserve">that will be a success for us. </w:delText>
        </w:r>
      </w:del>
    </w:p>
    <w:p w14:paraId="3DA5E404" w14:textId="51ED7484" w:rsidR="00F55454" w:rsidDel="00E47E58" w:rsidRDefault="00F55454" w:rsidP="00F55454">
      <w:pPr>
        <w:ind w:firstLine="720"/>
        <w:rPr>
          <w:del w:id="1432" w:author="Tony Pacheco" w:date="2017-01-31T18:39:00Z"/>
          <w:sz w:val="24"/>
          <w:szCs w:val="24"/>
        </w:rPr>
      </w:pPr>
      <w:del w:id="1433" w:author="Tony Pacheco" w:date="2017-01-31T18:39:00Z">
        <w:r w:rsidDel="00E47E58">
          <w:rPr>
            <w:sz w:val="24"/>
            <w:szCs w:val="24"/>
          </w:rPr>
          <w:delText>Where similar website fail to capture their audiences, we plan to succeed</w:delText>
        </w:r>
        <w:r w:rsidR="001A25C4" w:rsidDel="00E47E58">
          <w:rPr>
            <w:sz w:val="24"/>
            <w:szCs w:val="24"/>
          </w:rPr>
          <w:delText xml:space="preserve"> by </w:delText>
        </w:r>
        <w:r w:rsidR="005A04E4" w:rsidDel="00E47E58">
          <w:rPr>
            <w:sz w:val="24"/>
            <w:szCs w:val="24"/>
          </w:rPr>
          <w:delText>avoiding what we believe to be the main pitfall of most sites on climate change: boring walls of text.</w:delText>
        </w:r>
      </w:del>
    </w:p>
    <w:p w14:paraId="3DE61FA3" w14:textId="1D4B1B53" w:rsidR="00F55454" w:rsidDel="00E47E58" w:rsidRDefault="00E2697D" w:rsidP="00F55454">
      <w:pPr>
        <w:ind w:firstLine="720"/>
        <w:rPr>
          <w:del w:id="1434" w:author="Tony Pacheco" w:date="2017-01-31T18:39:00Z"/>
          <w:sz w:val="24"/>
          <w:szCs w:val="24"/>
        </w:rPr>
      </w:pPr>
      <w:del w:id="1435" w:author="Tony Pacheco" w:date="2017-01-31T18:39:00Z">
        <w:r w:rsidDel="00E47E58">
          <w:fldChar w:fldCharType="begin"/>
        </w:r>
        <w:r w:rsidDel="00E47E58">
          <w:delInstrText xml:space="preserve"> HYPERLINK "http://www.livescience.com/topics/global-warming" </w:delInstrText>
        </w:r>
        <w:r w:rsidDel="00E47E58">
          <w:fldChar w:fldCharType="separate"/>
        </w:r>
        <w:r w:rsidR="00F55454" w:rsidRPr="00CC083C" w:rsidDel="00E47E58">
          <w:rPr>
            <w:rStyle w:val="Hyperlink"/>
            <w:sz w:val="24"/>
            <w:szCs w:val="24"/>
          </w:rPr>
          <w:delText>www.livescience.com/topics/global-warming</w:delText>
        </w:r>
        <w:r w:rsidDel="00E47E58">
          <w:rPr>
            <w:rStyle w:val="Hyperlink"/>
            <w:sz w:val="24"/>
            <w:szCs w:val="24"/>
          </w:rPr>
          <w:fldChar w:fldCharType="end"/>
        </w:r>
        <w:r w:rsidR="00F55454" w:rsidDel="00E47E58">
          <w:rPr>
            <w:sz w:val="24"/>
            <w:szCs w:val="24"/>
          </w:rPr>
          <w:delText xml:space="preserve"> is the first (non-Wikipedia) page that comes up in a google search for ‘global warming’; and while it is full of useful information on the topic, the organization of the site holds it back. The first thing you encounter on it is a wall of text centered on the screen and below a list of articles. We are convinced that a more appealing design would make the site easier to digest.</w:delText>
        </w:r>
      </w:del>
    </w:p>
    <w:p w14:paraId="01E9F104" w14:textId="53D444A3" w:rsidR="00F55454" w:rsidDel="00E47E58" w:rsidRDefault="00E2697D" w:rsidP="00F55454">
      <w:pPr>
        <w:ind w:firstLine="720"/>
        <w:rPr>
          <w:del w:id="1436" w:author="Tony Pacheco" w:date="2017-01-31T18:39:00Z"/>
          <w:sz w:val="24"/>
          <w:szCs w:val="24"/>
        </w:rPr>
      </w:pPr>
      <w:del w:id="1437" w:author="Tony Pacheco" w:date="2017-01-31T18:39:00Z">
        <w:r w:rsidDel="00E47E58">
          <w:fldChar w:fldCharType="begin"/>
        </w:r>
        <w:r w:rsidDel="00E47E58">
          <w:delInstrText xml:space="preserve"> HYPERLINK "http://www.climatehotmap.org/" </w:delInstrText>
        </w:r>
        <w:r w:rsidDel="00E47E58">
          <w:fldChar w:fldCharType="separate"/>
        </w:r>
        <w:r w:rsidR="008013EF" w:rsidRPr="00CC083C" w:rsidDel="00E47E58">
          <w:rPr>
            <w:rStyle w:val="Hyperlink"/>
            <w:sz w:val="24"/>
            <w:szCs w:val="24"/>
          </w:rPr>
          <w:delText>http://www.climatehotmap.org/</w:delText>
        </w:r>
        <w:r w:rsidDel="00E47E58">
          <w:rPr>
            <w:rStyle w:val="Hyperlink"/>
            <w:sz w:val="24"/>
            <w:szCs w:val="24"/>
          </w:rPr>
          <w:fldChar w:fldCharType="end"/>
        </w:r>
        <w:r w:rsidR="008013EF" w:rsidDel="00E47E58">
          <w:rPr>
            <w:sz w:val="24"/>
            <w:szCs w:val="24"/>
          </w:rPr>
          <w:delText xml:space="preserve"> is another website completely dedicated to the subject of climate change, and it takes a more interesting and captivating approach to the problem of getting people interested in the topic. Instead of text, the first thing a visitor to the site encounters is a map of the world covered in pins which show areas where climate change has made a noticeable negative effect on the environment. This more interactive design choice makes the website more interesting and is more likely in our opinion to hold people’s attention for longer, but it too suffers from boring walls of text once you leave the home page</w:delText>
        </w:r>
        <w:r w:rsidR="00623396" w:rsidDel="00E47E58">
          <w:rPr>
            <w:sz w:val="24"/>
            <w:szCs w:val="24"/>
          </w:rPr>
          <w:delText>.</w:delText>
        </w:r>
      </w:del>
    </w:p>
    <w:p w14:paraId="7F7E7DCA" w14:textId="77777777" w:rsidR="0029077D" w:rsidRPr="00F55454" w:rsidRDefault="0029077D" w:rsidP="00F55454">
      <w:pPr>
        <w:ind w:firstLine="720"/>
        <w:rPr>
          <w:sz w:val="24"/>
          <w:szCs w:val="24"/>
        </w:rPr>
      </w:pPr>
    </w:p>
    <w:p w14:paraId="762F10B4" w14:textId="0607F7E5" w:rsidR="00121F28" w:rsidRDefault="00380CD1" w:rsidP="004161ED">
      <w:pPr>
        <w:pStyle w:val="Heading2"/>
        <w:rPr>
          <w:ins w:id="1438" w:author="Prabhvir Saran" w:date="2017-02-02T23:16:00Z"/>
        </w:rPr>
      </w:pPr>
      <w:bookmarkStart w:id="1439" w:name="_Toc478080010"/>
      <w:r w:rsidRPr="005341BF">
        <w:t>Functional Requirements</w:t>
      </w:r>
      <w:bookmarkEnd w:id="1439"/>
      <w:r w:rsidRPr="005341BF">
        <w:t xml:space="preserve"> </w:t>
      </w:r>
    </w:p>
    <w:p w14:paraId="7ABDC0F0" w14:textId="77777777" w:rsidR="00E268E0" w:rsidRPr="00487BA1" w:rsidRDefault="00E268E0">
      <w:pPr>
        <w:pPrChange w:id="1440" w:author="Prabhvir Saran" w:date="2017-02-02T23:16:00Z">
          <w:pPr>
            <w:pStyle w:val="Heading2"/>
          </w:pPr>
        </w:pPrChange>
      </w:pPr>
    </w:p>
    <w:p w14:paraId="07076490" w14:textId="032FEC25" w:rsidR="001A25C4" w:rsidDel="009732DE" w:rsidRDefault="009732DE">
      <w:pPr>
        <w:ind w:firstLine="720"/>
        <w:rPr>
          <w:del w:id="1441" w:author="Prabhvir Saran" w:date="2017-02-02T15:44:00Z"/>
        </w:rPr>
      </w:pPr>
      <w:ins w:id="1442" w:author="Prabhvir Saran" w:date="2017-02-02T15:44:00Z">
        <w:r>
          <w:rPr>
            <w:sz w:val="24"/>
            <w:szCs w:val="24"/>
          </w:rPr>
          <w:lastRenderedPageBreak/>
          <w:t xml:space="preserve">Users will be able register and login to the website. Once a user logs in, he/she can comment and share his/her views on HEMA and also can provide suggestions to request some content and can also suggest for the betterment of the website. The pages describing the styles of HEMA and nearby locations will include a form where users can comment on styles they prefer, or which locations they prefer or train at. The information in these two pages will be displayed in a list. </w:t>
        </w:r>
      </w:ins>
      <w:del w:id="1443" w:author="Prabhvir Saran" w:date="2017-02-02T15:44:00Z">
        <w:r w:rsidR="001A25C4" w:rsidDel="009732DE">
          <w:rPr>
            <w:sz w:val="24"/>
            <w:szCs w:val="24"/>
          </w:rPr>
          <w:delText xml:space="preserve">Users will be able </w:delText>
        </w:r>
        <w:r w:rsidR="00122A71" w:rsidDel="009732DE">
          <w:rPr>
            <w:sz w:val="24"/>
            <w:szCs w:val="24"/>
          </w:rPr>
          <w:delText>register and login to the website. Once logged in they can</w:delText>
        </w:r>
        <w:r w:rsidR="001A25C4" w:rsidDel="009732DE">
          <w:rPr>
            <w:sz w:val="24"/>
            <w:szCs w:val="24"/>
          </w:rPr>
          <w:delText xml:space="preserve"> </w:delText>
        </w:r>
        <w:r w:rsidR="00B6316B" w:rsidDel="009732DE">
          <w:rPr>
            <w:sz w:val="24"/>
            <w:szCs w:val="24"/>
          </w:rPr>
          <w:delText>participate in a survey about climate change, as well as receive regular updates and news. The</w:delText>
        </w:r>
        <w:r w:rsidR="001A25C4" w:rsidDel="009732DE">
          <w:rPr>
            <w:sz w:val="24"/>
            <w:szCs w:val="24"/>
          </w:rPr>
          <w:delText xml:space="preserve"> </w:delText>
        </w:r>
        <w:r w:rsidR="00B6316B" w:rsidDel="009732DE">
          <w:rPr>
            <w:sz w:val="24"/>
            <w:szCs w:val="24"/>
          </w:rPr>
          <w:delText>goal of the survey is to</w:delText>
        </w:r>
        <w:r w:rsidR="001A25C4" w:rsidDel="009732DE">
          <w:rPr>
            <w:sz w:val="24"/>
            <w:szCs w:val="24"/>
          </w:rPr>
          <w:delText xml:space="preserve"> inform the user about steps they can ta</w:delText>
        </w:r>
        <w:r w:rsidR="00B6316B" w:rsidDel="009732DE">
          <w:rPr>
            <w:sz w:val="24"/>
            <w:szCs w:val="24"/>
          </w:rPr>
          <w:delText>ke to better protect our planet. We will achieve that goal by using the user’s input in the survey to re-organize the site’s content so</w:delText>
        </w:r>
        <w:r w:rsidR="006D5511" w:rsidDel="009732DE">
          <w:rPr>
            <w:sz w:val="24"/>
            <w:szCs w:val="24"/>
          </w:rPr>
          <w:delText xml:space="preserve"> that the user can navigate easily to the information most pertinent to them.</w:delText>
        </w:r>
      </w:del>
    </w:p>
    <w:p w14:paraId="41A994E5" w14:textId="561C604C" w:rsidR="001A25C4" w:rsidDel="009732DE" w:rsidRDefault="008B1D25">
      <w:pPr>
        <w:ind w:firstLine="720"/>
        <w:rPr>
          <w:del w:id="1444" w:author="Prabhvir Saran" w:date="2017-02-02T15:44:00Z"/>
        </w:rPr>
        <w:pPrChange w:id="1445" w:author="Prabhvir Saran" w:date="2017-02-02T23:16:00Z">
          <w:pPr/>
        </w:pPrChange>
      </w:pPr>
      <w:del w:id="1446" w:author="Prabhvir Saran" w:date="2017-02-02T15:44:00Z">
        <w:r w:rsidDel="009732DE">
          <w:rPr>
            <w:sz w:val="24"/>
            <w:szCs w:val="24"/>
          </w:rPr>
          <w:delText>The questions can be along the lines of</w:delText>
        </w:r>
        <w:r w:rsidR="001A25C4" w:rsidDel="009732DE">
          <w:rPr>
            <w:sz w:val="24"/>
            <w:szCs w:val="24"/>
          </w:rPr>
          <w:delText>:</w:delText>
        </w:r>
      </w:del>
    </w:p>
    <w:p w14:paraId="21C1F1F4" w14:textId="3C60A818" w:rsidR="001A25C4" w:rsidDel="009732DE" w:rsidRDefault="001A25C4">
      <w:pPr>
        <w:widowControl w:val="0"/>
        <w:numPr>
          <w:ilvl w:val="0"/>
          <w:numId w:val="4"/>
        </w:numPr>
        <w:spacing w:after="0" w:line="256" w:lineRule="auto"/>
        <w:ind w:left="0" w:firstLine="720"/>
        <w:contextualSpacing/>
        <w:rPr>
          <w:del w:id="1447" w:author="Prabhvir Saran" w:date="2017-02-02T15:44:00Z"/>
          <w:sz w:val="24"/>
          <w:szCs w:val="24"/>
        </w:rPr>
        <w:pPrChange w:id="1448" w:author="Prabhvir Saran" w:date="2017-02-02T23:16:00Z">
          <w:pPr>
            <w:widowControl w:val="0"/>
            <w:numPr>
              <w:numId w:val="4"/>
            </w:numPr>
            <w:spacing w:after="0" w:line="256" w:lineRule="auto"/>
            <w:ind w:left="720" w:hanging="360"/>
            <w:contextualSpacing/>
          </w:pPr>
        </w:pPrChange>
      </w:pPr>
      <w:del w:id="1449" w:author="Prabhvir Saran" w:date="2017-02-02T15:44:00Z">
        <w:r w:rsidDel="009732DE">
          <w:rPr>
            <w:sz w:val="24"/>
            <w:szCs w:val="24"/>
          </w:rPr>
          <w:delText>How familiar are you with the terms ‘Global Warming’ and ‘Climate Change’?</w:delText>
        </w:r>
      </w:del>
    </w:p>
    <w:p w14:paraId="286BF289" w14:textId="7D526D5A" w:rsidR="001A25C4" w:rsidDel="009732DE" w:rsidRDefault="001A25C4">
      <w:pPr>
        <w:widowControl w:val="0"/>
        <w:numPr>
          <w:ilvl w:val="0"/>
          <w:numId w:val="4"/>
        </w:numPr>
        <w:spacing w:after="0" w:line="256" w:lineRule="auto"/>
        <w:ind w:left="0" w:firstLine="720"/>
        <w:contextualSpacing/>
        <w:rPr>
          <w:del w:id="1450" w:author="Prabhvir Saran" w:date="2017-02-02T15:44:00Z"/>
          <w:sz w:val="24"/>
          <w:szCs w:val="24"/>
        </w:rPr>
        <w:pPrChange w:id="1451" w:author="Prabhvir Saran" w:date="2017-02-02T23:16:00Z">
          <w:pPr>
            <w:widowControl w:val="0"/>
            <w:numPr>
              <w:numId w:val="4"/>
            </w:numPr>
            <w:spacing w:after="0" w:line="256" w:lineRule="auto"/>
            <w:ind w:left="720" w:hanging="360"/>
            <w:contextualSpacing/>
          </w:pPr>
        </w:pPrChange>
      </w:pPr>
      <w:del w:id="1452" w:author="Prabhvir Saran" w:date="2017-02-02T15:44:00Z">
        <w:r w:rsidDel="009732DE">
          <w:rPr>
            <w:sz w:val="24"/>
            <w:szCs w:val="24"/>
          </w:rPr>
          <w:delText>Do you think that global warming is increasing due to human interference?</w:delText>
        </w:r>
      </w:del>
    </w:p>
    <w:p w14:paraId="504443E4" w14:textId="43D6695D" w:rsidR="001A25C4" w:rsidDel="009732DE" w:rsidRDefault="001A25C4">
      <w:pPr>
        <w:widowControl w:val="0"/>
        <w:numPr>
          <w:ilvl w:val="0"/>
          <w:numId w:val="4"/>
        </w:numPr>
        <w:spacing w:after="0" w:line="256" w:lineRule="auto"/>
        <w:ind w:left="0" w:firstLine="720"/>
        <w:contextualSpacing/>
        <w:rPr>
          <w:del w:id="1453" w:author="Prabhvir Saran" w:date="2017-02-02T15:44:00Z"/>
          <w:sz w:val="24"/>
          <w:szCs w:val="24"/>
        </w:rPr>
        <w:pPrChange w:id="1454" w:author="Prabhvir Saran" w:date="2017-02-02T23:16:00Z">
          <w:pPr>
            <w:widowControl w:val="0"/>
            <w:numPr>
              <w:numId w:val="4"/>
            </w:numPr>
            <w:spacing w:after="0" w:line="256" w:lineRule="auto"/>
            <w:ind w:left="720" w:hanging="360"/>
            <w:contextualSpacing/>
          </w:pPr>
        </w:pPrChange>
      </w:pPr>
      <w:del w:id="1455" w:author="Prabhvir Saran" w:date="2017-02-02T15:44:00Z">
        <w:r w:rsidDel="009732DE">
          <w:rPr>
            <w:sz w:val="24"/>
            <w:szCs w:val="24"/>
          </w:rPr>
          <w:delText>Do you think global warming is increasing at an alarming rate?</w:delText>
        </w:r>
      </w:del>
    </w:p>
    <w:p w14:paraId="5E557B9E" w14:textId="3D6D9F3C" w:rsidR="001A25C4" w:rsidRPr="00D31015" w:rsidDel="009732DE" w:rsidRDefault="00E407C8">
      <w:pPr>
        <w:widowControl w:val="0"/>
        <w:numPr>
          <w:ilvl w:val="0"/>
          <w:numId w:val="4"/>
        </w:numPr>
        <w:spacing w:after="0" w:line="256" w:lineRule="auto"/>
        <w:ind w:left="0" w:firstLine="720"/>
        <w:contextualSpacing/>
        <w:rPr>
          <w:del w:id="1456" w:author="Prabhvir Saran" w:date="2017-02-02T15:44:00Z"/>
          <w:sz w:val="24"/>
          <w:szCs w:val="24"/>
        </w:rPr>
        <w:pPrChange w:id="1457" w:author="Prabhvir Saran" w:date="2017-02-02T23:16:00Z">
          <w:pPr>
            <w:widowControl w:val="0"/>
            <w:numPr>
              <w:numId w:val="4"/>
            </w:numPr>
            <w:spacing w:after="0" w:line="256" w:lineRule="auto"/>
            <w:ind w:left="720" w:hanging="360"/>
            <w:contextualSpacing/>
          </w:pPr>
        </w:pPrChange>
      </w:pPr>
      <w:del w:id="1458" w:author="Prabhvir Saran" w:date="2017-02-02T15:44:00Z">
        <w:r w:rsidDel="009732DE">
          <w:rPr>
            <w:sz w:val="24"/>
            <w:szCs w:val="24"/>
          </w:rPr>
          <w:delText>Do you prefer carpools, public transit, or</w:delText>
        </w:r>
        <w:r w:rsidR="001A25C4" w:rsidDel="009732DE">
          <w:rPr>
            <w:sz w:val="24"/>
            <w:szCs w:val="24"/>
          </w:rPr>
          <w:delText xml:space="preserve"> private vehicle</w:delText>
        </w:r>
        <w:r w:rsidDel="009732DE">
          <w:rPr>
            <w:sz w:val="24"/>
            <w:szCs w:val="24"/>
          </w:rPr>
          <w:delText>s</w:delText>
        </w:r>
        <w:r w:rsidR="001A25C4" w:rsidDel="009732DE">
          <w:rPr>
            <w:sz w:val="24"/>
            <w:szCs w:val="24"/>
          </w:rPr>
          <w:delText xml:space="preserve"> to get to school/work?</w:delText>
        </w:r>
      </w:del>
    </w:p>
    <w:p w14:paraId="594B260D" w14:textId="497C7438" w:rsidR="001A25C4" w:rsidRPr="00D31015" w:rsidDel="009732DE" w:rsidRDefault="001A25C4">
      <w:pPr>
        <w:widowControl w:val="0"/>
        <w:numPr>
          <w:ilvl w:val="0"/>
          <w:numId w:val="4"/>
        </w:numPr>
        <w:spacing w:after="0" w:line="256" w:lineRule="auto"/>
        <w:ind w:left="0" w:firstLine="720"/>
        <w:contextualSpacing/>
        <w:rPr>
          <w:del w:id="1459" w:author="Prabhvir Saran" w:date="2017-02-02T15:44:00Z"/>
          <w:sz w:val="24"/>
          <w:szCs w:val="24"/>
        </w:rPr>
        <w:pPrChange w:id="1460" w:author="Prabhvir Saran" w:date="2017-02-02T23:16:00Z">
          <w:pPr>
            <w:widowControl w:val="0"/>
            <w:numPr>
              <w:numId w:val="4"/>
            </w:numPr>
            <w:spacing w:after="0" w:line="256" w:lineRule="auto"/>
            <w:ind w:left="720" w:hanging="360"/>
            <w:contextualSpacing/>
          </w:pPr>
        </w:pPrChange>
      </w:pPr>
      <w:del w:id="1461" w:author="Prabhvir Saran" w:date="2017-02-02T15:44:00Z">
        <w:r w:rsidDel="009732DE">
          <w:rPr>
            <w:sz w:val="24"/>
            <w:szCs w:val="24"/>
          </w:rPr>
          <w:delText>Do you think that ‘global warming’ and the ‘greenho</w:delText>
        </w:r>
        <w:r w:rsidR="00D31015" w:rsidDel="009732DE">
          <w:rPr>
            <w:sz w:val="24"/>
            <w:szCs w:val="24"/>
          </w:rPr>
          <w:delText>use effect’ are similar?</w:delText>
        </w:r>
      </w:del>
    </w:p>
    <w:p w14:paraId="5D56A859" w14:textId="39E4708A" w:rsidR="006D5511" w:rsidDel="009732DE" w:rsidRDefault="001A25C4">
      <w:pPr>
        <w:widowControl w:val="0"/>
        <w:numPr>
          <w:ilvl w:val="0"/>
          <w:numId w:val="4"/>
        </w:numPr>
        <w:spacing w:line="256" w:lineRule="auto"/>
        <w:ind w:left="0" w:firstLine="720"/>
        <w:contextualSpacing/>
        <w:rPr>
          <w:del w:id="1462" w:author="Prabhvir Saran" w:date="2017-02-02T15:44:00Z"/>
          <w:sz w:val="24"/>
          <w:szCs w:val="24"/>
        </w:rPr>
        <w:pPrChange w:id="1463" w:author="Prabhvir Saran" w:date="2017-02-02T23:16:00Z">
          <w:pPr>
            <w:widowControl w:val="0"/>
            <w:numPr>
              <w:numId w:val="4"/>
            </w:numPr>
            <w:spacing w:line="256" w:lineRule="auto"/>
            <w:ind w:left="720" w:hanging="360"/>
            <w:contextualSpacing/>
          </w:pPr>
        </w:pPrChange>
      </w:pPr>
      <w:del w:id="1464" w:author="Prabhvir Saran" w:date="2017-02-02T15:44:00Z">
        <w:r w:rsidDel="009732DE">
          <w:rPr>
            <w:sz w:val="24"/>
            <w:szCs w:val="24"/>
          </w:rPr>
          <w:delText>What are the possible effects of global warming in the future?</w:delText>
        </w:r>
      </w:del>
    </w:p>
    <w:p w14:paraId="29992511" w14:textId="77777777" w:rsidR="0029077D" w:rsidRPr="006D5511" w:rsidRDefault="0029077D">
      <w:pPr>
        <w:widowControl w:val="0"/>
        <w:spacing w:line="256" w:lineRule="auto"/>
        <w:ind w:firstLine="720"/>
        <w:contextualSpacing/>
        <w:rPr>
          <w:sz w:val="24"/>
          <w:szCs w:val="24"/>
        </w:rPr>
        <w:pPrChange w:id="1465" w:author="Prabhvir Saran" w:date="2017-02-02T23:16:00Z">
          <w:pPr>
            <w:widowControl w:val="0"/>
            <w:spacing w:line="256" w:lineRule="auto"/>
            <w:ind w:left="720"/>
            <w:contextualSpacing/>
          </w:pPr>
        </w:pPrChange>
      </w:pPr>
    </w:p>
    <w:p w14:paraId="08AB4F0E" w14:textId="0C405055" w:rsidR="00121F28" w:rsidRDefault="006D5511" w:rsidP="004161ED">
      <w:pPr>
        <w:pStyle w:val="Heading2"/>
        <w:rPr>
          <w:ins w:id="1466" w:author="Prabhvir Saran" w:date="2017-02-02T23:16:00Z"/>
        </w:rPr>
      </w:pPr>
      <w:bookmarkStart w:id="1467" w:name="_Toc478080011"/>
      <w:r>
        <w:t>Work P</w:t>
      </w:r>
      <w:r w:rsidR="00380CD1" w:rsidRPr="005341BF">
        <w:t>lan</w:t>
      </w:r>
      <w:bookmarkEnd w:id="1467"/>
    </w:p>
    <w:p w14:paraId="1A569111" w14:textId="77777777" w:rsidR="00E268E0" w:rsidRPr="00487BA1" w:rsidRDefault="00E268E0">
      <w:pPr>
        <w:pPrChange w:id="1468" w:author="Prabhvir Saran" w:date="2017-02-02T23:16:00Z">
          <w:pPr>
            <w:pStyle w:val="Heading2"/>
          </w:pPr>
        </w:pPrChange>
      </w:pPr>
    </w:p>
    <w:p w14:paraId="5546C4BA" w14:textId="47D5761D" w:rsidR="00E407C8" w:rsidRDefault="004D4D92" w:rsidP="0029077D">
      <w:pPr>
        <w:ind w:firstLine="720"/>
        <w:rPr>
          <w:sz w:val="24"/>
        </w:rPr>
      </w:pPr>
      <w:r>
        <w:rPr>
          <w:sz w:val="24"/>
        </w:rPr>
        <w:t>We are planning on meeting a</w:t>
      </w:r>
      <w:r w:rsidR="00E124D6">
        <w:rPr>
          <w:sz w:val="24"/>
        </w:rPr>
        <w:t>s</w:t>
      </w:r>
      <w:r>
        <w:rPr>
          <w:sz w:val="24"/>
        </w:rPr>
        <w:t xml:space="preserve"> </w:t>
      </w:r>
      <w:r w:rsidR="00E407C8">
        <w:rPr>
          <w:sz w:val="24"/>
        </w:rPr>
        <w:t>group to discuss the project at least three</w:t>
      </w:r>
      <w:r>
        <w:rPr>
          <w:sz w:val="24"/>
        </w:rPr>
        <w:t xml:space="preserve"> time</w:t>
      </w:r>
      <w:r w:rsidR="00E407C8">
        <w:rPr>
          <w:sz w:val="24"/>
        </w:rPr>
        <w:t>s</w:t>
      </w:r>
      <w:r>
        <w:rPr>
          <w:sz w:val="24"/>
        </w:rPr>
        <w:t xml:space="preserve"> a week</w:t>
      </w:r>
      <w:r w:rsidR="003D75E9">
        <w:rPr>
          <w:sz w:val="24"/>
        </w:rPr>
        <w:t xml:space="preserve"> right after classes</w:t>
      </w:r>
      <w:r>
        <w:rPr>
          <w:sz w:val="24"/>
        </w:rPr>
        <w:t>.</w:t>
      </w:r>
      <w:r w:rsidR="00950958">
        <w:rPr>
          <w:sz w:val="24"/>
        </w:rPr>
        <w:t xml:space="preserve"> </w:t>
      </w:r>
      <w:r w:rsidR="00E407C8">
        <w:rPr>
          <w:sz w:val="24"/>
        </w:rPr>
        <w:t xml:space="preserve">Devising </w:t>
      </w:r>
      <w:r w:rsidR="00D31015">
        <w:rPr>
          <w:sz w:val="24"/>
        </w:rPr>
        <w:t>an</w:t>
      </w:r>
      <w:r w:rsidR="00E407C8">
        <w:rPr>
          <w:sz w:val="24"/>
        </w:rPr>
        <w:t xml:space="preserve"> effective plan to keep us all working towards the completion of the project was difficult considering that we have different schedules and little free time; but </w:t>
      </w:r>
      <w:r w:rsidR="00B2191E">
        <w:rPr>
          <w:sz w:val="24"/>
        </w:rPr>
        <w:t>tasks</w:t>
      </w:r>
      <w:r w:rsidR="00E124D6">
        <w:rPr>
          <w:sz w:val="24"/>
        </w:rPr>
        <w:t xml:space="preserve"> will be decided by all of us as a group</w:t>
      </w:r>
      <w:r w:rsidR="001A25C4">
        <w:rPr>
          <w:sz w:val="24"/>
        </w:rPr>
        <w:t xml:space="preserve"> and </w:t>
      </w:r>
      <w:r w:rsidR="00E407C8">
        <w:rPr>
          <w:sz w:val="24"/>
        </w:rPr>
        <w:t xml:space="preserve">divided evenly among us. To this </w:t>
      </w:r>
      <w:r w:rsidR="00D31015">
        <w:rPr>
          <w:sz w:val="24"/>
        </w:rPr>
        <w:t>end,</w:t>
      </w:r>
      <w:r w:rsidR="00E407C8">
        <w:rPr>
          <w:sz w:val="24"/>
        </w:rPr>
        <w:t xml:space="preserve"> we have a few of assets that will help us stay organized and work effectively as a group</w:t>
      </w:r>
      <w:r w:rsidR="00E124D6">
        <w:rPr>
          <w:sz w:val="24"/>
        </w:rPr>
        <w:t>.</w:t>
      </w:r>
    </w:p>
    <w:p w14:paraId="69E87324" w14:textId="198AF3D8" w:rsidR="002753A3" w:rsidRDefault="002753A3" w:rsidP="00E407C8">
      <w:pPr>
        <w:pStyle w:val="ListParagraph"/>
        <w:numPr>
          <w:ilvl w:val="0"/>
          <w:numId w:val="5"/>
        </w:numPr>
        <w:rPr>
          <w:sz w:val="24"/>
        </w:rPr>
      </w:pPr>
      <w:r>
        <w:rPr>
          <w:sz w:val="24"/>
        </w:rPr>
        <w:t>Slack is going to be the tool which keeps our group members in contact and allow us to schedule meeting up</w:t>
      </w:r>
    </w:p>
    <w:p w14:paraId="02B97652" w14:textId="40F4FDDA" w:rsidR="002753A3" w:rsidRPr="002753A3" w:rsidRDefault="002753A3" w:rsidP="00E407C8">
      <w:pPr>
        <w:pStyle w:val="ListParagraph"/>
        <w:numPr>
          <w:ilvl w:val="0"/>
          <w:numId w:val="5"/>
        </w:numPr>
        <w:rPr>
          <w:sz w:val="24"/>
        </w:rPr>
      </w:pPr>
      <w:r>
        <w:rPr>
          <w:sz w:val="24"/>
        </w:rPr>
        <w:t>Trello will keep our team up to date on which tasks need to be worked on, when they are due, and which members of the groups are responsible for their completion</w:t>
      </w:r>
    </w:p>
    <w:p w14:paraId="65C0C3FB" w14:textId="60872946" w:rsidR="00E407C8" w:rsidRDefault="00E407C8" w:rsidP="00B6316B">
      <w:pPr>
        <w:pStyle w:val="ListParagraph"/>
        <w:numPr>
          <w:ilvl w:val="0"/>
          <w:numId w:val="5"/>
        </w:numPr>
        <w:rPr>
          <w:sz w:val="24"/>
        </w:rPr>
      </w:pPr>
      <w:r w:rsidRPr="00B6316B">
        <w:rPr>
          <w:sz w:val="24"/>
        </w:rPr>
        <w:t>GitHub</w:t>
      </w:r>
      <w:r w:rsidR="00E124D6" w:rsidRPr="00B6316B">
        <w:rPr>
          <w:sz w:val="24"/>
        </w:rPr>
        <w:t xml:space="preserve"> will allow us to upload our main html co</w:t>
      </w:r>
      <w:r w:rsidR="00B26E66" w:rsidRPr="00B6316B">
        <w:rPr>
          <w:sz w:val="24"/>
        </w:rPr>
        <w:t>de to a server online, which</w:t>
      </w:r>
      <w:r w:rsidR="003753D1" w:rsidRPr="00B6316B">
        <w:rPr>
          <w:sz w:val="24"/>
        </w:rPr>
        <w:t xml:space="preserve"> all</w:t>
      </w:r>
      <w:r w:rsidR="00E124D6" w:rsidRPr="00B6316B">
        <w:rPr>
          <w:sz w:val="24"/>
        </w:rPr>
        <w:t xml:space="preserve"> of us</w:t>
      </w:r>
      <w:r w:rsidR="001A25C4" w:rsidRPr="00B6316B">
        <w:rPr>
          <w:sz w:val="24"/>
        </w:rPr>
        <w:t xml:space="preserve"> will have access to</w:t>
      </w:r>
      <w:r w:rsidRPr="00B6316B">
        <w:rPr>
          <w:sz w:val="24"/>
        </w:rPr>
        <w:t xml:space="preserve"> and can</w:t>
      </w:r>
      <w:r w:rsidR="002753A3">
        <w:rPr>
          <w:sz w:val="24"/>
        </w:rPr>
        <w:t xml:space="preserve"> change and reupload at anytime</w:t>
      </w:r>
    </w:p>
    <w:p w14:paraId="76272FC2" w14:textId="78A45321" w:rsidR="00B6316B" w:rsidRDefault="00B6316B" w:rsidP="00B6316B">
      <w:pPr>
        <w:pStyle w:val="ListParagraph"/>
        <w:numPr>
          <w:ilvl w:val="0"/>
          <w:numId w:val="5"/>
        </w:numPr>
        <w:rPr>
          <w:sz w:val="24"/>
        </w:rPr>
      </w:pPr>
      <w:r w:rsidRPr="00B6316B">
        <w:rPr>
          <w:sz w:val="24"/>
        </w:rPr>
        <w:t>Google Drive/ Google Docs will allow us to share our non-code work and contribute as group to the writing of our projec</w:t>
      </w:r>
      <w:r w:rsidR="002753A3">
        <w:rPr>
          <w:sz w:val="24"/>
        </w:rPr>
        <w:t xml:space="preserve">t </w:t>
      </w:r>
      <w:r w:rsidRPr="00B6316B">
        <w:rPr>
          <w:sz w:val="24"/>
        </w:rPr>
        <w:t>documents</w:t>
      </w:r>
      <w:r w:rsidR="002753A3">
        <w:rPr>
          <w:sz w:val="24"/>
        </w:rPr>
        <w:t xml:space="preserve"> as well as keeping our other content and assets</w:t>
      </w:r>
      <w:r w:rsidR="003443F7">
        <w:rPr>
          <w:sz w:val="24"/>
        </w:rPr>
        <w:t xml:space="preserve"> all saved in one location. </w:t>
      </w:r>
    </w:p>
    <w:p w14:paraId="53160D6D" w14:textId="100DF2EE" w:rsidR="000E778D" w:rsidRDefault="000E778D" w:rsidP="000E778D">
      <w:pPr>
        <w:pStyle w:val="ListParagraph"/>
        <w:ind w:left="1080"/>
        <w:rPr>
          <w:sz w:val="24"/>
        </w:rPr>
      </w:pPr>
    </w:p>
    <w:p w14:paraId="022D5042" w14:textId="62D5458F" w:rsidR="000E778D" w:rsidRPr="000E778D" w:rsidRDefault="00130AC0" w:rsidP="000E778D">
      <w:pPr>
        <w:rPr>
          <w:sz w:val="24"/>
        </w:rPr>
      </w:pPr>
      <w:r>
        <w:pict w14:anchorId="2ADA671A">
          <v:rect id="_x0000_i1026" style="width:0;height:1.5pt" o:hralign="center" o:hrstd="t" o:hr="t" fillcolor="#a0a0a0" stroked="f"/>
        </w:pict>
      </w:r>
    </w:p>
    <w:p w14:paraId="457777B3" w14:textId="77777777" w:rsidR="000E778D" w:rsidRPr="00B6316B" w:rsidRDefault="000E778D" w:rsidP="000E778D">
      <w:pPr>
        <w:pStyle w:val="ListParagraph"/>
        <w:ind w:left="1080"/>
        <w:rPr>
          <w:sz w:val="24"/>
        </w:rPr>
      </w:pPr>
    </w:p>
    <w:p w14:paraId="2D6A65F7" w14:textId="63D913AD" w:rsidR="00B83921" w:rsidRDefault="00B83921">
      <w:pPr>
        <w:rPr>
          <w:b/>
        </w:rPr>
      </w:pPr>
    </w:p>
    <w:p w14:paraId="19D4B93A" w14:textId="39EB837D" w:rsidR="00B83921" w:rsidRDefault="00B83921">
      <w:pPr>
        <w:rPr>
          <w:b/>
          <w:u w:val="single"/>
        </w:rPr>
      </w:pPr>
    </w:p>
    <w:p w14:paraId="1B2012B4" w14:textId="387A3106" w:rsidR="00B83921" w:rsidRDefault="00B83921">
      <w:pPr>
        <w:rPr>
          <w:b/>
          <w:u w:val="single"/>
        </w:rPr>
      </w:pPr>
    </w:p>
    <w:p w14:paraId="13839B17" w14:textId="77777777" w:rsidR="003F6EAA" w:rsidRDefault="003F6EAA">
      <w:pPr>
        <w:rPr>
          <w:b/>
          <w:u w:val="single"/>
        </w:rPr>
      </w:pPr>
    </w:p>
    <w:p w14:paraId="72641385" w14:textId="77777777" w:rsidR="003F6EAA" w:rsidRDefault="003F6EAA">
      <w:pPr>
        <w:rPr>
          <w:b/>
          <w:u w:val="single"/>
        </w:rPr>
      </w:pPr>
    </w:p>
    <w:p w14:paraId="008765D4" w14:textId="42B79F58" w:rsidR="00B83921" w:rsidRPr="003F6EAA" w:rsidDel="00760B99" w:rsidRDefault="00B83921">
      <w:pPr>
        <w:rPr>
          <w:del w:id="1469" w:author="Prabhvir Saran" w:date="2017-02-02T16:28:00Z"/>
          <w:b/>
          <w:sz w:val="32"/>
          <w:u w:val="single"/>
        </w:rPr>
      </w:pPr>
      <w:r w:rsidRPr="003F6EAA">
        <w:rPr>
          <w:b/>
          <w:sz w:val="32"/>
          <w:u w:val="single"/>
        </w:rPr>
        <w:t xml:space="preserve">                                                                                                                                                                                      </w:t>
      </w:r>
      <w:del w:id="1470" w:author="Prabhvir Saran" w:date="2017-02-02T16:28:00Z">
        <w:r w:rsidRPr="003F6EAA" w:rsidDel="00760B99">
          <w:rPr>
            <w:b/>
            <w:sz w:val="32"/>
            <w:u w:val="single"/>
          </w:rPr>
          <w:delText xml:space="preserve">   </w:delText>
        </w:r>
      </w:del>
    </w:p>
    <w:p w14:paraId="622F6A00" w14:textId="2A1C951F" w:rsidR="00B83921" w:rsidRPr="00B83921" w:rsidDel="00760B99" w:rsidRDefault="00B83921">
      <w:pPr>
        <w:rPr>
          <w:del w:id="1471" w:author="Prabhvir Saran" w:date="2017-02-02T16:28:00Z"/>
          <w:b/>
          <w:sz w:val="32"/>
        </w:rPr>
      </w:pPr>
    </w:p>
    <w:p w14:paraId="2591A100" w14:textId="5EDA5590" w:rsidR="00B83921" w:rsidDel="00760B99" w:rsidRDefault="00B83921">
      <w:pPr>
        <w:rPr>
          <w:del w:id="1472" w:author="Prabhvir Saran" w:date="2017-02-02T16:28:00Z"/>
          <w:b/>
        </w:rPr>
      </w:pPr>
    </w:p>
    <w:p w14:paraId="336C925A" w14:textId="5270514B" w:rsidR="00B83921" w:rsidDel="00760B99" w:rsidRDefault="00B83921">
      <w:pPr>
        <w:rPr>
          <w:del w:id="1473" w:author="Prabhvir Saran" w:date="2017-02-02T16:28:00Z"/>
          <w:b/>
        </w:rPr>
      </w:pPr>
      <w:del w:id="1474" w:author="Prabhvir Saran" w:date="2017-02-02T16:28:00Z">
        <w:r w:rsidDel="00760B99">
          <w:rPr>
            <w:b/>
          </w:rPr>
          <w:delText xml:space="preserve">                           </w:delText>
        </w:r>
      </w:del>
    </w:p>
    <w:p w14:paraId="7A378C6A" w14:textId="449D858F" w:rsidR="00B83921" w:rsidDel="00760B99" w:rsidRDefault="00B83921">
      <w:pPr>
        <w:rPr>
          <w:del w:id="1475" w:author="Prabhvir Saran" w:date="2017-02-02T16:28:00Z"/>
          <w:b/>
        </w:rPr>
      </w:pPr>
    </w:p>
    <w:p w14:paraId="72F172ED" w14:textId="77777777" w:rsidR="00B83921" w:rsidDel="00760B99" w:rsidRDefault="00B83921">
      <w:pPr>
        <w:rPr>
          <w:del w:id="1476" w:author="Prabhvir Saran" w:date="2017-02-02T16:28:00Z"/>
          <w:b/>
          <w:sz w:val="32"/>
          <w:szCs w:val="32"/>
          <w:u w:val="single"/>
        </w:rPr>
      </w:pPr>
      <w:del w:id="1477" w:author="Prabhvir Saran" w:date="2017-02-02T16:28:00Z">
        <w:r w:rsidDel="00760B99">
          <w:rPr>
            <w:b/>
            <w:sz w:val="32"/>
            <w:szCs w:val="32"/>
            <w:u w:val="single"/>
          </w:rPr>
          <w:delText xml:space="preserve">                   </w:delText>
        </w:r>
      </w:del>
    </w:p>
    <w:p w14:paraId="3CD65FB0" w14:textId="77777777" w:rsidR="00B83921" w:rsidDel="00760B99" w:rsidRDefault="00B83921">
      <w:pPr>
        <w:rPr>
          <w:del w:id="1478" w:author="Prabhvir Saran" w:date="2017-02-02T16:28:00Z"/>
          <w:b/>
          <w:sz w:val="32"/>
          <w:szCs w:val="32"/>
          <w:u w:val="single"/>
        </w:rPr>
      </w:pPr>
    </w:p>
    <w:p w14:paraId="33039F19" w14:textId="77777777" w:rsidR="00B83921" w:rsidDel="00760B99" w:rsidRDefault="00B83921">
      <w:pPr>
        <w:rPr>
          <w:del w:id="1479" w:author="Prabhvir Saran" w:date="2017-02-02T16:28:00Z"/>
          <w:b/>
          <w:sz w:val="32"/>
          <w:szCs w:val="32"/>
          <w:u w:val="single"/>
        </w:rPr>
      </w:pPr>
    </w:p>
    <w:p w14:paraId="3F75BBC3" w14:textId="77777777" w:rsidR="00B83921" w:rsidDel="00760B99" w:rsidRDefault="00B83921">
      <w:pPr>
        <w:rPr>
          <w:del w:id="1480" w:author="Prabhvir Saran" w:date="2017-02-02T16:28:00Z"/>
          <w:b/>
          <w:sz w:val="32"/>
          <w:szCs w:val="32"/>
          <w:u w:val="single"/>
        </w:rPr>
      </w:pPr>
    </w:p>
    <w:p w14:paraId="7DBF492E" w14:textId="77777777" w:rsidR="00B83921" w:rsidDel="00760B99" w:rsidRDefault="00B83921">
      <w:pPr>
        <w:rPr>
          <w:del w:id="1481" w:author="Prabhvir Saran" w:date="2017-02-02T16:28:00Z"/>
          <w:b/>
          <w:sz w:val="32"/>
          <w:szCs w:val="32"/>
          <w:u w:val="single"/>
        </w:rPr>
      </w:pPr>
    </w:p>
    <w:p w14:paraId="4D4C0ABA" w14:textId="77777777" w:rsidR="00B83921" w:rsidDel="00760B99" w:rsidRDefault="00B83921">
      <w:pPr>
        <w:rPr>
          <w:del w:id="1482" w:author="Prabhvir Saran" w:date="2017-02-02T16:28:00Z"/>
          <w:b/>
          <w:sz w:val="32"/>
          <w:szCs w:val="32"/>
          <w:u w:val="single"/>
        </w:rPr>
      </w:pPr>
    </w:p>
    <w:p w14:paraId="4F063638" w14:textId="77777777" w:rsidR="00B83921" w:rsidDel="00760B99" w:rsidRDefault="00B83921">
      <w:pPr>
        <w:rPr>
          <w:del w:id="1483" w:author="Prabhvir Saran" w:date="2017-02-02T16:28:00Z"/>
          <w:b/>
          <w:sz w:val="32"/>
          <w:szCs w:val="32"/>
          <w:u w:val="single"/>
        </w:rPr>
      </w:pPr>
    </w:p>
    <w:p w14:paraId="07AEE6DE" w14:textId="77777777" w:rsidR="00B83921" w:rsidDel="00760B99" w:rsidRDefault="00B83921">
      <w:pPr>
        <w:rPr>
          <w:del w:id="1484" w:author="Prabhvir Saran" w:date="2017-02-02T16:28:00Z"/>
          <w:b/>
          <w:sz w:val="32"/>
          <w:szCs w:val="32"/>
          <w:u w:val="single"/>
        </w:rPr>
      </w:pPr>
    </w:p>
    <w:p w14:paraId="0ECF55A5" w14:textId="77777777" w:rsidR="00B83921" w:rsidDel="00760B99" w:rsidRDefault="00B83921">
      <w:pPr>
        <w:rPr>
          <w:del w:id="1485" w:author="Prabhvir Saran" w:date="2017-02-02T16:28:00Z"/>
          <w:b/>
          <w:sz w:val="32"/>
          <w:szCs w:val="32"/>
          <w:u w:val="single"/>
        </w:rPr>
      </w:pPr>
    </w:p>
    <w:p w14:paraId="26C6CA01" w14:textId="77777777" w:rsidR="00B83921" w:rsidDel="00760B99" w:rsidRDefault="00B83921">
      <w:pPr>
        <w:rPr>
          <w:del w:id="1486" w:author="Prabhvir Saran" w:date="2017-02-02T16:28:00Z"/>
          <w:b/>
          <w:sz w:val="32"/>
          <w:szCs w:val="32"/>
          <w:u w:val="single"/>
        </w:rPr>
      </w:pPr>
    </w:p>
    <w:p w14:paraId="47E1B81D" w14:textId="77777777" w:rsidR="00B83921" w:rsidDel="00760B99" w:rsidRDefault="00B83921">
      <w:pPr>
        <w:rPr>
          <w:del w:id="1487" w:author="Prabhvir Saran" w:date="2017-02-02T16:28:00Z"/>
          <w:b/>
          <w:sz w:val="32"/>
          <w:szCs w:val="32"/>
          <w:u w:val="single"/>
        </w:rPr>
      </w:pPr>
    </w:p>
    <w:p w14:paraId="5C70042E" w14:textId="77777777" w:rsidR="00B83921" w:rsidDel="00760B99" w:rsidRDefault="00B83921">
      <w:pPr>
        <w:rPr>
          <w:del w:id="1488" w:author="Prabhvir Saran" w:date="2017-02-02T16:28:00Z"/>
          <w:b/>
          <w:sz w:val="32"/>
          <w:szCs w:val="32"/>
          <w:u w:val="single"/>
        </w:rPr>
      </w:pPr>
    </w:p>
    <w:p w14:paraId="26A1EC45" w14:textId="77777777" w:rsidR="00B83921" w:rsidDel="00760B99" w:rsidRDefault="00B83921">
      <w:pPr>
        <w:rPr>
          <w:del w:id="1489" w:author="Prabhvir Saran" w:date="2017-02-02T16:28:00Z"/>
          <w:b/>
          <w:sz w:val="32"/>
          <w:szCs w:val="32"/>
          <w:u w:val="single"/>
        </w:rPr>
      </w:pPr>
    </w:p>
    <w:p w14:paraId="55CA2C98" w14:textId="77777777" w:rsidR="00B83921" w:rsidDel="00760B99" w:rsidRDefault="00B83921">
      <w:pPr>
        <w:rPr>
          <w:del w:id="1490" w:author="Prabhvir Saran" w:date="2017-02-02T16:28:00Z"/>
          <w:b/>
          <w:sz w:val="32"/>
          <w:szCs w:val="32"/>
          <w:u w:val="single"/>
        </w:rPr>
      </w:pPr>
    </w:p>
    <w:p w14:paraId="33CB925D" w14:textId="77777777" w:rsidR="00B83921" w:rsidDel="00760B99" w:rsidRDefault="00B83921">
      <w:pPr>
        <w:rPr>
          <w:del w:id="1491" w:author="Prabhvir Saran" w:date="2017-02-02T16:28:00Z"/>
          <w:b/>
          <w:sz w:val="32"/>
          <w:szCs w:val="32"/>
          <w:u w:val="single"/>
        </w:rPr>
      </w:pPr>
    </w:p>
    <w:p w14:paraId="4EB4D10F" w14:textId="77777777" w:rsidR="00B83921" w:rsidDel="00760B99" w:rsidRDefault="00B83921">
      <w:pPr>
        <w:rPr>
          <w:del w:id="1492" w:author="Prabhvir Saran" w:date="2017-02-02T16:28:00Z"/>
          <w:b/>
          <w:sz w:val="32"/>
          <w:szCs w:val="32"/>
          <w:u w:val="single"/>
        </w:rPr>
      </w:pPr>
    </w:p>
    <w:p w14:paraId="67470E47" w14:textId="77777777" w:rsidR="00B83921" w:rsidDel="00760B99" w:rsidRDefault="00B83921">
      <w:pPr>
        <w:rPr>
          <w:del w:id="1493" w:author="Prabhvir Saran" w:date="2017-02-02T16:28:00Z"/>
          <w:b/>
          <w:sz w:val="32"/>
          <w:szCs w:val="32"/>
          <w:u w:val="single"/>
        </w:rPr>
      </w:pPr>
    </w:p>
    <w:p w14:paraId="31B1294E" w14:textId="579874EA" w:rsidR="00B83921" w:rsidRPr="00121F28" w:rsidRDefault="00B83921">
      <w:pPr>
        <w:rPr>
          <w:b/>
        </w:rPr>
      </w:pPr>
      <w:del w:id="1494" w:author="Prabhvir Saran" w:date="2017-02-02T16:28:00Z">
        <w:r w:rsidDel="00760B99">
          <w:rPr>
            <w:b/>
            <w:sz w:val="32"/>
            <w:szCs w:val="32"/>
            <w:u w:val="single"/>
          </w:rPr>
          <w:delText xml:space="preserve"> </w:delText>
        </w:r>
      </w:del>
    </w:p>
    <w:sectPr w:rsidR="00B83921" w:rsidRPr="00121F28" w:rsidSect="005A76A2">
      <w:headerReference w:type="default" r:id="rId6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EEAD2C" w14:textId="77777777" w:rsidR="00130AC0" w:rsidRDefault="00130AC0" w:rsidP="0028412B">
      <w:pPr>
        <w:spacing w:after="0" w:line="240" w:lineRule="auto"/>
      </w:pPr>
      <w:r>
        <w:separator/>
      </w:r>
    </w:p>
  </w:endnote>
  <w:endnote w:type="continuationSeparator" w:id="0">
    <w:p w14:paraId="4CA4DE69" w14:textId="77777777" w:rsidR="00130AC0" w:rsidRDefault="00130AC0" w:rsidP="002841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84ABBF" w14:textId="77777777" w:rsidR="00130AC0" w:rsidRDefault="00130AC0" w:rsidP="0028412B">
      <w:pPr>
        <w:spacing w:after="0" w:line="240" w:lineRule="auto"/>
      </w:pPr>
      <w:r>
        <w:separator/>
      </w:r>
    </w:p>
  </w:footnote>
  <w:footnote w:type="continuationSeparator" w:id="0">
    <w:p w14:paraId="51721E2D" w14:textId="77777777" w:rsidR="00130AC0" w:rsidRDefault="00130AC0" w:rsidP="002841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B4C5B" w14:textId="77777777" w:rsidR="00CF60F9" w:rsidRDefault="00CF60F9" w:rsidP="005A76A2">
    <w:pPr>
      <w:pStyle w:val="Header"/>
      <w:jc w:val="right"/>
    </w:pPr>
  </w:p>
  <w:p w14:paraId="056D1BD3" w14:textId="77777777" w:rsidR="00CF60F9" w:rsidRPr="005A76A2" w:rsidRDefault="00CF60F9" w:rsidP="005A76A2">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554FC"/>
    <w:multiLevelType w:val="hybridMultilevel"/>
    <w:tmpl w:val="4DFC1350"/>
    <w:lvl w:ilvl="0" w:tplc="C50850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277FF"/>
    <w:multiLevelType w:val="hybridMultilevel"/>
    <w:tmpl w:val="A5C2927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2F76126"/>
    <w:multiLevelType w:val="hybridMultilevel"/>
    <w:tmpl w:val="6DB63F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FB1793"/>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255084E"/>
    <w:multiLevelType w:val="hybridMultilevel"/>
    <w:tmpl w:val="873C91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BAC51D8"/>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42C5356"/>
    <w:multiLevelType w:val="hybridMultilevel"/>
    <w:tmpl w:val="BDC85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B13771"/>
    <w:multiLevelType w:val="hybridMultilevel"/>
    <w:tmpl w:val="580AF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B52863"/>
    <w:multiLevelType w:val="hybridMultilevel"/>
    <w:tmpl w:val="5DD0779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3702778C"/>
    <w:multiLevelType w:val="multilevel"/>
    <w:tmpl w:val="096CE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030EA5"/>
    <w:multiLevelType w:val="hybridMultilevel"/>
    <w:tmpl w:val="EA986F0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 w15:restartNumberingAfterBreak="0">
    <w:nsid w:val="40733845"/>
    <w:multiLevelType w:val="multilevel"/>
    <w:tmpl w:val="C6B0E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324A1E"/>
    <w:multiLevelType w:val="hybridMultilevel"/>
    <w:tmpl w:val="624458F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3" w15:restartNumberingAfterBreak="0">
    <w:nsid w:val="662144C1"/>
    <w:multiLevelType w:val="multilevel"/>
    <w:tmpl w:val="BA72249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4" w15:restartNumberingAfterBreak="0">
    <w:nsid w:val="748024CB"/>
    <w:multiLevelType w:val="hybridMultilevel"/>
    <w:tmpl w:val="60AC1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162B61"/>
    <w:multiLevelType w:val="hybridMultilevel"/>
    <w:tmpl w:val="C1E4F92E"/>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571"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6" w15:restartNumberingAfterBreak="0">
    <w:nsid w:val="7DFF6DF7"/>
    <w:multiLevelType w:val="hybridMultilevel"/>
    <w:tmpl w:val="C26A0E0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6"/>
  </w:num>
  <w:num w:numId="2">
    <w:abstractNumId w:val="1"/>
  </w:num>
  <w:num w:numId="3">
    <w:abstractNumId w:val="4"/>
  </w:num>
  <w:num w:numId="4">
    <w:abstractNumId w:val="13"/>
  </w:num>
  <w:num w:numId="5">
    <w:abstractNumId w:val="15"/>
  </w:num>
  <w:num w:numId="6">
    <w:abstractNumId w:val="12"/>
  </w:num>
  <w:num w:numId="7">
    <w:abstractNumId w:val="10"/>
  </w:num>
  <w:num w:numId="8">
    <w:abstractNumId w:val="9"/>
  </w:num>
  <w:num w:numId="9">
    <w:abstractNumId w:val="9"/>
    <w:lvlOverride w:ilvl="1">
      <w:lvl w:ilvl="1">
        <w:numFmt w:val="bullet"/>
        <w:lvlText w:val=""/>
        <w:lvlJc w:val="left"/>
        <w:pPr>
          <w:tabs>
            <w:tab w:val="num" w:pos="1440"/>
          </w:tabs>
          <w:ind w:left="1440" w:hanging="360"/>
        </w:pPr>
        <w:rPr>
          <w:rFonts w:ascii="Symbol" w:hAnsi="Symbol" w:hint="default"/>
          <w:sz w:val="20"/>
        </w:rPr>
      </w:lvl>
    </w:lvlOverride>
  </w:num>
  <w:num w:numId="10">
    <w:abstractNumId w:val="11"/>
  </w:num>
  <w:num w:numId="11">
    <w:abstractNumId w:val="6"/>
  </w:num>
  <w:num w:numId="12">
    <w:abstractNumId w:val="7"/>
  </w:num>
  <w:num w:numId="13">
    <w:abstractNumId w:val="14"/>
  </w:num>
  <w:num w:numId="14">
    <w:abstractNumId w:val="2"/>
  </w:num>
  <w:num w:numId="15">
    <w:abstractNumId w:val="0"/>
  </w:num>
  <w:num w:numId="16">
    <w:abstractNumId w:val="5"/>
  </w:num>
  <w:num w:numId="17">
    <w:abstractNumId w:val="3"/>
  </w:num>
  <w:num w:numId="1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rabhvir Saran">
    <w15:presenceInfo w15:providerId="None" w15:userId="Prabhvir Saran"/>
  </w15:person>
  <w15:person w15:author="Prabhvir Saran [2]">
    <w15:presenceInfo w15:providerId="Windows Live" w15:userId="d7938aed8a62bc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US" w:vendorID="64" w:dllVersion="0" w:nlCheck="1" w:checkStyle="0"/>
  <w:activeWritingStyle w:appName="MSWord" w:lang="en-CA" w:vendorID="64" w:dllVersion="0" w:nlCheck="1" w:checkStyle="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12B"/>
    <w:rsid w:val="00002964"/>
    <w:rsid w:val="00012E49"/>
    <w:rsid w:val="00014241"/>
    <w:rsid w:val="00022245"/>
    <w:rsid w:val="00047999"/>
    <w:rsid w:val="0005111D"/>
    <w:rsid w:val="00063B35"/>
    <w:rsid w:val="000661C9"/>
    <w:rsid w:val="00066FC0"/>
    <w:rsid w:val="000763DB"/>
    <w:rsid w:val="0008509B"/>
    <w:rsid w:val="00085465"/>
    <w:rsid w:val="00092D90"/>
    <w:rsid w:val="000A5E87"/>
    <w:rsid w:val="000B18C4"/>
    <w:rsid w:val="000B201E"/>
    <w:rsid w:val="000C0008"/>
    <w:rsid w:val="000D11F7"/>
    <w:rsid w:val="000E02EE"/>
    <w:rsid w:val="000E3144"/>
    <w:rsid w:val="000E4105"/>
    <w:rsid w:val="000E778D"/>
    <w:rsid w:val="00110E2C"/>
    <w:rsid w:val="00116AA7"/>
    <w:rsid w:val="00120B5E"/>
    <w:rsid w:val="00121F28"/>
    <w:rsid w:val="00122A71"/>
    <w:rsid w:val="0012395B"/>
    <w:rsid w:val="00124C35"/>
    <w:rsid w:val="00130463"/>
    <w:rsid w:val="00130AC0"/>
    <w:rsid w:val="00132EC9"/>
    <w:rsid w:val="001517EF"/>
    <w:rsid w:val="001609EC"/>
    <w:rsid w:val="0016316E"/>
    <w:rsid w:val="00165CCA"/>
    <w:rsid w:val="001665B5"/>
    <w:rsid w:val="00167652"/>
    <w:rsid w:val="00170042"/>
    <w:rsid w:val="00180A80"/>
    <w:rsid w:val="0019162B"/>
    <w:rsid w:val="001A1BBF"/>
    <w:rsid w:val="001A25C4"/>
    <w:rsid w:val="001A75D8"/>
    <w:rsid w:val="001B012E"/>
    <w:rsid w:val="001B01E3"/>
    <w:rsid w:val="001B77FC"/>
    <w:rsid w:val="001C2347"/>
    <w:rsid w:val="001C4BA0"/>
    <w:rsid w:val="001E3397"/>
    <w:rsid w:val="001E44DE"/>
    <w:rsid w:val="001E5BDC"/>
    <w:rsid w:val="001F1EBD"/>
    <w:rsid w:val="001F5F37"/>
    <w:rsid w:val="00203AC7"/>
    <w:rsid w:val="002048E5"/>
    <w:rsid w:val="002124E1"/>
    <w:rsid w:val="00217B10"/>
    <w:rsid w:val="00221339"/>
    <w:rsid w:val="00221B3D"/>
    <w:rsid w:val="00221D15"/>
    <w:rsid w:val="002303C6"/>
    <w:rsid w:val="00231726"/>
    <w:rsid w:val="002340E7"/>
    <w:rsid w:val="00236B82"/>
    <w:rsid w:val="00251B68"/>
    <w:rsid w:val="00255729"/>
    <w:rsid w:val="002616E3"/>
    <w:rsid w:val="00265C61"/>
    <w:rsid w:val="002753A3"/>
    <w:rsid w:val="00275E49"/>
    <w:rsid w:val="002832A7"/>
    <w:rsid w:val="0028412B"/>
    <w:rsid w:val="0028688E"/>
    <w:rsid w:val="0029077D"/>
    <w:rsid w:val="00290EFC"/>
    <w:rsid w:val="002A21B5"/>
    <w:rsid w:val="002B2FF8"/>
    <w:rsid w:val="002B4101"/>
    <w:rsid w:val="002B5111"/>
    <w:rsid w:val="002C11BD"/>
    <w:rsid w:val="002C15DF"/>
    <w:rsid w:val="002C2296"/>
    <w:rsid w:val="002C30BD"/>
    <w:rsid w:val="002C798B"/>
    <w:rsid w:val="002D4FE5"/>
    <w:rsid w:val="002F1CF2"/>
    <w:rsid w:val="002F1E15"/>
    <w:rsid w:val="00306683"/>
    <w:rsid w:val="00310B36"/>
    <w:rsid w:val="0031282D"/>
    <w:rsid w:val="00334C62"/>
    <w:rsid w:val="00334D18"/>
    <w:rsid w:val="00341909"/>
    <w:rsid w:val="003443F7"/>
    <w:rsid w:val="00345E1C"/>
    <w:rsid w:val="00352648"/>
    <w:rsid w:val="0036068B"/>
    <w:rsid w:val="00360DC7"/>
    <w:rsid w:val="00361CB6"/>
    <w:rsid w:val="00363304"/>
    <w:rsid w:val="00366C2A"/>
    <w:rsid w:val="00370AC9"/>
    <w:rsid w:val="003753D1"/>
    <w:rsid w:val="00380CD1"/>
    <w:rsid w:val="00381A22"/>
    <w:rsid w:val="00385666"/>
    <w:rsid w:val="003B00C0"/>
    <w:rsid w:val="003B7D1F"/>
    <w:rsid w:val="003B7E9F"/>
    <w:rsid w:val="003C7398"/>
    <w:rsid w:val="003D633D"/>
    <w:rsid w:val="003D75E9"/>
    <w:rsid w:val="003E185E"/>
    <w:rsid w:val="003F6EAA"/>
    <w:rsid w:val="00411D89"/>
    <w:rsid w:val="00412C81"/>
    <w:rsid w:val="004154BF"/>
    <w:rsid w:val="004161ED"/>
    <w:rsid w:val="004269A2"/>
    <w:rsid w:val="0043098F"/>
    <w:rsid w:val="00432394"/>
    <w:rsid w:val="00434297"/>
    <w:rsid w:val="00436213"/>
    <w:rsid w:val="00444304"/>
    <w:rsid w:val="00452847"/>
    <w:rsid w:val="004605B7"/>
    <w:rsid w:val="0046230F"/>
    <w:rsid w:val="00477C6C"/>
    <w:rsid w:val="00481F58"/>
    <w:rsid w:val="00484B05"/>
    <w:rsid w:val="00484EA6"/>
    <w:rsid w:val="00487BA1"/>
    <w:rsid w:val="00491EC0"/>
    <w:rsid w:val="004A17E7"/>
    <w:rsid w:val="004A2ADD"/>
    <w:rsid w:val="004A5284"/>
    <w:rsid w:val="004A7CE2"/>
    <w:rsid w:val="004A7F09"/>
    <w:rsid w:val="004B272E"/>
    <w:rsid w:val="004C0937"/>
    <w:rsid w:val="004C1396"/>
    <w:rsid w:val="004C1B73"/>
    <w:rsid w:val="004D14C3"/>
    <w:rsid w:val="004D4D92"/>
    <w:rsid w:val="004E3F3A"/>
    <w:rsid w:val="0050278E"/>
    <w:rsid w:val="0050335C"/>
    <w:rsid w:val="00516893"/>
    <w:rsid w:val="00520569"/>
    <w:rsid w:val="00522B41"/>
    <w:rsid w:val="0052364E"/>
    <w:rsid w:val="00524ACB"/>
    <w:rsid w:val="005341BF"/>
    <w:rsid w:val="00535BE1"/>
    <w:rsid w:val="005374C4"/>
    <w:rsid w:val="005529B6"/>
    <w:rsid w:val="00553070"/>
    <w:rsid w:val="005644C4"/>
    <w:rsid w:val="00565996"/>
    <w:rsid w:val="00565C62"/>
    <w:rsid w:val="00570C1C"/>
    <w:rsid w:val="005710E2"/>
    <w:rsid w:val="00583BE8"/>
    <w:rsid w:val="00587379"/>
    <w:rsid w:val="005A04E4"/>
    <w:rsid w:val="005A251B"/>
    <w:rsid w:val="005A27FE"/>
    <w:rsid w:val="005A76A2"/>
    <w:rsid w:val="005B788D"/>
    <w:rsid w:val="005C1A64"/>
    <w:rsid w:val="005C20FE"/>
    <w:rsid w:val="005D4026"/>
    <w:rsid w:val="005D4B24"/>
    <w:rsid w:val="005E12C5"/>
    <w:rsid w:val="005E17B7"/>
    <w:rsid w:val="005E1A1C"/>
    <w:rsid w:val="005E35E2"/>
    <w:rsid w:val="005E5569"/>
    <w:rsid w:val="005F147E"/>
    <w:rsid w:val="005F2653"/>
    <w:rsid w:val="005F369C"/>
    <w:rsid w:val="005F45B6"/>
    <w:rsid w:val="00600944"/>
    <w:rsid w:val="006202F6"/>
    <w:rsid w:val="00623396"/>
    <w:rsid w:val="006241C4"/>
    <w:rsid w:val="00625493"/>
    <w:rsid w:val="00627169"/>
    <w:rsid w:val="006326B9"/>
    <w:rsid w:val="006377FC"/>
    <w:rsid w:val="006400FE"/>
    <w:rsid w:val="006407DB"/>
    <w:rsid w:val="00640DC4"/>
    <w:rsid w:val="0064264C"/>
    <w:rsid w:val="006438B4"/>
    <w:rsid w:val="00645B64"/>
    <w:rsid w:val="006523A4"/>
    <w:rsid w:val="006641F0"/>
    <w:rsid w:val="00666BDC"/>
    <w:rsid w:val="00680865"/>
    <w:rsid w:val="00684743"/>
    <w:rsid w:val="006874EB"/>
    <w:rsid w:val="00690AC5"/>
    <w:rsid w:val="006A108C"/>
    <w:rsid w:val="006B09CE"/>
    <w:rsid w:val="006B3F3B"/>
    <w:rsid w:val="006B5D4D"/>
    <w:rsid w:val="006B6CF4"/>
    <w:rsid w:val="006C0035"/>
    <w:rsid w:val="006D26CE"/>
    <w:rsid w:val="006D29C2"/>
    <w:rsid w:val="006D2A31"/>
    <w:rsid w:val="006D4964"/>
    <w:rsid w:val="006D5511"/>
    <w:rsid w:val="006D5F43"/>
    <w:rsid w:val="006E05DC"/>
    <w:rsid w:val="006E7AC6"/>
    <w:rsid w:val="006F0D56"/>
    <w:rsid w:val="00717083"/>
    <w:rsid w:val="0072300C"/>
    <w:rsid w:val="007243EA"/>
    <w:rsid w:val="0073044C"/>
    <w:rsid w:val="00737246"/>
    <w:rsid w:val="0075202D"/>
    <w:rsid w:val="007602BC"/>
    <w:rsid w:val="00760B99"/>
    <w:rsid w:val="00770DC1"/>
    <w:rsid w:val="00773491"/>
    <w:rsid w:val="00775F5D"/>
    <w:rsid w:val="00776164"/>
    <w:rsid w:val="007768F7"/>
    <w:rsid w:val="00784695"/>
    <w:rsid w:val="0078676A"/>
    <w:rsid w:val="007A0008"/>
    <w:rsid w:val="007B07EB"/>
    <w:rsid w:val="007B3BDF"/>
    <w:rsid w:val="007D3DCA"/>
    <w:rsid w:val="007E3FC9"/>
    <w:rsid w:val="008013EF"/>
    <w:rsid w:val="0080454E"/>
    <w:rsid w:val="00814DE6"/>
    <w:rsid w:val="00835269"/>
    <w:rsid w:val="00870D6F"/>
    <w:rsid w:val="00871A48"/>
    <w:rsid w:val="00880981"/>
    <w:rsid w:val="00894C26"/>
    <w:rsid w:val="00896970"/>
    <w:rsid w:val="008A0611"/>
    <w:rsid w:val="008A2DFB"/>
    <w:rsid w:val="008A3BCA"/>
    <w:rsid w:val="008A61F0"/>
    <w:rsid w:val="008A7390"/>
    <w:rsid w:val="008A7E1C"/>
    <w:rsid w:val="008B1404"/>
    <w:rsid w:val="008B1D25"/>
    <w:rsid w:val="008D527E"/>
    <w:rsid w:val="008D745E"/>
    <w:rsid w:val="008E4305"/>
    <w:rsid w:val="008E7B36"/>
    <w:rsid w:val="008E7E99"/>
    <w:rsid w:val="008F254E"/>
    <w:rsid w:val="009000FD"/>
    <w:rsid w:val="00902EFF"/>
    <w:rsid w:val="00903FA7"/>
    <w:rsid w:val="00904F83"/>
    <w:rsid w:val="009142AF"/>
    <w:rsid w:val="0092294F"/>
    <w:rsid w:val="00922D5A"/>
    <w:rsid w:val="00930BA6"/>
    <w:rsid w:val="00930F36"/>
    <w:rsid w:val="00935867"/>
    <w:rsid w:val="00941892"/>
    <w:rsid w:val="00942360"/>
    <w:rsid w:val="009437D9"/>
    <w:rsid w:val="009460A9"/>
    <w:rsid w:val="00946908"/>
    <w:rsid w:val="00946A41"/>
    <w:rsid w:val="00950958"/>
    <w:rsid w:val="00953782"/>
    <w:rsid w:val="00955FF1"/>
    <w:rsid w:val="0096103A"/>
    <w:rsid w:val="00971AB5"/>
    <w:rsid w:val="00971EB2"/>
    <w:rsid w:val="009732DE"/>
    <w:rsid w:val="009774A5"/>
    <w:rsid w:val="00977581"/>
    <w:rsid w:val="00980BFC"/>
    <w:rsid w:val="009812FF"/>
    <w:rsid w:val="00982E0F"/>
    <w:rsid w:val="009963FD"/>
    <w:rsid w:val="00997C73"/>
    <w:rsid w:val="009A619C"/>
    <w:rsid w:val="009A69B0"/>
    <w:rsid w:val="009B645E"/>
    <w:rsid w:val="009E6A96"/>
    <w:rsid w:val="00A004D0"/>
    <w:rsid w:val="00A05477"/>
    <w:rsid w:val="00A1445E"/>
    <w:rsid w:val="00A22DDC"/>
    <w:rsid w:val="00A3104A"/>
    <w:rsid w:val="00A37F93"/>
    <w:rsid w:val="00A40C2D"/>
    <w:rsid w:val="00A44F84"/>
    <w:rsid w:val="00A477D7"/>
    <w:rsid w:val="00A52768"/>
    <w:rsid w:val="00A553AE"/>
    <w:rsid w:val="00A6287F"/>
    <w:rsid w:val="00A75E62"/>
    <w:rsid w:val="00A83A71"/>
    <w:rsid w:val="00A9131E"/>
    <w:rsid w:val="00A93EAD"/>
    <w:rsid w:val="00AB5474"/>
    <w:rsid w:val="00AB6F1C"/>
    <w:rsid w:val="00AB7328"/>
    <w:rsid w:val="00AD320B"/>
    <w:rsid w:val="00AE6FFC"/>
    <w:rsid w:val="00AF2742"/>
    <w:rsid w:val="00B12BA9"/>
    <w:rsid w:val="00B15D99"/>
    <w:rsid w:val="00B2191E"/>
    <w:rsid w:val="00B26E66"/>
    <w:rsid w:val="00B31CDD"/>
    <w:rsid w:val="00B413F9"/>
    <w:rsid w:val="00B42A06"/>
    <w:rsid w:val="00B4522C"/>
    <w:rsid w:val="00B45422"/>
    <w:rsid w:val="00B47B3D"/>
    <w:rsid w:val="00B50380"/>
    <w:rsid w:val="00B538E0"/>
    <w:rsid w:val="00B62295"/>
    <w:rsid w:val="00B6316B"/>
    <w:rsid w:val="00B6502F"/>
    <w:rsid w:val="00B65495"/>
    <w:rsid w:val="00B67FBE"/>
    <w:rsid w:val="00B83921"/>
    <w:rsid w:val="00B915CA"/>
    <w:rsid w:val="00B92D69"/>
    <w:rsid w:val="00BA003E"/>
    <w:rsid w:val="00BA63DE"/>
    <w:rsid w:val="00BA7B9A"/>
    <w:rsid w:val="00BB09A4"/>
    <w:rsid w:val="00BC6E03"/>
    <w:rsid w:val="00BD001E"/>
    <w:rsid w:val="00BD7077"/>
    <w:rsid w:val="00BE0F35"/>
    <w:rsid w:val="00BE19B9"/>
    <w:rsid w:val="00BE5EB1"/>
    <w:rsid w:val="00BE7934"/>
    <w:rsid w:val="00BF1A78"/>
    <w:rsid w:val="00BF785C"/>
    <w:rsid w:val="00C15E6D"/>
    <w:rsid w:val="00C26893"/>
    <w:rsid w:val="00C325F4"/>
    <w:rsid w:val="00C32CCB"/>
    <w:rsid w:val="00C35A98"/>
    <w:rsid w:val="00C400DE"/>
    <w:rsid w:val="00C53D8B"/>
    <w:rsid w:val="00C642C2"/>
    <w:rsid w:val="00C86785"/>
    <w:rsid w:val="00CB13C5"/>
    <w:rsid w:val="00CC7C1A"/>
    <w:rsid w:val="00CD1BFE"/>
    <w:rsid w:val="00CE0D1C"/>
    <w:rsid w:val="00CE27D4"/>
    <w:rsid w:val="00CE5EDC"/>
    <w:rsid w:val="00CF40EB"/>
    <w:rsid w:val="00CF60F9"/>
    <w:rsid w:val="00CF75C9"/>
    <w:rsid w:val="00D01AED"/>
    <w:rsid w:val="00D01C23"/>
    <w:rsid w:val="00D069C5"/>
    <w:rsid w:val="00D113B2"/>
    <w:rsid w:val="00D11ECA"/>
    <w:rsid w:val="00D148C6"/>
    <w:rsid w:val="00D31015"/>
    <w:rsid w:val="00D40537"/>
    <w:rsid w:val="00D45279"/>
    <w:rsid w:val="00D47253"/>
    <w:rsid w:val="00D57C9F"/>
    <w:rsid w:val="00D60E75"/>
    <w:rsid w:val="00D64DDA"/>
    <w:rsid w:val="00D650A7"/>
    <w:rsid w:val="00D70E4A"/>
    <w:rsid w:val="00D71FFD"/>
    <w:rsid w:val="00D81006"/>
    <w:rsid w:val="00D92629"/>
    <w:rsid w:val="00D95C23"/>
    <w:rsid w:val="00D96154"/>
    <w:rsid w:val="00DA422D"/>
    <w:rsid w:val="00DA548F"/>
    <w:rsid w:val="00DA7437"/>
    <w:rsid w:val="00DD0D97"/>
    <w:rsid w:val="00DE5061"/>
    <w:rsid w:val="00DE5854"/>
    <w:rsid w:val="00DF31E2"/>
    <w:rsid w:val="00E037F3"/>
    <w:rsid w:val="00E124D6"/>
    <w:rsid w:val="00E124EB"/>
    <w:rsid w:val="00E268E0"/>
    <w:rsid w:val="00E2697D"/>
    <w:rsid w:val="00E31C81"/>
    <w:rsid w:val="00E325F2"/>
    <w:rsid w:val="00E401C0"/>
    <w:rsid w:val="00E407C8"/>
    <w:rsid w:val="00E47E58"/>
    <w:rsid w:val="00E62152"/>
    <w:rsid w:val="00E625D2"/>
    <w:rsid w:val="00E76763"/>
    <w:rsid w:val="00E8063A"/>
    <w:rsid w:val="00E8373E"/>
    <w:rsid w:val="00E973BD"/>
    <w:rsid w:val="00EA2782"/>
    <w:rsid w:val="00EB1294"/>
    <w:rsid w:val="00EC0B5A"/>
    <w:rsid w:val="00EC6476"/>
    <w:rsid w:val="00EE725A"/>
    <w:rsid w:val="00EF2EC0"/>
    <w:rsid w:val="00EF572A"/>
    <w:rsid w:val="00EF7EC8"/>
    <w:rsid w:val="00F01D27"/>
    <w:rsid w:val="00F0346D"/>
    <w:rsid w:val="00F0771F"/>
    <w:rsid w:val="00F55454"/>
    <w:rsid w:val="00F626FF"/>
    <w:rsid w:val="00F73CC7"/>
    <w:rsid w:val="00F76B85"/>
    <w:rsid w:val="00F80E9A"/>
    <w:rsid w:val="00F8500B"/>
    <w:rsid w:val="00F873CD"/>
    <w:rsid w:val="00F905F6"/>
    <w:rsid w:val="00F90B49"/>
    <w:rsid w:val="00F911EF"/>
    <w:rsid w:val="00F91D8D"/>
    <w:rsid w:val="00F92DCC"/>
    <w:rsid w:val="00FA13EA"/>
    <w:rsid w:val="00FA5304"/>
    <w:rsid w:val="00FD0654"/>
    <w:rsid w:val="00FE7EC9"/>
    <w:rsid w:val="00FF33F2"/>
    <w:rsid w:val="00FF76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68495E"/>
  <w15:chartTrackingRefBased/>
  <w15:docId w15:val="{208D3EA1-41A5-4EF0-B64E-44E64D7BA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61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E27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E27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C647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41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412B"/>
  </w:style>
  <w:style w:type="paragraph" w:styleId="Footer">
    <w:name w:val="footer"/>
    <w:basedOn w:val="Normal"/>
    <w:link w:val="FooterChar"/>
    <w:uiPriority w:val="99"/>
    <w:unhideWhenUsed/>
    <w:rsid w:val="002841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412B"/>
  </w:style>
  <w:style w:type="paragraph" w:styleId="ListParagraph">
    <w:name w:val="List Paragraph"/>
    <w:basedOn w:val="Normal"/>
    <w:uiPriority w:val="34"/>
    <w:qFormat/>
    <w:rsid w:val="00A44F84"/>
    <w:pPr>
      <w:ind w:left="720"/>
      <w:contextualSpacing/>
    </w:pPr>
    <w:rPr>
      <w:lang w:val="en-CA"/>
    </w:rPr>
  </w:style>
  <w:style w:type="character" w:customStyle="1" w:styleId="Heading1Char">
    <w:name w:val="Heading 1 Char"/>
    <w:basedOn w:val="DefaultParagraphFont"/>
    <w:link w:val="Heading1"/>
    <w:uiPriority w:val="9"/>
    <w:rsid w:val="0077616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76164"/>
    <w:pPr>
      <w:outlineLvl w:val="9"/>
    </w:pPr>
  </w:style>
  <w:style w:type="paragraph" w:styleId="TOC1">
    <w:name w:val="toc 1"/>
    <w:basedOn w:val="Normal"/>
    <w:next w:val="Normal"/>
    <w:autoRedefine/>
    <w:uiPriority w:val="39"/>
    <w:unhideWhenUsed/>
    <w:rsid w:val="00776164"/>
    <w:pPr>
      <w:spacing w:after="100"/>
    </w:pPr>
  </w:style>
  <w:style w:type="character" w:styleId="Hyperlink">
    <w:name w:val="Hyperlink"/>
    <w:basedOn w:val="DefaultParagraphFont"/>
    <w:uiPriority w:val="99"/>
    <w:unhideWhenUsed/>
    <w:rsid w:val="00776164"/>
    <w:rPr>
      <w:color w:val="0563C1" w:themeColor="hyperlink"/>
      <w:u w:val="single"/>
    </w:rPr>
  </w:style>
  <w:style w:type="paragraph" w:styleId="NoSpacing">
    <w:name w:val="No Spacing"/>
    <w:link w:val="NoSpacingChar"/>
    <w:uiPriority w:val="1"/>
    <w:qFormat/>
    <w:rsid w:val="005A76A2"/>
    <w:pPr>
      <w:spacing w:after="0" w:line="240" w:lineRule="auto"/>
    </w:pPr>
    <w:rPr>
      <w:rFonts w:eastAsiaTheme="minorEastAsia"/>
    </w:rPr>
  </w:style>
  <w:style w:type="character" w:customStyle="1" w:styleId="NoSpacingChar">
    <w:name w:val="No Spacing Char"/>
    <w:basedOn w:val="DefaultParagraphFont"/>
    <w:link w:val="NoSpacing"/>
    <w:uiPriority w:val="1"/>
    <w:rsid w:val="005A76A2"/>
    <w:rPr>
      <w:rFonts w:eastAsiaTheme="minorEastAsia"/>
    </w:rPr>
  </w:style>
  <w:style w:type="paragraph" w:styleId="Revision">
    <w:name w:val="Revision"/>
    <w:hidden/>
    <w:uiPriority w:val="99"/>
    <w:semiHidden/>
    <w:rsid w:val="00E47E58"/>
    <w:pPr>
      <w:spacing w:after="0" w:line="240" w:lineRule="auto"/>
    </w:pPr>
  </w:style>
  <w:style w:type="paragraph" w:styleId="BalloonText">
    <w:name w:val="Balloon Text"/>
    <w:basedOn w:val="Normal"/>
    <w:link w:val="BalloonTextChar"/>
    <w:uiPriority w:val="99"/>
    <w:semiHidden/>
    <w:unhideWhenUsed/>
    <w:rsid w:val="00E47E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7E58"/>
    <w:rPr>
      <w:rFonts w:ascii="Segoe UI" w:hAnsi="Segoe UI" w:cs="Segoe UI"/>
      <w:sz w:val="18"/>
      <w:szCs w:val="18"/>
    </w:rPr>
  </w:style>
  <w:style w:type="character" w:customStyle="1" w:styleId="Heading2Char">
    <w:name w:val="Heading 2 Char"/>
    <w:basedOn w:val="DefaultParagraphFont"/>
    <w:link w:val="Heading2"/>
    <w:uiPriority w:val="9"/>
    <w:rsid w:val="00CE27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E27D4"/>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CE27D4"/>
    <w:pPr>
      <w:spacing w:before="100" w:beforeAutospacing="1" w:after="100" w:afterAutospacing="1"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9732DE"/>
    <w:pPr>
      <w:spacing w:after="100"/>
      <w:ind w:left="220"/>
    </w:pPr>
  </w:style>
  <w:style w:type="paragraph" w:styleId="TOC3">
    <w:name w:val="toc 3"/>
    <w:basedOn w:val="Normal"/>
    <w:next w:val="Normal"/>
    <w:autoRedefine/>
    <w:uiPriority w:val="39"/>
    <w:unhideWhenUsed/>
    <w:rsid w:val="009732DE"/>
    <w:pPr>
      <w:spacing w:after="100"/>
      <w:ind w:left="440"/>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Heading4Char">
    <w:name w:val="Heading 4 Char"/>
    <w:basedOn w:val="DefaultParagraphFont"/>
    <w:link w:val="Heading4"/>
    <w:uiPriority w:val="9"/>
    <w:rsid w:val="00EC6476"/>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5D4B24"/>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165CCA"/>
    <w:rPr>
      <w:color w:val="954F72" w:themeColor="followedHyperlink"/>
      <w:u w:val="single"/>
    </w:rPr>
  </w:style>
  <w:style w:type="table" w:styleId="GridTable5Dark-Accent5">
    <w:name w:val="Grid Table 5 Dark Accent 5"/>
    <w:basedOn w:val="TableNormal"/>
    <w:uiPriority w:val="50"/>
    <w:rsid w:val="00E401C0"/>
    <w:pPr>
      <w:spacing w:after="0" w:line="240" w:lineRule="auto"/>
    </w:pPr>
    <w:rPr>
      <w:lang w:val="en-C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2">
    <w:name w:val="Grid Table 5 Dark Accent 2"/>
    <w:basedOn w:val="TableNormal"/>
    <w:uiPriority w:val="50"/>
    <w:rsid w:val="00E401C0"/>
    <w:pPr>
      <w:spacing w:after="0" w:line="240" w:lineRule="auto"/>
    </w:pPr>
    <w:rPr>
      <w:lang w:val="en-C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6">
    <w:name w:val="Grid Table 5 Dark Accent 6"/>
    <w:basedOn w:val="TableNormal"/>
    <w:uiPriority w:val="50"/>
    <w:rsid w:val="00E401C0"/>
    <w:pPr>
      <w:spacing w:after="0" w:line="240" w:lineRule="auto"/>
    </w:pPr>
    <w:rPr>
      <w:lang w:val="en-C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735667">
      <w:bodyDiv w:val="1"/>
      <w:marLeft w:val="0"/>
      <w:marRight w:val="0"/>
      <w:marTop w:val="0"/>
      <w:marBottom w:val="0"/>
      <w:divBdr>
        <w:top w:val="none" w:sz="0" w:space="0" w:color="auto"/>
        <w:left w:val="none" w:sz="0" w:space="0" w:color="auto"/>
        <w:bottom w:val="none" w:sz="0" w:space="0" w:color="auto"/>
        <w:right w:val="none" w:sz="0" w:space="0" w:color="auto"/>
      </w:divBdr>
    </w:div>
    <w:div w:id="125508535">
      <w:bodyDiv w:val="1"/>
      <w:marLeft w:val="0"/>
      <w:marRight w:val="0"/>
      <w:marTop w:val="0"/>
      <w:marBottom w:val="0"/>
      <w:divBdr>
        <w:top w:val="none" w:sz="0" w:space="0" w:color="auto"/>
        <w:left w:val="none" w:sz="0" w:space="0" w:color="auto"/>
        <w:bottom w:val="none" w:sz="0" w:space="0" w:color="auto"/>
        <w:right w:val="none" w:sz="0" w:space="0" w:color="auto"/>
      </w:divBdr>
    </w:div>
    <w:div w:id="312031826">
      <w:bodyDiv w:val="1"/>
      <w:marLeft w:val="0"/>
      <w:marRight w:val="0"/>
      <w:marTop w:val="0"/>
      <w:marBottom w:val="0"/>
      <w:divBdr>
        <w:top w:val="none" w:sz="0" w:space="0" w:color="auto"/>
        <w:left w:val="none" w:sz="0" w:space="0" w:color="auto"/>
        <w:bottom w:val="none" w:sz="0" w:space="0" w:color="auto"/>
        <w:right w:val="none" w:sz="0" w:space="0" w:color="auto"/>
      </w:divBdr>
    </w:div>
    <w:div w:id="634330857">
      <w:bodyDiv w:val="1"/>
      <w:marLeft w:val="0"/>
      <w:marRight w:val="0"/>
      <w:marTop w:val="0"/>
      <w:marBottom w:val="0"/>
      <w:divBdr>
        <w:top w:val="none" w:sz="0" w:space="0" w:color="auto"/>
        <w:left w:val="none" w:sz="0" w:space="0" w:color="auto"/>
        <w:bottom w:val="none" w:sz="0" w:space="0" w:color="auto"/>
        <w:right w:val="none" w:sz="0" w:space="0" w:color="auto"/>
      </w:divBdr>
    </w:div>
    <w:div w:id="971863881">
      <w:bodyDiv w:val="1"/>
      <w:marLeft w:val="0"/>
      <w:marRight w:val="0"/>
      <w:marTop w:val="0"/>
      <w:marBottom w:val="0"/>
      <w:divBdr>
        <w:top w:val="none" w:sz="0" w:space="0" w:color="auto"/>
        <w:left w:val="none" w:sz="0" w:space="0" w:color="auto"/>
        <w:bottom w:val="none" w:sz="0" w:space="0" w:color="auto"/>
        <w:right w:val="none" w:sz="0" w:space="0" w:color="auto"/>
      </w:divBdr>
    </w:div>
    <w:div w:id="1036853037">
      <w:bodyDiv w:val="1"/>
      <w:marLeft w:val="0"/>
      <w:marRight w:val="0"/>
      <w:marTop w:val="0"/>
      <w:marBottom w:val="0"/>
      <w:divBdr>
        <w:top w:val="none" w:sz="0" w:space="0" w:color="auto"/>
        <w:left w:val="none" w:sz="0" w:space="0" w:color="auto"/>
        <w:bottom w:val="none" w:sz="0" w:space="0" w:color="auto"/>
        <w:right w:val="none" w:sz="0" w:space="0" w:color="auto"/>
      </w:divBdr>
    </w:div>
    <w:div w:id="1208882895">
      <w:bodyDiv w:val="1"/>
      <w:marLeft w:val="0"/>
      <w:marRight w:val="0"/>
      <w:marTop w:val="0"/>
      <w:marBottom w:val="0"/>
      <w:divBdr>
        <w:top w:val="none" w:sz="0" w:space="0" w:color="auto"/>
        <w:left w:val="none" w:sz="0" w:space="0" w:color="auto"/>
        <w:bottom w:val="none" w:sz="0" w:space="0" w:color="auto"/>
        <w:right w:val="none" w:sz="0" w:space="0" w:color="auto"/>
      </w:divBdr>
    </w:div>
    <w:div w:id="1642153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8.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29.png"/><Relationship Id="rId50" Type="http://schemas.openxmlformats.org/officeDocument/2006/relationships/image" Target="media/image42.png"/><Relationship Id="rId55" Type="http://schemas.openxmlformats.org/officeDocument/2006/relationships/image" Target="media/image37.png"/><Relationship Id="rId63" Type="http://schemas.openxmlformats.org/officeDocument/2006/relationships/image" Target="media/image540.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12.png"/><Relationship Id="rId11" Type="http://schemas.openxmlformats.org/officeDocument/2006/relationships/image" Target="media/image2.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19.png"/><Relationship Id="rId40" Type="http://schemas.openxmlformats.org/officeDocument/2006/relationships/image" Target="media/image3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3.png"/><Relationship Id="rId19" Type="http://schemas.openxmlformats.org/officeDocument/2006/relationships/image" Target="media/image7.JP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1.png"/><Relationship Id="rId30" Type="http://schemas.openxmlformats.org/officeDocument/2006/relationships/image" Target="media/image2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image" Target="media/image3.JPG"/><Relationship Id="rId17" Type="http://schemas.openxmlformats.org/officeDocument/2006/relationships/image" Target="media/image6.JP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1.png"/><Relationship Id="rId67" Type="http://schemas.microsoft.com/office/2011/relationships/people" Target="people.xml"/><Relationship Id="rId20" Type="http://schemas.openxmlformats.org/officeDocument/2006/relationships/image" Target="media/image12.jpeg"/><Relationship Id="rId41" Type="http://schemas.openxmlformats.org/officeDocument/2006/relationships/image" Target="media/image2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9.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2.jpeg"/><Relationship Id="rId31" Type="http://schemas.openxmlformats.org/officeDocument/2006/relationships/image" Target="media/image1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4.JPG"/><Relationship Id="rId18" Type="http://schemas.openxmlformats.org/officeDocument/2006/relationships/image" Target="media/image10.jpeg"/><Relationship Id="rId3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F9C40A-D0F5-43CE-9829-981BDCBC3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TotalTime>
  <Pages>18</Pages>
  <Words>3210</Words>
  <Characters>18301</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HEMA</vt:lpstr>
    </vt:vector>
  </TitlesOfParts>
  <Company/>
  <LinksUpToDate>false</LinksUpToDate>
  <CharactersWithSpaces>21469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HEMA</dc:title>
  <dc:subject>Milestone 4</dc:subject>
  <dc:creator>Prabhvir Saran, Bhagwan Virdi, Jaisreet Khaira, Tony Pacheco, and Liam MacIntyre</dc:creator>
  <cp:keywords/>
  <dc:description/>
  <cp:lastModifiedBy>Prabhvir Saran</cp:lastModifiedBy>
  <cp:revision>239</cp:revision>
  <dcterms:created xsi:type="dcterms:W3CDTF">2017-02-03T02:09:00Z</dcterms:created>
  <dcterms:modified xsi:type="dcterms:W3CDTF">2017-03-24T08:10:00Z</dcterms:modified>
  <cp:category>Web Development</cp:category>
</cp:coreProperties>
</file>