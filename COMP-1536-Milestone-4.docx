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687419" w:displacedByCustomXml="next"/>
    <w:bookmarkEnd w:id="0" w:displacedByCustomXml="next"/>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rPr>
            <mc:AlternateContent>
              <mc:Choice Requires="wps">
                <w:drawing>
                  <wp:anchor distT="0" distB="0" distL="114300" distR="114300" simplePos="0" relativeHeight="251627520" behindDoc="1" locked="0" layoutInCell="1" allowOverlap="1" wp14:anchorId="6C57AAEE" wp14:editId="6CA5235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D04120" w:rsidRPr="00CE27D4" w:rsidRDefault="00D04120">
                                <w:ins w:id="1"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89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D04120" w:rsidRPr="00CE27D4" w:rsidRDefault="00D04120">
                          <w:ins w:id="2" w:author="Prabhvir Saran" w:date="2017-02-02T15:34:00Z">
                            <w:r>
                              <w:softHyphen/>
                            </w:r>
                            <w:r>
                              <w:softHyphen/>
                            </w:r>
                            <w:r>
                              <w:softHyphen/>
                            </w:r>
                          </w:ins>
                        </w:p>
                      </w:txbxContent>
                    </v:textbox>
                    <w10:wrap anchorx="page" anchory="page"/>
                  </v:rect>
                </w:pict>
              </mc:Fallback>
            </mc:AlternateContent>
          </w:r>
          <w:r>
            <w:rPr>
              <w:noProof/>
            </w:rPr>
            <mc:AlternateContent>
              <mc:Choice Requires="wps">
                <w:drawing>
                  <wp:anchor distT="0" distB="0" distL="114300" distR="114300" simplePos="0" relativeHeight="251624448" behindDoc="0" locked="0" layoutInCell="1" allowOverlap="1" wp14:anchorId="52B19B29" wp14:editId="164905C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D04120" w:rsidRDefault="00D04120" w:rsidP="00E47E58">
                                <w:pPr>
                                  <w:spacing w:before="240"/>
                                  <w:jc w:val="center"/>
                                  <w:rPr>
                                    <w:ins w:id="3"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4" w:author="Tony Pacheco" w:date="2017-01-31T18:36:00Z">
                                      <w:r w:rsidDel="00E47E58">
                                        <w:rPr>
                                          <w:color w:val="FFFFFF" w:themeColor="background1"/>
                                        </w:rPr>
                                        <w:delText>A website to educate, inform, and bring about a positive change in our climate.</w:delText>
                                      </w:r>
                                    </w:del>
                                  </w:sdtContent>
                                </w:sdt>
                                <w:ins w:id="5" w:author="Tony Pacheco" w:date="2017-01-31T18:36:00Z">
                                  <w:r w:rsidRPr="00E47E58">
                                    <w:rPr>
                                      <w:color w:val="FFFFFF" w:themeColor="background1"/>
                                    </w:rPr>
                                    <w:t xml:space="preserve"> </w:t>
                                  </w:r>
                                </w:ins>
                                <w:customXmlInsRangeStart w:id="6"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6"/>
                                    <w:r>
                                      <w:rPr>
                                        <w:color w:val="FFFFFF" w:themeColor="background1"/>
                                      </w:rPr>
                                      <w:t xml:space="preserve">     </w:t>
                                    </w:r>
                                    <w:customXmlInsRangeStart w:id="7" w:author="Tony Pacheco" w:date="2017-01-31T18:36:00Z"/>
                                  </w:sdtContent>
                                </w:sdt>
                                <w:customXmlInsRangeEnd w:id="7"/>
                              </w:p>
                              <w:p w14:paraId="7AF49FFF" w14:textId="11CE5982" w:rsidR="00D04120" w:rsidRDefault="00D04120">
                                <w:pPr>
                                  <w:spacing w:before="240"/>
                                  <w:jc w:val="center"/>
                                  <w:rPr>
                                    <w:color w:val="FFFFFF" w:themeColor="background1"/>
                                  </w:rPr>
                                </w:pPr>
                                <w:ins w:id="8"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44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D04120" w:rsidRDefault="00D04120" w:rsidP="00E47E58">
                          <w:pPr>
                            <w:spacing w:before="240"/>
                            <w:jc w:val="center"/>
                            <w:rPr>
                              <w:ins w:id="9"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10" w:author="Tony Pacheco" w:date="2017-01-31T18:36:00Z">
                                <w:r w:rsidDel="00E47E58">
                                  <w:rPr>
                                    <w:color w:val="FFFFFF" w:themeColor="background1"/>
                                  </w:rPr>
                                  <w:delText>A website to educate, inform, and bring about a positive change in our climate.</w:delText>
                                </w:r>
                              </w:del>
                            </w:sdtContent>
                          </w:sdt>
                          <w:ins w:id="11" w:author="Tony Pacheco" w:date="2017-01-31T18:36:00Z">
                            <w:r w:rsidRPr="00E47E58">
                              <w:rPr>
                                <w:color w:val="FFFFFF" w:themeColor="background1"/>
                              </w:rPr>
                              <w:t xml:space="preserve"> </w:t>
                            </w:r>
                          </w:ins>
                          <w:customXmlInsRangeStart w:id="12"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2"/>
                              <w:r>
                                <w:rPr>
                                  <w:color w:val="FFFFFF" w:themeColor="background1"/>
                                </w:rPr>
                                <w:t xml:space="preserve">     </w:t>
                              </w:r>
                              <w:customXmlInsRangeStart w:id="13" w:author="Tony Pacheco" w:date="2017-01-31T18:36:00Z"/>
                            </w:sdtContent>
                          </w:sdt>
                          <w:customXmlInsRangeEnd w:id="13"/>
                        </w:p>
                        <w:p w14:paraId="7AF49FFF" w14:textId="11CE5982" w:rsidR="00D04120" w:rsidRDefault="00D04120">
                          <w:pPr>
                            <w:spacing w:before="240"/>
                            <w:jc w:val="center"/>
                            <w:rPr>
                              <w:color w:val="FFFFFF" w:themeColor="background1"/>
                            </w:rPr>
                          </w:pPr>
                          <w:ins w:id="14"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rPr>
            <mc:AlternateContent>
              <mc:Choice Requires="wps">
                <w:drawing>
                  <wp:anchor distT="0" distB="0" distL="114300" distR="114300" simplePos="0" relativeHeight="251623424" behindDoc="0" locked="0" layoutInCell="1" allowOverlap="1" wp14:anchorId="7784D5DC" wp14:editId="0A6FD9B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D3FBF44" id="Rectangle 468" o:spid="_x0000_s1026" style="position:absolute;margin-left:0;margin-top:0;width:244.8pt;height:554.4pt;z-index:25162342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26496" behindDoc="0" locked="0" layoutInCell="1" allowOverlap="1" wp14:anchorId="1E2FEB30" wp14:editId="0001332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B0F5411" id="Rectangle 469" o:spid="_x0000_s1026" style="position:absolute;margin-left:0;margin-top:0;width:226.45pt;height:9.35pt;z-index:25162649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25472" behindDoc="0" locked="0" layoutInCell="1" allowOverlap="1" wp14:anchorId="4DC7E089" wp14:editId="4915276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D04120" w:rsidRDefault="00D04120">
                                    <w:pPr>
                                      <w:spacing w:line="240" w:lineRule="auto"/>
                                      <w:rPr>
                                        <w:rFonts w:asciiTheme="majorHAnsi" w:eastAsiaTheme="majorEastAsia" w:hAnsiTheme="majorHAnsi" w:cstheme="majorBidi"/>
                                        <w:noProof/>
                                        <w:color w:val="4472C4" w:themeColor="accent1"/>
                                        <w:sz w:val="72"/>
                                        <w:szCs w:val="144"/>
                                      </w:rPr>
                                    </w:pPr>
                                    <w:del w:id="15"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6"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34EFBE26" w:rsidR="00D04120" w:rsidRDefault="00D04120">
                                    <w:pPr>
                                      <w:rPr>
                                        <w:rFonts w:asciiTheme="majorHAnsi" w:eastAsiaTheme="majorEastAsia" w:hAnsiTheme="majorHAnsi" w:cstheme="majorBidi"/>
                                        <w:noProof/>
                                        <w:color w:val="44546A" w:themeColor="text2"/>
                                        <w:sz w:val="32"/>
                                        <w:szCs w:val="40"/>
                                      </w:rPr>
                                    </w:pPr>
                                    <w:del w:id="17"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8" w:author="Prabhvir Saran" w:date="2017-02-02T15:55:00Z">
                                      <w:r>
                                        <w:rPr>
                                          <w:rFonts w:asciiTheme="majorHAnsi" w:eastAsiaTheme="majorEastAsia" w:hAnsiTheme="majorHAnsi" w:cstheme="majorBidi"/>
                                          <w:noProof/>
                                          <w:color w:val="44546A" w:themeColor="text2"/>
                                          <w:sz w:val="32"/>
                                          <w:szCs w:val="32"/>
                                        </w:rPr>
                                        <w:t>Milestone</w:t>
                                      </w:r>
                                    </w:ins>
                                    <w:ins w:id="19"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547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D04120" w:rsidRDefault="00D04120">
                              <w:pPr>
                                <w:spacing w:line="240" w:lineRule="auto"/>
                                <w:rPr>
                                  <w:rFonts w:asciiTheme="majorHAnsi" w:eastAsiaTheme="majorEastAsia" w:hAnsiTheme="majorHAnsi" w:cstheme="majorBidi"/>
                                  <w:noProof/>
                                  <w:color w:val="4472C4" w:themeColor="accent1"/>
                                  <w:sz w:val="72"/>
                                  <w:szCs w:val="144"/>
                                </w:rPr>
                              </w:pPr>
                              <w:del w:id="20"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21"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34EFBE26" w:rsidR="00D04120" w:rsidRDefault="00D04120">
                              <w:pPr>
                                <w:rPr>
                                  <w:rFonts w:asciiTheme="majorHAnsi" w:eastAsiaTheme="majorEastAsia" w:hAnsiTheme="majorHAnsi" w:cstheme="majorBidi"/>
                                  <w:noProof/>
                                  <w:color w:val="44546A" w:themeColor="text2"/>
                                  <w:sz w:val="32"/>
                                  <w:szCs w:val="40"/>
                                </w:rPr>
                              </w:pPr>
                              <w:del w:id="22"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3" w:author="Prabhvir Saran" w:date="2017-02-02T15:55:00Z">
                                <w:r>
                                  <w:rPr>
                                    <w:rFonts w:asciiTheme="majorHAnsi" w:eastAsiaTheme="majorEastAsia" w:hAnsiTheme="majorHAnsi" w:cstheme="majorBidi"/>
                                    <w:noProof/>
                                    <w:color w:val="44546A" w:themeColor="text2"/>
                                    <w:sz w:val="32"/>
                                    <w:szCs w:val="32"/>
                                  </w:rPr>
                                  <w:t>Milestone</w:t>
                                </w:r>
                              </w:ins>
                              <w:ins w:id="24"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rPr>
            <mc:AlternateContent>
              <mc:Choice Requires="wps">
                <w:drawing>
                  <wp:anchor distT="0" distB="0" distL="114300" distR="114300" simplePos="0" relativeHeight="251628544" behindDoc="0" locked="0" layoutInCell="1" allowOverlap="1" wp14:anchorId="035FB17B" wp14:editId="4B9677E2">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D04120" w:rsidRDefault="00D0412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2854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D04120" w:rsidRDefault="00D0412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25"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25"/>
        <w:p w14:paraId="3A6C39AC" w14:textId="2569D64E" w:rsidR="00EC6476" w:rsidRPr="004161ED" w:rsidRDefault="00EC6476" w:rsidP="004161ED">
          <w:pPr>
            <w:pStyle w:val="TOCHeading"/>
            <w:ind w:firstLine="720"/>
            <w:jc w:val="center"/>
            <w:rPr>
              <w:ins w:id="26" w:author="Prabhvir Saran" w:date="2017-02-02T16:03:00Z"/>
              <w:b/>
              <w:sz w:val="44"/>
              <w:u w:val="single"/>
            </w:rPr>
          </w:pPr>
          <w:ins w:id="27" w:author="Prabhvir Saran" w:date="2017-02-02T16:03:00Z">
            <w:r w:rsidRPr="004161ED">
              <w:rPr>
                <w:b/>
                <w:sz w:val="44"/>
                <w:u w:val="single"/>
              </w:rPr>
              <w:t>Table of Contents</w:t>
            </w:r>
          </w:ins>
        </w:p>
        <w:p w14:paraId="6E0F9A09" w14:textId="77777777" w:rsidR="00EC6476" w:rsidRPr="004161ED" w:rsidRDefault="00EC6476" w:rsidP="004161ED">
          <w:pPr>
            <w:rPr>
              <w:ins w:id="28" w:author="Prabhvir Saran" w:date="2017-02-02T16:03:00Z"/>
            </w:rPr>
          </w:pPr>
        </w:p>
        <w:p w14:paraId="5794220B" w14:textId="2FF28FE9" w:rsidR="00197962" w:rsidRDefault="00EC6476">
          <w:pPr>
            <w:pStyle w:val="TOC1"/>
            <w:tabs>
              <w:tab w:val="right" w:leader="dot" w:pos="9350"/>
            </w:tabs>
            <w:rPr>
              <w:ins w:id="29" w:author="Bhagwan Virdi" w:date="2017-04-11T15:32:00Z"/>
              <w:rFonts w:eastAsiaTheme="minorEastAsia"/>
              <w:noProof/>
              <w:lang w:val="en-CA" w:eastAsia="en-CA"/>
            </w:rPr>
          </w:pPr>
          <w:ins w:id="30" w:author="Prabhvir Saran" w:date="2017-02-02T16:03:00Z">
            <w:r>
              <w:fldChar w:fldCharType="begin"/>
            </w:r>
            <w:r>
              <w:instrText xml:space="preserve"> TOC \o "1-3" \h \z \u </w:instrText>
            </w:r>
            <w:r>
              <w:fldChar w:fldCharType="separate"/>
            </w:r>
          </w:ins>
          <w:ins w:id="31" w:author="Bhagwan Virdi" w:date="2017-04-11T15:32:00Z">
            <w:r w:rsidR="00197962" w:rsidRPr="00E07E06">
              <w:rPr>
                <w:rStyle w:val="Hyperlink"/>
                <w:noProof/>
              </w:rPr>
              <w:fldChar w:fldCharType="begin"/>
            </w:r>
            <w:r w:rsidR="00197962" w:rsidRPr="00E07E06">
              <w:rPr>
                <w:rStyle w:val="Hyperlink"/>
                <w:noProof/>
              </w:rPr>
              <w:instrText xml:space="preserve"> </w:instrText>
            </w:r>
            <w:r w:rsidR="00197962">
              <w:rPr>
                <w:noProof/>
              </w:rPr>
              <w:instrText>HYPERLINK \l "_Toc479688097"</w:instrText>
            </w:r>
            <w:r w:rsidR="00197962" w:rsidRPr="00E07E06">
              <w:rPr>
                <w:rStyle w:val="Hyperlink"/>
                <w:noProof/>
              </w:rPr>
              <w:instrText xml:space="preserve"> </w:instrText>
            </w:r>
            <w:r w:rsidR="00197962" w:rsidRPr="00E07E06">
              <w:rPr>
                <w:rStyle w:val="Hyperlink"/>
                <w:noProof/>
              </w:rPr>
              <w:fldChar w:fldCharType="separate"/>
            </w:r>
            <w:r w:rsidR="00197962" w:rsidRPr="00E07E06">
              <w:rPr>
                <w:rStyle w:val="Hyperlink"/>
                <w:noProof/>
              </w:rPr>
              <w:t>Milestone 5: Server Side Programming</w:t>
            </w:r>
            <w:r w:rsidR="00197962">
              <w:rPr>
                <w:noProof/>
                <w:webHidden/>
              </w:rPr>
              <w:tab/>
            </w:r>
            <w:r w:rsidR="00197962">
              <w:rPr>
                <w:noProof/>
                <w:webHidden/>
              </w:rPr>
              <w:fldChar w:fldCharType="begin"/>
            </w:r>
            <w:r w:rsidR="00197962">
              <w:rPr>
                <w:noProof/>
                <w:webHidden/>
              </w:rPr>
              <w:instrText xml:space="preserve"> PAGEREF _Toc479688097 \h </w:instrText>
            </w:r>
          </w:ins>
          <w:r w:rsidR="00197962">
            <w:rPr>
              <w:noProof/>
              <w:webHidden/>
            </w:rPr>
          </w:r>
          <w:r w:rsidR="00197962">
            <w:rPr>
              <w:noProof/>
              <w:webHidden/>
            </w:rPr>
            <w:fldChar w:fldCharType="separate"/>
          </w:r>
          <w:ins w:id="32" w:author="Bhagwan Virdi" w:date="2017-04-11T15:32:00Z">
            <w:r w:rsidR="00197962">
              <w:rPr>
                <w:noProof/>
                <w:webHidden/>
              </w:rPr>
              <w:t>3</w:t>
            </w:r>
            <w:r w:rsidR="00197962">
              <w:rPr>
                <w:noProof/>
                <w:webHidden/>
              </w:rPr>
              <w:fldChar w:fldCharType="end"/>
            </w:r>
            <w:r w:rsidR="00197962" w:rsidRPr="00E07E06">
              <w:rPr>
                <w:rStyle w:val="Hyperlink"/>
                <w:noProof/>
              </w:rPr>
              <w:fldChar w:fldCharType="end"/>
            </w:r>
          </w:ins>
        </w:p>
        <w:p w14:paraId="68EAF2DC" w14:textId="6A2150FE" w:rsidR="00197962" w:rsidRDefault="00197962">
          <w:pPr>
            <w:pStyle w:val="TOC2"/>
            <w:tabs>
              <w:tab w:val="right" w:leader="dot" w:pos="9350"/>
            </w:tabs>
            <w:rPr>
              <w:ins w:id="33" w:author="Bhagwan Virdi" w:date="2017-04-11T15:32:00Z"/>
              <w:rFonts w:eastAsiaTheme="minorEastAsia"/>
              <w:noProof/>
              <w:lang w:val="en-CA" w:eastAsia="en-CA"/>
            </w:rPr>
          </w:pPr>
          <w:ins w:id="3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"_Toc479688098"</w:instrText>
            </w:r>
            <w:r w:rsidRPr="00E07E06">
              <w:rPr>
                <w:rStyle w:val="Hyperlink"/>
                <w:noProof/>
              </w:rPr>
              <w:instrText xml:space="preserve"> </w:instrText>
            </w:r>
            <w:r w:rsidRPr="00E07E06">
              <w:rPr>
                <w:rStyle w:val="Hyperlink"/>
                <w:noProof/>
              </w:rPr>
              <w:fldChar w:fldCharType="separate"/>
            </w:r>
            <w:r w:rsidRPr="00E07E06">
              <w:rPr>
                <w:rStyle w:val="Hyperlink"/>
                <w:noProof/>
              </w:rPr>
              <w:t>URL of the website</w:t>
            </w:r>
            <w:r>
              <w:rPr>
                <w:noProof/>
                <w:webHidden/>
              </w:rPr>
              <w:tab/>
            </w:r>
            <w:r>
              <w:rPr>
                <w:noProof/>
                <w:webHidden/>
              </w:rPr>
              <w:fldChar w:fldCharType="begin"/>
            </w:r>
            <w:r>
              <w:rPr>
                <w:noProof/>
                <w:webHidden/>
              </w:rPr>
              <w:instrText xml:space="preserve"> PAGEREF _Toc479688098 \h </w:instrText>
            </w:r>
          </w:ins>
          <w:r>
            <w:rPr>
              <w:noProof/>
              <w:webHidden/>
            </w:rPr>
          </w:r>
          <w:r>
            <w:rPr>
              <w:noProof/>
              <w:webHidden/>
            </w:rPr>
            <w:fldChar w:fldCharType="separate"/>
          </w:r>
          <w:ins w:id="35" w:author="Bhagwan Virdi" w:date="2017-04-11T15:32:00Z">
            <w:r>
              <w:rPr>
                <w:noProof/>
                <w:webHidden/>
              </w:rPr>
              <w:t>3</w:t>
            </w:r>
            <w:r>
              <w:rPr>
                <w:noProof/>
                <w:webHidden/>
              </w:rPr>
              <w:fldChar w:fldCharType="end"/>
            </w:r>
            <w:r w:rsidRPr="00E07E06">
              <w:rPr>
                <w:rStyle w:val="Hyperlink"/>
                <w:noProof/>
              </w:rPr>
              <w:fldChar w:fldCharType="end"/>
            </w:r>
          </w:ins>
        </w:p>
        <w:p w14:paraId="1873CD39" w14:textId="448C3CCF" w:rsidR="00197962" w:rsidRDefault="00197962">
          <w:pPr>
            <w:pStyle w:val="TOC2"/>
            <w:tabs>
              <w:tab w:val="right" w:leader="dot" w:pos="9350"/>
            </w:tabs>
            <w:rPr>
              <w:ins w:id="36" w:author="Bhagwan Virdi" w:date="2017-04-11T15:32:00Z"/>
              <w:rFonts w:eastAsiaTheme="minorEastAsia"/>
              <w:noProof/>
              <w:lang w:val="en-CA" w:eastAsia="en-CA"/>
            </w:rPr>
          </w:pPr>
          <w:ins w:id="3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"_Toc479688099"</w:instrText>
            </w:r>
            <w:r w:rsidRPr="00E07E06">
              <w:rPr>
                <w:rStyle w:val="Hyperlink"/>
                <w:noProof/>
              </w:rPr>
              <w:instrText xml:space="preserve"> </w:instrText>
            </w:r>
            <w:r w:rsidRPr="00E07E06">
              <w:rPr>
                <w:rStyle w:val="Hyperlink"/>
                <w:noProof/>
              </w:rPr>
              <w:fldChar w:fldCharType="separate"/>
            </w:r>
            <w:r w:rsidRPr="00E07E06">
              <w:rPr>
                <w:rStyle w:val="Hyperlink"/>
                <w:noProof/>
              </w:rPr>
              <w:t>http://students.bcitdev.com/A00980505/G2/index.php</w:t>
            </w:r>
            <w:r>
              <w:rPr>
                <w:noProof/>
                <w:webHidden/>
              </w:rPr>
              <w:tab/>
            </w:r>
            <w:r>
              <w:rPr>
                <w:noProof/>
                <w:webHidden/>
              </w:rPr>
              <w:fldChar w:fldCharType="begin"/>
            </w:r>
            <w:r>
              <w:rPr>
                <w:noProof/>
                <w:webHidden/>
              </w:rPr>
              <w:instrText xml:space="preserve"> PAGEREF _Toc479688099 \h </w:instrText>
            </w:r>
          </w:ins>
          <w:r>
            <w:rPr>
              <w:noProof/>
              <w:webHidden/>
            </w:rPr>
          </w:r>
          <w:r>
            <w:rPr>
              <w:noProof/>
              <w:webHidden/>
            </w:rPr>
            <w:fldChar w:fldCharType="separate"/>
          </w:r>
          <w:ins w:id="38" w:author="Bhagwan Virdi" w:date="2017-04-11T15:32:00Z">
            <w:r>
              <w:rPr>
                <w:noProof/>
                <w:webHidden/>
              </w:rPr>
              <w:t>3</w:t>
            </w:r>
            <w:r>
              <w:rPr>
                <w:noProof/>
                <w:webHidden/>
              </w:rPr>
              <w:fldChar w:fldCharType="end"/>
            </w:r>
            <w:r w:rsidRPr="00E07E06">
              <w:rPr>
                <w:rStyle w:val="Hyperlink"/>
                <w:noProof/>
              </w:rPr>
              <w:fldChar w:fldCharType="end"/>
            </w:r>
          </w:ins>
        </w:p>
        <w:p w14:paraId="2D94BB61" w14:textId="3EDFE469" w:rsidR="00197962" w:rsidRDefault="00197962">
          <w:pPr>
            <w:pStyle w:val="TOC2"/>
            <w:tabs>
              <w:tab w:val="right" w:leader="dot" w:pos="9350"/>
            </w:tabs>
            <w:rPr>
              <w:ins w:id="39" w:author="Bhagwan Virdi" w:date="2017-04-11T15:32:00Z"/>
              <w:rFonts w:eastAsiaTheme="minorEastAsia"/>
              <w:noProof/>
              <w:lang w:val="en-CA" w:eastAsia="en-CA"/>
            </w:rPr>
          </w:pPr>
          <w:ins w:id="4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"_Toc479688100"</w:instrText>
            </w:r>
            <w:r w:rsidRPr="00E07E06">
              <w:rPr>
                <w:rStyle w:val="Hyperlink"/>
                <w:noProof/>
              </w:rPr>
              <w:instrText xml:space="preserve"> </w:instrText>
            </w:r>
            <w:r w:rsidRPr="00E07E06">
              <w:rPr>
                <w:rStyle w:val="Hyperlink"/>
                <w:noProof/>
              </w:rPr>
              <w:fldChar w:fldCharType="separate"/>
            </w:r>
            <w:r w:rsidRPr="00E07E06">
              <w:rPr>
                <w:rStyle w:val="Hyperlink"/>
                <w:noProof/>
              </w:rPr>
              <w:t>List of all the items completed</w:t>
            </w:r>
            <w:r>
              <w:rPr>
                <w:noProof/>
                <w:webHidden/>
              </w:rPr>
              <w:tab/>
            </w:r>
            <w:r>
              <w:rPr>
                <w:noProof/>
                <w:webHidden/>
              </w:rPr>
              <w:fldChar w:fldCharType="begin"/>
            </w:r>
            <w:r>
              <w:rPr>
                <w:noProof/>
                <w:webHidden/>
              </w:rPr>
              <w:instrText xml:space="preserve"> PAGEREF _Toc479688100 \h </w:instrText>
            </w:r>
          </w:ins>
          <w:r>
            <w:rPr>
              <w:noProof/>
              <w:webHidden/>
            </w:rPr>
          </w:r>
          <w:r>
            <w:rPr>
              <w:noProof/>
              <w:webHidden/>
            </w:rPr>
            <w:fldChar w:fldCharType="separate"/>
          </w:r>
          <w:ins w:id="41" w:author="Bhagwan Virdi" w:date="2017-04-11T15:32:00Z">
            <w:r>
              <w:rPr>
                <w:noProof/>
                <w:webHidden/>
              </w:rPr>
              <w:t>3</w:t>
            </w:r>
            <w:r>
              <w:rPr>
                <w:noProof/>
                <w:webHidden/>
              </w:rPr>
              <w:fldChar w:fldCharType="end"/>
            </w:r>
            <w:r w:rsidRPr="00E07E06">
              <w:rPr>
                <w:rStyle w:val="Hyperlink"/>
                <w:noProof/>
              </w:rPr>
              <w:fldChar w:fldCharType="end"/>
            </w:r>
          </w:ins>
        </w:p>
        <w:p w14:paraId="3DE55081" w14:textId="65212D7E" w:rsidR="00197962" w:rsidRDefault="00197962">
          <w:pPr>
            <w:pStyle w:val="TOC2"/>
            <w:tabs>
              <w:tab w:val="right" w:leader="dot" w:pos="9350"/>
            </w:tabs>
            <w:rPr>
              <w:ins w:id="42" w:author="Bhagwan Virdi" w:date="2017-04-11T15:32:00Z"/>
              <w:rFonts w:eastAsiaTheme="minorEastAsia"/>
              <w:noProof/>
              <w:lang w:val="en-CA" w:eastAsia="en-CA"/>
            </w:rPr>
          </w:pPr>
          <w:ins w:id="4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"_Toc479688101"</w:instrText>
            </w:r>
            <w:r w:rsidRPr="00E07E06">
              <w:rPr>
                <w:rStyle w:val="Hyperlink"/>
                <w:noProof/>
              </w:rPr>
              <w:instrText xml:space="preserve"> </w:instrText>
            </w:r>
            <w:r w:rsidRPr="00E07E06">
              <w:rPr>
                <w:rStyle w:val="Hyperlink"/>
                <w:noProof/>
              </w:rPr>
              <w:fldChar w:fldCharType="separate"/>
            </w:r>
            <w:r w:rsidRPr="00E07E06">
              <w:rPr>
                <w:rStyle w:val="Hyperlink"/>
                <w:noProof/>
              </w:rPr>
              <w:t>User Registration</w:t>
            </w:r>
            <w:r>
              <w:rPr>
                <w:noProof/>
                <w:webHidden/>
              </w:rPr>
              <w:tab/>
            </w:r>
            <w:r>
              <w:rPr>
                <w:noProof/>
                <w:webHidden/>
              </w:rPr>
              <w:fldChar w:fldCharType="begin"/>
            </w:r>
            <w:r>
              <w:rPr>
                <w:noProof/>
                <w:webHidden/>
              </w:rPr>
              <w:instrText xml:space="preserve"> PAGEREF _Toc479688101 \h </w:instrText>
            </w:r>
          </w:ins>
          <w:r>
            <w:rPr>
              <w:noProof/>
              <w:webHidden/>
            </w:rPr>
          </w:r>
          <w:r>
            <w:rPr>
              <w:noProof/>
              <w:webHidden/>
            </w:rPr>
            <w:fldChar w:fldCharType="separate"/>
          </w:r>
          <w:ins w:id="44" w:author="Bhagwan Virdi" w:date="2017-04-11T15:32:00Z">
            <w:r>
              <w:rPr>
                <w:noProof/>
                <w:webHidden/>
              </w:rPr>
              <w:t>3</w:t>
            </w:r>
            <w:r>
              <w:rPr>
                <w:noProof/>
                <w:webHidden/>
              </w:rPr>
              <w:fldChar w:fldCharType="end"/>
            </w:r>
            <w:r w:rsidRPr="00E07E06">
              <w:rPr>
                <w:rStyle w:val="Hyperlink"/>
                <w:noProof/>
              </w:rPr>
              <w:fldChar w:fldCharType="end"/>
            </w:r>
          </w:ins>
        </w:p>
        <w:p w14:paraId="214E3DA8" w14:textId="1DD0E5AB" w:rsidR="00197962" w:rsidRDefault="00197962">
          <w:pPr>
            <w:pStyle w:val="TOC2"/>
            <w:tabs>
              <w:tab w:val="right" w:leader="dot" w:pos="9350"/>
            </w:tabs>
            <w:rPr>
              <w:ins w:id="45" w:author="Bhagwan Virdi" w:date="2017-04-11T15:32:00Z"/>
              <w:rFonts w:eastAsiaTheme="minorEastAsia"/>
              <w:noProof/>
              <w:lang w:val="en-CA" w:eastAsia="en-CA"/>
            </w:rPr>
          </w:pPr>
          <w:ins w:id="4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"_Toc479688102"</w:instrText>
            </w:r>
            <w:r w:rsidRPr="00E07E06">
              <w:rPr>
                <w:rStyle w:val="Hyperlink"/>
                <w:noProof/>
              </w:rPr>
              <w:instrText xml:space="preserve"> </w:instrText>
            </w:r>
            <w:r w:rsidRPr="00E07E06">
              <w:rPr>
                <w:rStyle w:val="Hyperlink"/>
                <w:noProof/>
              </w:rPr>
              <w:fldChar w:fldCharType="separate"/>
            </w:r>
            <w:r w:rsidRPr="00E07E06">
              <w:rPr>
                <w:rStyle w:val="Hyperlink"/>
                <w:noProof/>
              </w:rPr>
              <w:t>User authentication</w:t>
            </w:r>
            <w:r>
              <w:rPr>
                <w:noProof/>
                <w:webHidden/>
              </w:rPr>
              <w:tab/>
            </w:r>
            <w:r>
              <w:rPr>
                <w:noProof/>
                <w:webHidden/>
              </w:rPr>
              <w:fldChar w:fldCharType="begin"/>
            </w:r>
            <w:r>
              <w:rPr>
                <w:noProof/>
                <w:webHidden/>
              </w:rPr>
              <w:instrText xml:space="preserve"> PAGEREF _Toc479688102 \h </w:instrText>
            </w:r>
          </w:ins>
          <w:r>
            <w:rPr>
              <w:noProof/>
              <w:webHidden/>
            </w:rPr>
          </w:r>
          <w:r>
            <w:rPr>
              <w:noProof/>
              <w:webHidden/>
            </w:rPr>
            <w:fldChar w:fldCharType="separate"/>
          </w:r>
          <w:ins w:id="47" w:author="Bhagwan Virdi" w:date="2017-04-11T15:32:00Z">
            <w:r>
              <w:rPr>
                <w:noProof/>
                <w:webHidden/>
              </w:rPr>
              <w:t>3</w:t>
            </w:r>
            <w:r>
              <w:rPr>
                <w:noProof/>
                <w:webHidden/>
              </w:rPr>
              <w:fldChar w:fldCharType="end"/>
            </w:r>
            <w:r w:rsidRPr="00E07E06">
              <w:rPr>
                <w:rStyle w:val="Hyperlink"/>
                <w:noProof/>
              </w:rPr>
              <w:fldChar w:fldCharType="end"/>
            </w:r>
          </w:ins>
        </w:p>
        <w:p w14:paraId="51A012DF" w14:textId="1DF73771" w:rsidR="00197962" w:rsidRDefault="00197962">
          <w:pPr>
            <w:pStyle w:val="TOC2"/>
            <w:tabs>
              <w:tab w:val="right" w:leader="dot" w:pos="9350"/>
            </w:tabs>
            <w:rPr>
              <w:ins w:id="48" w:author="Bhagwan Virdi" w:date="2017-04-11T15:32:00Z"/>
              <w:rFonts w:eastAsiaTheme="minorEastAsia"/>
              <w:noProof/>
              <w:lang w:val="en-CA" w:eastAsia="en-CA"/>
            </w:rPr>
          </w:pPr>
          <w:ins w:id="4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"_Toc479688103"</w:instrText>
            </w:r>
            <w:r w:rsidRPr="00E07E06">
              <w:rPr>
                <w:rStyle w:val="Hyperlink"/>
                <w:noProof/>
              </w:rPr>
              <w:instrText xml:space="preserve"> </w:instrText>
            </w:r>
            <w:r w:rsidRPr="00E07E06">
              <w:rPr>
                <w:rStyle w:val="Hyperlink"/>
                <w:noProof/>
              </w:rPr>
              <w:fldChar w:fldCharType="separate"/>
            </w:r>
            <w:r w:rsidRPr="00E07E06">
              <w:rPr>
                <w:rStyle w:val="Hyperlink"/>
                <w:noProof/>
              </w:rPr>
              <w:t>Server side functions</w:t>
            </w:r>
            <w:r>
              <w:rPr>
                <w:noProof/>
                <w:webHidden/>
              </w:rPr>
              <w:tab/>
            </w:r>
            <w:r>
              <w:rPr>
                <w:noProof/>
                <w:webHidden/>
              </w:rPr>
              <w:fldChar w:fldCharType="begin"/>
            </w:r>
            <w:r>
              <w:rPr>
                <w:noProof/>
                <w:webHidden/>
              </w:rPr>
              <w:instrText xml:space="preserve"> PAGEREF _Toc479688103 \h </w:instrText>
            </w:r>
          </w:ins>
          <w:r>
            <w:rPr>
              <w:noProof/>
              <w:webHidden/>
            </w:rPr>
          </w:r>
          <w:r>
            <w:rPr>
              <w:noProof/>
              <w:webHidden/>
            </w:rPr>
            <w:fldChar w:fldCharType="separate"/>
          </w:r>
          <w:ins w:id="50" w:author="Bhagwan Virdi" w:date="2017-04-11T15:32:00Z">
            <w:r>
              <w:rPr>
                <w:noProof/>
                <w:webHidden/>
              </w:rPr>
              <w:t>4</w:t>
            </w:r>
            <w:r>
              <w:rPr>
                <w:noProof/>
                <w:webHidden/>
              </w:rPr>
              <w:fldChar w:fldCharType="end"/>
            </w:r>
            <w:r w:rsidRPr="00E07E06">
              <w:rPr>
                <w:rStyle w:val="Hyperlink"/>
                <w:noProof/>
              </w:rPr>
              <w:fldChar w:fldCharType="end"/>
            </w:r>
          </w:ins>
        </w:p>
        <w:p w14:paraId="0500E1BD" w14:textId="001EA12C" w:rsidR="00197962" w:rsidRDefault="00197962">
          <w:pPr>
            <w:pStyle w:val="TOC2"/>
            <w:tabs>
              <w:tab w:val="right" w:leader="dot" w:pos="9350"/>
            </w:tabs>
            <w:rPr>
              <w:ins w:id="51" w:author="Bhagwan Virdi" w:date="2017-04-11T15:32:00Z"/>
              <w:rFonts w:eastAsiaTheme="minorEastAsia"/>
              <w:noProof/>
              <w:lang w:val="en-CA" w:eastAsia="en-CA"/>
            </w:rPr>
          </w:pPr>
          <w:ins w:id="5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"_Toc479688104"</w:instrText>
            </w:r>
            <w:r w:rsidRPr="00E07E06">
              <w:rPr>
                <w:rStyle w:val="Hyperlink"/>
                <w:noProof/>
              </w:rPr>
              <w:instrText xml:space="preserve"> </w:instrText>
            </w:r>
            <w:r w:rsidRPr="00E07E06">
              <w:rPr>
                <w:rStyle w:val="Hyperlink"/>
                <w:noProof/>
              </w:rPr>
              <w:fldChar w:fldCharType="separate"/>
            </w:r>
            <w:r w:rsidRPr="00E07E06">
              <w:rPr>
                <w:rStyle w:val="Hyperlink"/>
                <w:noProof/>
              </w:rPr>
              <w:t>Additional work/Changes</w:t>
            </w:r>
            <w:r>
              <w:rPr>
                <w:noProof/>
                <w:webHidden/>
              </w:rPr>
              <w:tab/>
            </w:r>
            <w:r>
              <w:rPr>
                <w:noProof/>
                <w:webHidden/>
              </w:rPr>
              <w:fldChar w:fldCharType="begin"/>
            </w:r>
            <w:r>
              <w:rPr>
                <w:noProof/>
                <w:webHidden/>
              </w:rPr>
              <w:instrText xml:space="preserve"> PAGEREF _Toc479688104 \h </w:instrText>
            </w:r>
          </w:ins>
          <w:r>
            <w:rPr>
              <w:noProof/>
              <w:webHidden/>
            </w:rPr>
          </w:r>
          <w:r>
            <w:rPr>
              <w:noProof/>
              <w:webHidden/>
            </w:rPr>
            <w:fldChar w:fldCharType="separate"/>
          </w:r>
          <w:ins w:id="53" w:author="Bhagwan Virdi" w:date="2017-04-11T15:32:00Z">
            <w:r>
              <w:rPr>
                <w:noProof/>
                <w:webHidden/>
              </w:rPr>
              <w:t>4</w:t>
            </w:r>
            <w:r>
              <w:rPr>
                <w:noProof/>
                <w:webHidden/>
              </w:rPr>
              <w:fldChar w:fldCharType="end"/>
            </w:r>
            <w:r w:rsidRPr="00E07E06">
              <w:rPr>
                <w:rStyle w:val="Hyperlink"/>
                <w:noProof/>
              </w:rPr>
              <w:fldChar w:fldCharType="end"/>
            </w:r>
          </w:ins>
        </w:p>
        <w:p w14:paraId="0DE0B248" w14:textId="01F7F421" w:rsidR="00197962" w:rsidRDefault="00197962">
          <w:pPr>
            <w:pStyle w:val="TOC1"/>
            <w:tabs>
              <w:tab w:val="right" w:leader="dot" w:pos="9350"/>
            </w:tabs>
            <w:rPr>
              <w:ins w:id="54" w:author="Bhagwan Virdi" w:date="2017-04-11T15:32:00Z"/>
              <w:rFonts w:eastAsiaTheme="minorEastAsia"/>
              <w:noProof/>
              <w:lang w:val="en-CA" w:eastAsia="en-CA"/>
            </w:rPr>
          </w:pPr>
          <w:ins w:id="5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"_Toc479688105"</w:instrText>
            </w:r>
            <w:r w:rsidRPr="00E07E06">
              <w:rPr>
                <w:rStyle w:val="Hyperlink"/>
                <w:noProof/>
              </w:rPr>
              <w:instrText xml:space="preserve"> </w:instrText>
            </w:r>
            <w:r w:rsidRPr="00E07E06">
              <w:rPr>
                <w:rStyle w:val="Hyperlink"/>
                <w:noProof/>
              </w:rPr>
              <w:fldChar w:fldCharType="separate"/>
            </w:r>
            <w:r w:rsidRPr="00E07E06">
              <w:rPr>
                <w:rStyle w:val="Hyperlink"/>
                <w:noProof/>
              </w:rPr>
              <w:t>Appendix 4</w:t>
            </w:r>
            <w:r>
              <w:rPr>
                <w:noProof/>
                <w:webHidden/>
              </w:rPr>
              <w:tab/>
            </w:r>
            <w:r>
              <w:rPr>
                <w:noProof/>
                <w:webHidden/>
              </w:rPr>
              <w:fldChar w:fldCharType="begin"/>
            </w:r>
            <w:r>
              <w:rPr>
                <w:noProof/>
                <w:webHidden/>
              </w:rPr>
              <w:instrText xml:space="preserve"> PAGEREF _Toc479688105 \h </w:instrText>
            </w:r>
          </w:ins>
          <w:r>
            <w:rPr>
              <w:noProof/>
              <w:webHidden/>
            </w:rPr>
          </w:r>
          <w:r>
            <w:rPr>
              <w:noProof/>
              <w:webHidden/>
            </w:rPr>
            <w:fldChar w:fldCharType="separate"/>
          </w:r>
          <w:ins w:id="56" w:author="Bhagwan Virdi" w:date="2017-04-11T15:32:00Z">
            <w:r>
              <w:rPr>
                <w:noProof/>
                <w:webHidden/>
              </w:rPr>
              <w:t>6</w:t>
            </w:r>
            <w:r>
              <w:rPr>
                <w:noProof/>
                <w:webHidden/>
              </w:rPr>
              <w:fldChar w:fldCharType="end"/>
            </w:r>
            <w:r w:rsidRPr="00E07E06">
              <w:rPr>
                <w:rStyle w:val="Hyperlink"/>
                <w:noProof/>
              </w:rPr>
              <w:fldChar w:fldCharType="end"/>
            </w:r>
          </w:ins>
        </w:p>
        <w:p w14:paraId="0024247D" w14:textId="526B6BBA" w:rsidR="00197962" w:rsidRDefault="00197962">
          <w:pPr>
            <w:pStyle w:val="TOC1"/>
            <w:tabs>
              <w:tab w:val="right" w:leader="dot" w:pos="9350"/>
            </w:tabs>
            <w:rPr>
              <w:ins w:id="57" w:author="Bhagwan Virdi" w:date="2017-04-11T15:32:00Z"/>
              <w:rFonts w:eastAsiaTheme="minorEastAsia"/>
              <w:noProof/>
              <w:lang w:val="en-CA" w:eastAsia="en-CA"/>
            </w:rPr>
          </w:pPr>
          <w:ins w:id="5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"_Toc479688106"</w:instrText>
            </w:r>
            <w:r w:rsidRPr="00E07E06">
              <w:rPr>
                <w:rStyle w:val="Hyperlink"/>
                <w:noProof/>
              </w:rPr>
              <w:instrText xml:space="preserve"> </w:instrText>
            </w:r>
            <w:r w:rsidRPr="00E07E06">
              <w:rPr>
                <w:rStyle w:val="Hyperlink"/>
                <w:noProof/>
              </w:rPr>
              <w:fldChar w:fldCharType="separate"/>
            </w:r>
            <w:r w:rsidRPr="00E07E06">
              <w:rPr>
                <w:rStyle w:val="Hyperlink"/>
                <w:noProof/>
              </w:rPr>
              <w:t>Milestone 4: Deployed JavaScript-enabled site – validated, tested</w:t>
            </w:r>
            <w:r>
              <w:rPr>
                <w:noProof/>
                <w:webHidden/>
              </w:rPr>
              <w:tab/>
            </w:r>
            <w:r>
              <w:rPr>
                <w:noProof/>
                <w:webHidden/>
              </w:rPr>
              <w:fldChar w:fldCharType="begin"/>
            </w:r>
            <w:r>
              <w:rPr>
                <w:noProof/>
                <w:webHidden/>
              </w:rPr>
              <w:instrText xml:space="preserve"> PAGEREF _Toc479688106 \h </w:instrText>
            </w:r>
          </w:ins>
          <w:r>
            <w:rPr>
              <w:noProof/>
              <w:webHidden/>
            </w:rPr>
          </w:r>
          <w:r>
            <w:rPr>
              <w:noProof/>
              <w:webHidden/>
            </w:rPr>
            <w:fldChar w:fldCharType="separate"/>
          </w:r>
          <w:ins w:id="59" w:author="Bhagwan Virdi" w:date="2017-04-11T15:32:00Z">
            <w:r>
              <w:rPr>
                <w:noProof/>
                <w:webHidden/>
              </w:rPr>
              <w:t>6</w:t>
            </w:r>
            <w:r>
              <w:rPr>
                <w:noProof/>
                <w:webHidden/>
              </w:rPr>
              <w:fldChar w:fldCharType="end"/>
            </w:r>
            <w:r w:rsidRPr="00E07E06">
              <w:rPr>
                <w:rStyle w:val="Hyperlink"/>
                <w:noProof/>
              </w:rPr>
              <w:fldChar w:fldCharType="end"/>
            </w:r>
          </w:ins>
        </w:p>
        <w:p w14:paraId="059888F5" w14:textId="56BF1906" w:rsidR="00197962" w:rsidRDefault="00197962">
          <w:pPr>
            <w:pStyle w:val="TOC2"/>
            <w:tabs>
              <w:tab w:val="right" w:leader="dot" w:pos="9350"/>
            </w:tabs>
            <w:rPr>
              <w:ins w:id="60" w:author="Bhagwan Virdi" w:date="2017-04-11T15:32:00Z"/>
              <w:rFonts w:eastAsiaTheme="minorEastAsia"/>
              <w:noProof/>
              <w:lang w:val="en-CA" w:eastAsia="en-CA"/>
            </w:rPr>
          </w:pPr>
          <w:ins w:id="6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"_Toc479688107"</w:instrText>
            </w:r>
            <w:r w:rsidRPr="00E07E06">
              <w:rPr>
                <w:rStyle w:val="Hyperlink"/>
                <w:noProof/>
              </w:rPr>
              <w:instrText xml:space="preserve"> </w:instrText>
            </w:r>
            <w:r w:rsidRPr="00E07E06">
              <w:rPr>
                <w:rStyle w:val="Hyperlink"/>
                <w:noProof/>
              </w:rPr>
              <w:fldChar w:fldCharType="separate"/>
            </w:r>
            <w:r w:rsidRPr="00E07E06">
              <w:rPr>
                <w:rStyle w:val="Hyperlink"/>
                <w:noProof/>
              </w:rPr>
              <w:t>URL of the website</w:t>
            </w:r>
            <w:r>
              <w:rPr>
                <w:noProof/>
                <w:webHidden/>
              </w:rPr>
              <w:tab/>
            </w:r>
            <w:r>
              <w:rPr>
                <w:noProof/>
                <w:webHidden/>
              </w:rPr>
              <w:fldChar w:fldCharType="begin"/>
            </w:r>
            <w:r>
              <w:rPr>
                <w:noProof/>
                <w:webHidden/>
              </w:rPr>
              <w:instrText xml:space="preserve"> PAGEREF _Toc479688107 \h </w:instrText>
            </w:r>
          </w:ins>
          <w:r>
            <w:rPr>
              <w:noProof/>
              <w:webHidden/>
            </w:rPr>
          </w:r>
          <w:r>
            <w:rPr>
              <w:noProof/>
              <w:webHidden/>
            </w:rPr>
            <w:fldChar w:fldCharType="separate"/>
          </w:r>
          <w:ins w:id="62" w:author="Bhagwan Virdi" w:date="2017-04-11T15:32:00Z">
            <w:r>
              <w:rPr>
                <w:noProof/>
                <w:webHidden/>
              </w:rPr>
              <w:t>6</w:t>
            </w:r>
            <w:r>
              <w:rPr>
                <w:noProof/>
                <w:webHidden/>
              </w:rPr>
              <w:fldChar w:fldCharType="end"/>
            </w:r>
            <w:r w:rsidRPr="00E07E06">
              <w:rPr>
                <w:rStyle w:val="Hyperlink"/>
                <w:noProof/>
              </w:rPr>
              <w:fldChar w:fldCharType="end"/>
            </w:r>
          </w:ins>
        </w:p>
        <w:p w14:paraId="47CAE5AA" w14:textId="7714E27A" w:rsidR="00197962" w:rsidRDefault="00197962">
          <w:pPr>
            <w:pStyle w:val="TOC2"/>
            <w:tabs>
              <w:tab w:val="right" w:leader="dot" w:pos="9350"/>
            </w:tabs>
            <w:rPr>
              <w:ins w:id="63" w:author="Bhagwan Virdi" w:date="2017-04-11T15:32:00Z"/>
              <w:rFonts w:eastAsiaTheme="minorEastAsia"/>
              <w:noProof/>
              <w:lang w:val="en-CA" w:eastAsia="en-CA"/>
            </w:rPr>
          </w:pPr>
          <w:ins w:id="6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"_Toc479688108"</w:instrText>
            </w:r>
            <w:r w:rsidRPr="00E07E06">
              <w:rPr>
                <w:rStyle w:val="Hyperlink"/>
                <w:noProof/>
              </w:rPr>
              <w:instrText xml:space="preserve"> </w:instrText>
            </w:r>
            <w:r w:rsidRPr="00E07E06">
              <w:rPr>
                <w:rStyle w:val="Hyperlink"/>
                <w:noProof/>
              </w:rPr>
              <w:fldChar w:fldCharType="separate"/>
            </w:r>
            <w:r w:rsidRPr="00E07E06">
              <w:rPr>
                <w:rStyle w:val="Hyperlink"/>
                <w:noProof/>
              </w:rPr>
              <w:t>http://students.bcitdev.com/A00980505/G2/index.html</w:t>
            </w:r>
            <w:r>
              <w:rPr>
                <w:noProof/>
                <w:webHidden/>
              </w:rPr>
              <w:tab/>
            </w:r>
            <w:r>
              <w:rPr>
                <w:noProof/>
                <w:webHidden/>
              </w:rPr>
              <w:fldChar w:fldCharType="begin"/>
            </w:r>
            <w:r>
              <w:rPr>
                <w:noProof/>
                <w:webHidden/>
              </w:rPr>
              <w:instrText xml:space="preserve"> PAGEREF _Toc479688108 \h </w:instrText>
            </w:r>
          </w:ins>
          <w:r>
            <w:rPr>
              <w:noProof/>
              <w:webHidden/>
            </w:rPr>
          </w:r>
          <w:r>
            <w:rPr>
              <w:noProof/>
              <w:webHidden/>
            </w:rPr>
            <w:fldChar w:fldCharType="separate"/>
          </w:r>
          <w:ins w:id="65" w:author="Bhagwan Virdi" w:date="2017-04-11T15:32:00Z">
            <w:r>
              <w:rPr>
                <w:noProof/>
                <w:webHidden/>
              </w:rPr>
              <w:t>6</w:t>
            </w:r>
            <w:r>
              <w:rPr>
                <w:noProof/>
                <w:webHidden/>
              </w:rPr>
              <w:fldChar w:fldCharType="end"/>
            </w:r>
            <w:r w:rsidRPr="00E07E06">
              <w:rPr>
                <w:rStyle w:val="Hyperlink"/>
                <w:noProof/>
              </w:rPr>
              <w:fldChar w:fldCharType="end"/>
            </w:r>
          </w:ins>
        </w:p>
        <w:p w14:paraId="4DD9779F" w14:textId="2CE1F374" w:rsidR="00197962" w:rsidRDefault="00197962">
          <w:pPr>
            <w:pStyle w:val="TOC2"/>
            <w:tabs>
              <w:tab w:val="right" w:leader="dot" w:pos="9350"/>
            </w:tabs>
            <w:rPr>
              <w:ins w:id="66" w:author="Bhagwan Virdi" w:date="2017-04-11T15:32:00Z"/>
              <w:rFonts w:eastAsiaTheme="minorEastAsia"/>
              <w:noProof/>
              <w:lang w:val="en-CA" w:eastAsia="en-CA"/>
            </w:rPr>
          </w:pPr>
          <w:ins w:id="6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"_Toc479688109"</w:instrText>
            </w:r>
            <w:r w:rsidRPr="00E07E06">
              <w:rPr>
                <w:rStyle w:val="Hyperlink"/>
                <w:noProof/>
              </w:rPr>
              <w:instrText xml:space="preserve"> </w:instrText>
            </w:r>
            <w:r w:rsidRPr="00E07E06">
              <w:rPr>
                <w:rStyle w:val="Hyperlink"/>
                <w:noProof/>
              </w:rPr>
              <w:fldChar w:fldCharType="separate"/>
            </w:r>
            <w:r w:rsidRPr="00E07E06">
              <w:rPr>
                <w:rStyle w:val="Hyperlink"/>
                <w:noProof/>
              </w:rPr>
              <w:t>List of all the items completed</w:t>
            </w:r>
            <w:r>
              <w:rPr>
                <w:noProof/>
                <w:webHidden/>
              </w:rPr>
              <w:tab/>
            </w:r>
            <w:r>
              <w:rPr>
                <w:noProof/>
                <w:webHidden/>
              </w:rPr>
              <w:fldChar w:fldCharType="begin"/>
            </w:r>
            <w:r>
              <w:rPr>
                <w:noProof/>
                <w:webHidden/>
              </w:rPr>
              <w:instrText xml:space="preserve"> PAGEREF _Toc479688109 \h </w:instrText>
            </w:r>
          </w:ins>
          <w:r>
            <w:rPr>
              <w:noProof/>
              <w:webHidden/>
            </w:rPr>
          </w:r>
          <w:r>
            <w:rPr>
              <w:noProof/>
              <w:webHidden/>
            </w:rPr>
            <w:fldChar w:fldCharType="separate"/>
          </w:r>
          <w:ins w:id="68" w:author="Bhagwan Virdi" w:date="2017-04-11T15:32:00Z">
            <w:r>
              <w:rPr>
                <w:noProof/>
                <w:webHidden/>
              </w:rPr>
              <w:t>6</w:t>
            </w:r>
            <w:r>
              <w:rPr>
                <w:noProof/>
                <w:webHidden/>
              </w:rPr>
              <w:fldChar w:fldCharType="end"/>
            </w:r>
            <w:r w:rsidRPr="00E07E06">
              <w:rPr>
                <w:rStyle w:val="Hyperlink"/>
                <w:noProof/>
              </w:rPr>
              <w:fldChar w:fldCharType="end"/>
            </w:r>
          </w:ins>
        </w:p>
        <w:p w14:paraId="2ACEDFB0" w14:textId="264EABBF" w:rsidR="00197962" w:rsidRDefault="00197962">
          <w:pPr>
            <w:pStyle w:val="TOC2"/>
            <w:tabs>
              <w:tab w:val="right" w:leader="dot" w:pos="9350"/>
            </w:tabs>
            <w:rPr>
              <w:ins w:id="69" w:author="Bhagwan Virdi" w:date="2017-04-11T15:32:00Z"/>
              <w:rFonts w:eastAsiaTheme="minorEastAsia"/>
              <w:noProof/>
              <w:lang w:val="en-CA" w:eastAsia="en-CA"/>
            </w:rPr>
          </w:pPr>
          <w:ins w:id="7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"_Toc479688110"</w:instrText>
            </w:r>
            <w:r w:rsidRPr="00E07E06">
              <w:rPr>
                <w:rStyle w:val="Hyperlink"/>
                <w:noProof/>
              </w:rPr>
              <w:instrText xml:space="preserve"> </w:instrText>
            </w:r>
            <w:r w:rsidRPr="00E07E06">
              <w:rPr>
                <w:rStyle w:val="Hyperlink"/>
                <w:noProof/>
              </w:rPr>
              <w:fldChar w:fldCharType="separate"/>
            </w:r>
            <w:r w:rsidRPr="00E07E06">
              <w:rPr>
                <w:rStyle w:val="Hyperlink"/>
                <w:noProof/>
              </w:rPr>
              <w:t>Defining validation requirements</w:t>
            </w:r>
            <w:r>
              <w:rPr>
                <w:noProof/>
                <w:webHidden/>
              </w:rPr>
              <w:tab/>
            </w:r>
            <w:r>
              <w:rPr>
                <w:noProof/>
                <w:webHidden/>
              </w:rPr>
              <w:fldChar w:fldCharType="begin"/>
            </w:r>
            <w:r>
              <w:rPr>
                <w:noProof/>
                <w:webHidden/>
              </w:rPr>
              <w:instrText xml:space="preserve"> PAGEREF _Toc479688110 \h </w:instrText>
            </w:r>
          </w:ins>
          <w:r>
            <w:rPr>
              <w:noProof/>
              <w:webHidden/>
            </w:rPr>
          </w:r>
          <w:r>
            <w:rPr>
              <w:noProof/>
              <w:webHidden/>
            </w:rPr>
            <w:fldChar w:fldCharType="separate"/>
          </w:r>
          <w:ins w:id="71" w:author="Bhagwan Virdi" w:date="2017-04-11T15:32:00Z">
            <w:r>
              <w:rPr>
                <w:noProof/>
                <w:webHidden/>
              </w:rPr>
              <w:t>6</w:t>
            </w:r>
            <w:r>
              <w:rPr>
                <w:noProof/>
                <w:webHidden/>
              </w:rPr>
              <w:fldChar w:fldCharType="end"/>
            </w:r>
            <w:r w:rsidRPr="00E07E06">
              <w:rPr>
                <w:rStyle w:val="Hyperlink"/>
                <w:noProof/>
              </w:rPr>
              <w:fldChar w:fldCharType="end"/>
            </w:r>
          </w:ins>
        </w:p>
        <w:p w14:paraId="5D681D01" w14:textId="75766171" w:rsidR="00197962" w:rsidRDefault="00197962">
          <w:pPr>
            <w:pStyle w:val="TOC2"/>
            <w:tabs>
              <w:tab w:val="right" w:leader="dot" w:pos="9350"/>
            </w:tabs>
            <w:rPr>
              <w:ins w:id="72" w:author="Bhagwan Virdi" w:date="2017-04-11T15:32:00Z"/>
              <w:rFonts w:eastAsiaTheme="minorEastAsia"/>
              <w:noProof/>
              <w:lang w:val="en-CA" w:eastAsia="en-CA"/>
            </w:rPr>
          </w:pPr>
          <w:ins w:id="7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"_Toc479688111"</w:instrText>
            </w:r>
            <w:r w:rsidRPr="00E07E06">
              <w:rPr>
                <w:rStyle w:val="Hyperlink"/>
                <w:noProof/>
              </w:rPr>
              <w:instrText xml:space="preserve"> </w:instrText>
            </w:r>
            <w:r w:rsidRPr="00E07E06">
              <w:rPr>
                <w:rStyle w:val="Hyperlink"/>
                <w:noProof/>
              </w:rPr>
              <w:fldChar w:fldCharType="separate"/>
            </w:r>
            <w:r w:rsidRPr="00E07E06">
              <w:rPr>
                <w:rStyle w:val="Hyperlink"/>
                <w:noProof/>
              </w:rPr>
              <w:t>Implementing validation requirements</w:t>
            </w:r>
            <w:r>
              <w:rPr>
                <w:noProof/>
                <w:webHidden/>
              </w:rPr>
              <w:tab/>
            </w:r>
            <w:r>
              <w:rPr>
                <w:noProof/>
                <w:webHidden/>
              </w:rPr>
              <w:fldChar w:fldCharType="begin"/>
            </w:r>
            <w:r>
              <w:rPr>
                <w:noProof/>
                <w:webHidden/>
              </w:rPr>
              <w:instrText xml:space="preserve"> PAGEREF _Toc479688111 \h </w:instrText>
            </w:r>
          </w:ins>
          <w:r>
            <w:rPr>
              <w:noProof/>
              <w:webHidden/>
            </w:rPr>
          </w:r>
          <w:r>
            <w:rPr>
              <w:noProof/>
              <w:webHidden/>
            </w:rPr>
            <w:fldChar w:fldCharType="separate"/>
          </w:r>
          <w:ins w:id="74" w:author="Bhagwan Virdi" w:date="2017-04-11T15:32:00Z">
            <w:r>
              <w:rPr>
                <w:noProof/>
                <w:webHidden/>
              </w:rPr>
              <w:t>7</w:t>
            </w:r>
            <w:r>
              <w:rPr>
                <w:noProof/>
                <w:webHidden/>
              </w:rPr>
              <w:fldChar w:fldCharType="end"/>
            </w:r>
            <w:r w:rsidRPr="00E07E06">
              <w:rPr>
                <w:rStyle w:val="Hyperlink"/>
                <w:noProof/>
              </w:rPr>
              <w:fldChar w:fldCharType="end"/>
            </w:r>
          </w:ins>
        </w:p>
        <w:p w14:paraId="7E2DA6CC" w14:textId="633D882F" w:rsidR="00197962" w:rsidRDefault="00197962">
          <w:pPr>
            <w:pStyle w:val="TOC2"/>
            <w:tabs>
              <w:tab w:val="right" w:leader="dot" w:pos="9350"/>
            </w:tabs>
            <w:rPr>
              <w:ins w:id="75" w:author="Bhagwan Virdi" w:date="2017-04-11T15:32:00Z"/>
              <w:rFonts w:eastAsiaTheme="minorEastAsia"/>
              <w:noProof/>
              <w:lang w:val="en-CA" w:eastAsia="en-CA"/>
            </w:rPr>
          </w:pPr>
          <w:ins w:id="7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"_Toc479688112"</w:instrText>
            </w:r>
            <w:r w:rsidRPr="00E07E06">
              <w:rPr>
                <w:rStyle w:val="Hyperlink"/>
                <w:noProof/>
              </w:rPr>
              <w:instrText xml:space="preserve"> </w:instrText>
            </w:r>
            <w:r w:rsidRPr="00E07E06">
              <w:rPr>
                <w:rStyle w:val="Hyperlink"/>
                <w:noProof/>
              </w:rPr>
              <w:fldChar w:fldCharType="separate"/>
            </w:r>
            <w:r w:rsidRPr="00E07E06">
              <w:rPr>
                <w:rStyle w:val="Hyperlink"/>
                <w:noProof/>
              </w:rPr>
              <w:t>Testing form</w:t>
            </w:r>
            <w:r>
              <w:rPr>
                <w:noProof/>
                <w:webHidden/>
              </w:rPr>
              <w:tab/>
            </w:r>
            <w:r>
              <w:rPr>
                <w:noProof/>
                <w:webHidden/>
              </w:rPr>
              <w:fldChar w:fldCharType="begin"/>
            </w:r>
            <w:r>
              <w:rPr>
                <w:noProof/>
                <w:webHidden/>
              </w:rPr>
              <w:instrText xml:space="preserve"> PAGEREF _Toc479688112 \h </w:instrText>
            </w:r>
          </w:ins>
          <w:r>
            <w:rPr>
              <w:noProof/>
              <w:webHidden/>
            </w:rPr>
          </w:r>
          <w:r>
            <w:rPr>
              <w:noProof/>
              <w:webHidden/>
            </w:rPr>
            <w:fldChar w:fldCharType="separate"/>
          </w:r>
          <w:ins w:id="77" w:author="Bhagwan Virdi" w:date="2017-04-11T15:32:00Z">
            <w:r>
              <w:rPr>
                <w:noProof/>
                <w:webHidden/>
              </w:rPr>
              <w:t>7</w:t>
            </w:r>
            <w:r>
              <w:rPr>
                <w:noProof/>
                <w:webHidden/>
              </w:rPr>
              <w:fldChar w:fldCharType="end"/>
            </w:r>
            <w:r w:rsidRPr="00E07E06">
              <w:rPr>
                <w:rStyle w:val="Hyperlink"/>
                <w:noProof/>
              </w:rPr>
              <w:fldChar w:fldCharType="end"/>
            </w:r>
          </w:ins>
        </w:p>
        <w:p w14:paraId="3864CE7B" w14:textId="1CE1691C" w:rsidR="00197962" w:rsidRDefault="00197962">
          <w:pPr>
            <w:pStyle w:val="TOC2"/>
            <w:tabs>
              <w:tab w:val="right" w:leader="dot" w:pos="9350"/>
            </w:tabs>
            <w:rPr>
              <w:ins w:id="78" w:author="Bhagwan Virdi" w:date="2017-04-11T15:32:00Z"/>
              <w:rFonts w:eastAsiaTheme="minorEastAsia"/>
              <w:noProof/>
              <w:lang w:val="en-CA" w:eastAsia="en-CA"/>
            </w:rPr>
          </w:pPr>
          <w:ins w:id="7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"_Toc479688113"</w:instrText>
            </w:r>
            <w:r w:rsidRPr="00E07E06">
              <w:rPr>
                <w:rStyle w:val="Hyperlink"/>
                <w:noProof/>
              </w:rPr>
              <w:instrText xml:space="preserve"> </w:instrText>
            </w:r>
            <w:r w:rsidRPr="00E07E06">
              <w:rPr>
                <w:rStyle w:val="Hyperlink"/>
                <w:noProof/>
              </w:rPr>
              <w:fldChar w:fldCharType="separate"/>
            </w:r>
            <w:r w:rsidRPr="00E07E06">
              <w:rPr>
                <w:rStyle w:val="Hyperlink"/>
                <w:noProof/>
              </w:rPr>
              <w:t>JavaScript or jQuery third party widget</w:t>
            </w:r>
            <w:r>
              <w:rPr>
                <w:noProof/>
                <w:webHidden/>
              </w:rPr>
              <w:tab/>
            </w:r>
            <w:r>
              <w:rPr>
                <w:noProof/>
                <w:webHidden/>
              </w:rPr>
              <w:fldChar w:fldCharType="begin"/>
            </w:r>
            <w:r>
              <w:rPr>
                <w:noProof/>
                <w:webHidden/>
              </w:rPr>
              <w:instrText xml:space="preserve"> PAGEREF _Toc479688113 \h </w:instrText>
            </w:r>
          </w:ins>
          <w:r>
            <w:rPr>
              <w:noProof/>
              <w:webHidden/>
            </w:rPr>
          </w:r>
          <w:r>
            <w:rPr>
              <w:noProof/>
              <w:webHidden/>
            </w:rPr>
            <w:fldChar w:fldCharType="separate"/>
          </w:r>
          <w:ins w:id="80" w:author="Bhagwan Virdi" w:date="2017-04-11T15:32:00Z">
            <w:r>
              <w:rPr>
                <w:noProof/>
                <w:webHidden/>
              </w:rPr>
              <w:t>7</w:t>
            </w:r>
            <w:r>
              <w:rPr>
                <w:noProof/>
                <w:webHidden/>
              </w:rPr>
              <w:fldChar w:fldCharType="end"/>
            </w:r>
            <w:r w:rsidRPr="00E07E06">
              <w:rPr>
                <w:rStyle w:val="Hyperlink"/>
                <w:noProof/>
              </w:rPr>
              <w:fldChar w:fldCharType="end"/>
            </w:r>
          </w:ins>
        </w:p>
        <w:p w14:paraId="0E520D98" w14:textId="080CFC51" w:rsidR="00197962" w:rsidRDefault="00197962">
          <w:pPr>
            <w:pStyle w:val="TOC2"/>
            <w:tabs>
              <w:tab w:val="right" w:leader="dot" w:pos="9350"/>
            </w:tabs>
            <w:rPr>
              <w:ins w:id="81" w:author="Bhagwan Virdi" w:date="2017-04-11T15:32:00Z"/>
              <w:rFonts w:eastAsiaTheme="minorEastAsia"/>
              <w:noProof/>
              <w:lang w:val="en-CA" w:eastAsia="en-CA"/>
            </w:rPr>
          </w:pPr>
          <w:ins w:id="8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"_Toc479688114"</w:instrText>
            </w:r>
            <w:r w:rsidRPr="00E07E06">
              <w:rPr>
                <w:rStyle w:val="Hyperlink"/>
                <w:noProof/>
              </w:rPr>
              <w:instrText xml:space="preserve"> </w:instrText>
            </w:r>
            <w:r w:rsidRPr="00E07E06">
              <w:rPr>
                <w:rStyle w:val="Hyperlink"/>
                <w:noProof/>
              </w:rPr>
              <w:fldChar w:fldCharType="separate"/>
            </w:r>
            <w:r w:rsidRPr="00E07E06">
              <w:rPr>
                <w:rStyle w:val="Hyperlink"/>
                <w:noProof/>
              </w:rPr>
              <w:t>Testing with JavaScript disabled</w:t>
            </w:r>
            <w:r>
              <w:rPr>
                <w:noProof/>
                <w:webHidden/>
              </w:rPr>
              <w:tab/>
            </w:r>
            <w:r>
              <w:rPr>
                <w:noProof/>
                <w:webHidden/>
              </w:rPr>
              <w:fldChar w:fldCharType="begin"/>
            </w:r>
            <w:r>
              <w:rPr>
                <w:noProof/>
                <w:webHidden/>
              </w:rPr>
              <w:instrText xml:space="preserve"> PAGEREF _Toc479688114 \h </w:instrText>
            </w:r>
          </w:ins>
          <w:r>
            <w:rPr>
              <w:noProof/>
              <w:webHidden/>
            </w:rPr>
          </w:r>
          <w:r>
            <w:rPr>
              <w:noProof/>
              <w:webHidden/>
            </w:rPr>
            <w:fldChar w:fldCharType="separate"/>
          </w:r>
          <w:ins w:id="83" w:author="Bhagwan Virdi" w:date="2017-04-11T15:32:00Z">
            <w:r>
              <w:rPr>
                <w:noProof/>
                <w:webHidden/>
              </w:rPr>
              <w:t>7</w:t>
            </w:r>
            <w:r>
              <w:rPr>
                <w:noProof/>
                <w:webHidden/>
              </w:rPr>
              <w:fldChar w:fldCharType="end"/>
            </w:r>
            <w:r w:rsidRPr="00E07E06">
              <w:rPr>
                <w:rStyle w:val="Hyperlink"/>
                <w:noProof/>
              </w:rPr>
              <w:fldChar w:fldCharType="end"/>
            </w:r>
          </w:ins>
        </w:p>
        <w:p w14:paraId="7CE02993" w14:textId="2189DD0C" w:rsidR="00197962" w:rsidRDefault="00197962">
          <w:pPr>
            <w:pStyle w:val="TOC2"/>
            <w:tabs>
              <w:tab w:val="right" w:leader="dot" w:pos="9350"/>
            </w:tabs>
            <w:rPr>
              <w:ins w:id="84" w:author="Bhagwan Virdi" w:date="2017-04-11T15:32:00Z"/>
              <w:rFonts w:eastAsiaTheme="minorEastAsia"/>
              <w:noProof/>
              <w:lang w:val="en-CA" w:eastAsia="en-CA"/>
            </w:rPr>
          </w:pPr>
          <w:ins w:id="8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"_Toc479688115"</w:instrText>
            </w:r>
            <w:r w:rsidRPr="00E07E06">
              <w:rPr>
                <w:rStyle w:val="Hyperlink"/>
                <w:noProof/>
              </w:rPr>
              <w:instrText xml:space="preserve"> </w:instrText>
            </w:r>
            <w:r w:rsidRPr="00E07E06">
              <w:rPr>
                <w:rStyle w:val="Hyperlink"/>
                <w:noProof/>
              </w:rPr>
              <w:fldChar w:fldCharType="separate"/>
            </w:r>
            <w:r w:rsidRPr="00E07E06">
              <w:rPr>
                <w:rStyle w:val="Hyperlink"/>
                <w:noProof/>
              </w:rPr>
              <w:t>Publish site and test</w:t>
            </w:r>
            <w:r>
              <w:rPr>
                <w:noProof/>
                <w:webHidden/>
              </w:rPr>
              <w:tab/>
            </w:r>
            <w:r>
              <w:rPr>
                <w:noProof/>
                <w:webHidden/>
              </w:rPr>
              <w:fldChar w:fldCharType="begin"/>
            </w:r>
            <w:r>
              <w:rPr>
                <w:noProof/>
                <w:webHidden/>
              </w:rPr>
              <w:instrText xml:space="preserve"> PAGEREF _Toc479688115 \h </w:instrText>
            </w:r>
          </w:ins>
          <w:r>
            <w:rPr>
              <w:noProof/>
              <w:webHidden/>
            </w:rPr>
          </w:r>
          <w:r>
            <w:rPr>
              <w:noProof/>
              <w:webHidden/>
            </w:rPr>
            <w:fldChar w:fldCharType="separate"/>
          </w:r>
          <w:ins w:id="86" w:author="Bhagwan Virdi" w:date="2017-04-11T15:32:00Z">
            <w:r>
              <w:rPr>
                <w:noProof/>
                <w:webHidden/>
              </w:rPr>
              <w:t>7</w:t>
            </w:r>
            <w:r>
              <w:rPr>
                <w:noProof/>
                <w:webHidden/>
              </w:rPr>
              <w:fldChar w:fldCharType="end"/>
            </w:r>
            <w:r w:rsidRPr="00E07E06">
              <w:rPr>
                <w:rStyle w:val="Hyperlink"/>
                <w:noProof/>
              </w:rPr>
              <w:fldChar w:fldCharType="end"/>
            </w:r>
          </w:ins>
        </w:p>
        <w:p w14:paraId="3EA7F6CC" w14:textId="2A4EC9D7" w:rsidR="00197962" w:rsidRDefault="00197962">
          <w:pPr>
            <w:pStyle w:val="TOC2"/>
            <w:tabs>
              <w:tab w:val="right" w:leader="dot" w:pos="9350"/>
            </w:tabs>
            <w:rPr>
              <w:ins w:id="87" w:author="Bhagwan Virdi" w:date="2017-04-11T15:32:00Z"/>
              <w:rFonts w:eastAsiaTheme="minorEastAsia"/>
              <w:noProof/>
              <w:lang w:val="en-CA" w:eastAsia="en-CA"/>
            </w:rPr>
          </w:pPr>
          <w:ins w:id="8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"_Toc479688116"</w:instrText>
            </w:r>
            <w:r w:rsidRPr="00E07E06">
              <w:rPr>
                <w:rStyle w:val="Hyperlink"/>
                <w:noProof/>
              </w:rPr>
              <w:instrText xml:space="preserve"> </w:instrText>
            </w:r>
            <w:r w:rsidRPr="00E07E06">
              <w:rPr>
                <w:rStyle w:val="Hyperlink"/>
                <w:noProof/>
              </w:rPr>
              <w:fldChar w:fldCharType="separate"/>
            </w:r>
            <w:r w:rsidRPr="00E07E06">
              <w:rPr>
                <w:rStyle w:val="Hyperlink"/>
                <w:noProof/>
              </w:rPr>
              <w:t>Additional work/Changes</w:t>
            </w:r>
            <w:r>
              <w:rPr>
                <w:noProof/>
                <w:webHidden/>
              </w:rPr>
              <w:tab/>
            </w:r>
            <w:r>
              <w:rPr>
                <w:noProof/>
                <w:webHidden/>
              </w:rPr>
              <w:fldChar w:fldCharType="begin"/>
            </w:r>
            <w:r>
              <w:rPr>
                <w:noProof/>
                <w:webHidden/>
              </w:rPr>
              <w:instrText xml:space="preserve"> PAGEREF _Toc479688116 \h </w:instrText>
            </w:r>
          </w:ins>
          <w:r>
            <w:rPr>
              <w:noProof/>
              <w:webHidden/>
            </w:rPr>
          </w:r>
          <w:r>
            <w:rPr>
              <w:noProof/>
              <w:webHidden/>
            </w:rPr>
            <w:fldChar w:fldCharType="separate"/>
          </w:r>
          <w:ins w:id="89" w:author="Bhagwan Virdi" w:date="2017-04-11T15:32:00Z">
            <w:r>
              <w:rPr>
                <w:noProof/>
                <w:webHidden/>
              </w:rPr>
              <w:t>7</w:t>
            </w:r>
            <w:r>
              <w:rPr>
                <w:noProof/>
                <w:webHidden/>
              </w:rPr>
              <w:fldChar w:fldCharType="end"/>
            </w:r>
            <w:r w:rsidRPr="00E07E06">
              <w:rPr>
                <w:rStyle w:val="Hyperlink"/>
                <w:noProof/>
              </w:rPr>
              <w:fldChar w:fldCharType="end"/>
            </w:r>
          </w:ins>
        </w:p>
        <w:p w14:paraId="4CB3B677" w14:textId="3AFA7EC7" w:rsidR="00197962" w:rsidRDefault="00197962">
          <w:pPr>
            <w:pStyle w:val="TOC1"/>
            <w:tabs>
              <w:tab w:val="right" w:leader="dot" w:pos="9350"/>
            </w:tabs>
            <w:rPr>
              <w:ins w:id="90" w:author="Bhagwan Virdi" w:date="2017-04-11T15:32:00Z"/>
              <w:rFonts w:eastAsiaTheme="minorEastAsia"/>
              <w:noProof/>
              <w:lang w:val="en-CA" w:eastAsia="en-CA"/>
            </w:rPr>
          </w:pPr>
          <w:ins w:id="9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"_Toc479688117"</w:instrText>
            </w:r>
            <w:r w:rsidRPr="00E07E06">
              <w:rPr>
                <w:rStyle w:val="Hyperlink"/>
                <w:noProof/>
              </w:rPr>
              <w:instrText xml:space="preserve"> </w:instrText>
            </w:r>
            <w:r w:rsidRPr="00E07E06">
              <w:rPr>
                <w:rStyle w:val="Hyperlink"/>
                <w:noProof/>
              </w:rPr>
              <w:fldChar w:fldCharType="separate"/>
            </w:r>
            <w:r w:rsidRPr="00E07E06">
              <w:rPr>
                <w:rStyle w:val="Hyperlink"/>
                <w:noProof/>
              </w:rPr>
              <w:t>Appendix 3</w:t>
            </w:r>
            <w:r>
              <w:rPr>
                <w:noProof/>
                <w:webHidden/>
              </w:rPr>
              <w:tab/>
            </w:r>
            <w:r>
              <w:rPr>
                <w:noProof/>
                <w:webHidden/>
              </w:rPr>
              <w:fldChar w:fldCharType="begin"/>
            </w:r>
            <w:r>
              <w:rPr>
                <w:noProof/>
                <w:webHidden/>
              </w:rPr>
              <w:instrText xml:space="preserve"> PAGEREF _Toc479688117 \h </w:instrText>
            </w:r>
          </w:ins>
          <w:r>
            <w:rPr>
              <w:noProof/>
              <w:webHidden/>
            </w:rPr>
          </w:r>
          <w:r>
            <w:rPr>
              <w:noProof/>
              <w:webHidden/>
            </w:rPr>
            <w:fldChar w:fldCharType="separate"/>
          </w:r>
          <w:ins w:id="92" w:author="Bhagwan Virdi" w:date="2017-04-11T15:32:00Z">
            <w:r>
              <w:rPr>
                <w:noProof/>
                <w:webHidden/>
              </w:rPr>
              <w:t>8</w:t>
            </w:r>
            <w:r>
              <w:rPr>
                <w:noProof/>
                <w:webHidden/>
              </w:rPr>
              <w:fldChar w:fldCharType="end"/>
            </w:r>
            <w:r w:rsidRPr="00E07E06">
              <w:rPr>
                <w:rStyle w:val="Hyperlink"/>
                <w:noProof/>
              </w:rPr>
              <w:fldChar w:fldCharType="end"/>
            </w:r>
          </w:ins>
        </w:p>
        <w:p w14:paraId="256BE293" w14:textId="7A3CD136" w:rsidR="00197962" w:rsidRDefault="00197962">
          <w:pPr>
            <w:pStyle w:val="TOC1"/>
            <w:tabs>
              <w:tab w:val="right" w:leader="dot" w:pos="9350"/>
            </w:tabs>
            <w:rPr>
              <w:ins w:id="93" w:author="Bhagwan Virdi" w:date="2017-04-11T15:32:00Z"/>
              <w:rFonts w:eastAsiaTheme="minorEastAsia"/>
              <w:noProof/>
              <w:lang w:val="en-CA" w:eastAsia="en-CA"/>
            </w:rPr>
          </w:pPr>
          <w:ins w:id="9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"_Toc479688118"</w:instrText>
            </w:r>
            <w:r w:rsidRPr="00E07E06">
              <w:rPr>
                <w:rStyle w:val="Hyperlink"/>
                <w:noProof/>
              </w:rPr>
              <w:instrText xml:space="preserve"> </w:instrText>
            </w:r>
            <w:r w:rsidRPr="00E07E06">
              <w:rPr>
                <w:rStyle w:val="Hyperlink"/>
                <w:noProof/>
              </w:rPr>
              <w:fldChar w:fldCharType="separate"/>
            </w:r>
            <w:r w:rsidRPr="00E07E06">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_Toc479688118 \h </w:instrText>
            </w:r>
          </w:ins>
          <w:r>
            <w:rPr>
              <w:noProof/>
              <w:webHidden/>
            </w:rPr>
          </w:r>
          <w:r>
            <w:rPr>
              <w:noProof/>
              <w:webHidden/>
            </w:rPr>
            <w:fldChar w:fldCharType="separate"/>
          </w:r>
          <w:ins w:id="95" w:author="Bhagwan Virdi" w:date="2017-04-11T15:32:00Z">
            <w:r>
              <w:rPr>
                <w:noProof/>
                <w:webHidden/>
              </w:rPr>
              <w:t>8</w:t>
            </w:r>
            <w:r>
              <w:rPr>
                <w:noProof/>
                <w:webHidden/>
              </w:rPr>
              <w:fldChar w:fldCharType="end"/>
            </w:r>
            <w:r w:rsidRPr="00E07E06">
              <w:rPr>
                <w:rStyle w:val="Hyperlink"/>
                <w:noProof/>
              </w:rPr>
              <w:fldChar w:fldCharType="end"/>
            </w:r>
          </w:ins>
        </w:p>
        <w:p w14:paraId="36DFF818" w14:textId="4066D2B3" w:rsidR="00197962" w:rsidRDefault="00197962">
          <w:pPr>
            <w:pStyle w:val="TOC2"/>
            <w:tabs>
              <w:tab w:val="right" w:leader="dot" w:pos="9350"/>
            </w:tabs>
            <w:rPr>
              <w:ins w:id="96" w:author="Bhagwan Virdi" w:date="2017-04-11T15:32:00Z"/>
              <w:rFonts w:eastAsiaTheme="minorEastAsia"/>
              <w:noProof/>
              <w:lang w:val="en-CA" w:eastAsia="en-CA"/>
            </w:rPr>
          </w:pPr>
          <w:ins w:id="9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"_Toc479688119"</w:instrText>
            </w:r>
            <w:r w:rsidRPr="00E07E06">
              <w:rPr>
                <w:rStyle w:val="Hyperlink"/>
                <w:noProof/>
              </w:rPr>
              <w:instrText xml:space="preserve"> </w:instrText>
            </w:r>
            <w:r w:rsidRPr="00E07E06">
              <w:rPr>
                <w:rStyle w:val="Hyperlink"/>
                <w:noProof/>
              </w:rPr>
              <w:fldChar w:fldCharType="separate"/>
            </w:r>
            <w:r w:rsidRPr="00E07E06">
              <w:rPr>
                <w:rStyle w:val="Hyperlink"/>
                <w:noProof/>
              </w:rPr>
              <w:t>URL of the prototype website</w:t>
            </w:r>
            <w:r>
              <w:rPr>
                <w:noProof/>
                <w:webHidden/>
              </w:rPr>
              <w:tab/>
            </w:r>
            <w:r>
              <w:rPr>
                <w:noProof/>
                <w:webHidden/>
              </w:rPr>
              <w:fldChar w:fldCharType="begin"/>
            </w:r>
            <w:r>
              <w:rPr>
                <w:noProof/>
                <w:webHidden/>
              </w:rPr>
              <w:instrText xml:space="preserve"> PAGEREF _Toc479688119 \h </w:instrText>
            </w:r>
          </w:ins>
          <w:r>
            <w:rPr>
              <w:noProof/>
              <w:webHidden/>
            </w:rPr>
          </w:r>
          <w:r>
            <w:rPr>
              <w:noProof/>
              <w:webHidden/>
            </w:rPr>
            <w:fldChar w:fldCharType="separate"/>
          </w:r>
          <w:ins w:id="98" w:author="Bhagwan Virdi" w:date="2017-04-11T15:32:00Z">
            <w:r>
              <w:rPr>
                <w:noProof/>
                <w:webHidden/>
              </w:rPr>
              <w:t>8</w:t>
            </w:r>
            <w:r>
              <w:rPr>
                <w:noProof/>
                <w:webHidden/>
              </w:rPr>
              <w:fldChar w:fldCharType="end"/>
            </w:r>
            <w:r w:rsidRPr="00E07E06">
              <w:rPr>
                <w:rStyle w:val="Hyperlink"/>
                <w:noProof/>
              </w:rPr>
              <w:fldChar w:fldCharType="end"/>
            </w:r>
          </w:ins>
        </w:p>
        <w:p w14:paraId="493D90A0" w14:textId="49F8445E" w:rsidR="00197962" w:rsidRDefault="00197962">
          <w:pPr>
            <w:pStyle w:val="TOC2"/>
            <w:tabs>
              <w:tab w:val="right" w:leader="dot" w:pos="9350"/>
            </w:tabs>
            <w:rPr>
              <w:ins w:id="99" w:author="Bhagwan Virdi" w:date="2017-04-11T15:32:00Z"/>
              <w:rFonts w:eastAsiaTheme="minorEastAsia"/>
              <w:noProof/>
              <w:lang w:val="en-CA" w:eastAsia="en-CA"/>
            </w:rPr>
          </w:pPr>
          <w:ins w:id="10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"_Toc479688120"</w:instrText>
            </w:r>
            <w:r w:rsidRPr="00E07E06">
              <w:rPr>
                <w:rStyle w:val="Hyperlink"/>
                <w:noProof/>
              </w:rPr>
              <w:instrText xml:space="preserve"> </w:instrText>
            </w:r>
            <w:r w:rsidRPr="00E07E06">
              <w:rPr>
                <w:rStyle w:val="Hyperlink"/>
                <w:noProof/>
              </w:rPr>
              <w:fldChar w:fldCharType="separate"/>
            </w:r>
            <w:r w:rsidRPr="00E07E06">
              <w:rPr>
                <w:rStyle w:val="Hyperlink"/>
                <w:noProof/>
              </w:rPr>
              <w:t>http://students.bcitdev.com/A00980505/G2/index.html</w:t>
            </w:r>
            <w:r>
              <w:rPr>
                <w:noProof/>
                <w:webHidden/>
              </w:rPr>
              <w:tab/>
            </w:r>
            <w:r>
              <w:rPr>
                <w:noProof/>
                <w:webHidden/>
              </w:rPr>
              <w:fldChar w:fldCharType="begin"/>
            </w:r>
            <w:r>
              <w:rPr>
                <w:noProof/>
                <w:webHidden/>
              </w:rPr>
              <w:instrText xml:space="preserve"> PAGEREF _Toc479688120 \h </w:instrText>
            </w:r>
          </w:ins>
          <w:r>
            <w:rPr>
              <w:noProof/>
              <w:webHidden/>
            </w:rPr>
          </w:r>
          <w:r>
            <w:rPr>
              <w:noProof/>
              <w:webHidden/>
            </w:rPr>
            <w:fldChar w:fldCharType="separate"/>
          </w:r>
          <w:ins w:id="101" w:author="Bhagwan Virdi" w:date="2017-04-11T15:32:00Z">
            <w:r>
              <w:rPr>
                <w:noProof/>
                <w:webHidden/>
              </w:rPr>
              <w:t>8</w:t>
            </w:r>
            <w:r>
              <w:rPr>
                <w:noProof/>
                <w:webHidden/>
              </w:rPr>
              <w:fldChar w:fldCharType="end"/>
            </w:r>
            <w:r w:rsidRPr="00E07E06">
              <w:rPr>
                <w:rStyle w:val="Hyperlink"/>
                <w:noProof/>
              </w:rPr>
              <w:fldChar w:fldCharType="end"/>
            </w:r>
          </w:ins>
        </w:p>
        <w:p w14:paraId="59E23725" w14:textId="62FB44C7" w:rsidR="00197962" w:rsidRDefault="00197962">
          <w:pPr>
            <w:pStyle w:val="TOC2"/>
            <w:tabs>
              <w:tab w:val="right" w:leader="dot" w:pos="9350"/>
            </w:tabs>
            <w:rPr>
              <w:ins w:id="102" w:author="Bhagwan Virdi" w:date="2017-04-11T15:32:00Z"/>
              <w:rFonts w:eastAsiaTheme="minorEastAsia"/>
              <w:noProof/>
              <w:lang w:val="en-CA" w:eastAsia="en-CA"/>
            </w:rPr>
          </w:pPr>
          <w:ins w:id="10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"_Toc479688121"</w:instrText>
            </w:r>
            <w:r w:rsidRPr="00E07E06">
              <w:rPr>
                <w:rStyle w:val="Hyperlink"/>
                <w:noProof/>
              </w:rPr>
              <w:instrText xml:space="preserve"> </w:instrText>
            </w:r>
            <w:r w:rsidRPr="00E07E06">
              <w:rPr>
                <w:rStyle w:val="Hyperlink"/>
                <w:noProof/>
              </w:rPr>
              <w:fldChar w:fldCharType="separate"/>
            </w:r>
            <w:r w:rsidRPr="00E07E06">
              <w:rPr>
                <w:rStyle w:val="Hyperlink"/>
                <w:noProof/>
              </w:rPr>
              <w:t>List of all the items completed</w:t>
            </w:r>
            <w:r>
              <w:rPr>
                <w:noProof/>
                <w:webHidden/>
              </w:rPr>
              <w:tab/>
            </w:r>
            <w:r>
              <w:rPr>
                <w:noProof/>
                <w:webHidden/>
              </w:rPr>
              <w:fldChar w:fldCharType="begin"/>
            </w:r>
            <w:r>
              <w:rPr>
                <w:noProof/>
                <w:webHidden/>
              </w:rPr>
              <w:instrText xml:space="preserve"> PAGEREF _Toc479688121 \h </w:instrText>
            </w:r>
          </w:ins>
          <w:r>
            <w:rPr>
              <w:noProof/>
              <w:webHidden/>
            </w:rPr>
          </w:r>
          <w:r>
            <w:rPr>
              <w:noProof/>
              <w:webHidden/>
            </w:rPr>
            <w:fldChar w:fldCharType="separate"/>
          </w:r>
          <w:ins w:id="104" w:author="Bhagwan Virdi" w:date="2017-04-11T15:32:00Z">
            <w:r>
              <w:rPr>
                <w:noProof/>
                <w:webHidden/>
              </w:rPr>
              <w:t>8</w:t>
            </w:r>
            <w:r>
              <w:rPr>
                <w:noProof/>
                <w:webHidden/>
              </w:rPr>
              <w:fldChar w:fldCharType="end"/>
            </w:r>
            <w:r w:rsidRPr="00E07E06">
              <w:rPr>
                <w:rStyle w:val="Hyperlink"/>
                <w:noProof/>
              </w:rPr>
              <w:fldChar w:fldCharType="end"/>
            </w:r>
          </w:ins>
        </w:p>
        <w:p w14:paraId="566A6B4B" w14:textId="48C2B247" w:rsidR="00197962" w:rsidRDefault="00197962">
          <w:pPr>
            <w:pStyle w:val="TOC2"/>
            <w:tabs>
              <w:tab w:val="right" w:leader="dot" w:pos="9350"/>
            </w:tabs>
            <w:rPr>
              <w:ins w:id="105" w:author="Bhagwan Virdi" w:date="2017-04-11T15:32:00Z"/>
              <w:rFonts w:eastAsiaTheme="minorEastAsia"/>
              <w:noProof/>
              <w:lang w:val="en-CA" w:eastAsia="en-CA"/>
            </w:rPr>
          </w:pPr>
          <w:ins w:id="10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"_Toc479688122"</w:instrText>
            </w:r>
            <w:r w:rsidRPr="00E07E06">
              <w:rPr>
                <w:rStyle w:val="Hyperlink"/>
                <w:noProof/>
              </w:rPr>
              <w:instrText xml:space="preserve"> </w:instrText>
            </w:r>
            <w:r w:rsidRPr="00E07E06">
              <w:rPr>
                <w:rStyle w:val="Hyperlink"/>
                <w:noProof/>
              </w:rPr>
              <w:fldChar w:fldCharType="separate"/>
            </w:r>
            <w:r w:rsidRPr="00E07E06">
              <w:rPr>
                <w:rStyle w:val="Hyperlink"/>
                <w:noProof/>
              </w:rPr>
              <w:t>Additional work/Issues/Changes</w:t>
            </w:r>
            <w:r>
              <w:rPr>
                <w:noProof/>
                <w:webHidden/>
              </w:rPr>
              <w:tab/>
            </w:r>
            <w:r>
              <w:rPr>
                <w:noProof/>
                <w:webHidden/>
              </w:rPr>
              <w:fldChar w:fldCharType="begin"/>
            </w:r>
            <w:r>
              <w:rPr>
                <w:noProof/>
                <w:webHidden/>
              </w:rPr>
              <w:instrText xml:space="preserve"> PAGEREF _Toc479688122 \h </w:instrText>
            </w:r>
          </w:ins>
          <w:r>
            <w:rPr>
              <w:noProof/>
              <w:webHidden/>
            </w:rPr>
          </w:r>
          <w:r>
            <w:rPr>
              <w:noProof/>
              <w:webHidden/>
            </w:rPr>
            <w:fldChar w:fldCharType="separate"/>
          </w:r>
          <w:ins w:id="107" w:author="Bhagwan Virdi" w:date="2017-04-11T15:32:00Z">
            <w:r>
              <w:rPr>
                <w:noProof/>
                <w:webHidden/>
              </w:rPr>
              <w:t>8</w:t>
            </w:r>
            <w:r>
              <w:rPr>
                <w:noProof/>
                <w:webHidden/>
              </w:rPr>
              <w:fldChar w:fldCharType="end"/>
            </w:r>
            <w:r w:rsidRPr="00E07E06">
              <w:rPr>
                <w:rStyle w:val="Hyperlink"/>
                <w:noProof/>
              </w:rPr>
              <w:fldChar w:fldCharType="end"/>
            </w:r>
          </w:ins>
        </w:p>
        <w:p w14:paraId="4BA308D1" w14:textId="1857F878" w:rsidR="00197962" w:rsidRDefault="00197962">
          <w:pPr>
            <w:pStyle w:val="TOC2"/>
            <w:tabs>
              <w:tab w:val="right" w:leader="dot" w:pos="9350"/>
            </w:tabs>
            <w:rPr>
              <w:ins w:id="108" w:author="Bhagwan Virdi" w:date="2017-04-11T15:32:00Z"/>
              <w:rFonts w:eastAsiaTheme="minorEastAsia"/>
              <w:noProof/>
              <w:lang w:val="en-CA" w:eastAsia="en-CA"/>
            </w:rPr>
          </w:pPr>
          <w:ins w:id="10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"_Toc479688123"</w:instrText>
            </w:r>
            <w:r w:rsidRPr="00E07E06">
              <w:rPr>
                <w:rStyle w:val="Hyperlink"/>
                <w:noProof/>
              </w:rPr>
              <w:instrText xml:space="preserve"> </w:instrText>
            </w:r>
            <w:r w:rsidRPr="00E07E06">
              <w:rPr>
                <w:rStyle w:val="Hyperlink"/>
                <w:noProof/>
              </w:rPr>
              <w:fldChar w:fldCharType="separate"/>
            </w:r>
            <w:r w:rsidRPr="00E07E06">
              <w:rPr>
                <w:rStyle w:val="Hyperlink"/>
                <w:noProof/>
              </w:rPr>
              <w:t>Documentation of Work</w:t>
            </w:r>
            <w:r>
              <w:rPr>
                <w:noProof/>
                <w:webHidden/>
              </w:rPr>
              <w:tab/>
            </w:r>
            <w:r>
              <w:rPr>
                <w:noProof/>
                <w:webHidden/>
              </w:rPr>
              <w:fldChar w:fldCharType="begin"/>
            </w:r>
            <w:r>
              <w:rPr>
                <w:noProof/>
                <w:webHidden/>
              </w:rPr>
              <w:instrText xml:space="preserve"> PAGEREF _Toc479688123 \h </w:instrText>
            </w:r>
          </w:ins>
          <w:r>
            <w:rPr>
              <w:noProof/>
              <w:webHidden/>
            </w:rPr>
          </w:r>
          <w:r>
            <w:rPr>
              <w:noProof/>
              <w:webHidden/>
            </w:rPr>
            <w:fldChar w:fldCharType="separate"/>
          </w:r>
          <w:ins w:id="110" w:author="Bhagwan Virdi" w:date="2017-04-11T15:32:00Z">
            <w:r>
              <w:rPr>
                <w:noProof/>
                <w:webHidden/>
              </w:rPr>
              <w:t>8</w:t>
            </w:r>
            <w:r>
              <w:rPr>
                <w:noProof/>
                <w:webHidden/>
              </w:rPr>
              <w:fldChar w:fldCharType="end"/>
            </w:r>
            <w:r w:rsidRPr="00E07E06">
              <w:rPr>
                <w:rStyle w:val="Hyperlink"/>
                <w:noProof/>
              </w:rPr>
              <w:fldChar w:fldCharType="end"/>
            </w:r>
          </w:ins>
        </w:p>
        <w:p w14:paraId="48961B55" w14:textId="64C476BE" w:rsidR="00197962" w:rsidRDefault="00197962">
          <w:pPr>
            <w:pStyle w:val="TOC2"/>
            <w:tabs>
              <w:tab w:val="right" w:leader="dot" w:pos="9350"/>
            </w:tabs>
            <w:rPr>
              <w:ins w:id="111" w:author="Bhagwan Virdi" w:date="2017-04-11T15:32:00Z"/>
              <w:rFonts w:eastAsiaTheme="minorEastAsia"/>
              <w:noProof/>
              <w:lang w:val="en-CA" w:eastAsia="en-CA"/>
            </w:rPr>
          </w:pPr>
          <w:ins w:id="11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"_Toc479688124"</w:instrText>
            </w:r>
            <w:r w:rsidRPr="00E07E06">
              <w:rPr>
                <w:rStyle w:val="Hyperlink"/>
                <w:noProof/>
              </w:rPr>
              <w:instrText xml:space="preserve"> </w:instrText>
            </w:r>
            <w:r w:rsidRPr="00E07E06">
              <w:rPr>
                <w:rStyle w:val="Hyperlink"/>
                <w:noProof/>
              </w:rPr>
              <w:fldChar w:fldCharType="separate"/>
            </w:r>
            <w:r w:rsidRPr="00E07E06">
              <w:rPr>
                <w:rStyle w:val="Hyperlink"/>
                <w:noProof/>
              </w:rPr>
              <w:t>A/B Testing</w:t>
            </w:r>
            <w:r>
              <w:rPr>
                <w:noProof/>
                <w:webHidden/>
              </w:rPr>
              <w:tab/>
            </w:r>
            <w:r>
              <w:rPr>
                <w:noProof/>
                <w:webHidden/>
              </w:rPr>
              <w:fldChar w:fldCharType="begin"/>
            </w:r>
            <w:r>
              <w:rPr>
                <w:noProof/>
                <w:webHidden/>
              </w:rPr>
              <w:instrText xml:space="preserve"> PAGEREF _Toc479688124 \h </w:instrText>
            </w:r>
          </w:ins>
          <w:r>
            <w:rPr>
              <w:noProof/>
              <w:webHidden/>
            </w:rPr>
          </w:r>
          <w:r>
            <w:rPr>
              <w:noProof/>
              <w:webHidden/>
            </w:rPr>
            <w:fldChar w:fldCharType="separate"/>
          </w:r>
          <w:ins w:id="113" w:author="Bhagwan Virdi" w:date="2017-04-11T15:32:00Z">
            <w:r>
              <w:rPr>
                <w:noProof/>
                <w:webHidden/>
              </w:rPr>
              <w:t>10</w:t>
            </w:r>
            <w:r>
              <w:rPr>
                <w:noProof/>
                <w:webHidden/>
              </w:rPr>
              <w:fldChar w:fldCharType="end"/>
            </w:r>
            <w:r w:rsidRPr="00E07E06">
              <w:rPr>
                <w:rStyle w:val="Hyperlink"/>
                <w:noProof/>
              </w:rPr>
              <w:fldChar w:fldCharType="end"/>
            </w:r>
          </w:ins>
        </w:p>
        <w:p w14:paraId="41A36AD0" w14:textId="24E36091" w:rsidR="00197962" w:rsidRDefault="00197962">
          <w:pPr>
            <w:pStyle w:val="TOC3"/>
            <w:tabs>
              <w:tab w:val="right" w:leader="dot" w:pos="9350"/>
            </w:tabs>
            <w:rPr>
              <w:ins w:id="114" w:author="Bhagwan Virdi" w:date="2017-04-11T15:32:00Z"/>
              <w:rFonts w:eastAsiaTheme="minorEastAsia"/>
              <w:noProof/>
              <w:lang w:val="en-CA" w:eastAsia="en-CA"/>
            </w:rPr>
          </w:pPr>
          <w:ins w:id="11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"_Toc479688125"</w:instrText>
            </w:r>
            <w:r w:rsidRPr="00E07E06">
              <w:rPr>
                <w:rStyle w:val="Hyperlink"/>
                <w:noProof/>
              </w:rPr>
              <w:instrText xml:space="preserve"> </w:instrText>
            </w:r>
            <w:r w:rsidRPr="00E07E06">
              <w:rPr>
                <w:rStyle w:val="Hyperlink"/>
                <w:noProof/>
              </w:rPr>
              <w:fldChar w:fldCharType="separate"/>
            </w:r>
            <w:r w:rsidRPr="00E07E06">
              <w:rPr>
                <w:rStyle w:val="Hyperlink"/>
                <w:noProof/>
              </w:rPr>
              <w:t>Test 1</w:t>
            </w:r>
            <w:r>
              <w:rPr>
                <w:noProof/>
                <w:webHidden/>
              </w:rPr>
              <w:tab/>
            </w:r>
            <w:r>
              <w:rPr>
                <w:noProof/>
                <w:webHidden/>
              </w:rPr>
              <w:fldChar w:fldCharType="begin"/>
            </w:r>
            <w:r>
              <w:rPr>
                <w:noProof/>
                <w:webHidden/>
              </w:rPr>
              <w:instrText xml:space="preserve"> PAGEREF _Toc479688125 \h </w:instrText>
            </w:r>
          </w:ins>
          <w:r>
            <w:rPr>
              <w:noProof/>
              <w:webHidden/>
            </w:rPr>
          </w:r>
          <w:r>
            <w:rPr>
              <w:noProof/>
              <w:webHidden/>
            </w:rPr>
            <w:fldChar w:fldCharType="separate"/>
          </w:r>
          <w:ins w:id="116" w:author="Bhagwan Virdi" w:date="2017-04-11T15:32:00Z">
            <w:r>
              <w:rPr>
                <w:noProof/>
                <w:webHidden/>
              </w:rPr>
              <w:t>10</w:t>
            </w:r>
            <w:r>
              <w:rPr>
                <w:noProof/>
                <w:webHidden/>
              </w:rPr>
              <w:fldChar w:fldCharType="end"/>
            </w:r>
            <w:r w:rsidRPr="00E07E06">
              <w:rPr>
                <w:rStyle w:val="Hyperlink"/>
                <w:noProof/>
              </w:rPr>
              <w:fldChar w:fldCharType="end"/>
            </w:r>
          </w:ins>
        </w:p>
        <w:p w14:paraId="35458CB9" w14:textId="00075176" w:rsidR="00197962" w:rsidRDefault="00197962">
          <w:pPr>
            <w:pStyle w:val="TOC3"/>
            <w:tabs>
              <w:tab w:val="right" w:leader="dot" w:pos="9350"/>
            </w:tabs>
            <w:rPr>
              <w:ins w:id="117" w:author="Bhagwan Virdi" w:date="2017-04-11T15:32:00Z"/>
              <w:rFonts w:eastAsiaTheme="minorEastAsia"/>
              <w:noProof/>
              <w:lang w:val="en-CA" w:eastAsia="en-CA"/>
            </w:rPr>
          </w:pPr>
          <w:ins w:id="11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"_Toc479688126"</w:instrText>
            </w:r>
            <w:r w:rsidRPr="00E07E06">
              <w:rPr>
                <w:rStyle w:val="Hyperlink"/>
                <w:noProof/>
              </w:rPr>
              <w:instrText xml:space="preserve"> </w:instrText>
            </w:r>
            <w:r w:rsidRPr="00E07E06">
              <w:rPr>
                <w:rStyle w:val="Hyperlink"/>
                <w:noProof/>
              </w:rPr>
              <w:fldChar w:fldCharType="separate"/>
            </w:r>
            <w:r w:rsidRPr="00E07E06">
              <w:rPr>
                <w:rStyle w:val="Hyperlink"/>
                <w:noProof/>
              </w:rPr>
              <w:t>Test 2</w:t>
            </w:r>
            <w:r>
              <w:rPr>
                <w:noProof/>
                <w:webHidden/>
              </w:rPr>
              <w:tab/>
            </w:r>
            <w:r>
              <w:rPr>
                <w:noProof/>
                <w:webHidden/>
              </w:rPr>
              <w:fldChar w:fldCharType="begin"/>
            </w:r>
            <w:r>
              <w:rPr>
                <w:noProof/>
                <w:webHidden/>
              </w:rPr>
              <w:instrText xml:space="preserve"> PAGEREF _Toc479688126 \h </w:instrText>
            </w:r>
          </w:ins>
          <w:r>
            <w:rPr>
              <w:noProof/>
              <w:webHidden/>
            </w:rPr>
          </w:r>
          <w:r>
            <w:rPr>
              <w:noProof/>
              <w:webHidden/>
            </w:rPr>
            <w:fldChar w:fldCharType="separate"/>
          </w:r>
          <w:ins w:id="119" w:author="Bhagwan Virdi" w:date="2017-04-11T15:32:00Z">
            <w:r>
              <w:rPr>
                <w:noProof/>
                <w:webHidden/>
              </w:rPr>
              <w:t>11</w:t>
            </w:r>
            <w:r>
              <w:rPr>
                <w:noProof/>
                <w:webHidden/>
              </w:rPr>
              <w:fldChar w:fldCharType="end"/>
            </w:r>
            <w:r w:rsidRPr="00E07E06">
              <w:rPr>
                <w:rStyle w:val="Hyperlink"/>
                <w:noProof/>
              </w:rPr>
              <w:fldChar w:fldCharType="end"/>
            </w:r>
          </w:ins>
        </w:p>
        <w:p w14:paraId="483462E8" w14:textId="6C41D835" w:rsidR="00197962" w:rsidRDefault="00197962">
          <w:pPr>
            <w:pStyle w:val="TOC1"/>
            <w:tabs>
              <w:tab w:val="right" w:leader="dot" w:pos="9350"/>
            </w:tabs>
            <w:rPr>
              <w:ins w:id="120" w:author="Bhagwan Virdi" w:date="2017-04-11T15:32:00Z"/>
              <w:rFonts w:eastAsiaTheme="minorEastAsia"/>
              <w:noProof/>
              <w:lang w:val="en-CA" w:eastAsia="en-CA"/>
            </w:rPr>
          </w:pPr>
          <w:ins w:id="121" w:author="Bhagwan Virdi" w:date="2017-04-11T15:32:00Z">
            <w:r w:rsidRPr="00E07E06">
              <w:rPr>
                <w:rStyle w:val="Hyperlink"/>
                <w:noProof/>
              </w:rPr>
              <w:lastRenderedPageBreak/>
              <w:fldChar w:fldCharType="begin"/>
            </w:r>
            <w:r w:rsidRPr="00E07E06">
              <w:rPr>
                <w:rStyle w:val="Hyperlink"/>
                <w:noProof/>
              </w:rPr>
              <w:instrText xml:space="preserve"> </w:instrText>
            </w:r>
            <w:r>
              <w:rPr>
                <w:noProof/>
              </w:rPr>
              <w:instrText>HYPERLINK \l "_Toc479688127"</w:instrText>
            </w:r>
            <w:r w:rsidRPr="00E07E06">
              <w:rPr>
                <w:rStyle w:val="Hyperlink"/>
                <w:noProof/>
              </w:rPr>
              <w:instrText xml:space="preserve"> </w:instrText>
            </w:r>
            <w:r w:rsidRPr="00E07E06">
              <w:rPr>
                <w:rStyle w:val="Hyperlink"/>
                <w:noProof/>
              </w:rPr>
              <w:fldChar w:fldCharType="separate"/>
            </w:r>
            <w:r w:rsidRPr="00E07E06">
              <w:rPr>
                <w:rStyle w:val="Hyperlink"/>
                <w:noProof/>
              </w:rPr>
              <w:t>Appendix 2</w:t>
            </w:r>
            <w:r>
              <w:rPr>
                <w:noProof/>
                <w:webHidden/>
              </w:rPr>
              <w:tab/>
            </w:r>
            <w:r>
              <w:rPr>
                <w:noProof/>
                <w:webHidden/>
              </w:rPr>
              <w:fldChar w:fldCharType="begin"/>
            </w:r>
            <w:r>
              <w:rPr>
                <w:noProof/>
                <w:webHidden/>
              </w:rPr>
              <w:instrText xml:space="preserve"> PAGEREF _Toc479688127 \h </w:instrText>
            </w:r>
          </w:ins>
          <w:r>
            <w:rPr>
              <w:noProof/>
              <w:webHidden/>
            </w:rPr>
          </w:r>
          <w:r>
            <w:rPr>
              <w:noProof/>
              <w:webHidden/>
            </w:rPr>
            <w:fldChar w:fldCharType="separate"/>
          </w:r>
          <w:ins w:id="122" w:author="Bhagwan Virdi" w:date="2017-04-11T15:32:00Z">
            <w:r>
              <w:rPr>
                <w:noProof/>
                <w:webHidden/>
              </w:rPr>
              <w:t>13</w:t>
            </w:r>
            <w:r>
              <w:rPr>
                <w:noProof/>
                <w:webHidden/>
              </w:rPr>
              <w:fldChar w:fldCharType="end"/>
            </w:r>
            <w:r w:rsidRPr="00E07E06">
              <w:rPr>
                <w:rStyle w:val="Hyperlink"/>
                <w:noProof/>
              </w:rPr>
              <w:fldChar w:fldCharType="end"/>
            </w:r>
          </w:ins>
        </w:p>
        <w:p w14:paraId="1CC345FC" w14:textId="09FA44E2" w:rsidR="00197962" w:rsidRDefault="00197962">
          <w:pPr>
            <w:pStyle w:val="TOC2"/>
            <w:tabs>
              <w:tab w:val="right" w:leader="dot" w:pos="9350"/>
            </w:tabs>
            <w:rPr>
              <w:ins w:id="123" w:author="Bhagwan Virdi" w:date="2017-04-11T15:32:00Z"/>
              <w:rFonts w:eastAsiaTheme="minorEastAsia"/>
              <w:noProof/>
              <w:lang w:val="en-CA" w:eastAsia="en-CA"/>
            </w:rPr>
          </w:pPr>
          <w:ins w:id="12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"_Toc479688128"</w:instrText>
            </w:r>
            <w:r w:rsidRPr="00E07E06">
              <w:rPr>
                <w:rStyle w:val="Hyperlink"/>
                <w:noProof/>
              </w:rPr>
              <w:instrText xml:space="preserve"> </w:instrText>
            </w:r>
            <w:r w:rsidRPr="00E07E06">
              <w:rPr>
                <w:rStyle w:val="Hyperlink"/>
                <w:noProof/>
              </w:rPr>
              <w:fldChar w:fldCharType="separate"/>
            </w:r>
            <w:r w:rsidRPr="00E07E06">
              <w:rPr>
                <w:rStyle w:val="Hyperlink"/>
                <w:noProof/>
              </w:rPr>
              <w:t>Milestone 2: Site Map and Page Design</w:t>
            </w:r>
            <w:r>
              <w:rPr>
                <w:noProof/>
                <w:webHidden/>
              </w:rPr>
              <w:tab/>
            </w:r>
            <w:r>
              <w:rPr>
                <w:noProof/>
                <w:webHidden/>
              </w:rPr>
              <w:fldChar w:fldCharType="begin"/>
            </w:r>
            <w:r>
              <w:rPr>
                <w:noProof/>
                <w:webHidden/>
              </w:rPr>
              <w:instrText xml:space="preserve"> PAGEREF _Toc479688128 \h </w:instrText>
            </w:r>
          </w:ins>
          <w:r>
            <w:rPr>
              <w:noProof/>
              <w:webHidden/>
            </w:rPr>
          </w:r>
          <w:r>
            <w:rPr>
              <w:noProof/>
              <w:webHidden/>
            </w:rPr>
            <w:fldChar w:fldCharType="separate"/>
          </w:r>
          <w:ins w:id="125" w:author="Bhagwan Virdi" w:date="2017-04-11T15:32:00Z">
            <w:r>
              <w:rPr>
                <w:noProof/>
                <w:webHidden/>
              </w:rPr>
              <w:t>13</w:t>
            </w:r>
            <w:r>
              <w:rPr>
                <w:noProof/>
                <w:webHidden/>
              </w:rPr>
              <w:fldChar w:fldCharType="end"/>
            </w:r>
            <w:r w:rsidRPr="00E07E06">
              <w:rPr>
                <w:rStyle w:val="Hyperlink"/>
                <w:noProof/>
              </w:rPr>
              <w:fldChar w:fldCharType="end"/>
            </w:r>
          </w:ins>
        </w:p>
        <w:p w14:paraId="0A609703" w14:textId="290CA887" w:rsidR="00197962" w:rsidRDefault="00197962">
          <w:pPr>
            <w:pStyle w:val="TOC2"/>
            <w:tabs>
              <w:tab w:val="right" w:leader="dot" w:pos="9350"/>
            </w:tabs>
            <w:rPr>
              <w:ins w:id="126" w:author="Bhagwan Virdi" w:date="2017-04-11T15:32:00Z"/>
              <w:rFonts w:eastAsiaTheme="minorEastAsia"/>
              <w:noProof/>
              <w:lang w:val="en-CA" w:eastAsia="en-CA"/>
            </w:rPr>
          </w:pPr>
          <w:ins w:id="127"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"_Toc479688129"</w:instrText>
            </w:r>
            <w:r w:rsidRPr="00E07E06">
              <w:rPr>
                <w:rStyle w:val="Hyperlink"/>
                <w:noProof/>
              </w:rPr>
              <w:instrText xml:space="preserve"> </w:instrText>
            </w:r>
            <w:r w:rsidRPr="00E07E06">
              <w:rPr>
                <w:rStyle w:val="Hyperlink"/>
                <w:noProof/>
              </w:rPr>
              <w:fldChar w:fldCharType="separate"/>
            </w:r>
            <w:r w:rsidRPr="00E07E06">
              <w:rPr>
                <w:rStyle w:val="Hyperlink"/>
                <w:noProof/>
              </w:rPr>
              <w:t>Sitemap</w:t>
            </w:r>
            <w:r>
              <w:rPr>
                <w:noProof/>
                <w:webHidden/>
              </w:rPr>
              <w:tab/>
            </w:r>
            <w:r>
              <w:rPr>
                <w:noProof/>
                <w:webHidden/>
              </w:rPr>
              <w:fldChar w:fldCharType="begin"/>
            </w:r>
            <w:r>
              <w:rPr>
                <w:noProof/>
                <w:webHidden/>
              </w:rPr>
              <w:instrText xml:space="preserve"> PAGEREF _Toc479688129 \h </w:instrText>
            </w:r>
          </w:ins>
          <w:r>
            <w:rPr>
              <w:noProof/>
              <w:webHidden/>
            </w:rPr>
          </w:r>
          <w:r>
            <w:rPr>
              <w:noProof/>
              <w:webHidden/>
            </w:rPr>
            <w:fldChar w:fldCharType="separate"/>
          </w:r>
          <w:ins w:id="128" w:author="Bhagwan Virdi" w:date="2017-04-11T15:32:00Z">
            <w:r>
              <w:rPr>
                <w:noProof/>
                <w:webHidden/>
              </w:rPr>
              <w:t>13</w:t>
            </w:r>
            <w:r>
              <w:rPr>
                <w:noProof/>
                <w:webHidden/>
              </w:rPr>
              <w:fldChar w:fldCharType="end"/>
            </w:r>
            <w:r w:rsidRPr="00E07E06">
              <w:rPr>
                <w:rStyle w:val="Hyperlink"/>
                <w:noProof/>
              </w:rPr>
              <w:fldChar w:fldCharType="end"/>
            </w:r>
          </w:ins>
        </w:p>
        <w:p w14:paraId="368E05FD" w14:textId="04D92DF2" w:rsidR="00197962" w:rsidRDefault="00197962">
          <w:pPr>
            <w:pStyle w:val="TOC1"/>
            <w:tabs>
              <w:tab w:val="right" w:leader="dot" w:pos="9350"/>
            </w:tabs>
            <w:rPr>
              <w:ins w:id="129" w:author="Bhagwan Virdi" w:date="2017-04-11T15:32:00Z"/>
              <w:rFonts w:eastAsiaTheme="minorEastAsia"/>
              <w:noProof/>
              <w:lang w:val="en-CA" w:eastAsia="en-CA"/>
            </w:rPr>
          </w:pPr>
          <w:ins w:id="130"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"_Toc479688130"</w:instrText>
            </w:r>
            <w:r w:rsidRPr="00E07E06">
              <w:rPr>
                <w:rStyle w:val="Hyperlink"/>
                <w:noProof/>
              </w:rPr>
              <w:instrText xml:space="preserve"> </w:instrText>
            </w:r>
            <w:r w:rsidRPr="00E07E06">
              <w:rPr>
                <w:rStyle w:val="Hyperlink"/>
                <w:noProof/>
              </w:rPr>
              <w:fldChar w:fldCharType="separate"/>
            </w:r>
            <w:r>
              <w:rPr>
                <w:noProof/>
                <w:webHidden/>
              </w:rPr>
              <w:tab/>
            </w:r>
            <w:r>
              <w:rPr>
                <w:noProof/>
                <w:webHidden/>
              </w:rPr>
              <w:fldChar w:fldCharType="begin"/>
            </w:r>
            <w:r>
              <w:rPr>
                <w:noProof/>
                <w:webHidden/>
              </w:rPr>
              <w:instrText xml:space="preserve"> PAGEREF _Toc479688130 \h </w:instrText>
            </w:r>
          </w:ins>
          <w:r>
            <w:rPr>
              <w:noProof/>
              <w:webHidden/>
            </w:rPr>
          </w:r>
          <w:r>
            <w:rPr>
              <w:noProof/>
              <w:webHidden/>
            </w:rPr>
            <w:fldChar w:fldCharType="separate"/>
          </w:r>
          <w:ins w:id="131" w:author="Bhagwan Virdi" w:date="2017-04-11T15:32:00Z">
            <w:r>
              <w:rPr>
                <w:noProof/>
                <w:webHidden/>
              </w:rPr>
              <w:t>13</w:t>
            </w:r>
            <w:r>
              <w:rPr>
                <w:noProof/>
                <w:webHidden/>
              </w:rPr>
              <w:fldChar w:fldCharType="end"/>
            </w:r>
            <w:r w:rsidRPr="00E07E06">
              <w:rPr>
                <w:rStyle w:val="Hyperlink"/>
                <w:noProof/>
              </w:rPr>
              <w:fldChar w:fldCharType="end"/>
            </w:r>
          </w:ins>
        </w:p>
        <w:p w14:paraId="018881B9" w14:textId="22B6BAF3" w:rsidR="00197962" w:rsidRDefault="00197962">
          <w:pPr>
            <w:pStyle w:val="TOC3"/>
            <w:tabs>
              <w:tab w:val="right" w:leader="dot" w:pos="9350"/>
            </w:tabs>
            <w:rPr>
              <w:ins w:id="132" w:author="Bhagwan Virdi" w:date="2017-04-11T15:32:00Z"/>
              <w:rFonts w:eastAsiaTheme="minorEastAsia"/>
              <w:noProof/>
              <w:lang w:val="en-CA" w:eastAsia="en-CA"/>
            </w:rPr>
          </w:pPr>
          <w:ins w:id="133"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"_Toc479688131"</w:instrText>
            </w:r>
            <w:r w:rsidRPr="00E07E06">
              <w:rPr>
                <w:rStyle w:val="Hyperlink"/>
                <w:noProof/>
              </w:rPr>
              <w:instrText xml:space="preserve"> </w:instrText>
            </w:r>
            <w:r w:rsidRPr="00E07E06">
              <w:rPr>
                <w:rStyle w:val="Hyperlink"/>
                <w:noProof/>
              </w:rPr>
              <w:fldChar w:fldCharType="separate"/>
            </w:r>
            <w:r w:rsidRPr="00E07E06">
              <w:rPr>
                <w:rStyle w:val="Hyperlink"/>
                <w:noProof/>
              </w:rPr>
              <w:t>Site map explained</w:t>
            </w:r>
            <w:r>
              <w:rPr>
                <w:noProof/>
                <w:webHidden/>
              </w:rPr>
              <w:tab/>
            </w:r>
            <w:r>
              <w:rPr>
                <w:noProof/>
                <w:webHidden/>
              </w:rPr>
              <w:fldChar w:fldCharType="begin"/>
            </w:r>
            <w:r>
              <w:rPr>
                <w:noProof/>
                <w:webHidden/>
              </w:rPr>
              <w:instrText xml:space="preserve"> PAGEREF _Toc479688131 \h </w:instrText>
            </w:r>
          </w:ins>
          <w:r>
            <w:rPr>
              <w:noProof/>
              <w:webHidden/>
            </w:rPr>
          </w:r>
          <w:r>
            <w:rPr>
              <w:noProof/>
              <w:webHidden/>
            </w:rPr>
            <w:fldChar w:fldCharType="separate"/>
          </w:r>
          <w:ins w:id="134" w:author="Bhagwan Virdi" w:date="2017-04-11T15:32:00Z">
            <w:r>
              <w:rPr>
                <w:noProof/>
                <w:webHidden/>
              </w:rPr>
              <w:t>13</w:t>
            </w:r>
            <w:r>
              <w:rPr>
                <w:noProof/>
                <w:webHidden/>
              </w:rPr>
              <w:fldChar w:fldCharType="end"/>
            </w:r>
            <w:r w:rsidRPr="00E07E06">
              <w:rPr>
                <w:rStyle w:val="Hyperlink"/>
                <w:noProof/>
              </w:rPr>
              <w:fldChar w:fldCharType="end"/>
            </w:r>
          </w:ins>
        </w:p>
        <w:p w14:paraId="6CE53C45" w14:textId="15CD4EC3" w:rsidR="00197962" w:rsidRDefault="00197962">
          <w:pPr>
            <w:pStyle w:val="TOC2"/>
            <w:tabs>
              <w:tab w:val="right" w:leader="dot" w:pos="9350"/>
            </w:tabs>
            <w:rPr>
              <w:ins w:id="135" w:author="Bhagwan Virdi" w:date="2017-04-11T15:32:00Z"/>
              <w:rFonts w:eastAsiaTheme="minorEastAsia"/>
              <w:noProof/>
              <w:lang w:val="en-CA" w:eastAsia="en-CA"/>
            </w:rPr>
          </w:pPr>
          <w:ins w:id="136"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"_Toc479688132"</w:instrText>
            </w:r>
            <w:r w:rsidRPr="00E07E06">
              <w:rPr>
                <w:rStyle w:val="Hyperlink"/>
                <w:noProof/>
              </w:rPr>
              <w:instrText xml:space="preserve"> </w:instrText>
            </w:r>
            <w:r w:rsidRPr="00E07E06">
              <w:rPr>
                <w:rStyle w:val="Hyperlink"/>
                <w:noProof/>
              </w:rPr>
              <w:fldChar w:fldCharType="separate"/>
            </w:r>
            <w:r w:rsidRPr="00E07E06">
              <w:rPr>
                <w:rStyle w:val="Hyperlink"/>
                <w:noProof/>
              </w:rPr>
              <w:t>Wireframe Page Layouts</w:t>
            </w:r>
            <w:r>
              <w:rPr>
                <w:noProof/>
                <w:webHidden/>
              </w:rPr>
              <w:tab/>
            </w:r>
            <w:r>
              <w:rPr>
                <w:noProof/>
                <w:webHidden/>
              </w:rPr>
              <w:fldChar w:fldCharType="begin"/>
            </w:r>
            <w:r>
              <w:rPr>
                <w:noProof/>
                <w:webHidden/>
              </w:rPr>
              <w:instrText xml:space="preserve"> PAGEREF _Toc479688132 \h </w:instrText>
            </w:r>
          </w:ins>
          <w:r>
            <w:rPr>
              <w:noProof/>
              <w:webHidden/>
            </w:rPr>
          </w:r>
          <w:r>
            <w:rPr>
              <w:noProof/>
              <w:webHidden/>
            </w:rPr>
            <w:fldChar w:fldCharType="separate"/>
          </w:r>
          <w:ins w:id="137" w:author="Bhagwan Virdi" w:date="2017-04-11T15:32:00Z">
            <w:r>
              <w:rPr>
                <w:noProof/>
                <w:webHidden/>
              </w:rPr>
              <w:t>15</w:t>
            </w:r>
            <w:r>
              <w:rPr>
                <w:noProof/>
                <w:webHidden/>
              </w:rPr>
              <w:fldChar w:fldCharType="end"/>
            </w:r>
            <w:r w:rsidRPr="00E07E06">
              <w:rPr>
                <w:rStyle w:val="Hyperlink"/>
                <w:noProof/>
              </w:rPr>
              <w:fldChar w:fldCharType="end"/>
            </w:r>
          </w:ins>
        </w:p>
        <w:p w14:paraId="31460766" w14:textId="2FCD3190" w:rsidR="00197962" w:rsidRDefault="00197962">
          <w:pPr>
            <w:pStyle w:val="TOC2"/>
            <w:tabs>
              <w:tab w:val="right" w:leader="dot" w:pos="9350"/>
            </w:tabs>
            <w:rPr>
              <w:ins w:id="138" w:author="Bhagwan Virdi" w:date="2017-04-11T15:32:00Z"/>
              <w:rFonts w:eastAsiaTheme="minorEastAsia"/>
              <w:noProof/>
              <w:lang w:val="en-CA" w:eastAsia="en-CA"/>
            </w:rPr>
          </w:pPr>
          <w:ins w:id="139"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"_Toc479688133"</w:instrText>
            </w:r>
            <w:r w:rsidRPr="00E07E06">
              <w:rPr>
                <w:rStyle w:val="Hyperlink"/>
                <w:noProof/>
              </w:rPr>
              <w:instrText xml:space="preserve"> </w:instrText>
            </w:r>
            <w:r w:rsidRPr="00E07E06">
              <w:rPr>
                <w:rStyle w:val="Hyperlink"/>
                <w:noProof/>
              </w:rPr>
              <w:fldChar w:fldCharType="separate"/>
            </w:r>
            <w:r w:rsidRPr="00E07E06">
              <w:rPr>
                <w:rStyle w:val="Hyperlink"/>
                <w:noProof/>
              </w:rPr>
              <w:t>Print Layouts</w:t>
            </w:r>
            <w:r>
              <w:rPr>
                <w:noProof/>
                <w:webHidden/>
              </w:rPr>
              <w:tab/>
            </w:r>
            <w:r>
              <w:rPr>
                <w:noProof/>
                <w:webHidden/>
              </w:rPr>
              <w:fldChar w:fldCharType="begin"/>
            </w:r>
            <w:r>
              <w:rPr>
                <w:noProof/>
                <w:webHidden/>
              </w:rPr>
              <w:instrText xml:space="preserve"> PAGEREF _Toc479688133 \h </w:instrText>
            </w:r>
          </w:ins>
          <w:r>
            <w:rPr>
              <w:noProof/>
              <w:webHidden/>
            </w:rPr>
          </w:r>
          <w:r>
            <w:rPr>
              <w:noProof/>
              <w:webHidden/>
            </w:rPr>
            <w:fldChar w:fldCharType="separate"/>
          </w:r>
          <w:ins w:id="140" w:author="Bhagwan Virdi" w:date="2017-04-11T15:32:00Z">
            <w:r>
              <w:rPr>
                <w:noProof/>
                <w:webHidden/>
              </w:rPr>
              <w:t>17</w:t>
            </w:r>
            <w:r>
              <w:rPr>
                <w:noProof/>
                <w:webHidden/>
              </w:rPr>
              <w:fldChar w:fldCharType="end"/>
            </w:r>
            <w:r w:rsidRPr="00E07E06">
              <w:rPr>
                <w:rStyle w:val="Hyperlink"/>
                <w:noProof/>
              </w:rPr>
              <w:fldChar w:fldCharType="end"/>
            </w:r>
          </w:ins>
        </w:p>
        <w:p w14:paraId="66969B76" w14:textId="3DA11E52" w:rsidR="00197962" w:rsidRDefault="00197962">
          <w:pPr>
            <w:pStyle w:val="TOC1"/>
            <w:tabs>
              <w:tab w:val="right" w:leader="dot" w:pos="9350"/>
            </w:tabs>
            <w:rPr>
              <w:ins w:id="141" w:author="Bhagwan Virdi" w:date="2017-04-11T15:32:00Z"/>
              <w:rFonts w:eastAsiaTheme="minorEastAsia"/>
              <w:noProof/>
              <w:lang w:val="en-CA" w:eastAsia="en-CA"/>
            </w:rPr>
          </w:pPr>
          <w:ins w:id="142"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"_Toc479688134"</w:instrText>
            </w:r>
            <w:r w:rsidRPr="00E07E06">
              <w:rPr>
                <w:rStyle w:val="Hyperlink"/>
                <w:noProof/>
              </w:rPr>
              <w:instrText xml:space="preserve"> </w:instrText>
            </w:r>
            <w:r w:rsidRPr="00E07E06">
              <w:rPr>
                <w:rStyle w:val="Hyperlink"/>
                <w:noProof/>
              </w:rPr>
              <w:fldChar w:fldCharType="separate"/>
            </w:r>
            <w:r w:rsidRPr="00E07E06">
              <w:rPr>
                <w:rStyle w:val="Hyperlink"/>
                <w:noProof/>
              </w:rPr>
              <w:t>Appendix 1</w:t>
            </w:r>
            <w:r>
              <w:rPr>
                <w:noProof/>
                <w:webHidden/>
              </w:rPr>
              <w:tab/>
            </w:r>
            <w:r>
              <w:rPr>
                <w:noProof/>
                <w:webHidden/>
              </w:rPr>
              <w:fldChar w:fldCharType="begin"/>
            </w:r>
            <w:r>
              <w:rPr>
                <w:noProof/>
                <w:webHidden/>
              </w:rPr>
              <w:instrText xml:space="preserve"> PAGEREF _Toc479688134 \h </w:instrText>
            </w:r>
          </w:ins>
          <w:r>
            <w:rPr>
              <w:noProof/>
              <w:webHidden/>
            </w:rPr>
          </w:r>
          <w:r>
            <w:rPr>
              <w:noProof/>
              <w:webHidden/>
            </w:rPr>
            <w:fldChar w:fldCharType="separate"/>
          </w:r>
          <w:ins w:id="143" w:author="Bhagwan Virdi" w:date="2017-04-11T15:32:00Z">
            <w:r>
              <w:rPr>
                <w:noProof/>
                <w:webHidden/>
              </w:rPr>
              <w:t>19</w:t>
            </w:r>
            <w:r>
              <w:rPr>
                <w:noProof/>
                <w:webHidden/>
              </w:rPr>
              <w:fldChar w:fldCharType="end"/>
            </w:r>
            <w:r w:rsidRPr="00E07E06">
              <w:rPr>
                <w:rStyle w:val="Hyperlink"/>
                <w:noProof/>
              </w:rPr>
              <w:fldChar w:fldCharType="end"/>
            </w:r>
          </w:ins>
        </w:p>
        <w:p w14:paraId="3AD6DBAE" w14:textId="760DB890" w:rsidR="00197962" w:rsidRDefault="00197962">
          <w:pPr>
            <w:pStyle w:val="TOC2"/>
            <w:tabs>
              <w:tab w:val="right" w:leader="dot" w:pos="9350"/>
            </w:tabs>
            <w:rPr>
              <w:ins w:id="144" w:author="Bhagwan Virdi" w:date="2017-04-11T15:32:00Z"/>
              <w:rFonts w:eastAsiaTheme="minorEastAsia"/>
              <w:noProof/>
              <w:lang w:val="en-CA" w:eastAsia="en-CA"/>
            </w:rPr>
          </w:pPr>
          <w:ins w:id="145"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"_Toc479688135"</w:instrText>
            </w:r>
            <w:r w:rsidRPr="00E07E06">
              <w:rPr>
                <w:rStyle w:val="Hyperlink"/>
                <w:noProof/>
              </w:rPr>
              <w:instrText xml:space="preserve"> </w:instrText>
            </w:r>
            <w:r w:rsidRPr="00E07E06">
              <w:rPr>
                <w:rStyle w:val="Hyperlink"/>
                <w:noProof/>
              </w:rPr>
              <w:fldChar w:fldCharType="separate"/>
            </w:r>
            <w:r w:rsidRPr="00E07E06">
              <w:rPr>
                <w:rStyle w:val="Hyperlink"/>
                <w:noProof/>
              </w:rPr>
              <w:t>Introduction</w:t>
            </w:r>
            <w:r>
              <w:rPr>
                <w:noProof/>
                <w:webHidden/>
              </w:rPr>
              <w:tab/>
            </w:r>
            <w:r>
              <w:rPr>
                <w:noProof/>
                <w:webHidden/>
              </w:rPr>
              <w:fldChar w:fldCharType="begin"/>
            </w:r>
            <w:r>
              <w:rPr>
                <w:noProof/>
                <w:webHidden/>
              </w:rPr>
              <w:instrText xml:space="preserve"> PAGEREF _Toc479688135 \h </w:instrText>
            </w:r>
          </w:ins>
          <w:r>
            <w:rPr>
              <w:noProof/>
              <w:webHidden/>
            </w:rPr>
          </w:r>
          <w:r>
            <w:rPr>
              <w:noProof/>
              <w:webHidden/>
            </w:rPr>
            <w:fldChar w:fldCharType="separate"/>
          </w:r>
          <w:ins w:id="146" w:author="Bhagwan Virdi" w:date="2017-04-11T15:32:00Z">
            <w:r>
              <w:rPr>
                <w:noProof/>
                <w:webHidden/>
              </w:rPr>
              <w:t>19</w:t>
            </w:r>
            <w:r>
              <w:rPr>
                <w:noProof/>
                <w:webHidden/>
              </w:rPr>
              <w:fldChar w:fldCharType="end"/>
            </w:r>
            <w:r w:rsidRPr="00E07E06">
              <w:rPr>
                <w:rStyle w:val="Hyperlink"/>
                <w:noProof/>
              </w:rPr>
              <w:fldChar w:fldCharType="end"/>
            </w:r>
          </w:ins>
        </w:p>
        <w:p w14:paraId="5FB66592" w14:textId="76D2294B" w:rsidR="00197962" w:rsidRDefault="00197962">
          <w:pPr>
            <w:pStyle w:val="TOC2"/>
            <w:tabs>
              <w:tab w:val="right" w:leader="dot" w:pos="9350"/>
            </w:tabs>
            <w:rPr>
              <w:ins w:id="147" w:author="Bhagwan Virdi" w:date="2017-04-11T15:32:00Z"/>
              <w:rFonts w:eastAsiaTheme="minorEastAsia"/>
              <w:noProof/>
              <w:lang w:val="en-CA" w:eastAsia="en-CA"/>
            </w:rPr>
          </w:pPr>
          <w:ins w:id="148"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"_Toc479688136"</w:instrText>
            </w:r>
            <w:r w:rsidRPr="00E07E06">
              <w:rPr>
                <w:rStyle w:val="Hyperlink"/>
                <w:noProof/>
              </w:rPr>
              <w:instrText xml:space="preserve"> </w:instrText>
            </w:r>
            <w:r w:rsidRPr="00E07E06">
              <w:rPr>
                <w:rStyle w:val="Hyperlink"/>
                <w:noProof/>
              </w:rPr>
              <w:fldChar w:fldCharType="separate"/>
            </w:r>
            <w:r w:rsidRPr="00E07E06">
              <w:rPr>
                <w:rStyle w:val="Hyperlink"/>
                <w:noProof/>
              </w:rPr>
              <w:t>About the website</w:t>
            </w:r>
            <w:r>
              <w:rPr>
                <w:noProof/>
                <w:webHidden/>
              </w:rPr>
              <w:tab/>
            </w:r>
            <w:r>
              <w:rPr>
                <w:noProof/>
                <w:webHidden/>
              </w:rPr>
              <w:fldChar w:fldCharType="begin"/>
            </w:r>
            <w:r>
              <w:rPr>
                <w:noProof/>
                <w:webHidden/>
              </w:rPr>
              <w:instrText xml:space="preserve"> PAGEREF _Toc479688136 \h </w:instrText>
            </w:r>
          </w:ins>
          <w:r>
            <w:rPr>
              <w:noProof/>
              <w:webHidden/>
            </w:rPr>
          </w:r>
          <w:r>
            <w:rPr>
              <w:noProof/>
              <w:webHidden/>
            </w:rPr>
            <w:fldChar w:fldCharType="separate"/>
          </w:r>
          <w:ins w:id="149" w:author="Bhagwan Virdi" w:date="2017-04-11T15:32:00Z">
            <w:r>
              <w:rPr>
                <w:noProof/>
                <w:webHidden/>
              </w:rPr>
              <w:t>19</w:t>
            </w:r>
            <w:r>
              <w:rPr>
                <w:noProof/>
                <w:webHidden/>
              </w:rPr>
              <w:fldChar w:fldCharType="end"/>
            </w:r>
            <w:r w:rsidRPr="00E07E06">
              <w:rPr>
                <w:rStyle w:val="Hyperlink"/>
                <w:noProof/>
              </w:rPr>
              <w:fldChar w:fldCharType="end"/>
            </w:r>
          </w:ins>
        </w:p>
        <w:p w14:paraId="73637730" w14:textId="04A927A6" w:rsidR="00197962" w:rsidRDefault="00197962">
          <w:pPr>
            <w:pStyle w:val="TOC2"/>
            <w:tabs>
              <w:tab w:val="right" w:leader="dot" w:pos="9350"/>
            </w:tabs>
            <w:rPr>
              <w:ins w:id="150" w:author="Bhagwan Virdi" w:date="2017-04-11T15:32:00Z"/>
              <w:rFonts w:eastAsiaTheme="minorEastAsia"/>
              <w:noProof/>
              <w:lang w:val="en-CA" w:eastAsia="en-CA"/>
            </w:rPr>
          </w:pPr>
          <w:ins w:id="151"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"_Toc479688137"</w:instrText>
            </w:r>
            <w:r w:rsidRPr="00E07E06">
              <w:rPr>
                <w:rStyle w:val="Hyperlink"/>
                <w:noProof/>
              </w:rPr>
              <w:instrText xml:space="preserve"> </w:instrText>
            </w:r>
            <w:r w:rsidRPr="00E07E06">
              <w:rPr>
                <w:rStyle w:val="Hyperlink"/>
                <w:noProof/>
              </w:rPr>
              <w:fldChar w:fldCharType="separate"/>
            </w:r>
            <w:r w:rsidRPr="00E07E06">
              <w:rPr>
                <w:rStyle w:val="Hyperlink"/>
                <w:noProof/>
              </w:rPr>
              <w:t>Functional Requirements</w:t>
            </w:r>
            <w:r>
              <w:rPr>
                <w:noProof/>
                <w:webHidden/>
              </w:rPr>
              <w:tab/>
            </w:r>
            <w:r>
              <w:rPr>
                <w:noProof/>
                <w:webHidden/>
              </w:rPr>
              <w:fldChar w:fldCharType="begin"/>
            </w:r>
            <w:r>
              <w:rPr>
                <w:noProof/>
                <w:webHidden/>
              </w:rPr>
              <w:instrText xml:space="preserve"> PAGEREF _Toc479688137 \h </w:instrText>
            </w:r>
          </w:ins>
          <w:r>
            <w:rPr>
              <w:noProof/>
              <w:webHidden/>
            </w:rPr>
          </w:r>
          <w:r>
            <w:rPr>
              <w:noProof/>
              <w:webHidden/>
            </w:rPr>
            <w:fldChar w:fldCharType="separate"/>
          </w:r>
          <w:ins w:id="152" w:author="Bhagwan Virdi" w:date="2017-04-11T15:32:00Z">
            <w:r>
              <w:rPr>
                <w:noProof/>
                <w:webHidden/>
              </w:rPr>
              <w:t>19</w:t>
            </w:r>
            <w:r>
              <w:rPr>
                <w:noProof/>
                <w:webHidden/>
              </w:rPr>
              <w:fldChar w:fldCharType="end"/>
            </w:r>
            <w:r w:rsidRPr="00E07E06">
              <w:rPr>
                <w:rStyle w:val="Hyperlink"/>
                <w:noProof/>
              </w:rPr>
              <w:fldChar w:fldCharType="end"/>
            </w:r>
          </w:ins>
        </w:p>
        <w:p w14:paraId="49E074E2" w14:textId="69AD1D8C" w:rsidR="00197962" w:rsidRDefault="00197962">
          <w:pPr>
            <w:pStyle w:val="TOC2"/>
            <w:tabs>
              <w:tab w:val="right" w:leader="dot" w:pos="9350"/>
            </w:tabs>
            <w:rPr>
              <w:ins w:id="153" w:author="Bhagwan Virdi" w:date="2017-04-11T15:32:00Z"/>
              <w:rFonts w:eastAsiaTheme="minorEastAsia"/>
              <w:noProof/>
              <w:lang w:val="en-CA" w:eastAsia="en-CA"/>
            </w:rPr>
          </w:pPr>
          <w:ins w:id="154" w:author="Bhagwan Virdi" w:date="2017-04-11T15:32:00Z">
            <w:r w:rsidRPr="00E07E06">
              <w:rPr>
                <w:rStyle w:val="Hyperlink"/>
                <w:noProof/>
              </w:rPr>
              <w:fldChar w:fldCharType="begin"/>
            </w:r>
            <w:r w:rsidRPr="00E07E06">
              <w:rPr>
                <w:rStyle w:val="Hyperlink"/>
                <w:noProof/>
              </w:rPr>
              <w:instrText xml:space="preserve"> </w:instrText>
            </w:r>
            <w:r>
              <w:rPr>
                <w:noProof/>
              </w:rPr>
              <w:instrText>HYPERLINK \l "_Toc479688138"</w:instrText>
            </w:r>
            <w:r w:rsidRPr="00E07E06">
              <w:rPr>
                <w:rStyle w:val="Hyperlink"/>
                <w:noProof/>
              </w:rPr>
              <w:instrText xml:space="preserve"> </w:instrText>
            </w:r>
            <w:r w:rsidRPr="00E07E06">
              <w:rPr>
                <w:rStyle w:val="Hyperlink"/>
                <w:noProof/>
              </w:rPr>
              <w:fldChar w:fldCharType="separate"/>
            </w:r>
            <w:r w:rsidRPr="00E07E06">
              <w:rPr>
                <w:rStyle w:val="Hyperlink"/>
                <w:noProof/>
              </w:rPr>
              <w:t>Work Plan</w:t>
            </w:r>
            <w:r>
              <w:rPr>
                <w:noProof/>
                <w:webHidden/>
              </w:rPr>
              <w:tab/>
            </w:r>
            <w:r>
              <w:rPr>
                <w:noProof/>
                <w:webHidden/>
              </w:rPr>
              <w:fldChar w:fldCharType="begin"/>
            </w:r>
            <w:r>
              <w:rPr>
                <w:noProof/>
                <w:webHidden/>
              </w:rPr>
              <w:instrText xml:space="preserve"> PAGEREF _Toc479688138 \h </w:instrText>
            </w:r>
          </w:ins>
          <w:r>
            <w:rPr>
              <w:noProof/>
              <w:webHidden/>
            </w:rPr>
          </w:r>
          <w:r>
            <w:rPr>
              <w:noProof/>
              <w:webHidden/>
            </w:rPr>
            <w:fldChar w:fldCharType="separate"/>
          </w:r>
          <w:ins w:id="155" w:author="Bhagwan Virdi" w:date="2017-04-11T15:32:00Z">
            <w:r>
              <w:rPr>
                <w:noProof/>
                <w:webHidden/>
              </w:rPr>
              <w:t>20</w:t>
            </w:r>
            <w:r>
              <w:rPr>
                <w:noProof/>
                <w:webHidden/>
              </w:rPr>
              <w:fldChar w:fldCharType="end"/>
            </w:r>
            <w:r w:rsidRPr="00E07E06">
              <w:rPr>
                <w:rStyle w:val="Hyperlink"/>
                <w:noProof/>
              </w:rPr>
              <w:fldChar w:fldCharType="end"/>
            </w:r>
          </w:ins>
        </w:p>
        <w:p w14:paraId="46CDAEA7" w14:textId="1A985C2D" w:rsidR="00D81006" w:rsidDel="00B718EC" w:rsidRDefault="00D81006">
          <w:pPr>
            <w:pStyle w:val="TOC1"/>
            <w:tabs>
              <w:tab w:val="right" w:leader="dot" w:pos="9350"/>
            </w:tabs>
            <w:rPr>
              <w:ins w:id="156" w:author="Prabhvir Saran [2]" w:date="2017-03-24T00:50:00Z"/>
              <w:del w:id="157" w:author="Bhagwan Virdi" w:date="2017-04-05T14:52:00Z"/>
              <w:rFonts w:eastAsiaTheme="minorEastAsia"/>
              <w:noProof/>
              <w:lang w:val="en-CA" w:eastAsia="en-CA"/>
            </w:rPr>
          </w:pPr>
          <w:ins w:id="158" w:author="Prabhvir Saran [2]" w:date="2017-03-24T00:50:00Z">
            <w:del w:id="159" w:author="Bhagwan Virdi" w:date="2017-04-05T14:52:00Z">
              <w:r w:rsidRPr="00B718EC" w:rsidDel="00B718EC">
                <w:rPr>
                  <w:rStyle w:val="Hyperlink"/>
                  <w:noProof/>
                </w:rPr>
                <w:delText>Milestone 4: Deployed JavaScript-enabled site – validated, tested</w:delText>
              </w:r>
              <w:r w:rsidDel="00B718EC">
                <w:rPr>
                  <w:noProof/>
                  <w:webHidden/>
                </w:rPr>
                <w:tab/>
              </w:r>
            </w:del>
          </w:ins>
          <w:ins w:id="160" w:author="Prabhvir Saran [2]" w:date="2017-03-24T01:09:00Z">
            <w:del w:id="161" w:author="Bhagwan Virdi" w:date="2017-04-05T14:52:00Z">
              <w:r w:rsidR="00DA548F" w:rsidDel="00B718EC">
                <w:rPr>
                  <w:noProof/>
                  <w:webHidden/>
                </w:rPr>
                <w:delText>3</w:delText>
              </w:r>
            </w:del>
          </w:ins>
        </w:p>
        <w:p w14:paraId="5BB20905" w14:textId="625DFB17" w:rsidR="00D81006" w:rsidDel="00B718EC" w:rsidRDefault="00D81006">
          <w:pPr>
            <w:pStyle w:val="TOC2"/>
            <w:tabs>
              <w:tab w:val="right" w:leader="dot" w:pos="9350"/>
            </w:tabs>
            <w:rPr>
              <w:ins w:id="162" w:author="Prabhvir Saran [2]" w:date="2017-03-24T00:50:00Z"/>
              <w:del w:id="163" w:author="Bhagwan Virdi" w:date="2017-04-05T14:52:00Z"/>
              <w:rFonts w:eastAsiaTheme="minorEastAsia"/>
              <w:noProof/>
              <w:lang w:val="en-CA" w:eastAsia="en-CA"/>
            </w:rPr>
          </w:pPr>
          <w:ins w:id="164" w:author="Prabhvir Saran [2]" w:date="2017-03-24T00:50:00Z">
            <w:del w:id="165" w:author="Bhagwan Virdi" w:date="2017-04-05T14:52:00Z">
              <w:r w:rsidRPr="00B718EC" w:rsidDel="00B718EC">
                <w:rPr>
                  <w:rStyle w:val="Hyperlink"/>
                  <w:noProof/>
                </w:rPr>
                <w:delText>URL of the website</w:delText>
              </w:r>
              <w:r w:rsidDel="00B718EC">
                <w:rPr>
                  <w:noProof/>
                  <w:webHidden/>
                </w:rPr>
                <w:tab/>
              </w:r>
            </w:del>
          </w:ins>
          <w:ins w:id="166" w:author="Prabhvir Saran [2]" w:date="2017-03-24T01:09:00Z">
            <w:del w:id="167" w:author="Bhagwan Virdi" w:date="2017-04-05T14:52:00Z">
              <w:r w:rsidR="00DA548F" w:rsidDel="00B718EC">
                <w:rPr>
                  <w:noProof/>
                  <w:webHidden/>
                </w:rPr>
                <w:delText>3</w:delText>
              </w:r>
            </w:del>
          </w:ins>
        </w:p>
        <w:p w14:paraId="5810E22D" w14:textId="7D251E83" w:rsidR="00D81006" w:rsidDel="00B718EC" w:rsidRDefault="00D81006">
          <w:pPr>
            <w:pStyle w:val="TOC2"/>
            <w:tabs>
              <w:tab w:val="right" w:leader="dot" w:pos="9350"/>
            </w:tabs>
            <w:rPr>
              <w:ins w:id="168" w:author="Prabhvir Saran [2]" w:date="2017-03-24T00:50:00Z"/>
              <w:del w:id="169" w:author="Bhagwan Virdi" w:date="2017-04-05T14:52:00Z"/>
              <w:rFonts w:eastAsiaTheme="minorEastAsia"/>
              <w:noProof/>
              <w:lang w:val="en-CA" w:eastAsia="en-CA"/>
            </w:rPr>
          </w:pPr>
          <w:ins w:id="170" w:author="Prabhvir Saran [2]" w:date="2017-03-24T00:50:00Z">
            <w:del w:id="171" w:author="Bhagwan Virdi" w:date="2017-04-05T14:52:00Z">
              <w:r w:rsidRPr="00B718EC" w:rsidDel="00B718EC">
                <w:rPr>
                  <w:rStyle w:val="Hyperlink"/>
                  <w:noProof/>
                </w:rPr>
                <w:delText>List of all the items completed</w:delText>
              </w:r>
              <w:r w:rsidDel="00B718EC">
                <w:rPr>
                  <w:noProof/>
                  <w:webHidden/>
                </w:rPr>
                <w:tab/>
              </w:r>
            </w:del>
          </w:ins>
          <w:ins w:id="172" w:author="Prabhvir Saran [2]" w:date="2017-03-24T01:09:00Z">
            <w:del w:id="173" w:author="Bhagwan Virdi" w:date="2017-04-05T14:52:00Z">
              <w:r w:rsidR="00DA548F" w:rsidDel="00B718EC">
                <w:rPr>
                  <w:noProof/>
                  <w:webHidden/>
                </w:rPr>
                <w:delText>3</w:delText>
              </w:r>
            </w:del>
          </w:ins>
        </w:p>
        <w:p w14:paraId="1AC1BEA1" w14:textId="2FA1452D" w:rsidR="00D81006" w:rsidDel="00B718EC" w:rsidRDefault="00D81006">
          <w:pPr>
            <w:pStyle w:val="TOC2"/>
            <w:tabs>
              <w:tab w:val="right" w:leader="dot" w:pos="9350"/>
            </w:tabs>
            <w:rPr>
              <w:ins w:id="174" w:author="Prabhvir Saran [2]" w:date="2017-03-24T00:50:00Z"/>
              <w:del w:id="175" w:author="Bhagwan Virdi" w:date="2017-04-05T14:52:00Z"/>
              <w:rFonts w:eastAsiaTheme="minorEastAsia"/>
              <w:noProof/>
              <w:lang w:val="en-CA" w:eastAsia="en-CA"/>
            </w:rPr>
          </w:pPr>
          <w:ins w:id="176" w:author="Prabhvir Saran [2]" w:date="2017-03-24T00:50:00Z">
            <w:del w:id="177" w:author="Bhagwan Virdi" w:date="2017-04-05T14:52:00Z">
              <w:r w:rsidRPr="00B718EC" w:rsidDel="00B718EC">
                <w:rPr>
                  <w:rStyle w:val="Hyperlink"/>
                  <w:noProof/>
                </w:rPr>
                <w:delText>Defining validation requirements</w:delText>
              </w:r>
              <w:r w:rsidDel="00B718EC">
                <w:rPr>
                  <w:noProof/>
                  <w:webHidden/>
                </w:rPr>
                <w:tab/>
              </w:r>
            </w:del>
          </w:ins>
          <w:ins w:id="178" w:author="Prabhvir Saran [2]" w:date="2017-03-24T01:09:00Z">
            <w:del w:id="179" w:author="Bhagwan Virdi" w:date="2017-04-05T14:52:00Z">
              <w:r w:rsidR="00DA548F" w:rsidDel="00B718EC">
                <w:rPr>
                  <w:noProof/>
                  <w:webHidden/>
                </w:rPr>
                <w:delText>3</w:delText>
              </w:r>
            </w:del>
          </w:ins>
        </w:p>
        <w:p w14:paraId="15BAD7A5" w14:textId="3C481484" w:rsidR="00D81006" w:rsidDel="00B718EC" w:rsidRDefault="00D81006">
          <w:pPr>
            <w:pStyle w:val="TOC2"/>
            <w:tabs>
              <w:tab w:val="right" w:leader="dot" w:pos="9350"/>
            </w:tabs>
            <w:rPr>
              <w:ins w:id="180" w:author="Prabhvir Saran [2]" w:date="2017-03-24T00:50:00Z"/>
              <w:del w:id="181" w:author="Bhagwan Virdi" w:date="2017-04-05T14:52:00Z"/>
              <w:rFonts w:eastAsiaTheme="minorEastAsia"/>
              <w:noProof/>
              <w:lang w:val="en-CA" w:eastAsia="en-CA"/>
            </w:rPr>
          </w:pPr>
          <w:ins w:id="182" w:author="Prabhvir Saran [2]" w:date="2017-03-24T00:50:00Z">
            <w:del w:id="183" w:author="Bhagwan Virdi" w:date="2017-04-05T14:52:00Z">
              <w:r w:rsidRPr="00B718EC" w:rsidDel="00B718EC">
                <w:rPr>
                  <w:rStyle w:val="Hyperlink"/>
                  <w:noProof/>
                </w:rPr>
                <w:delText>Implementing validation requirements</w:delText>
              </w:r>
              <w:r w:rsidDel="00B718EC">
                <w:rPr>
                  <w:noProof/>
                  <w:webHidden/>
                </w:rPr>
                <w:tab/>
              </w:r>
            </w:del>
          </w:ins>
          <w:ins w:id="184" w:author="Prabhvir Saran [2]" w:date="2017-03-24T01:09:00Z">
            <w:del w:id="185" w:author="Bhagwan Virdi" w:date="2017-04-05T14:52:00Z">
              <w:r w:rsidR="00DA548F" w:rsidDel="00B718EC">
                <w:rPr>
                  <w:noProof/>
                  <w:webHidden/>
                </w:rPr>
                <w:delText>4</w:delText>
              </w:r>
            </w:del>
          </w:ins>
        </w:p>
        <w:p w14:paraId="3BEF8E69" w14:textId="225D32FC" w:rsidR="00D81006" w:rsidDel="00B718EC" w:rsidRDefault="00D81006">
          <w:pPr>
            <w:pStyle w:val="TOC2"/>
            <w:tabs>
              <w:tab w:val="right" w:leader="dot" w:pos="9350"/>
            </w:tabs>
            <w:rPr>
              <w:ins w:id="186" w:author="Prabhvir Saran [2]" w:date="2017-03-24T00:50:00Z"/>
              <w:del w:id="187" w:author="Bhagwan Virdi" w:date="2017-04-05T14:52:00Z"/>
              <w:rFonts w:eastAsiaTheme="minorEastAsia"/>
              <w:noProof/>
              <w:lang w:val="en-CA" w:eastAsia="en-CA"/>
            </w:rPr>
          </w:pPr>
          <w:ins w:id="188" w:author="Prabhvir Saran [2]" w:date="2017-03-24T00:50:00Z">
            <w:del w:id="189" w:author="Bhagwan Virdi" w:date="2017-04-05T14:52:00Z">
              <w:r w:rsidRPr="00B718EC" w:rsidDel="00B718EC">
                <w:rPr>
                  <w:rStyle w:val="Hyperlink"/>
                  <w:noProof/>
                </w:rPr>
                <w:delText>Testing form</w:delText>
              </w:r>
              <w:r w:rsidDel="00B718EC">
                <w:rPr>
                  <w:noProof/>
                  <w:webHidden/>
                </w:rPr>
                <w:tab/>
              </w:r>
            </w:del>
          </w:ins>
          <w:ins w:id="190" w:author="Prabhvir Saran [2]" w:date="2017-03-24T01:09:00Z">
            <w:del w:id="191" w:author="Bhagwan Virdi" w:date="2017-04-05T14:52:00Z">
              <w:r w:rsidR="00DA548F" w:rsidDel="00B718EC">
                <w:rPr>
                  <w:noProof/>
                  <w:webHidden/>
                </w:rPr>
                <w:delText>4</w:delText>
              </w:r>
            </w:del>
          </w:ins>
        </w:p>
        <w:p w14:paraId="70373832" w14:textId="1F2DCC22" w:rsidR="00D81006" w:rsidDel="00B718EC" w:rsidRDefault="00D81006">
          <w:pPr>
            <w:pStyle w:val="TOC2"/>
            <w:tabs>
              <w:tab w:val="right" w:leader="dot" w:pos="9350"/>
            </w:tabs>
            <w:rPr>
              <w:ins w:id="192" w:author="Prabhvir Saran [2]" w:date="2017-03-24T00:50:00Z"/>
              <w:del w:id="193" w:author="Bhagwan Virdi" w:date="2017-04-05T14:52:00Z"/>
              <w:rFonts w:eastAsiaTheme="minorEastAsia"/>
              <w:noProof/>
              <w:lang w:val="en-CA" w:eastAsia="en-CA"/>
            </w:rPr>
          </w:pPr>
          <w:ins w:id="194" w:author="Prabhvir Saran [2]" w:date="2017-03-24T00:50:00Z">
            <w:del w:id="195" w:author="Bhagwan Virdi" w:date="2017-04-05T14:52:00Z">
              <w:r w:rsidRPr="00B718EC" w:rsidDel="00B718EC">
                <w:rPr>
                  <w:rStyle w:val="Hyperlink"/>
                  <w:noProof/>
                </w:rPr>
                <w:delText>JavaScript or jQuery third party widget</w:delText>
              </w:r>
              <w:r w:rsidDel="00B718EC">
                <w:rPr>
                  <w:noProof/>
                  <w:webHidden/>
                </w:rPr>
                <w:tab/>
              </w:r>
            </w:del>
          </w:ins>
          <w:ins w:id="196" w:author="Prabhvir Saran [2]" w:date="2017-03-24T01:09:00Z">
            <w:del w:id="197" w:author="Bhagwan Virdi" w:date="2017-04-05T14:52:00Z">
              <w:r w:rsidR="00DA548F" w:rsidDel="00B718EC">
                <w:rPr>
                  <w:noProof/>
                  <w:webHidden/>
                </w:rPr>
                <w:delText>4</w:delText>
              </w:r>
            </w:del>
          </w:ins>
        </w:p>
        <w:p w14:paraId="1173BF24" w14:textId="4B490A9B" w:rsidR="00D81006" w:rsidDel="00B718EC" w:rsidRDefault="00D81006">
          <w:pPr>
            <w:pStyle w:val="TOC2"/>
            <w:tabs>
              <w:tab w:val="right" w:leader="dot" w:pos="9350"/>
            </w:tabs>
            <w:rPr>
              <w:ins w:id="198" w:author="Prabhvir Saran [2]" w:date="2017-03-24T00:50:00Z"/>
              <w:del w:id="199" w:author="Bhagwan Virdi" w:date="2017-04-05T14:52:00Z"/>
              <w:rFonts w:eastAsiaTheme="minorEastAsia"/>
              <w:noProof/>
              <w:lang w:val="en-CA" w:eastAsia="en-CA"/>
            </w:rPr>
          </w:pPr>
          <w:ins w:id="200" w:author="Prabhvir Saran [2]" w:date="2017-03-24T00:50:00Z">
            <w:del w:id="201" w:author="Bhagwan Virdi" w:date="2017-04-05T14:52:00Z">
              <w:r w:rsidRPr="00B718EC" w:rsidDel="00B718EC">
                <w:rPr>
                  <w:rStyle w:val="Hyperlink"/>
                  <w:noProof/>
                </w:rPr>
                <w:delText>Testing with JavaScript disabled</w:delText>
              </w:r>
              <w:r w:rsidDel="00B718EC">
                <w:rPr>
                  <w:noProof/>
                  <w:webHidden/>
                </w:rPr>
                <w:tab/>
              </w:r>
            </w:del>
          </w:ins>
          <w:ins w:id="202" w:author="Prabhvir Saran [2]" w:date="2017-03-24T01:09:00Z">
            <w:del w:id="203" w:author="Bhagwan Virdi" w:date="2017-04-05T14:52:00Z">
              <w:r w:rsidR="00DA548F" w:rsidDel="00B718EC">
                <w:rPr>
                  <w:noProof/>
                  <w:webHidden/>
                </w:rPr>
                <w:delText>4</w:delText>
              </w:r>
            </w:del>
          </w:ins>
        </w:p>
        <w:p w14:paraId="20788DFD" w14:textId="06169B1E" w:rsidR="00D81006" w:rsidDel="00B718EC" w:rsidRDefault="00D81006">
          <w:pPr>
            <w:pStyle w:val="TOC2"/>
            <w:tabs>
              <w:tab w:val="right" w:leader="dot" w:pos="9350"/>
            </w:tabs>
            <w:rPr>
              <w:ins w:id="204" w:author="Prabhvir Saran [2]" w:date="2017-03-24T00:50:00Z"/>
              <w:del w:id="205" w:author="Bhagwan Virdi" w:date="2017-04-05T14:52:00Z"/>
              <w:rFonts w:eastAsiaTheme="minorEastAsia"/>
              <w:noProof/>
              <w:lang w:val="en-CA" w:eastAsia="en-CA"/>
            </w:rPr>
          </w:pPr>
          <w:ins w:id="206" w:author="Prabhvir Saran [2]" w:date="2017-03-24T00:50:00Z">
            <w:del w:id="207" w:author="Bhagwan Virdi" w:date="2017-04-05T14:52:00Z">
              <w:r w:rsidRPr="00B718EC" w:rsidDel="00B718EC">
                <w:rPr>
                  <w:rStyle w:val="Hyperlink"/>
                  <w:noProof/>
                </w:rPr>
                <w:delText>Publish site and test</w:delText>
              </w:r>
              <w:r w:rsidDel="00B718EC">
                <w:rPr>
                  <w:noProof/>
                  <w:webHidden/>
                </w:rPr>
                <w:tab/>
              </w:r>
            </w:del>
          </w:ins>
          <w:ins w:id="208" w:author="Prabhvir Saran [2]" w:date="2017-03-24T01:09:00Z">
            <w:del w:id="209" w:author="Bhagwan Virdi" w:date="2017-04-05T14:52:00Z">
              <w:r w:rsidR="00DA548F" w:rsidDel="00B718EC">
                <w:rPr>
                  <w:noProof/>
                  <w:webHidden/>
                </w:rPr>
                <w:delText>4</w:delText>
              </w:r>
            </w:del>
          </w:ins>
        </w:p>
        <w:p w14:paraId="4BEBE871" w14:textId="790C318F" w:rsidR="00D81006" w:rsidDel="00B718EC" w:rsidRDefault="00D81006">
          <w:pPr>
            <w:pStyle w:val="TOC2"/>
            <w:tabs>
              <w:tab w:val="right" w:leader="dot" w:pos="9350"/>
            </w:tabs>
            <w:rPr>
              <w:ins w:id="210" w:author="Prabhvir Saran [2]" w:date="2017-03-24T00:50:00Z"/>
              <w:del w:id="211" w:author="Bhagwan Virdi" w:date="2017-04-05T14:52:00Z"/>
              <w:rFonts w:eastAsiaTheme="minorEastAsia"/>
              <w:noProof/>
              <w:lang w:val="en-CA" w:eastAsia="en-CA"/>
            </w:rPr>
          </w:pPr>
          <w:ins w:id="212" w:author="Prabhvir Saran [2]" w:date="2017-03-24T00:50:00Z">
            <w:del w:id="213" w:author="Bhagwan Virdi" w:date="2017-04-05T14:52:00Z">
              <w:r w:rsidRPr="00B718EC" w:rsidDel="00B718EC">
                <w:rPr>
                  <w:rStyle w:val="Hyperlink"/>
                  <w:noProof/>
                </w:rPr>
                <w:delText>Additional work/Changes</w:delText>
              </w:r>
              <w:r w:rsidDel="00B718EC">
                <w:rPr>
                  <w:noProof/>
                  <w:webHidden/>
                </w:rPr>
                <w:tab/>
              </w:r>
            </w:del>
          </w:ins>
          <w:ins w:id="214" w:author="Prabhvir Saran [2]" w:date="2017-03-24T01:09:00Z">
            <w:del w:id="215" w:author="Bhagwan Virdi" w:date="2017-04-05T14:52:00Z">
              <w:r w:rsidR="00DA548F" w:rsidDel="00B718EC">
                <w:rPr>
                  <w:noProof/>
                  <w:webHidden/>
                </w:rPr>
                <w:delText>4</w:delText>
              </w:r>
            </w:del>
          </w:ins>
        </w:p>
        <w:p w14:paraId="34412678" w14:textId="7AD5378C" w:rsidR="00D81006" w:rsidDel="00B718EC" w:rsidRDefault="00D81006">
          <w:pPr>
            <w:pStyle w:val="TOC1"/>
            <w:tabs>
              <w:tab w:val="right" w:leader="dot" w:pos="9350"/>
            </w:tabs>
            <w:rPr>
              <w:ins w:id="216" w:author="Prabhvir Saran [2]" w:date="2017-03-24T00:50:00Z"/>
              <w:del w:id="217" w:author="Bhagwan Virdi" w:date="2017-04-05T14:52:00Z"/>
              <w:rFonts w:eastAsiaTheme="minorEastAsia"/>
              <w:noProof/>
              <w:lang w:val="en-CA" w:eastAsia="en-CA"/>
            </w:rPr>
          </w:pPr>
          <w:ins w:id="218" w:author="Prabhvir Saran [2]" w:date="2017-03-24T00:50:00Z">
            <w:del w:id="219" w:author="Bhagwan Virdi" w:date="2017-04-05T14:52:00Z">
              <w:r w:rsidRPr="00B718EC" w:rsidDel="00B718EC">
                <w:rPr>
                  <w:rStyle w:val="Hyperlink"/>
                  <w:noProof/>
                </w:rPr>
                <w:delText>Appendix 3</w:delText>
              </w:r>
              <w:r w:rsidDel="00B718EC">
                <w:rPr>
                  <w:noProof/>
                  <w:webHidden/>
                </w:rPr>
                <w:tab/>
              </w:r>
            </w:del>
          </w:ins>
          <w:ins w:id="220" w:author="Prabhvir Saran [2]" w:date="2017-03-24T01:09:00Z">
            <w:del w:id="221" w:author="Bhagwan Virdi" w:date="2017-04-05T14:52:00Z">
              <w:r w:rsidR="00DA548F" w:rsidDel="00B718EC">
                <w:rPr>
                  <w:noProof/>
                  <w:webHidden/>
                </w:rPr>
                <w:delText>5</w:delText>
              </w:r>
            </w:del>
          </w:ins>
        </w:p>
        <w:p w14:paraId="426DA741" w14:textId="74FC036C" w:rsidR="00D81006" w:rsidDel="00B718EC" w:rsidRDefault="00D81006">
          <w:pPr>
            <w:pStyle w:val="TOC1"/>
            <w:tabs>
              <w:tab w:val="right" w:leader="dot" w:pos="9350"/>
            </w:tabs>
            <w:rPr>
              <w:ins w:id="222" w:author="Prabhvir Saran [2]" w:date="2017-03-24T00:50:00Z"/>
              <w:del w:id="223" w:author="Bhagwan Virdi" w:date="2017-04-05T14:52:00Z"/>
              <w:rFonts w:eastAsiaTheme="minorEastAsia"/>
              <w:noProof/>
              <w:lang w:val="en-CA" w:eastAsia="en-CA"/>
            </w:rPr>
          </w:pPr>
          <w:ins w:id="224" w:author="Prabhvir Saran [2]" w:date="2017-03-24T00:50:00Z">
            <w:del w:id="225" w:author="Bhagwan Virdi" w:date="2017-04-05T14:52:00Z">
              <w:r w:rsidRPr="00B718EC" w:rsidDel="00B718EC">
                <w:rPr>
                  <w:rStyle w:val="Hyperlink"/>
                  <w:noProof/>
                </w:rPr>
                <w:delText>Milestone 3: Skeleton site with layout, tables and forms</w:delText>
              </w:r>
              <w:r w:rsidDel="00B718EC">
                <w:rPr>
                  <w:noProof/>
                  <w:webHidden/>
                </w:rPr>
                <w:tab/>
              </w:r>
            </w:del>
          </w:ins>
          <w:ins w:id="226" w:author="Prabhvir Saran [2]" w:date="2017-03-24T01:09:00Z">
            <w:del w:id="227" w:author="Bhagwan Virdi" w:date="2017-04-05T14:52:00Z">
              <w:r w:rsidR="00DA548F" w:rsidDel="00B718EC">
                <w:rPr>
                  <w:noProof/>
                  <w:webHidden/>
                </w:rPr>
                <w:delText>5</w:delText>
              </w:r>
            </w:del>
          </w:ins>
        </w:p>
        <w:p w14:paraId="03B64468" w14:textId="31C7575B" w:rsidR="00D81006" w:rsidDel="00B718EC" w:rsidRDefault="00D81006">
          <w:pPr>
            <w:pStyle w:val="TOC2"/>
            <w:tabs>
              <w:tab w:val="right" w:leader="dot" w:pos="9350"/>
            </w:tabs>
            <w:rPr>
              <w:ins w:id="228" w:author="Prabhvir Saran [2]" w:date="2017-03-24T00:50:00Z"/>
              <w:del w:id="229" w:author="Bhagwan Virdi" w:date="2017-04-05T14:52:00Z"/>
              <w:rFonts w:eastAsiaTheme="minorEastAsia"/>
              <w:noProof/>
              <w:lang w:val="en-CA" w:eastAsia="en-CA"/>
            </w:rPr>
          </w:pPr>
          <w:ins w:id="230" w:author="Prabhvir Saran [2]" w:date="2017-03-24T00:50:00Z">
            <w:del w:id="231" w:author="Bhagwan Virdi" w:date="2017-04-05T14:52:00Z">
              <w:r w:rsidRPr="00B718EC" w:rsidDel="00B718EC">
                <w:rPr>
                  <w:rStyle w:val="Hyperlink"/>
                  <w:noProof/>
                </w:rPr>
                <w:delText>URL of the prototype website</w:delText>
              </w:r>
              <w:r w:rsidDel="00B718EC">
                <w:rPr>
                  <w:noProof/>
                  <w:webHidden/>
                </w:rPr>
                <w:tab/>
              </w:r>
            </w:del>
          </w:ins>
          <w:ins w:id="232" w:author="Prabhvir Saran [2]" w:date="2017-03-24T01:09:00Z">
            <w:del w:id="233" w:author="Bhagwan Virdi" w:date="2017-04-05T14:52:00Z">
              <w:r w:rsidR="00DA548F" w:rsidDel="00B718EC">
                <w:rPr>
                  <w:noProof/>
                  <w:webHidden/>
                </w:rPr>
                <w:delText>5</w:delText>
              </w:r>
            </w:del>
          </w:ins>
        </w:p>
        <w:p w14:paraId="026AEA74" w14:textId="51F87A33" w:rsidR="00D81006" w:rsidDel="00B718EC" w:rsidRDefault="00D81006">
          <w:pPr>
            <w:pStyle w:val="TOC2"/>
            <w:tabs>
              <w:tab w:val="right" w:leader="dot" w:pos="9350"/>
            </w:tabs>
            <w:rPr>
              <w:ins w:id="234" w:author="Prabhvir Saran [2]" w:date="2017-03-24T00:50:00Z"/>
              <w:del w:id="235" w:author="Bhagwan Virdi" w:date="2017-04-05T14:52:00Z"/>
              <w:rFonts w:eastAsiaTheme="minorEastAsia"/>
              <w:noProof/>
              <w:lang w:val="en-CA" w:eastAsia="en-CA"/>
            </w:rPr>
          </w:pPr>
          <w:ins w:id="236" w:author="Prabhvir Saran [2]" w:date="2017-03-24T00:50:00Z">
            <w:del w:id="237" w:author="Bhagwan Virdi" w:date="2017-04-05T14:52:00Z">
              <w:r w:rsidRPr="00B718EC" w:rsidDel="00B718EC">
                <w:rPr>
                  <w:rStyle w:val="Hyperlink"/>
                  <w:noProof/>
                </w:rPr>
                <w:delText>http://students.bcitdev.com/A00980505/G2/index.html</w:delText>
              </w:r>
              <w:r w:rsidDel="00B718EC">
                <w:rPr>
                  <w:noProof/>
                  <w:webHidden/>
                </w:rPr>
                <w:tab/>
              </w:r>
            </w:del>
          </w:ins>
          <w:ins w:id="238" w:author="Prabhvir Saran [2]" w:date="2017-03-24T01:09:00Z">
            <w:del w:id="239" w:author="Bhagwan Virdi" w:date="2017-04-05T14:52:00Z">
              <w:r w:rsidR="00DA548F" w:rsidDel="00B718EC">
                <w:rPr>
                  <w:noProof/>
                  <w:webHidden/>
                </w:rPr>
                <w:delText>5</w:delText>
              </w:r>
            </w:del>
          </w:ins>
        </w:p>
        <w:p w14:paraId="5AB11F1C" w14:textId="712A60AA" w:rsidR="00D81006" w:rsidDel="00B718EC" w:rsidRDefault="00D81006">
          <w:pPr>
            <w:pStyle w:val="TOC2"/>
            <w:tabs>
              <w:tab w:val="right" w:leader="dot" w:pos="9350"/>
            </w:tabs>
            <w:rPr>
              <w:ins w:id="240" w:author="Prabhvir Saran [2]" w:date="2017-03-24T00:50:00Z"/>
              <w:del w:id="241" w:author="Bhagwan Virdi" w:date="2017-04-05T14:52:00Z"/>
              <w:rFonts w:eastAsiaTheme="minorEastAsia"/>
              <w:noProof/>
              <w:lang w:val="en-CA" w:eastAsia="en-CA"/>
            </w:rPr>
          </w:pPr>
          <w:ins w:id="242" w:author="Prabhvir Saran [2]" w:date="2017-03-24T00:50:00Z">
            <w:del w:id="243" w:author="Bhagwan Virdi" w:date="2017-04-05T14:52:00Z">
              <w:r w:rsidRPr="00B718EC" w:rsidDel="00B718EC">
                <w:rPr>
                  <w:rStyle w:val="Hyperlink"/>
                  <w:noProof/>
                </w:rPr>
                <w:delText>List of all the items completed</w:delText>
              </w:r>
              <w:r w:rsidDel="00B718EC">
                <w:rPr>
                  <w:noProof/>
                  <w:webHidden/>
                </w:rPr>
                <w:tab/>
              </w:r>
            </w:del>
          </w:ins>
          <w:ins w:id="244" w:author="Prabhvir Saran [2]" w:date="2017-03-24T01:09:00Z">
            <w:del w:id="245" w:author="Bhagwan Virdi" w:date="2017-04-05T14:52:00Z">
              <w:r w:rsidR="00DA548F" w:rsidDel="00B718EC">
                <w:rPr>
                  <w:noProof/>
                  <w:webHidden/>
                </w:rPr>
                <w:delText>5</w:delText>
              </w:r>
            </w:del>
          </w:ins>
        </w:p>
        <w:p w14:paraId="58034D24" w14:textId="1E2B9CC1" w:rsidR="00D81006" w:rsidDel="00B718EC" w:rsidRDefault="00D81006">
          <w:pPr>
            <w:pStyle w:val="TOC2"/>
            <w:tabs>
              <w:tab w:val="right" w:leader="dot" w:pos="9350"/>
            </w:tabs>
            <w:rPr>
              <w:ins w:id="246" w:author="Prabhvir Saran [2]" w:date="2017-03-24T00:50:00Z"/>
              <w:del w:id="247" w:author="Bhagwan Virdi" w:date="2017-04-05T14:52:00Z"/>
              <w:rFonts w:eastAsiaTheme="minorEastAsia"/>
              <w:noProof/>
              <w:lang w:val="en-CA" w:eastAsia="en-CA"/>
            </w:rPr>
          </w:pPr>
          <w:ins w:id="248" w:author="Prabhvir Saran [2]" w:date="2017-03-24T00:50:00Z">
            <w:del w:id="249" w:author="Bhagwan Virdi" w:date="2017-04-05T14:52:00Z">
              <w:r w:rsidRPr="00B718EC" w:rsidDel="00B718EC">
                <w:rPr>
                  <w:rStyle w:val="Hyperlink"/>
                  <w:noProof/>
                </w:rPr>
                <w:delText>Additional work/Issues/Changes</w:delText>
              </w:r>
              <w:r w:rsidDel="00B718EC">
                <w:rPr>
                  <w:noProof/>
                  <w:webHidden/>
                </w:rPr>
                <w:tab/>
              </w:r>
            </w:del>
          </w:ins>
          <w:ins w:id="250" w:author="Prabhvir Saran [2]" w:date="2017-03-24T01:09:00Z">
            <w:del w:id="251" w:author="Bhagwan Virdi" w:date="2017-04-05T14:52:00Z">
              <w:r w:rsidR="00DA548F" w:rsidDel="00B718EC">
                <w:rPr>
                  <w:noProof/>
                  <w:webHidden/>
                </w:rPr>
                <w:delText>5</w:delText>
              </w:r>
            </w:del>
          </w:ins>
        </w:p>
        <w:p w14:paraId="11B33200" w14:textId="016C027B" w:rsidR="00D81006" w:rsidDel="00B718EC" w:rsidRDefault="00D81006">
          <w:pPr>
            <w:pStyle w:val="TOC2"/>
            <w:tabs>
              <w:tab w:val="right" w:leader="dot" w:pos="9350"/>
            </w:tabs>
            <w:rPr>
              <w:ins w:id="252" w:author="Prabhvir Saran [2]" w:date="2017-03-24T00:50:00Z"/>
              <w:del w:id="253" w:author="Bhagwan Virdi" w:date="2017-04-05T14:52:00Z"/>
              <w:rFonts w:eastAsiaTheme="minorEastAsia"/>
              <w:noProof/>
              <w:lang w:val="en-CA" w:eastAsia="en-CA"/>
            </w:rPr>
          </w:pPr>
          <w:ins w:id="254" w:author="Prabhvir Saran [2]" w:date="2017-03-24T00:50:00Z">
            <w:del w:id="255" w:author="Bhagwan Virdi" w:date="2017-04-05T14:52:00Z">
              <w:r w:rsidRPr="00B718EC" w:rsidDel="00B718EC">
                <w:rPr>
                  <w:rStyle w:val="Hyperlink"/>
                  <w:noProof/>
                </w:rPr>
                <w:delText>Documentation of Work</w:delText>
              </w:r>
              <w:r w:rsidDel="00B718EC">
                <w:rPr>
                  <w:noProof/>
                  <w:webHidden/>
                </w:rPr>
                <w:tab/>
              </w:r>
            </w:del>
          </w:ins>
          <w:ins w:id="256" w:author="Prabhvir Saran [2]" w:date="2017-03-24T01:09:00Z">
            <w:del w:id="257" w:author="Bhagwan Virdi" w:date="2017-04-05T14:52:00Z">
              <w:r w:rsidR="00DA548F" w:rsidDel="00B718EC">
                <w:rPr>
                  <w:noProof/>
                  <w:webHidden/>
                </w:rPr>
                <w:delText>5</w:delText>
              </w:r>
            </w:del>
          </w:ins>
        </w:p>
        <w:p w14:paraId="2291EE43" w14:textId="59F24CC2" w:rsidR="00D81006" w:rsidDel="00B718EC" w:rsidRDefault="00D81006">
          <w:pPr>
            <w:pStyle w:val="TOC2"/>
            <w:tabs>
              <w:tab w:val="right" w:leader="dot" w:pos="9350"/>
            </w:tabs>
            <w:rPr>
              <w:ins w:id="258" w:author="Prabhvir Saran [2]" w:date="2017-03-24T00:50:00Z"/>
              <w:del w:id="259" w:author="Bhagwan Virdi" w:date="2017-04-05T14:52:00Z"/>
              <w:rFonts w:eastAsiaTheme="minorEastAsia"/>
              <w:noProof/>
              <w:lang w:val="en-CA" w:eastAsia="en-CA"/>
            </w:rPr>
          </w:pPr>
          <w:ins w:id="260" w:author="Prabhvir Saran [2]" w:date="2017-03-24T00:50:00Z">
            <w:del w:id="261" w:author="Bhagwan Virdi" w:date="2017-04-05T14:52:00Z">
              <w:r w:rsidRPr="00B718EC" w:rsidDel="00B718EC">
                <w:rPr>
                  <w:rStyle w:val="Hyperlink"/>
                  <w:noProof/>
                </w:rPr>
                <w:delText>A/B Testing</w:delText>
              </w:r>
              <w:r w:rsidDel="00B718EC">
                <w:rPr>
                  <w:noProof/>
                  <w:webHidden/>
                </w:rPr>
                <w:tab/>
              </w:r>
            </w:del>
          </w:ins>
          <w:ins w:id="262" w:author="Prabhvir Saran [2]" w:date="2017-03-24T01:09:00Z">
            <w:del w:id="263" w:author="Bhagwan Virdi" w:date="2017-04-05T14:52:00Z">
              <w:r w:rsidR="00DA548F" w:rsidDel="00B718EC">
                <w:rPr>
                  <w:noProof/>
                  <w:webHidden/>
                </w:rPr>
                <w:delText>7</w:delText>
              </w:r>
            </w:del>
          </w:ins>
        </w:p>
        <w:p w14:paraId="536E4606" w14:textId="7A7B4F00" w:rsidR="00D81006" w:rsidDel="00B718EC" w:rsidRDefault="00D81006">
          <w:pPr>
            <w:pStyle w:val="TOC3"/>
            <w:tabs>
              <w:tab w:val="right" w:leader="dot" w:pos="9350"/>
            </w:tabs>
            <w:rPr>
              <w:ins w:id="264" w:author="Prabhvir Saran [2]" w:date="2017-03-24T00:50:00Z"/>
              <w:del w:id="265" w:author="Bhagwan Virdi" w:date="2017-04-05T14:52:00Z"/>
              <w:rFonts w:eastAsiaTheme="minorEastAsia"/>
              <w:noProof/>
              <w:lang w:val="en-CA" w:eastAsia="en-CA"/>
            </w:rPr>
          </w:pPr>
          <w:ins w:id="266" w:author="Prabhvir Saran [2]" w:date="2017-03-24T00:50:00Z">
            <w:del w:id="267" w:author="Bhagwan Virdi" w:date="2017-04-05T14:52:00Z">
              <w:r w:rsidRPr="00B718EC" w:rsidDel="00B718EC">
                <w:rPr>
                  <w:rStyle w:val="Hyperlink"/>
                  <w:noProof/>
                </w:rPr>
                <w:delText>Test 1</w:delText>
              </w:r>
              <w:r w:rsidDel="00B718EC">
                <w:rPr>
                  <w:noProof/>
                  <w:webHidden/>
                </w:rPr>
                <w:tab/>
              </w:r>
            </w:del>
          </w:ins>
          <w:ins w:id="268" w:author="Prabhvir Saran [2]" w:date="2017-03-24T01:09:00Z">
            <w:del w:id="269" w:author="Bhagwan Virdi" w:date="2017-04-05T14:52:00Z">
              <w:r w:rsidR="00DA548F" w:rsidDel="00B718EC">
                <w:rPr>
                  <w:noProof/>
                  <w:webHidden/>
                </w:rPr>
                <w:delText>7</w:delText>
              </w:r>
            </w:del>
          </w:ins>
        </w:p>
        <w:p w14:paraId="48812B2C" w14:textId="27056314" w:rsidR="00D81006" w:rsidDel="00B718EC" w:rsidRDefault="00D81006">
          <w:pPr>
            <w:pStyle w:val="TOC3"/>
            <w:tabs>
              <w:tab w:val="right" w:leader="dot" w:pos="9350"/>
            </w:tabs>
            <w:rPr>
              <w:ins w:id="270" w:author="Prabhvir Saran [2]" w:date="2017-03-24T00:50:00Z"/>
              <w:del w:id="271" w:author="Bhagwan Virdi" w:date="2017-04-05T14:52:00Z"/>
              <w:rFonts w:eastAsiaTheme="minorEastAsia"/>
              <w:noProof/>
              <w:lang w:val="en-CA" w:eastAsia="en-CA"/>
            </w:rPr>
          </w:pPr>
          <w:ins w:id="272" w:author="Prabhvir Saran [2]" w:date="2017-03-24T00:50:00Z">
            <w:del w:id="273" w:author="Bhagwan Virdi" w:date="2017-04-05T14:52:00Z">
              <w:r w:rsidRPr="00B718EC" w:rsidDel="00B718EC">
                <w:rPr>
                  <w:rStyle w:val="Hyperlink"/>
                  <w:noProof/>
                </w:rPr>
                <w:delText>Test 2</w:delText>
              </w:r>
              <w:r w:rsidDel="00B718EC">
                <w:rPr>
                  <w:noProof/>
                  <w:webHidden/>
                </w:rPr>
                <w:tab/>
              </w:r>
            </w:del>
          </w:ins>
          <w:ins w:id="274" w:author="Prabhvir Saran [2]" w:date="2017-03-24T01:09:00Z">
            <w:del w:id="275" w:author="Bhagwan Virdi" w:date="2017-04-05T14:52:00Z">
              <w:r w:rsidR="00DA548F" w:rsidDel="00B718EC">
                <w:rPr>
                  <w:noProof/>
                  <w:webHidden/>
                </w:rPr>
                <w:delText>8</w:delText>
              </w:r>
            </w:del>
          </w:ins>
        </w:p>
        <w:p w14:paraId="1E620C68" w14:textId="1A0C7CEF" w:rsidR="00D81006" w:rsidDel="00B718EC" w:rsidRDefault="00D81006">
          <w:pPr>
            <w:pStyle w:val="TOC1"/>
            <w:tabs>
              <w:tab w:val="right" w:leader="dot" w:pos="9350"/>
            </w:tabs>
            <w:rPr>
              <w:ins w:id="276" w:author="Prabhvir Saran [2]" w:date="2017-03-24T00:50:00Z"/>
              <w:del w:id="277" w:author="Bhagwan Virdi" w:date="2017-04-05T14:52:00Z"/>
              <w:rFonts w:eastAsiaTheme="minorEastAsia"/>
              <w:noProof/>
              <w:lang w:val="en-CA" w:eastAsia="en-CA"/>
            </w:rPr>
          </w:pPr>
          <w:ins w:id="278" w:author="Prabhvir Saran [2]" w:date="2017-03-24T00:50:00Z">
            <w:del w:id="279" w:author="Bhagwan Virdi" w:date="2017-04-05T14:52:00Z">
              <w:r w:rsidRPr="00B718EC" w:rsidDel="00B718EC">
                <w:rPr>
                  <w:rStyle w:val="Hyperlink"/>
                  <w:noProof/>
                </w:rPr>
                <w:delText>Appendix 2</w:delText>
              </w:r>
              <w:r w:rsidDel="00B718EC">
                <w:rPr>
                  <w:noProof/>
                  <w:webHidden/>
                </w:rPr>
                <w:tab/>
              </w:r>
            </w:del>
          </w:ins>
          <w:ins w:id="280" w:author="Prabhvir Saran [2]" w:date="2017-03-24T01:09:00Z">
            <w:del w:id="281" w:author="Bhagwan Virdi" w:date="2017-04-05T14:52:00Z">
              <w:r w:rsidR="00DA548F" w:rsidDel="00B718EC">
                <w:rPr>
                  <w:noProof/>
                  <w:webHidden/>
                </w:rPr>
                <w:delText>10</w:delText>
              </w:r>
            </w:del>
          </w:ins>
        </w:p>
        <w:p w14:paraId="3282A7F5" w14:textId="63E3B148" w:rsidR="00D81006" w:rsidDel="00B718EC" w:rsidRDefault="00D81006">
          <w:pPr>
            <w:pStyle w:val="TOC2"/>
            <w:tabs>
              <w:tab w:val="right" w:leader="dot" w:pos="9350"/>
            </w:tabs>
            <w:rPr>
              <w:ins w:id="282" w:author="Prabhvir Saran [2]" w:date="2017-03-24T00:50:00Z"/>
              <w:del w:id="283" w:author="Bhagwan Virdi" w:date="2017-04-05T14:52:00Z"/>
              <w:rFonts w:eastAsiaTheme="minorEastAsia"/>
              <w:noProof/>
              <w:lang w:val="en-CA" w:eastAsia="en-CA"/>
            </w:rPr>
          </w:pPr>
          <w:ins w:id="284" w:author="Prabhvir Saran [2]" w:date="2017-03-24T00:50:00Z">
            <w:del w:id="285" w:author="Bhagwan Virdi" w:date="2017-04-05T14:52:00Z">
              <w:r w:rsidRPr="00B718EC" w:rsidDel="00B718EC">
                <w:rPr>
                  <w:rStyle w:val="Hyperlink"/>
                  <w:noProof/>
                </w:rPr>
                <w:delText>Milestone 2: Site Map and Page Design</w:delText>
              </w:r>
              <w:r w:rsidDel="00B718EC">
                <w:rPr>
                  <w:noProof/>
                  <w:webHidden/>
                </w:rPr>
                <w:tab/>
              </w:r>
            </w:del>
          </w:ins>
          <w:ins w:id="286" w:author="Prabhvir Saran [2]" w:date="2017-03-24T01:09:00Z">
            <w:del w:id="287" w:author="Bhagwan Virdi" w:date="2017-04-05T14:52:00Z">
              <w:r w:rsidR="00DA548F" w:rsidDel="00B718EC">
                <w:rPr>
                  <w:noProof/>
                  <w:webHidden/>
                </w:rPr>
                <w:delText>10</w:delText>
              </w:r>
            </w:del>
          </w:ins>
        </w:p>
        <w:p w14:paraId="597221FE" w14:textId="43126853" w:rsidR="00D81006" w:rsidDel="00B718EC" w:rsidRDefault="00D81006">
          <w:pPr>
            <w:pStyle w:val="TOC2"/>
            <w:tabs>
              <w:tab w:val="right" w:leader="dot" w:pos="9350"/>
            </w:tabs>
            <w:rPr>
              <w:ins w:id="288" w:author="Prabhvir Saran [2]" w:date="2017-03-24T00:50:00Z"/>
              <w:del w:id="289" w:author="Bhagwan Virdi" w:date="2017-04-05T14:52:00Z"/>
              <w:rFonts w:eastAsiaTheme="minorEastAsia"/>
              <w:noProof/>
              <w:lang w:val="en-CA" w:eastAsia="en-CA"/>
            </w:rPr>
          </w:pPr>
          <w:ins w:id="290" w:author="Prabhvir Saran [2]" w:date="2017-03-24T00:50:00Z">
            <w:del w:id="291" w:author="Bhagwan Virdi" w:date="2017-04-05T14:52:00Z">
              <w:r w:rsidRPr="00B718EC" w:rsidDel="00B718EC">
                <w:rPr>
                  <w:rStyle w:val="Hyperlink"/>
                  <w:noProof/>
                </w:rPr>
                <w:delText>Sitemap</w:delText>
              </w:r>
              <w:r w:rsidDel="00B718EC">
                <w:rPr>
                  <w:noProof/>
                  <w:webHidden/>
                </w:rPr>
                <w:tab/>
              </w:r>
            </w:del>
          </w:ins>
          <w:ins w:id="292" w:author="Prabhvir Saran [2]" w:date="2017-03-24T01:09:00Z">
            <w:del w:id="293" w:author="Bhagwan Virdi" w:date="2017-04-05T14:52:00Z">
              <w:r w:rsidR="00DA548F" w:rsidDel="00B718EC">
                <w:rPr>
                  <w:noProof/>
                  <w:webHidden/>
                </w:rPr>
                <w:delText>10</w:delText>
              </w:r>
            </w:del>
          </w:ins>
        </w:p>
        <w:p w14:paraId="27F74D31" w14:textId="4009949B" w:rsidR="00D81006" w:rsidDel="00B718EC" w:rsidRDefault="00D81006">
          <w:pPr>
            <w:pStyle w:val="TOC3"/>
            <w:tabs>
              <w:tab w:val="right" w:leader="dot" w:pos="9350"/>
            </w:tabs>
            <w:rPr>
              <w:ins w:id="294" w:author="Prabhvir Saran [2]" w:date="2017-03-24T00:50:00Z"/>
              <w:del w:id="295" w:author="Bhagwan Virdi" w:date="2017-04-05T14:52:00Z"/>
              <w:rFonts w:eastAsiaTheme="minorEastAsia"/>
              <w:noProof/>
              <w:lang w:val="en-CA" w:eastAsia="en-CA"/>
            </w:rPr>
          </w:pPr>
          <w:ins w:id="296" w:author="Prabhvir Saran [2]" w:date="2017-03-24T00:50:00Z">
            <w:del w:id="297" w:author="Bhagwan Virdi" w:date="2017-04-05T14:52:00Z">
              <w:r w:rsidRPr="00B718EC" w:rsidDel="00B718EC">
                <w:rPr>
                  <w:rStyle w:val="Hyperlink"/>
                  <w:noProof/>
                </w:rPr>
                <w:delText>Site map explained</w:delText>
              </w:r>
              <w:r w:rsidDel="00B718EC">
                <w:rPr>
                  <w:noProof/>
                  <w:webHidden/>
                </w:rPr>
                <w:tab/>
              </w:r>
            </w:del>
          </w:ins>
          <w:ins w:id="298" w:author="Prabhvir Saran [2]" w:date="2017-03-24T01:09:00Z">
            <w:del w:id="299" w:author="Bhagwan Virdi" w:date="2017-04-05T14:52:00Z">
              <w:r w:rsidR="00DA548F" w:rsidDel="00B718EC">
                <w:rPr>
                  <w:noProof/>
                  <w:webHidden/>
                </w:rPr>
                <w:delText>10</w:delText>
              </w:r>
            </w:del>
          </w:ins>
        </w:p>
        <w:p w14:paraId="555910DD" w14:textId="2E500FA5" w:rsidR="00D81006" w:rsidDel="00B718EC" w:rsidRDefault="00D81006">
          <w:pPr>
            <w:pStyle w:val="TOC2"/>
            <w:tabs>
              <w:tab w:val="right" w:leader="dot" w:pos="9350"/>
            </w:tabs>
            <w:rPr>
              <w:ins w:id="300" w:author="Prabhvir Saran [2]" w:date="2017-03-24T00:50:00Z"/>
              <w:del w:id="301" w:author="Bhagwan Virdi" w:date="2017-04-05T14:52:00Z"/>
              <w:rFonts w:eastAsiaTheme="minorEastAsia"/>
              <w:noProof/>
              <w:lang w:val="en-CA" w:eastAsia="en-CA"/>
            </w:rPr>
          </w:pPr>
          <w:ins w:id="302" w:author="Prabhvir Saran [2]" w:date="2017-03-24T00:50:00Z">
            <w:del w:id="303" w:author="Bhagwan Virdi" w:date="2017-04-05T14:52:00Z">
              <w:r w:rsidRPr="00B718EC" w:rsidDel="00B718EC">
                <w:rPr>
                  <w:rStyle w:val="Hyperlink"/>
                  <w:noProof/>
                </w:rPr>
                <w:delText>Wireframe Page Layouts</w:delText>
              </w:r>
              <w:r w:rsidDel="00B718EC">
                <w:rPr>
                  <w:noProof/>
                  <w:webHidden/>
                </w:rPr>
                <w:tab/>
              </w:r>
            </w:del>
          </w:ins>
          <w:ins w:id="304" w:author="Prabhvir Saran [2]" w:date="2017-03-24T01:09:00Z">
            <w:del w:id="305" w:author="Bhagwan Virdi" w:date="2017-04-05T14:52:00Z">
              <w:r w:rsidR="00DA548F" w:rsidDel="00B718EC">
                <w:rPr>
                  <w:noProof/>
                  <w:webHidden/>
                </w:rPr>
                <w:delText>12</w:delText>
              </w:r>
            </w:del>
          </w:ins>
        </w:p>
        <w:p w14:paraId="54E8D3BD" w14:textId="4CA5AB70" w:rsidR="00D81006" w:rsidDel="00B718EC" w:rsidRDefault="00D81006">
          <w:pPr>
            <w:pStyle w:val="TOC2"/>
            <w:tabs>
              <w:tab w:val="right" w:leader="dot" w:pos="9350"/>
            </w:tabs>
            <w:rPr>
              <w:ins w:id="306" w:author="Prabhvir Saran [2]" w:date="2017-03-24T00:50:00Z"/>
              <w:del w:id="307" w:author="Bhagwan Virdi" w:date="2017-04-05T14:52:00Z"/>
              <w:rFonts w:eastAsiaTheme="minorEastAsia"/>
              <w:noProof/>
              <w:lang w:val="en-CA" w:eastAsia="en-CA"/>
            </w:rPr>
          </w:pPr>
          <w:ins w:id="308" w:author="Prabhvir Saran [2]" w:date="2017-03-24T00:50:00Z">
            <w:del w:id="309" w:author="Bhagwan Virdi" w:date="2017-04-05T14:52:00Z">
              <w:r w:rsidRPr="00B718EC" w:rsidDel="00B718EC">
                <w:rPr>
                  <w:rStyle w:val="Hyperlink"/>
                  <w:noProof/>
                </w:rPr>
                <w:delText>Print Layouts</w:delText>
              </w:r>
              <w:r w:rsidDel="00B718EC">
                <w:rPr>
                  <w:noProof/>
                  <w:webHidden/>
                </w:rPr>
                <w:tab/>
              </w:r>
            </w:del>
          </w:ins>
          <w:ins w:id="310" w:author="Prabhvir Saran [2]" w:date="2017-03-24T01:09:00Z">
            <w:del w:id="311" w:author="Bhagwan Virdi" w:date="2017-04-05T14:52:00Z">
              <w:r w:rsidR="00DA548F" w:rsidDel="00B718EC">
                <w:rPr>
                  <w:noProof/>
                  <w:webHidden/>
                </w:rPr>
                <w:delText>14</w:delText>
              </w:r>
            </w:del>
          </w:ins>
        </w:p>
        <w:p w14:paraId="030FD141" w14:textId="5C89E2D7" w:rsidR="00D81006" w:rsidDel="00B718EC" w:rsidRDefault="00D81006">
          <w:pPr>
            <w:pStyle w:val="TOC1"/>
            <w:tabs>
              <w:tab w:val="right" w:leader="dot" w:pos="9350"/>
            </w:tabs>
            <w:rPr>
              <w:ins w:id="312" w:author="Prabhvir Saran [2]" w:date="2017-03-24T00:50:00Z"/>
              <w:del w:id="313" w:author="Bhagwan Virdi" w:date="2017-04-05T14:52:00Z"/>
              <w:rFonts w:eastAsiaTheme="minorEastAsia"/>
              <w:noProof/>
              <w:lang w:val="en-CA" w:eastAsia="en-CA"/>
            </w:rPr>
          </w:pPr>
          <w:ins w:id="314" w:author="Prabhvir Saran [2]" w:date="2017-03-24T00:50:00Z">
            <w:del w:id="315" w:author="Bhagwan Virdi" w:date="2017-04-05T14:52:00Z">
              <w:r w:rsidRPr="00B718EC" w:rsidDel="00B718EC">
                <w:rPr>
                  <w:rStyle w:val="Hyperlink"/>
                  <w:noProof/>
                </w:rPr>
                <w:delText>Appendix 1</w:delText>
              </w:r>
              <w:r w:rsidDel="00B718EC">
                <w:rPr>
                  <w:noProof/>
                  <w:webHidden/>
                </w:rPr>
                <w:tab/>
              </w:r>
            </w:del>
          </w:ins>
          <w:ins w:id="316" w:author="Prabhvir Saran [2]" w:date="2017-03-24T01:09:00Z">
            <w:del w:id="317" w:author="Bhagwan Virdi" w:date="2017-04-05T14:52:00Z">
              <w:r w:rsidR="00DA548F" w:rsidDel="00B718EC">
                <w:rPr>
                  <w:noProof/>
                  <w:webHidden/>
                </w:rPr>
                <w:delText>16</w:delText>
              </w:r>
            </w:del>
          </w:ins>
        </w:p>
        <w:p w14:paraId="10DB6B0E" w14:textId="306C9BFB" w:rsidR="00D81006" w:rsidDel="00B718EC" w:rsidRDefault="00D81006">
          <w:pPr>
            <w:pStyle w:val="TOC2"/>
            <w:tabs>
              <w:tab w:val="right" w:leader="dot" w:pos="9350"/>
            </w:tabs>
            <w:rPr>
              <w:ins w:id="318" w:author="Prabhvir Saran [2]" w:date="2017-03-24T00:50:00Z"/>
              <w:del w:id="319" w:author="Bhagwan Virdi" w:date="2017-04-05T14:52:00Z"/>
              <w:rFonts w:eastAsiaTheme="minorEastAsia"/>
              <w:noProof/>
              <w:lang w:val="en-CA" w:eastAsia="en-CA"/>
            </w:rPr>
          </w:pPr>
          <w:ins w:id="320" w:author="Prabhvir Saran [2]" w:date="2017-03-24T00:50:00Z">
            <w:del w:id="321" w:author="Bhagwan Virdi" w:date="2017-04-05T14:52:00Z">
              <w:r w:rsidRPr="00B718EC" w:rsidDel="00B718EC">
                <w:rPr>
                  <w:rStyle w:val="Hyperlink"/>
                  <w:noProof/>
                </w:rPr>
                <w:delText>Introduction</w:delText>
              </w:r>
              <w:r w:rsidDel="00B718EC">
                <w:rPr>
                  <w:noProof/>
                  <w:webHidden/>
                </w:rPr>
                <w:tab/>
              </w:r>
            </w:del>
          </w:ins>
          <w:ins w:id="322" w:author="Prabhvir Saran [2]" w:date="2017-03-24T01:09:00Z">
            <w:del w:id="323" w:author="Bhagwan Virdi" w:date="2017-04-05T14:52:00Z">
              <w:r w:rsidR="00DA548F" w:rsidDel="00B718EC">
                <w:rPr>
                  <w:noProof/>
                  <w:webHidden/>
                </w:rPr>
                <w:delText>16</w:delText>
              </w:r>
            </w:del>
          </w:ins>
        </w:p>
        <w:p w14:paraId="4CA6B3A8" w14:textId="70671040" w:rsidR="00D81006" w:rsidDel="00B718EC" w:rsidRDefault="00D81006">
          <w:pPr>
            <w:pStyle w:val="TOC2"/>
            <w:tabs>
              <w:tab w:val="right" w:leader="dot" w:pos="9350"/>
            </w:tabs>
            <w:rPr>
              <w:ins w:id="324" w:author="Prabhvir Saran [2]" w:date="2017-03-24T00:50:00Z"/>
              <w:del w:id="325" w:author="Bhagwan Virdi" w:date="2017-04-05T14:52:00Z"/>
              <w:rFonts w:eastAsiaTheme="minorEastAsia"/>
              <w:noProof/>
              <w:lang w:val="en-CA" w:eastAsia="en-CA"/>
            </w:rPr>
          </w:pPr>
          <w:ins w:id="326" w:author="Prabhvir Saran [2]" w:date="2017-03-24T00:50:00Z">
            <w:del w:id="327" w:author="Bhagwan Virdi" w:date="2017-04-05T14:52:00Z">
              <w:r w:rsidRPr="00B718EC" w:rsidDel="00B718EC">
                <w:rPr>
                  <w:rStyle w:val="Hyperlink"/>
                  <w:noProof/>
                </w:rPr>
                <w:delText>About the website</w:delText>
              </w:r>
              <w:r w:rsidDel="00B718EC">
                <w:rPr>
                  <w:noProof/>
                  <w:webHidden/>
                </w:rPr>
                <w:tab/>
              </w:r>
            </w:del>
          </w:ins>
          <w:ins w:id="328" w:author="Prabhvir Saran [2]" w:date="2017-03-24T01:09:00Z">
            <w:del w:id="329" w:author="Bhagwan Virdi" w:date="2017-04-05T14:52:00Z">
              <w:r w:rsidR="00DA548F" w:rsidDel="00B718EC">
                <w:rPr>
                  <w:noProof/>
                  <w:webHidden/>
                </w:rPr>
                <w:delText>16</w:delText>
              </w:r>
            </w:del>
          </w:ins>
        </w:p>
        <w:p w14:paraId="32470E05" w14:textId="56A8822E" w:rsidR="00D81006" w:rsidDel="00B718EC" w:rsidRDefault="00D81006">
          <w:pPr>
            <w:pStyle w:val="TOC2"/>
            <w:tabs>
              <w:tab w:val="right" w:leader="dot" w:pos="9350"/>
            </w:tabs>
            <w:rPr>
              <w:ins w:id="330" w:author="Prabhvir Saran [2]" w:date="2017-03-24T00:50:00Z"/>
              <w:del w:id="331" w:author="Bhagwan Virdi" w:date="2017-04-05T14:52:00Z"/>
              <w:rFonts w:eastAsiaTheme="minorEastAsia"/>
              <w:noProof/>
              <w:lang w:val="en-CA" w:eastAsia="en-CA"/>
            </w:rPr>
          </w:pPr>
          <w:ins w:id="332" w:author="Prabhvir Saran [2]" w:date="2017-03-24T00:50:00Z">
            <w:del w:id="333" w:author="Bhagwan Virdi" w:date="2017-04-05T14:52:00Z">
              <w:r w:rsidRPr="00B718EC" w:rsidDel="00B718EC">
                <w:rPr>
                  <w:rStyle w:val="Hyperlink"/>
                  <w:noProof/>
                </w:rPr>
                <w:delText>Functional Requirements</w:delText>
              </w:r>
              <w:r w:rsidDel="00B718EC">
                <w:rPr>
                  <w:noProof/>
                  <w:webHidden/>
                </w:rPr>
                <w:tab/>
              </w:r>
            </w:del>
          </w:ins>
          <w:ins w:id="334" w:author="Prabhvir Saran [2]" w:date="2017-03-24T01:09:00Z">
            <w:del w:id="335" w:author="Bhagwan Virdi" w:date="2017-04-05T14:52:00Z">
              <w:r w:rsidR="00DA548F" w:rsidDel="00B718EC">
                <w:rPr>
                  <w:noProof/>
                  <w:webHidden/>
                </w:rPr>
                <w:delText>16</w:delText>
              </w:r>
            </w:del>
          </w:ins>
        </w:p>
        <w:p w14:paraId="6AF1B56C" w14:textId="49ECF288" w:rsidR="00D81006" w:rsidDel="00B718EC" w:rsidRDefault="00D81006">
          <w:pPr>
            <w:pStyle w:val="TOC2"/>
            <w:tabs>
              <w:tab w:val="right" w:leader="dot" w:pos="9350"/>
            </w:tabs>
            <w:rPr>
              <w:ins w:id="336" w:author="Prabhvir Saran [2]" w:date="2017-03-24T00:50:00Z"/>
              <w:del w:id="337" w:author="Bhagwan Virdi" w:date="2017-04-05T14:52:00Z"/>
              <w:rFonts w:eastAsiaTheme="minorEastAsia"/>
              <w:noProof/>
              <w:lang w:val="en-CA" w:eastAsia="en-CA"/>
            </w:rPr>
          </w:pPr>
          <w:ins w:id="338" w:author="Prabhvir Saran [2]" w:date="2017-03-24T00:50:00Z">
            <w:del w:id="339" w:author="Bhagwan Virdi" w:date="2017-04-05T14:52:00Z">
              <w:r w:rsidRPr="00B718EC" w:rsidDel="00B718EC">
                <w:rPr>
                  <w:rStyle w:val="Hyperlink"/>
                  <w:noProof/>
                </w:rPr>
                <w:delText>Work Plan</w:delText>
              </w:r>
              <w:r w:rsidDel="00B718EC">
                <w:rPr>
                  <w:noProof/>
                  <w:webHidden/>
                </w:rPr>
                <w:tab/>
              </w:r>
            </w:del>
          </w:ins>
          <w:ins w:id="340" w:author="Prabhvir Saran [2]" w:date="2017-03-24T01:09:00Z">
            <w:del w:id="341" w:author="Bhagwan Virdi" w:date="2017-04-05T14:52:00Z">
              <w:r w:rsidR="00DA548F" w:rsidDel="00B718EC">
                <w:rPr>
                  <w:noProof/>
                  <w:webHidden/>
                </w:rPr>
                <w:delText>17</w:delText>
              </w:r>
            </w:del>
          </w:ins>
        </w:p>
        <w:p w14:paraId="15FE0687" w14:textId="6FAA2B2E" w:rsidR="00A6287F" w:rsidDel="00B718EC" w:rsidRDefault="00A6287F">
          <w:pPr>
            <w:pStyle w:val="TOC1"/>
            <w:tabs>
              <w:tab w:val="right" w:leader="dot" w:pos="9350"/>
            </w:tabs>
            <w:rPr>
              <w:ins w:id="342" w:author="Prabhvir Saran" w:date="2017-02-17T03:57:00Z"/>
              <w:del w:id="343" w:author="Bhagwan Virdi" w:date="2017-04-05T14:52:00Z"/>
              <w:rFonts w:eastAsiaTheme="minorEastAsia"/>
              <w:noProof/>
            </w:rPr>
          </w:pPr>
          <w:ins w:id="344" w:author="Prabhvir Saran" w:date="2017-02-17T03:57:00Z">
            <w:del w:id="345" w:author="Bhagwan Virdi" w:date="2017-04-05T14:52:00Z">
              <w:r w:rsidRPr="00F91D8D" w:rsidDel="00B718EC">
                <w:rPr>
                  <w:rStyle w:val="Hyperlink"/>
                  <w:noProof/>
                </w:rPr>
                <w:delText>Milestone 3: Skeleton site with layout, tables and forms</w:delText>
              </w:r>
              <w:r w:rsidDel="00B718EC">
                <w:rPr>
                  <w:noProof/>
                  <w:webHidden/>
                </w:rPr>
                <w:tab/>
                <w:delText>2</w:delText>
              </w:r>
            </w:del>
          </w:ins>
        </w:p>
        <w:p w14:paraId="4D4D2057" w14:textId="4408172F" w:rsidR="00A6287F" w:rsidDel="00B718EC" w:rsidRDefault="00A6287F">
          <w:pPr>
            <w:pStyle w:val="TOC2"/>
            <w:tabs>
              <w:tab w:val="right" w:leader="dot" w:pos="9350"/>
            </w:tabs>
            <w:rPr>
              <w:ins w:id="346" w:author="Prabhvir Saran" w:date="2017-02-17T03:57:00Z"/>
              <w:del w:id="347" w:author="Bhagwan Virdi" w:date="2017-04-05T14:52:00Z"/>
              <w:rFonts w:eastAsiaTheme="minorEastAsia"/>
              <w:noProof/>
            </w:rPr>
          </w:pPr>
          <w:ins w:id="348" w:author="Prabhvir Saran" w:date="2017-02-17T03:57:00Z">
            <w:del w:id="349" w:author="Bhagwan Virdi" w:date="2017-04-05T14:52:00Z">
              <w:r w:rsidRPr="00F91D8D" w:rsidDel="00B718EC">
                <w:rPr>
                  <w:rStyle w:val="Hyperlink"/>
                  <w:noProof/>
                </w:rPr>
                <w:delText>Url of the prototype website</w:delText>
              </w:r>
              <w:r w:rsidDel="00B718EC">
                <w:rPr>
                  <w:noProof/>
                  <w:webHidden/>
                </w:rPr>
                <w:tab/>
                <w:delText>2</w:delText>
              </w:r>
            </w:del>
          </w:ins>
        </w:p>
        <w:p w14:paraId="4DB03AB9" w14:textId="6960E846" w:rsidR="00A6287F" w:rsidDel="00B718EC" w:rsidRDefault="00A6287F">
          <w:pPr>
            <w:pStyle w:val="TOC2"/>
            <w:tabs>
              <w:tab w:val="right" w:leader="dot" w:pos="9350"/>
            </w:tabs>
            <w:rPr>
              <w:ins w:id="350" w:author="Prabhvir Saran" w:date="2017-02-17T03:57:00Z"/>
              <w:del w:id="351" w:author="Bhagwan Virdi" w:date="2017-04-05T14:52:00Z"/>
              <w:rFonts w:eastAsiaTheme="minorEastAsia"/>
              <w:noProof/>
            </w:rPr>
          </w:pPr>
          <w:ins w:id="352" w:author="Prabhvir Saran" w:date="2017-02-17T03:57:00Z">
            <w:del w:id="353" w:author="Bhagwan Virdi" w:date="2017-04-05T14:52:00Z">
              <w:r w:rsidRPr="00F91D8D" w:rsidDel="00B718EC">
                <w:rPr>
                  <w:rStyle w:val="Hyperlink"/>
                  <w:noProof/>
                </w:rPr>
                <w:delText>List of all the items completed</w:delText>
              </w:r>
              <w:r w:rsidDel="00B718EC">
                <w:rPr>
                  <w:noProof/>
                  <w:webHidden/>
                </w:rPr>
                <w:tab/>
                <w:delText>2</w:delText>
              </w:r>
            </w:del>
          </w:ins>
        </w:p>
        <w:p w14:paraId="7CC9AC89" w14:textId="2A2A7BF6" w:rsidR="00A6287F" w:rsidDel="00B718EC" w:rsidRDefault="00A6287F">
          <w:pPr>
            <w:pStyle w:val="TOC2"/>
            <w:tabs>
              <w:tab w:val="right" w:leader="dot" w:pos="9350"/>
            </w:tabs>
            <w:rPr>
              <w:ins w:id="354" w:author="Prabhvir Saran" w:date="2017-02-17T03:57:00Z"/>
              <w:del w:id="355" w:author="Bhagwan Virdi" w:date="2017-04-05T14:52:00Z"/>
              <w:rFonts w:eastAsiaTheme="minorEastAsia"/>
              <w:noProof/>
            </w:rPr>
          </w:pPr>
          <w:ins w:id="356" w:author="Prabhvir Saran" w:date="2017-02-17T03:57:00Z">
            <w:del w:id="357" w:author="Bhagwan Virdi" w:date="2017-04-05T14:52:00Z">
              <w:r w:rsidRPr="00F91D8D" w:rsidDel="00B718EC">
                <w:rPr>
                  <w:rStyle w:val="Hyperlink"/>
                  <w:noProof/>
                </w:rPr>
                <w:delText>Additional work/Issues/Changes</w:delText>
              </w:r>
              <w:r w:rsidDel="00B718EC">
                <w:rPr>
                  <w:noProof/>
                  <w:webHidden/>
                </w:rPr>
                <w:tab/>
                <w:delText>2</w:delText>
              </w:r>
            </w:del>
          </w:ins>
        </w:p>
        <w:p w14:paraId="5FED0219" w14:textId="28522A96" w:rsidR="00A6287F" w:rsidDel="00B718EC" w:rsidRDefault="00A6287F">
          <w:pPr>
            <w:pStyle w:val="TOC2"/>
            <w:tabs>
              <w:tab w:val="right" w:leader="dot" w:pos="9350"/>
            </w:tabs>
            <w:rPr>
              <w:ins w:id="358" w:author="Prabhvir Saran" w:date="2017-02-17T03:57:00Z"/>
              <w:del w:id="359" w:author="Bhagwan Virdi" w:date="2017-04-05T14:52:00Z"/>
              <w:rFonts w:eastAsiaTheme="minorEastAsia"/>
              <w:noProof/>
            </w:rPr>
          </w:pPr>
          <w:ins w:id="360" w:author="Prabhvir Saran" w:date="2017-02-17T03:57:00Z">
            <w:del w:id="361" w:author="Bhagwan Virdi" w:date="2017-04-05T14:52:00Z">
              <w:r w:rsidRPr="00F91D8D" w:rsidDel="00B718EC">
                <w:rPr>
                  <w:rStyle w:val="Hyperlink"/>
                  <w:noProof/>
                </w:rPr>
                <w:delText>Documentation of Work</w:delText>
              </w:r>
              <w:r w:rsidDel="00B718EC">
                <w:rPr>
                  <w:noProof/>
                  <w:webHidden/>
                </w:rPr>
                <w:tab/>
                <w:delText>2</w:delText>
              </w:r>
            </w:del>
          </w:ins>
        </w:p>
        <w:p w14:paraId="22765C84" w14:textId="757ED61F" w:rsidR="00A6287F" w:rsidDel="00B718EC" w:rsidRDefault="00A6287F">
          <w:pPr>
            <w:pStyle w:val="TOC2"/>
            <w:tabs>
              <w:tab w:val="right" w:leader="dot" w:pos="9350"/>
            </w:tabs>
            <w:rPr>
              <w:ins w:id="362" w:author="Prabhvir Saran" w:date="2017-02-17T03:57:00Z"/>
              <w:del w:id="363" w:author="Bhagwan Virdi" w:date="2017-04-05T14:52:00Z"/>
              <w:rFonts w:eastAsiaTheme="minorEastAsia"/>
              <w:noProof/>
            </w:rPr>
          </w:pPr>
          <w:ins w:id="364" w:author="Prabhvir Saran" w:date="2017-02-17T03:57:00Z">
            <w:del w:id="365" w:author="Bhagwan Virdi" w:date="2017-04-05T14:52:00Z">
              <w:r w:rsidRPr="00F91D8D" w:rsidDel="00B718EC">
                <w:rPr>
                  <w:rStyle w:val="Hyperlink"/>
                  <w:noProof/>
                </w:rPr>
                <w:delText>A/B Testing</w:delText>
              </w:r>
              <w:r w:rsidDel="00B718EC">
                <w:rPr>
                  <w:noProof/>
                  <w:webHidden/>
                </w:rPr>
                <w:tab/>
                <w:delText>4</w:delText>
              </w:r>
            </w:del>
          </w:ins>
        </w:p>
        <w:p w14:paraId="31C7E8DB" w14:textId="6D5E562D" w:rsidR="00A6287F" w:rsidDel="00B718EC" w:rsidRDefault="00A6287F">
          <w:pPr>
            <w:pStyle w:val="TOC3"/>
            <w:tabs>
              <w:tab w:val="right" w:leader="dot" w:pos="9350"/>
            </w:tabs>
            <w:rPr>
              <w:ins w:id="366" w:author="Prabhvir Saran" w:date="2017-02-17T03:57:00Z"/>
              <w:del w:id="367" w:author="Bhagwan Virdi" w:date="2017-04-05T14:52:00Z"/>
              <w:rFonts w:eastAsiaTheme="minorEastAsia"/>
              <w:noProof/>
            </w:rPr>
          </w:pPr>
          <w:ins w:id="368" w:author="Prabhvir Saran" w:date="2017-02-17T03:57:00Z">
            <w:del w:id="369" w:author="Bhagwan Virdi" w:date="2017-04-05T14:52:00Z">
              <w:r w:rsidRPr="00F91D8D" w:rsidDel="00B718EC">
                <w:rPr>
                  <w:rStyle w:val="Hyperlink"/>
                  <w:noProof/>
                </w:rPr>
                <w:delText>Test 1</w:delText>
              </w:r>
              <w:r w:rsidDel="00B718EC">
                <w:rPr>
                  <w:noProof/>
                  <w:webHidden/>
                </w:rPr>
                <w:tab/>
                <w:delText>4</w:delText>
              </w:r>
            </w:del>
          </w:ins>
        </w:p>
        <w:p w14:paraId="5D3CD62D" w14:textId="3738D491" w:rsidR="00A6287F" w:rsidDel="00B718EC" w:rsidRDefault="00A6287F">
          <w:pPr>
            <w:pStyle w:val="TOC3"/>
            <w:tabs>
              <w:tab w:val="right" w:leader="dot" w:pos="9350"/>
            </w:tabs>
            <w:rPr>
              <w:ins w:id="370" w:author="Prabhvir Saran" w:date="2017-02-17T03:57:00Z"/>
              <w:del w:id="371" w:author="Bhagwan Virdi" w:date="2017-04-05T14:52:00Z"/>
              <w:rFonts w:eastAsiaTheme="minorEastAsia"/>
              <w:noProof/>
            </w:rPr>
          </w:pPr>
          <w:ins w:id="372" w:author="Prabhvir Saran" w:date="2017-02-17T03:57:00Z">
            <w:del w:id="373" w:author="Bhagwan Virdi" w:date="2017-04-05T14:52:00Z">
              <w:r w:rsidRPr="00F91D8D" w:rsidDel="00B718EC">
                <w:rPr>
                  <w:rStyle w:val="Hyperlink"/>
                  <w:noProof/>
                </w:rPr>
                <w:delText>Test 2</w:delText>
              </w:r>
              <w:r w:rsidDel="00B718EC">
                <w:rPr>
                  <w:noProof/>
                  <w:webHidden/>
                </w:rPr>
                <w:tab/>
                <w:delText>5</w:delText>
              </w:r>
            </w:del>
          </w:ins>
        </w:p>
        <w:p w14:paraId="01F1542B" w14:textId="1C100EAC" w:rsidR="00A6287F" w:rsidDel="00B718EC" w:rsidRDefault="00A6287F">
          <w:pPr>
            <w:pStyle w:val="TOC1"/>
            <w:tabs>
              <w:tab w:val="right" w:leader="dot" w:pos="9350"/>
            </w:tabs>
            <w:rPr>
              <w:ins w:id="374" w:author="Prabhvir Saran" w:date="2017-02-17T03:57:00Z"/>
              <w:del w:id="375" w:author="Bhagwan Virdi" w:date="2017-04-05T14:52:00Z"/>
              <w:rFonts w:eastAsiaTheme="minorEastAsia"/>
              <w:noProof/>
            </w:rPr>
          </w:pPr>
          <w:ins w:id="376" w:author="Prabhvir Saran" w:date="2017-02-17T03:57:00Z">
            <w:del w:id="377" w:author="Bhagwan Virdi" w:date="2017-04-05T14:52:00Z">
              <w:r w:rsidRPr="00F91D8D" w:rsidDel="00B718EC">
                <w:rPr>
                  <w:rStyle w:val="Hyperlink"/>
                  <w:noProof/>
                </w:rPr>
                <w:delText>Appendix 2</w:delText>
              </w:r>
              <w:r w:rsidDel="00B718EC">
                <w:rPr>
                  <w:noProof/>
                  <w:webHidden/>
                </w:rPr>
                <w:tab/>
                <w:delText>7</w:delText>
              </w:r>
            </w:del>
          </w:ins>
        </w:p>
        <w:p w14:paraId="2236A49A" w14:textId="4159B9FF" w:rsidR="00A6287F" w:rsidDel="00B718EC" w:rsidRDefault="00A6287F">
          <w:pPr>
            <w:pStyle w:val="TOC2"/>
            <w:tabs>
              <w:tab w:val="right" w:leader="dot" w:pos="9350"/>
            </w:tabs>
            <w:rPr>
              <w:ins w:id="378" w:author="Prabhvir Saran" w:date="2017-02-17T03:57:00Z"/>
              <w:del w:id="379" w:author="Bhagwan Virdi" w:date="2017-04-05T14:52:00Z"/>
              <w:rFonts w:eastAsiaTheme="minorEastAsia"/>
              <w:noProof/>
            </w:rPr>
          </w:pPr>
          <w:ins w:id="380" w:author="Prabhvir Saran" w:date="2017-02-17T03:57:00Z">
            <w:del w:id="381" w:author="Bhagwan Virdi" w:date="2017-04-05T14:52:00Z">
              <w:r w:rsidRPr="00F91D8D" w:rsidDel="00B718EC">
                <w:rPr>
                  <w:rStyle w:val="Hyperlink"/>
                  <w:noProof/>
                </w:rPr>
                <w:delText>Milestone 2: Site Map and Page Design</w:delText>
              </w:r>
              <w:r w:rsidDel="00B718EC">
                <w:rPr>
                  <w:noProof/>
                  <w:webHidden/>
                </w:rPr>
                <w:tab/>
                <w:delText>7</w:delText>
              </w:r>
            </w:del>
          </w:ins>
        </w:p>
        <w:p w14:paraId="25557D85" w14:textId="73DD95CA" w:rsidR="00A6287F" w:rsidDel="00B718EC" w:rsidRDefault="00A6287F">
          <w:pPr>
            <w:pStyle w:val="TOC2"/>
            <w:tabs>
              <w:tab w:val="right" w:leader="dot" w:pos="9350"/>
            </w:tabs>
            <w:rPr>
              <w:ins w:id="382" w:author="Prabhvir Saran" w:date="2017-02-17T03:57:00Z"/>
              <w:del w:id="383" w:author="Bhagwan Virdi" w:date="2017-04-05T14:52:00Z"/>
              <w:rFonts w:eastAsiaTheme="minorEastAsia"/>
              <w:noProof/>
            </w:rPr>
          </w:pPr>
          <w:ins w:id="384" w:author="Prabhvir Saran" w:date="2017-02-17T03:57:00Z">
            <w:del w:id="385" w:author="Bhagwan Virdi" w:date="2017-04-05T14:52:00Z">
              <w:r w:rsidRPr="00F91D8D" w:rsidDel="00B718EC">
                <w:rPr>
                  <w:rStyle w:val="Hyperlink"/>
                  <w:noProof/>
                </w:rPr>
                <w:delText>Sitemap</w:delText>
              </w:r>
              <w:r w:rsidDel="00B718EC">
                <w:rPr>
                  <w:noProof/>
                  <w:webHidden/>
                </w:rPr>
                <w:tab/>
                <w:delText>7</w:delText>
              </w:r>
            </w:del>
          </w:ins>
        </w:p>
        <w:p w14:paraId="7E84BD37" w14:textId="5D1571C0" w:rsidR="00A6287F" w:rsidDel="00B718EC" w:rsidRDefault="00A6287F">
          <w:pPr>
            <w:pStyle w:val="TOC3"/>
            <w:tabs>
              <w:tab w:val="right" w:leader="dot" w:pos="9350"/>
            </w:tabs>
            <w:rPr>
              <w:ins w:id="386" w:author="Prabhvir Saran" w:date="2017-02-17T03:57:00Z"/>
              <w:del w:id="387" w:author="Bhagwan Virdi" w:date="2017-04-05T14:52:00Z"/>
              <w:rFonts w:eastAsiaTheme="minorEastAsia"/>
              <w:noProof/>
            </w:rPr>
          </w:pPr>
          <w:ins w:id="388" w:author="Prabhvir Saran" w:date="2017-02-17T03:57:00Z">
            <w:del w:id="389" w:author="Bhagwan Virdi" w:date="2017-04-05T14:52:00Z">
              <w:r w:rsidRPr="00F91D8D" w:rsidDel="00B718EC">
                <w:rPr>
                  <w:rStyle w:val="Hyperlink"/>
                  <w:noProof/>
                </w:rPr>
                <w:delText>Site map explained</w:delText>
              </w:r>
              <w:r w:rsidDel="00B718EC">
                <w:rPr>
                  <w:noProof/>
                  <w:webHidden/>
                </w:rPr>
                <w:tab/>
                <w:delText>7</w:delText>
              </w:r>
            </w:del>
          </w:ins>
        </w:p>
        <w:p w14:paraId="455BED67" w14:textId="4BB81266" w:rsidR="00A6287F" w:rsidDel="00B718EC" w:rsidRDefault="00A6287F">
          <w:pPr>
            <w:pStyle w:val="TOC2"/>
            <w:tabs>
              <w:tab w:val="right" w:leader="dot" w:pos="9350"/>
            </w:tabs>
            <w:rPr>
              <w:ins w:id="390" w:author="Prabhvir Saran" w:date="2017-02-17T03:57:00Z"/>
              <w:del w:id="391" w:author="Bhagwan Virdi" w:date="2017-04-05T14:52:00Z"/>
              <w:rFonts w:eastAsiaTheme="minorEastAsia"/>
              <w:noProof/>
            </w:rPr>
          </w:pPr>
          <w:ins w:id="392" w:author="Prabhvir Saran" w:date="2017-02-17T03:57:00Z">
            <w:del w:id="393" w:author="Bhagwan Virdi" w:date="2017-04-05T14:52:00Z">
              <w:r w:rsidRPr="00F91D8D" w:rsidDel="00B718EC">
                <w:rPr>
                  <w:rStyle w:val="Hyperlink"/>
                  <w:noProof/>
                </w:rPr>
                <w:delText>Wireframe Page Layouts</w:delText>
              </w:r>
              <w:r w:rsidDel="00B718EC">
                <w:rPr>
                  <w:noProof/>
                  <w:webHidden/>
                </w:rPr>
                <w:tab/>
                <w:delText>9</w:delText>
              </w:r>
            </w:del>
          </w:ins>
        </w:p>
        <w:p w14:paraId="72AF5D29" w14:textId="709B4DF9" w:rsidR="00A6287F" w:rsidDel="00B718EC" w:rsidRDefault="00A6287F">
          <w:pPr>
            <w:pStyle w:val="TOC2"/>
            <w:tabs>
              <w:tab w:val="right" w:leader="dot" w:pos="9350"/>
            </w:tabs>
            <w:rPr>
              <w:ins w:id="394" w:author="Prabhvir Saran" w:date="2017-02-17T03:57:00Z"/>
              <w:del w:id="395" w:author="Bhagwan Virdi" w:date="2017-04-05T14:52:00Z"/>
              <w:rFonts w:eastAsiaTheme="minorEastAsia"/>
              <w:noProof/>
            </w:rPr>
          </w:pPr>
          <w:ins w:id="396" w:author="Prabhvir Saran" w:date="2017-02-17T03:57:00Z">
            <w:del w:id="397" w:author="Bhagwan Virdi" w:date="2017-04-05T14:52:00Z">
              <w:r w:rsidRPr="00F91D8D" w:rsidDel="00B718EC">
                <w:rPr>
                  <w:rStyle w:val="Hyperlink"/>
                  <w:noProof/>
                </w:rPr>
                <w:delText>Print Layouts</w:delText>
              </w:r>
              <w:r w:rsidDel="00B718EC">
                <w:rPr>
                  <w:noProof/>
                  <w:webHidden/>
                </w:rPr>
                <w:tab/>
                <w:delText>11</w:delText>
              </w:r>
            </w:del>
          </w:ins>
        </w:p>
        <w:p w14:paraId="4C95D871" w14:textId="4EA2A37D" w:rsidR="00A6287F" w:rsidDel="00B718EC" w:rsidRDefault="00A6287F">
          <w:pPr>
            <w:pStyle w:val="TOC1"/>
            <w:tabs>
              <w:tab w:val="right" w:leader="dot" w:pos="9350"/>
            </w:tabs>
            <w:rPr>
              <w:ins w:id="398" w:author="Prabhvir Saran" w:date="2017-02-17T03:57:00Z"/>
              <w:del w:id="399" w:author="Bhagwan Virdi" w:date="2017-04-05T14:52:00Z"/>
              <w:rFonts w:eastAsiaTheme="minorEastAsia"/>
              <w:noProof/>
            </w:rPr>
          </w:pPr>
          <w:ins w:id="400" w:author="Prabhvir Saran" w:date="2017-02-17T03:57:00Z">
            <w:del w:id="401" w:author="Bhagwan Virdi" w:date="2017-04-05T14:52:00Z">
              <w:r w:rsidRPr="00F91D8D" w:rsidDel="00B718EC">
                <w:rPr>
                  <w:rStyle w:val="Hyperlink"/>
                  <w:noProof/>
                </w:rPr>
                <w:delText>Appendix 1</w:delText>
              </w:r>
              <w:r w:rsidDel="00B718EC">
                <w:rPr>
                  <w:noProof/>
                  <w:webHidden/>
                </w:rPr>
                <w:tab/>
                <w:delText>13</w:delText>
              </w:r>
            </w:del>
          </w:ins>
        </w:p>
        <w:p w14:paraId="2B9D4C48" w14:textId="62928A0C" w:rsidR="00A6287F" w:rsidDel="00B718EC" w:rsidRDefault="00A6287F">
          <w:pPr>
            <w:pStyle w:val="TOC2"/>
            <w:tabs>
              <w:tab w:val="right" w:leader="dot" w:pos="9350"/>
            </w:tabs>
            <w:rPr>
              <w:ins w:id="402" w:author="Prabhvir Saran" w:date="2017-02-17T03:57:00Z"/>
              <w:del w:id="403" w:author="Bhagwan Virdi" w:date="2017-04-05T14:52:00Z"/>
              <w:rFonts w:eastAsiaTheme="minorEastAsia"/>
              <w:noProof/>
            </w:rPr>
          </w:pPr>
          <w:ins w:id="404" w:author="Prabhvir Saran" w:date="2017-02-17T03:57:00Z">
            <w:del w:id="405" w:author="Bhagwan Virdi" w:date="2017-04-05T14:52:00Z">
              <w:r w:rsidRPr="00F91D8D" w:rsidDel="00B718EC">
                <w:rPr>
                  <w:rStyle w:val="Hyperlink"/>
                  <w:noProof/>
                </w:rPr>
                <w:delText>Introduction</w:delText>
              </w:r>
              <w:r w:rsidDel="00B718EC">
                <w:rPr>
                  <w:noProof/>
                  <w:webHidden/>
                </w:rPr>
                <w:tab/>
                <w:delText>13</w:delText>
              </w:r>
            </w:del>
          </w:ins>
        </w:p>
        <w:p w14:paraId="4C8428D8" w14:textId="105E81AE" w:rsidR="00A6287F" w:rsidDel="00B718EC" w:rsidRDefault="00A6287F">
          <w:pPr>
            <w:pStyle w:val="TOC2"/>
            <w:tabs>
              <w:tab w:val="right" w:leader="dot" w:pos="9350"/>
            </w:tabs>
            <w:rPr>
              <w:ins w:id="406" w:author="Prabhvir Saran" w:date="2017-02-17T03:57:00Z"/>
              <w:del w:id="407" w:author="Bhagwan Virdi" w:date="2017-04-05T14:52:00Z"/>
              <w:rFonts w:eastAsiaTheme="minorEastAsia"/>
              <w:noProof/>
            </w:rPr>
          </w:pPr>
          <w:ins w:id="408" w:author="Prabhvir Saran" w:date="2017-02-17T03:57:00Z">
            <w:del w:id="409" w:author="Bhagwan Virdi" w:date="2017-04-05T14:52:00Z">
              <w:r w:rsidRPr="00F91D8D" w:rsidDel="00B718EC">
                <w:rPr>
                  <w:rStyle w:val="Hyperlink"/>
                  <w:noProof/>
                </w:rPr>
                <w:delText>About the website</w:delText>
              </w:r>
              <w:r w:rsidDel="00B718EC">
                <w:rPr>
                  <w:noProof/>
                  <w:webHidden/>
                </w:rPr>
                <w:tab/>
                <w:delText>13</w:delText>
              </w:r>
            </w:del>
          </w:ins>
        </w:p>
        <w:p w14:paraId="051FB346" w14:textId="55496775" w:rsidR="00A6287F" w:rsidDel="00B718EC" w:rsidRDefault="00A6287F">
          <w:pPr>
            <w:pStyle w:val="TOC2"/>
            <w:tabs>
              <w:tab w:val="right" w:leader="dot" w:pos="9350"/>
            </w:tabs>
            <w:rPr>
              <w:ins w:id="410" w:author="Prabhvir Saran" w:date="2017-02-17T03:57:00Z"/>
              <w:del w:id="411" w:author="Bhagwan Virdi" w:date="2017-04-05T14:52:00Z"/>
              <w:rFonts w:eastAsiaTheme="minorEastAsia"/>
              <w:noProof/>
            </w:rPr>
          </w:pPr>
          <w:ins w:id="412" w:author="Prabhvir Saran" w:date="2017-02-17T03:57:00Z">
            <w:del w:id="413" w:author="Bhagwan Virdi" w:date="2017-04-05T14:52:00Z">
              <w:r w:rsidRPr="00F91D8D" w:rsidDel="00B718EC">
                <w:rPr>
                  <w:rStyle w:val="Hyperlink"/>
                  <w:noProof/>
                </w:rPr>
                <w:delText>Functional Requirements</w:delText>
              </w:r>
              <w:r w:rsidDel="00B718EC">
                <w:rPr>
                  <w:noProof/>
                  <w:webHidden/>
                </w:rPr>
                <w:tab/>
                <w:delText>13</w:delText>
              </w:r>
            </w:del>
          </w:ins>
        </w:p>
        <w:p w14:paraId="2C2D3EE0" w14:textId="3373D7A3" w:rsidR="00A6287F" w:rsidDel="00B718EC" w:rsidRDefault="00A6287F">
          <w:pPr>
            <w:pStyle w:val="TOC2"/>
            <w:tabs>
              <w:tab w:val="right" w:leader="dot" w:pos="9350"/>
            </w:tabs>
            <w:rPr>
              <w:ins w:id="414" w:author="Prabhvir Saran" w:date="2017-02-17T03:57:00Z"/>
              <w:del w:id="415" w:author="Bhagwan Virdi" w:date="2017-04-05T14:52:00Z"/>
              <w:rFonts w:eastAsiaTheme="minorEastAsia"/>
              <w:noProof/>
            </w:rPr>
          </w:pPr>
          <w:ins w:id="416" w:author="Prabhvir Saran" w:date="2017-02-17T03:57:00Z">
            <w:del w:id="417" w:author="Bhagwan Virdi" w:date="2017-04-05T14:52:00Z">
              <w:r w:rsidRPr="00F91D8D" w:rsidDel="00B718EC">
                <w:rPr>
                  <w:rStyle w:val="Hyperlink"/>
                  <w:noProof/>
                </w:rPr>
                <w:delText>Work Plan</w:delText>
              </w:r>
              <w:r w:rsidDel="00B718EC">
                <w:rPr>
                  <w:noProof/>
                  <w:webHidden/>
                </w:rPr>
                <w:tab/>
                <w:delText>14</w:delText>
              </w:r>
            </w:del>
          </w:ins>
        </w:p>
        <w:p w14:paraId="2CA4D823" w14:textId="0137D0F1" w:rsidR="00F911EF" w:rsidDel="00B718EC" w:rsidRDefault="00F911EF">
          <w:pPr>
            <w:pStyle w:val="TOC1"/>
            <w:tabs>
              <w:tab w:val="right" w:leader="dot" w:pos="9350"/>
            </w:tabs>
            <w:rPr>
              <w:del w:id="418" w:author="Bhagwan Virdi" w:date="2017-04-05T14:52:00Z"/>
              <w:rFonts w:eastAsiaTheme="minorEastAsia"/>
              <w:noProof/>
            </w:rPr>
          </w:pPr>
          <w:del w:id="419" w:author="Bhagwan Virdi" w:date="2017-04-05T14:52:00Z">
            <w:r w:rsidRPr="00477C6C" w:rsidDel="00B718EC">
              <w:rPr>
                <w:rPrChange w:id="420" w:author="Prabhvir Saran" w:date="2017-02-02T23:02:00Z">
                  <w:rPr>
                    <w:rStyle w:val="Hyperlink"/>
                    <w:noProof/>
                  </w:rPr>
                </w:rPrChange>
              </w:rPr>
              <w:delText>Milestone 2: Site Map and Page Design</w:delText>
            </w:r>
            <w:r w:rsidDel="00B718EC">
              <w:rPr>
                <w:noProof/>
                <w:webHidden/>
              </w:rPr>
              <w:tab/>
              <w:delText>1</w:delText>
            </w:r>
          </w:del>
        </w:p>
        <w:p w14:paraId="4B04738F" w14:textId="3A8F8E93" w:rsidR="00F911EF" w:rsidDel="00B718EC" w:rsidRDefault="00F911EF">
          <w:pPr>
            <w:pStyle w:val="TOC2"/>
            <w:tabs>
              <w:tab w:val="right" w:leader="dot" w:pos="9350"/>
            </w:tabs>
            <w:rPr>
              <w:del w:id="421" w:author="Bhagwan Virdi" w:date="2017-04-05T14:52:00Z"/>
              <w:rFonts w:eastAsiaTheme="minorEastAsia"/>
              <w:noProof/>
            </w:rPr>
          </w:pPr>
          <w:del w:id="422" w:author="Bhagwan Virdi" w:date="2017-04-05T14:52:00Z">
            <w:r w:rsidRPr="00477C6C" w:rsidDel="00B718EC">
              <w:rPr>
                <w:rPrChange w:id="423" w:author="Prabhvir Saran" w:date="2017-02-02T23:02:00Z">
                  <w:rPr>
                    <w:rStyle w:val="Hyperlink"/>
                    <w:noProof/>
                  </w:rPr>
                </w:rPrChange>
              </w:rPr>
              <w:delText xml:space="preserve">HEMA Sitemap </w:delText>
            </w:r>
            <w:r w:rsidDel="00B718EC">
              <w:rPr>
                <w:noProof/>
                <w:webHidden/>
              </w:rPr>
              <w:tab/>
              <w:delText>2</w:delText>
            </w:r>
          </w:del>
        </w:p>
        <w:p w14:paraId="04D21250" w14:textId="6F12F515" w:rsidR="00F911EF" w:rsidDel="00B718EC" w:rsidRDefault="00F911EF">
          <w:pPr>
            <w:pStyle w:val="TOC3"/>
            <w:tabs>
              <w:tab w:val="right" w:leader="dot" w:pos="9350"/>
            </w:tabs>
            <w:rPr>
              <w:del w:id="424" w:author="Bhagwan Virdi" w:date="2017-04-05T14:52:00Z"/>
              <w:rFonts w:eastAsiaTheme="minorEastAsia"/>
              <w:noProof/>
            </w:rPr>
          </w:pPr>
          <w:del w:id="425" w:author="Bhagwan Virdi" w:date="2017-04-05T14:52:00Z">
            <w:r w:rsidRPr="00477C6C" w:rsidDel="00B718EC">
              <w:rPr>
                <w:rPrChange w:id="426" w:author="Prabhvir Saran" w:date="2017-02-02T23:02:00Z">
                  <w:rPr>
                    <w:rStyle w:val="Hyperlink"/>
                    <w:noProof/>
                  </w:rPr>
                </w:rPrChange>
              </w:rPr>
              <w:delText>Home</w:delText>
            </w:r>
            <w:r w:rsidDel="00B718EC">
              <w:rPr>
                <w:noProof/>
                <w:webHidden/>
              </w:rPr>
              <w:tab/>
              <w:delText>2</w:delText>
            </w:r>
          </w:del>
        </w:p>
        <w:p w14:paraId="0A1546FB" w14:textId="1A1A939C" w:rsidR="00F911EF" w:rsidDel="00B718EC" w:rsidRDefault="00F911EF">
          <w:pPr>
            <w:pStyle w:val="TOC3"/>
            <w:tabs>
              <w:tab w:val="right" w:leader="dot" w:pos="9350"/>
            </w:tabs>
            <w:rPr>
              <w:del w:id="427" w:author="Bhagwan Virdi" w:date="2017-04-05T14:52:00Z"/>
              <w:rFonts w:eastAsiaTheme="minorEastAsia"/>
              <w:noProof/>
            </w:rPr>
          </w:pPr>
          <w:del w:id="428" w:author="Bhagwan Virdi" w:date="2017-04-05T14:52:00Z">
            <w:r w:rsidRPr="00477C6C" w:rsidDel="00B718EC">
              <w:rPr>
                <w:rPrChange w:id="429" w:author="Prabhvir Saran" w:date="2017-02-02T23:02:00Z">
                  <w:rPr>
                    <w:rStyle w:val="Hyperlink"/>
                    <w:noProof/>
                  </w:rPr>
                </w:rPrChange>
              </w:rPr>
              <w:delText>Page Layout</w:delText>
            </w:r>
            <w:r w:rsidDel="00B718EC">
              <w:rPr>
                <w:noProof/>
                <w:webHidden/>
              </w:rPr>
              <w:tab/>
              <w:delText>2</w:delText>
            </w:r>
          </w:del>
        </w:p>
        <w:p w14:paraId="6D50BC56" w14:textId="26B37C6C" w:rsidR="00F911EF" w:rsidDel="00B718EC" w:rsidRDefault="00F911EF">
          <w:pPr>
            <w:pStyle w:val="TOC3"/>
            <w:tabs>
              <w:tab w:val="right" w:leader="dot" w:pos="9350"/>
            </w:tabs>
            <w:rPr>
              <w:del w:id="430" w:author="Bhagwan Virdi" w:date="2017-04-05T14:52:00Z"/>
              <w:rStyle w:val="Hyperlink"/>
              <w:noProof/>
            </w:rPr>
          </w:pPr>
          <w:del w:id="431" w:author="Bhagwan Virdi" w:date="2017-04-05T14:52:00Z">
            <w:r w:rsidRPr="00477C6C" w:rsidDel="00B718EC">
              <w:rPr>
                <w:rPrChange w:id="432" w:author="Prabhvir Saran" w:date="2017-02-02T23:02:00Z">
                  <w:rPr>
                    <w:rStyle w:val="Hyperlink"/>
                    <w:noProof/>
                  </w:rPr>
                </w:rPrChange>
              </w:rPr>
              <w:delText>Color Scheme</w:delText>
            </w:r>
            <w:r w:rsidDel="00B718EC">
              <w:rPr>
                <w:noProof/>
                <w:webHidden/>
              </w:rPr>
              <w:tab/>
              <w:delText>5</w:delText>
            </w:r>
          </w:del>
        </w:p>
        <w:p w14:paraId="21F646CF" w14:textId="77777777" w:rsidR="009774A5" w:rsidRPr="009774A5" w:rsidDel="00B718EC" w:rsidRDefault="009774A5" w:rsidP="009774A5">
          <w:pPr>
            <w:rPr>
              <w:del w:id="433" w:author="Bhagwan Virdi" w:date="2017-04-05T14:52:00Z"/>
              <w:noProof/>
            </w:rPr>
          </w:pPr>
        </w:p>
        <w:p w14:paraId="4D560F13" w14:textId="0A50A9E6" w:rsidR="00F911EF" w:rsidDel="00B718EC" w:rsidRDefault="00F911EF">
          <w:pPr>
            <w:pStyle w:val="TOC1"/>
            <w:tabs>
              <w:tab w:val="right" w:leader="dot" w:pos="9350"/>
            </w:tabs>
            <w:rPr>
              <w:del w:id="434" w:author="Bhagwan Virdi" w:date="2017-04-05T14:52:00Z"/>
              <w:rFonts w:eastAsiaTheme="minorEastAsia"/>
              <w:noProof/>
            </w:rPr>
          </w:pPr>
          <w:del w:id="435" w:author="Bhagwan Virdi" w:date="2017-04-05T14:52:00Z">
            <w:r w:rsidRPr="00477C6C" w:rsidDel="00B718EC">
              <w:rPr>
                <w:rPrChange w:id="436" w:author="Prabhvir Saran" w:date="2017-02-02T23:02:00Z">
                  <w:rPr>
                    <w:rStyle w:val="Hyperlink"/>
                    <w:noProof/>
                  </w:rPr>
                </w:rPrChange>
              </w:rPr>
              <w:delText>Appendix 1</w:delText>
            </w:r>
            <w:r w:rsidDel="00B718EC">
              <w:rPr>
                <w:noProof/>
                <w:webHidden/>
              </w:rPr>
              <w:tab/>
              <w:delText>6</w:delText>
            </w:r>
          </w:del>
        </w:p>
        <w:p w14:paraId="798D3207" w14:textId="07158778" w:rsidR="00F911EF" w:rsidDel="00B718EC" w:rsidRDefault="00F911EF">
          <w:pPr>
            <w:pStyle w:val="TOC2"/>
            <w:tabs>
              <w:tab w:val="right" w:leader="dot" w:pos="9350"/>
            </w:tabs>
            <w:rPr>
              <w:del w:id="437" w:author="Bhagwan Virdi" w:date="2017-04-05T14:52:00Z"/>
              <w:rFonts w:eastAsiaTheme="minorEastAsia"/>
              <w:noProof/>
            </w:rPr>
          </w:pPr>
          <w:del w:id="438" w:author="Bhagwan Virdi" w:date="2017-04-05T14:52:00Z">
            <w:r w:rsidRPr="00477C6C" w:rsidDel="00B718EC">
              <w:rPr>
                <w:rPrChange w:id="439" w:author="Prabhvir Saran" w:date="2017-02-02T23:02:00Z">
                  <w:rPr>
                    <w:rStyle w:val="Hyperlink"/>
                    <w:noProof/>
                  </w:rPr>
                </w:rPrChange>
              </w:rPr>
              <w:delText>Introduction</w:delText>
            </w:r>
            <w:r w:rsidDel="00B718EC">
              <w:rPr>
                <w:noProof/>
                <w:webHidden/>
              </w:rPr>
              <w:tab/>
              <w:delText>6</w:delText>
            </w:r>
          </w:del>
        </w:p>
        <w:p w14:paraId="38C5267D" w14:textId="2B11732E" w:rsidR="00F911EF" w:rsidDel="00B718EC" w:rsidRDefault="00F911EF">
          <w:pPr>
            <w:pStyle w:val="TOC2"/>
            <w:tabs>
              <w:tab w:val="right" w:leader="dot" w:pos="9350"/>
            </w:tabs>
            <w:rPr>
              <w:del w:id="440" w:author="Bhagwan Virdi" w:date="2017-04-05T14:52:00Z"/>
              <w:rFonts w:eastAsiaTheme="minorEastAsia"/>
              <w:noProof/>
            </w:rPr>
          </w:pPr>
          <w:del w:id="441" w:author="Bhagwan Virdi" w:date="2017-04-05T14:52:00Z">
            <w:r w:rsidRPr="00477C6C" w:rsidDel="00B718EC">
              <w:rPr>
                <w:rPrChange w:id="442" w:author="Prabhvir Saran" w:date="2017-02-02T23:02:00Z">
                  <w:rPr>
                    <w:rStyle w:val="Hyperlink"/>
                    <w:noProof/>
                  </w:rPr>
                </w:rPrChange>
              </w:rPr>
              <w:delText>About the website</w:delText>
            </w:r>
            <w:r w:rsidDel="00B718EC">
              <w:rPr>
                <w:noProof/>
                <w:webHidden/>
              </w:rPr>
              <w:tab/>
              <w:delText>6</w:delText>
            </w:r>
          </w:del>
        </w:p>
        <w:p w14:paraId="7E624B45" w14:textId="2C21DBB9" w:rsidR="00F911EF" w:rsidDel="00B718EC" w:rsidRDefault="00F911EF">
          <w:pPr>
            <w:pStyle w:val="TOC2"/>
            <w:tabs>
              <w:tab w:val="right" w:leader="dot" w:pos="9350"/>
            </w:tabs>
            <w:rPr>
              <w:del w:id="443" w:author="Bhagwan Virdi" w:date="2017-04-05T14:52:00Z"/>
              <w:rFonts w:eastAsiaTheme="minorEastAsia"/>
              <w:noProof/>
            </w:rPr>
          </w:pPr>
          <w:del w:id="444" w:author="Bhagwan Virdi" w:date="2017-04-05T14:52:00Z">
            <w:r w:rsidRPr="00477C6C" w:rsidDel="00B718EC">
              <w:rPr>
                <w:rPrChange w:id="445" w:author="Prabhvir Saran" w:date="2017-02-02T23:02:00Z">
                  <w:rPr>
                    <w:rStyle w:val="Hyperlink"/>
                    <w:noProof/>
                  </w:rPr>
                </w:rPrChange>
              </w:rPr>
              <w:delText>Functional Requirements</w:delText>
            </w:r>
            <w:r w:rsidDel="00B718EC">
              <w:rPr>
                <w:noProof/>
                <w:webHidden/>
              </w:rPr>
              <w:tab/>
              <w:delText>6</w:delText>
            </w:r>
          </w:del>
        </w:p>
        <w:p w14:paraId="1BEE894F" w14:textId="63B7FE65" w:rsidR="00F911EF" w:rsidDel="00B718EC" w:rsidRDefault="00F911EF">
          <w:pPr>
            <w:pStyle w:val="TOC2"/>
            <w:tabs>
              <w:tab w:val="right" w:leader="dot" w:pos="9350"/>
            </w:tabs>
            <w:rPr>
              <w:del w:id="446" w:author="Bhagwan Virdi" w:date="2017-04-05T14:52:00Z"/>
              <w:rFonts w:eastAsiaTheme="minorEastAsia"/>
              <w:noProof/>
            </w:rPr>
          </w:pPr>
          <w:del w:id="447" w:author="Bhagwan Virdi" w:date="2017-04-05T14:52:00Z">
            <w:r w:rsidRPr="00477C6C" w:rsidDel="00B718EC">
              <w:rPr>
                <w:rPrChange w:id="448" w:author="Prabhvir Saran" w:date="2017-02-02T23:02:00Z">
                  <w:rPr>
                    <w:rStyle w:val="Hyperlink"/>
                    <w:noProof/>
                  </w:rPr>
                </w:rPrChange>
              </w:rPr>
              <w:delText>Work Plan</w:delText>
            </w:r>
            <w:r w:rsidDel="00B718EC">
              <w:rPr>
                <w:noProof/>
                <w:webHidden/>
              </w:rPr>
              <w:tab/>
              <w:delText>7</w:delText>
            </w:r>
          </w:del>
        </w:p>
        <w:p w14:paraId="64ED3D0B" w14:textId="591FBB7F" w:rsidR="00EC6476" w:rsidRDefault="00EC6476">
          <w:pPr>
            <w:rPr>
              <w:ins w:id="449" w:author="Prabhvir Saran" w:date="2017-02-02T16:03:00Z"/>
            </w:rPr>
          </w:pPr>
          <w:ins w:id="450" w:author="Prabhvir Saran" w:date="2017-02-02T16:03:00Z">
            <w:r>
              <w:rPr>
                <w:b/>
                <w:bCs/>
                <w:noProof/>
              </w:rPr>
              <w:fldChar w:fldCharType="end"/>
            </w:r>
          </w:ins>
        </w:p>
        <w:customXmlInsRangeStart w:id="451" w:author="Prabhvir Saran" w:date="2017-02-02T16:03:00Z"/>
      </w:sdtContent>
    </w:sdt>
    <w:customXmlInsRangeEnd w:id="451"/>
    <w:p w14:paraId="5AF45BAF" w14:textId="77777777" w:rsidR="00BE19B9" w:rsidRDefault="00BE19B9" w:rsidP="00F91D8D">
      <w:pPr>
        <w:pStyle w:val="Heading1"/>
        <w:jc w:val="center"/>
        <w:rPr>
          <w:ins w:id="452" w:author="Prabhvir Saran [2]" w:date="2017-03-23T22:13:00Z"/>
          <w:b/>
          <w:sz w:val="36"/>
          <w:u w:val="single"/>
        </w:rPr>
      </w:pPr>
    </w:p>
    <w:p w14:paraId="7E4A2A39" w14:textId="77777777" w:rsidR="00BE19B9" w:rsidRDefault="00BE19B9" w:rsidP="00F91D8D">
      <w:pPr>
        <w:pStyle w:val="Heading1"/>
        <w:jc w:val="center"/>
        <w:rPr>
          <w:ins w:id="453" w:author="Prabhvir Saran [2]" w:date="2017-03-23T22:13:00Z"/>
          <w:b/>
          <w:sz w:val="36"/>
          <w:u w:val="single"/>
        </w:rPr>
      </w:pPr>
    </w:p>
    <w:p w14:paraId="6473D01D" w14:textId="77777777" w:rsidR="00BE19B9" w:rsidRDefault="00BE19B9" w:rsidP="00F91D8D">
      <w:pPr>
        <w:pStyle w:val="Heading1"/>
        <w:jc w:val="center"/>
        <w:rPr>
          <w:ins w:id="454" w:author="Prabhvir Saran [2]" w:date="2017-03-23T22:13:00Z"/>
          <w:b/>
          <w:sz w:val="36"/>
          <w:u w:val="single"/>
        </w:rPr>
      </w:pPr>
    </w:p>
    <w:p w14:paraId="0EF99AE5" w14:textId="77777777" w:rsidR="00BE19B9" w:rsidRDefault="00BE19B9" w:rsidP="00F91D8D">
      <w:pPr>
        <w:pStyle w:val="Heading1"/>
        <w:jc w:val="center"/>
        <w:rPr>
          <w:ins w:id="455" w:author="Prabhvir Saran [2]" w:date="2017-03-23T22:13:00Z"/>
          <w:b/>
          <w:sz w:val="36"/>
          <w:u w:val="single"/>
        </w:rPr>
      </w:pPr>
    </w:p>
    <w:p w14:paraId="628AA64B" w14:textId="77777777" w:rsidR="00BE19B9" w:rsidRDefault="00BE19B9" w:rsidP="00F91D8D">
      <w:pPr>
        <w:pStyle w:val="Heading1"/>
        <w:jc w:val="center"/>
        <w:rPr>
          <w:ins w:id="456" w:author="Prabhvir Saran [2]" w:date="2017-03-23T22:13:00Z"/>
          <w:b/>
          <w:sz w:val="36"/>
          <w:u w:val="single"/>
        </w:rPr>
      </w:pPr>
    </w:p>
    <w:p w14:paraId="1F8D21A9" w14:textId="77777777" w:rsidR="00BE19B9" w:rsidRDefault="00BE19B9" w:rsidP="00F91D8D">
      <w:pPr>
        <w:pStyle w:val="Heading1"/>
        <w:jc w:val="center"/>
        <w:rPr>
          <w:ins w:id="457" w:author="Prabhvir Saran [2]" w:date="2017-03-23T22:13:00Z"/>
          <w:b/>
          <w:sz w:val="36"/>
          <w:u w:val="single"/>
        </w:rPr>
      </w:pPr>
    </w:p>
    <w:p w14:paraId="368F2B56" w14:textId="77777777" w:rsidR="00BE19B9" w:rsidRDefault="00BE19B9" w:rsidP="00F91D8D">
      <w:pPr>
        <w:pStyle w:val="Heading1"/>
        <w:jc w:val="center"/>
        <w:rPr>
          <w:ins w:id="458" w:author="Prabhvir Saran [2]" w:date="2017-03-23T22:13:00Z"/>
          <w:b/>
          <w:sz w:val="36"/>
          <w:u w:val="single"/>
        </w:rPr>
      </w:pPr>
    </w:p>
    <w:p w14:paraId="60974638" w14:textId="77777777" w:rsidR="00BE19B9" w:rsidRDefault="00BE19B9" w:rsidP="00F91D8D">
      <w:pPr>
        <w:pStyle w:val="Heading1"/>
        <w:jc w:val="center"/>
        <w:rPr>
          <w:ins w:id="459" w:author="Prabhvir Saran [2]" w:date="2017-03-23T22:13:00Z"/>
          <w:b/>
          <w:sz w:val="36"/>
          <w:u w:val="single"/>
        </w:rPr>
      </w:pPr>
    </w:p>
    <w:p w14:paraId="5867D943" w14:textId="797191F6" w:rsidR="00BE19B9" w:rsidDel="0051798E" w:rsidRDefault="00BE19B9">
      <w:pPr>
        <w:pStyle w:val="Heading1"/>
        <w:rPr>
          <w:del w:id="460" w:author="Bhagwan Virdi" w:date="2017-04-05T15:55:00Z"/>
          <w:b/>
          <w:sz w:val="36"/>
          <w:u w:val="single"/>
        </w:rPr>
        <w:pPrChange w:id="461" w:author="Bhagwan Virdi" w:date="2017-04-05T15:53:00Z">
          <w:pPr>
            <w:pStyle w:val="Heading1"/>
            <w:jc w:val="center"/>
          </w:pPr>
        </w:pPrChange>
      </w:pPr>
    </w:p>
    <w:p w14:paraId="14F976DE" w14:textId="4151D6B9" w:rsidR="0051798E" w:rsidRDefault="0051798E">
      <w:pPr>
        <w:rPr>
          <w:ins w:id="462" w:author="Bhagwan Virdi" w:date="2017-04-05T15:55:00Z"/>
        </w:rPr>
        <w:pPrChange w:id="463" w:author="Bhagwan Virdi" w:date="2017-04-05T15:55:00Z">
          <w:pPr>
            <w:pStyle w:val="Heading1"/>
            <w:jc w:val="center"/>
          </w:pPr>
        </w:pPrChange>
      </w:pPr>
    </w:p>
    <w:p w14:paraId="7BA75A42" w14:textId="5E3E9B1F" w:rsidR="0051798E" w:rsidRDefault="0051798E">
      <w:pPr>
        <w:rPr>
          <w:ins w:id="464" w:author="Bhagwan Virdi" w:date="2017-04-05T15:55:00Z"/>
        </w:rPr>
        <w:pPrChange w:id="465" w:author="Bhagwan Virdi" w:date="2017-04-05T15:55:00Z">
          <w:pPr>
            <w:pStyle w:val="Heading1"/>
            <w:jc w:val="center"/>
          </w:pPr>
        </w:pPrChange>
      </w:pPr>
    </w:p>
    <w:p w14:paraId="22D1EBED" w14:textId="77777777" w:rsidR="0051798E" w:rsidRPr="0051798E" w:rsidRDefault="0051798E">
      <w:pPr>
        <w:rPr>
          <w:ins w:id="466" w:author="Bhagwan Virdi" w:date="2017-04-05T15:55:00Z"/>
          <w:rPrChange w:id="467" w:author="Bhagwan Virdi" w:date="2017-04-05T15:55:00Z">
            <w:rPr>
              <w:ins w:id="468" w:author="Bhagwan Virdi" w:date="2017-04-05T15:55:00Z"/>
              <w:b/>
              <w:sz w:val="36"/>
              <w:u w:val="single"/>
            </w:rPr>
          </w:rPrChange>
        </w:rPr>
        <w:pPrChange w:id="469" w:author="Bhagwan Virdi" w:date="2017-04-05T15:55:00Z">
          <w:pPr>
            <w:pStyle w:val="Heading1"/>
            <w:jc w:val="center"/>
          </w:pPr>
        </w:pPrChange>
      </w:pPr>
    </w:p>
    <w:p w14:paraId="56620FB5" w14:textId="5BBDC020" w:rsidR="00BE19B9" w:rsidDel="001E5810" w:rsidRDefault="00BE19B9">
      <w:pPr>
        <w:pStyle w:val="Heading1"/>
        <w:jc w:val="center"/>
        <w:rPr>
          <w:del w:id="470" w:author="Bhagwan Virdi" w:date="2017-04-05T15:55:00Z"/>
          <w:b/>
          <w:sz w:val="36"/>
          <w:u w:val="single"/>
        </w:rPr>
      </w:pPr>
    </w:p>
    <w:p w14:paraId="198060AC" w14:textId="77777777" w:rsidR="001E5810" w:rsidRPr="001E5810" w:rsidRDefault="001E5810">
      <w:pPr>
        <w:rPr>
          <w:ins w:id="471" w:author="Bhagwan Virdi" w:date="2017-04-05T15:56:00Z"/>
          <w:rPrChange w:id="472" w:author="Bhagwan Virdi" w:date="2017-04-05T15:56:00Z">
            <w:rPr>
              <w:ins w:id="473" w:author="Bhagwan Virdi" w:date="2017-04-05T15:56:00Z"/>
              <w:b/>
              <w:sz w:val="36"/>
              <w:u w:val="single"/>
            </w:rPr>
          </w:rPrChange>
        </w:rPr>
        <w:pPrChange w:id="474" w:author="Bhagwan Virdi" w:date="2017-04-05T15:56:00Z">
          <w:pPr>
            <w:pStyle w:val="Heading1"/>
            <w:jc w:val="center"/>
          </w:pPr>
        </w:pPrChange>
      </w:pPr>
    </w:p>
    <w:p w14:paraId="50AFD4E4" w14:textId="77777777" w:rsidR="00BE19B9" w:rsidDel="0051798E" w:rsidRDefault="00BE19B9">
      <w:pPr>
        <w:pStyle w:val="Heading1"/>
        <w:jc w:val="center"/>
        <w:rPr>
          <w:ins w:id="475" w:author="Prabhvir Saran [2]" w:date="2017-03-23T22:13:00Z"/>
          <w:del w:id="476" w:author="Bhagwan Virdi" w:date="2017-04-05T15:53:00Z"/>
          <w:b/>
          <w:sz w:val="36"/>
          <w:u w:val="single"/>
        </w:rPr>
      </w:pPr>
    </w:p>
    <w:p w14:paraId="4B531A92" w14:textId="77777777" w:rsidR="00BE19B9" w:rsidDel="0051798E" w:rsidRDefault="00BE19B9">
      <w:pPr>
        <w:pStyle w:val="Heading1"/>
        <w:jc w:val="center"/>
        <w:rPr>
          <w:ins w:id="477" w:author="Prabhvir Saran [2]" w:date="2017-03-23T22:13:00Z"/>
          <w:del w:id="478" w:author="Bhagwan Virdi" w:date="2017-04-05T15:53:00Z"/>
          <w:b/>
          <w:sz w:val="36"/>
          <w:u w:val="single"/>
        </w:rPr>
      </w:pPr>
    </w:p>
    <w:p w14:paraId="1912157F" w14:textId="541F8918" w:rsidR="00BE19B9" w:rsidDel="0051798E" w:rsidRDefault="00BE19B9">
      <w:pPr>
        <w:jc w:val="center"/>
        <w:rPr>
          <w:del w:id="479" w:author="Bhagwan Virdi" w:date="2017-04-05T15:53:00Z"/>
          <w:b/>
          <w:sz w:val="36"/>
          <w:u w:val="single"/>
        </w:rPr>
        <w:pPrChange w:id="480" w:author="Bhagwan Virdi" w:date="2017-04-05T15:55:00Z">
          <w:pPr>
            <w:pStyle w:val="Heading1"/>
            <w:jc w:val="center"/>
          </w:pPr>
        </w:pPrChange>
      </w:pPr>
    </w:p>
    <w:p w14:paraId="58DB3037" w14:textId="60421913" w:rsidR="00BE19B9" w:rsidDel="00C6374D" w:rsidRDefault="00BE19B9">
      <w:pPr>
        <w:jc w:val="center"/>
        <w:rPr>
          <w:ins w:id="481" w:author="Prabhvir Saran [2]" w:date="2017-03-23T22:14:00Z"/>
          <w:del w:id="482" w:author="Bhagwan Virdi" w:date="2017-04-05T15:51:00Z"/>
          <w:b/>
          <w:sz w:val="36"/>
          <w:u w:val="single"/>
        </w:rPr>
        <w:pPrChange w:id="483" w:author="Bhagwan Virdi" w:date="2017-04-05T15:55:00Z">
          <w:pPr>
            <w:pStyle w:val="Heading1"/>
            <w:jc w:val="center"/>
          </w:pPr>
        </w:pPrChange>
      </w:pPr>
    </w:p>
    <w:p w14:paraId="36C8BA2A" w14:textId="77777777" w:rsidR="004E3F3A" w:rsidDel="00C6374D" w:rsidRDefault="004E3F3A">
      <w:pPr>
        <w:jc w:val="center"/>
        <w:rPr>
          <w:ins w:id="484" w:author="Prabhvir Saran [2]" w:date="2017-03-23T22:13:00Z"/>
          <w:del w:id="485" w:author="Bhagwan Virdi" w:date="2017-04-05T15:51:00Z"/>
          <w:b/>
          <w:sz w:val="36"/>
          <w:u w:val="single"/>
        </w:rPr>
        <w:pPrChange w:id="486" w:author="Bhagwan Virdi" w:date="2017-04-05T15:55:00Z">
          <w:pPr>
            <w:pStyle w:val="Heading1"/>
            <w:jc w:val="center"/>
          </w:pPr>
        </w:pPrChange>
      </w:pPr>
    </w:p>
    <w:p w14:paraId="653AF0ED" w14:textId="7677A13A" w:rsidR="00BE19B9" w:rsidDel="00C6374D" w:rsidRDefault="00BE19B9">
      <w:pPr>
        <w:pStyle w:val="Heading1"/>
        <w:jc w:val="center"/>
        <w:rPr>
          <w:del w:id="487" w:author="Bhagwan Virdi" w:date="2017-04-05T15:51:00Z"/>
          <w:rFonts w:asciiTheme="minorHAnsi" w:eastAsiaTheme="minorHAnsi" w:hAnsiTheme="minorHAnsi" w:cstheme="minorBidi"/>
          <w:color w:val="auto"/>
          <w:sz w:val="22"/>
          <w:szCs w:val="22"/>
        </w:rPr>
      </w:pPr>
    </w:p>
    <w:p w14:paraId="76160D72" w14:textId="569D5C8A" w:rsidR="00B718EC" w:rsidRDefault="00B718EC">
      <w:pPr>
        <w:pStyle w:val="Heading1"/>
        <w:jc w:val="center"/>
        <w:rPr>
          <w:ins w:id="488" w:author="Bhagwan Virdi" w:date="2017-04-05T15:54:00Z"/>
          <w:b/>
          <w:sz w:val="36"/>
          <w:u w:val="single"/>
        </w:rPr>
      </w:pPr>
      <w:bookmarkStart w:id="489" w:name="_Toc479688097"/>
      <w:ins w:id="490" w:author="Bhagwan Virdi" w:date="2017-04-05T14:52:00Z">
        <w:r>
          <w:rPr>
            <w:b/>
            <w:sz w:val="36"/>
            <w:u w:val="single"/>
          </w:rPr>
          <w:t>Milestone 5</w:t>
        </w:r>
        <w:r w:rsidRPr="00A22D7F">
          <w:rPr>
            <w:b/>
            <w:sz w:val="36"/>
            <w:u w:val="single"/>
          </w:rPr>
          <w:t xml:space="preserve">: </w:t>
        </w:r>
      </w:ins>
      <w:ins w:id="491" w:author="Bhagwan Virdi" w:date="2017-04-05T14:53:00Z">
        <w:r>
          <w:rPr>
            <w:b/>
            <w:sz w:val="36"/>
            <w:u w:val="single"/>
          </w:rPr>
          <w:t>Server Side Programming</w:t>
        </w:r>
      </w:ins>
      <w:bookmarkEnd w:id="489"/>
    </w:p>
    <w:p w14:paraId="6DF40A99" w14:textId="44409C45" w:rsidR="0051798E" w:rsidRDefault="0051798E">
      <w:pPr>
        <w:rPr>
          <w:ins w:id="492" w:author="Bhagwan Virdi" w:date="2017-04-05T15:54:00Z"/>
        </w:rPr>
        <w:pPrChange w:id="493" w:author="Bhagwan Virdi" w:date="2017-04-05T15:54:00Z">
          <w:pPr>
            <w:pStyle w:val="Heading1"/>
            <w:jc w:val="center"/>
          </w:pPr>
        </w:pPrChange>
      </w:pPr>
    </w:p>
    <w:p w14:paraId="113B069D" w14:textId="77777777" w:rsidR="0051798E" w:rsidRPr="00FF76DD" w:rsidRDefault="0051798E" w:rsidP="0051798E">
      <w:pPr>
        <w:pStyle w:val="Heading2"/>
        <w:spacing w:after="240"/>
        <w:rPr>
          <w:ins w:id="494" w:author="Bhagwan Virdi" w:date="2017-04-05T15:54:00Z"/>
        </w:rPr>
      </w:pPr>
      <w:bookmarkStart w:id="495" w:name="_Toc479688098"/>
      <w:ins w:id="496" w:author="Bhagwan Virdi" w:date="2017-04-05T15:54:00Z">
        <w:r>
          <w:t>URL of the website</w:t>
        </w:r>
        <w:bookmarkEnd w:id="495"/>
      </w:ins>
    </w:p>
    <w:p w14:paraId="6BDC4492" w14:textId="03615033" w:rsidR="0051798E" w:rsidRDefault="008F1378">
      <w:pPr>
        <w:pStyle w:val="Heading2"/>
        <w:rPr>
          <w:ins w:id="497" w:author="Bhagwan Virdi" w:date="2017-04-11T15:19:00Z"/>
        </w:rPr>
        <w:pPrChange w:id="498" w:author="Bhagwan Virdi" w:date="2017-04-11T15:19:00Z">
          <w:pPr/>
        </w:pPrChange>
      </w:pPr>
      <w:ins w:id="499" w:author="Bhagwan Virdi" w:date="2017-04-11T15:19: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ins>
      <w:ins w:id="500" w:author="Bhagwan Virdi" w:date="2017-04-05T15:54:00Z">
        <w:r w:rsidRPr="008F1378">
          <w:rPr>
            <w:color w:val="auto"/>
            <w:rPrChange w:id="501" w:author="Bhagwan Virdi" w:date="2017-04-11T15:19:00Z">
              <w:rPr>
                <w:rStyle w:val="Hyperlink"/>
              </w:rPr>
            </w:rPrChange>
          </w:rPr>
          <w:instrText>http://students.bcitdev.com/A00980505/G2/index.</w:instrText>
        </w:r>
        <w:r>
          <w:rPr>
            <w:rFonts w:asciiTheme="minorHAnsi" w:eastAsiaTheme="minorHAnsi" w:hAnsiTheme="minorHAnsi" w:cstheme="minorBidi"/>
            <w:color w:val="auto"/>
            <w:sz w:val="22"/>
            <w:szCs w:val="22"/>
          </w:rPr>
          <w:instrText>php</w:instrText>
        </w:r>
      </w:ins>
      <w:ins w:id="502" w:author="Bhagwan Virdi" w:date="2017-04-11T15:19:00Z">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503" w:name="_Toc479688099"/>
      <w:r w:rsidRPr="00F22FF1">
        <w:rPr>
          <w:rStyle w:val="Hyperlink"/>
          <w:rFonts w:asciiTheme="minorHAnsi" w:eastAsiaTheme="minorHAnsi" w:hAnsiTheme="minorHAnsi" w:cstheme="minorBidi"/>
          <w:sz w:val="22"/>
          <w:szCs w:val="22"/>
        </w:rPr>
        <w:t>http://students.bcitdev.com/A00980505/G2/index.php</w:t>
      </w:r>
      <w:bookmarkEnd w:id="503"/>
      <w:ins w:id="504" w:author="Bhagwan Virdi" w:date="2017-04-11T15:19:00Z">
        <w:r>
          <w:rPr>
            <w:rFonts w:asciiTheme="minorHAnsi" w:eastAsiaTheme="minorHAnsi" w:hAnsiTheme="minorHAnsi" w:cstheme="minorBidi"/>
            <w:color w:val="auto"/>
            <w:sz w:val="22"/>
            <w:szCs w:val="22"/>
          </w:rPr>
          <w:fldChar w:fldCharType="end"/>
        </w:r>
      </w:ins>
      <w:ins w:id="505" w:author="Bhagwan Virdi" w:date="2017-04-05T15:54:00Z">
        <w:r>
          <w:rPr>
            <w:rFonts w:asciiTheme="minorHAnsi" w:eastAsiaTheme="minorHAnsi" w:hAnsiTheme="minorHAnsi" w:cstheme="minorBidi"/>
            <w:color w:val="auto"/>
            <w:sz w:val="22"/>
            <w:szCs w:val="22"/>
          </w:rPr>
          <w:t xml:space="preserve"> </w:t>
        </w:r>
      </w:ins>
    </w:p>
    <w:p w14:paraId="474E6FCC" w14:textId="77777777" w:rsidR="008F1378" w:rsidRPr="008F1378" w:rsidRDefault="008F1378">
      <w:pPr>
        <w:rPr>
          <w:ins w:id="506" w:author="Bhagwan Virdi" w:date="2017-04-05T15:54:00Z"/>
        </w:rPr>
      </w:pPr>
    </w:p>
    <w:p w14:paraId="7C3F8A99" w14:textId="77777777" w:rsidR="0051798E" w:rsidRDefault="0051798E" w:rsidP="0051798E">
      <w:pPr>
        <w:pStyle w:val="Heading2"/>
        <w:rPr>
          <w:ins w:id="507" w:author="Bhagwan Virdi" w:date="2017-04-05T15:54:00Z"/>
        </w:rPr>
      </w:pPr>
      <w:bookmarkStart w:id="508" w:name="_Toc479688100"/>
      <w:ins w:id="509" w:author="Bhagwan Virdi" w:date="2017-04-05T15:54:00Z">
        <w:r>
          <w:t>List of all the items completed</w:t>
        </w:r>
        <w:bookmarkEnd w:id="508"/>
        <w:r>
          <w:t xml:space="preserve"> </w:t>
        </w:r>
      </w:ins>
    </w:p>
    <w:p w14:paraId="453E769C" w14:textId="2014021F" w:rsidR="001D692D" w:rsidRDefault="0059234D">
      <w:pPr>
        <w:pStyle w:val="ListParagraph"/>
        <w:numPr>
          <w:ilvl w:val="0"/>
          <w:numId w:val="18"/>
        </w:numPr>
        <w:rPr>
          <w:ins w:id="510" w:author="prabh" w:date="2017-04-14T00:38:00Z"/>
        </w:rPr>
        <w:pPrChange w:id="511" w:author="Bhagwan Virdi" w:date="2017-04-05T15:28:00Z">
          <w:pPr>
            <w:pStyle w:val="Heading1"/>
            <w:jc w:val="center"/>
          </w:pPr>
        </w:pPrChange>
      </w:pPr>
      <w:ins w:id="512" w:author="Bhagwan Virdi" w:date="2017-04-11T15:04:00Z">
        <w:del w:id="513" w:author="prabh" w:date="2017-04-14T00:38:00Z">
          <w:r w:rsidDel="00315233">
            <w:delText>Added php to enable user to login in</w:delText>
          </w:r>
        </w:del>
      </w:ins>
      <w:ins w:id="514" w:author="prabh" w:date="2017-04-14T00:38:00Z">
        <w:r w:rsidR="00315233">
          <w:t xml:space="preserve">The provided </w:t>
        </w:r>
      </w:ins>
      <w:ins w:id="515" w:author="prabh" w:date="2017-04-14T00:40:00Z">
        <w:r w:rsidR="00315233">
          <w:t>PHP</w:t>
        </w:r>
      </w:ins>
      <w:ins w:id="516" w:author="prabh" w:date="2017-04-14T00:38:00Z">
        <w:r w:rsidR="00315233">
          <w:t xml:space="preserve"> script was linked with the website</w:t>
        </w:r>
      </w:ins>
    </w:p>
    <w:p w14:paraId="6800E5C8" w14:textId="79F18915" w:rsidR="00315233" w:rsidRDefault="00315233">
      <w:pPr>
        <w:pStyle w:val="ListParagraph"/>
        <w:numPr>
          <w:ilvl w:val="0"/>
          <w:numId w:val="18"/>
        </w:numPr>
        <w:rPr>
          <w:ins w:id="517" w:author="prabh" w:date="2017-04-14T00:38:00Z"/>
        </w:rPr>
        <w:pPrChange w:id="518" w:author="Bhagwan Virdi" w:date="2017-04-05T15:28:00Z">
          <w:pPr>
            <w:pStyle w:val="Heading1"/>
            <w:jc w:val="center"/>
          </w:pPr>
        </w:pPrChange>
      </w:pPr>
      <w:ins w:id="519" w:author="prabh" w:date="2017-04-14T00:38:00Z">
        <w:r>
          <w:t xml:space="preserve">Users </w:t>
        </w:r>
      </w:ins>
      <w:ins w:id="520" w:author="prabh" w:date="2017-04-14T00:40:00Z">
        <w:r>
          <w:t>can</w:t>
        </w:r>
      </w:ins>
      <w:ins w:id="521" w:author="prabh" w:date="2017-04-14T00:38:00Z">
        <w:r>
          <w:t xml:space="preserve"> register on the website</w:t>
        </w:r>
      </w:ins>
    </w:p>
    <w:p w14:paraId="5FE987E3" w14:textId="59CF3FC8" w:rsidR="00315233" w:rsidRDefault="00315233">
      <w:pPr>
        <w:pStyle w:val="ListParagraph"/>
        <w:numPr>
          <w:ilvl w:val="0"/>
          <w:numId w:val="18"/>
        </w:numPr>
        <w:rPr>
          <w:ins w:id="522" w:author="prabh" w:date="2017-04-14T00:39:00Z"/>
        </w:rPr>
        <w:pPrChange w:id="523" w:author="Bhagwan Virdi" w:date="2017-04-05T15:28:00Z">
          <w:pPr>
            <w:pStyle w:val="Heading1"/>
            <w:jc w:val="center"/>
          </w:pPr>
        </w:pPrChange>
      </w:pPr>
      <w:ins w:id="524" w:author="prabh" w:date="2017-04-14T00:39:00Z">
        <w:r>
          <w:t>A registered user can login / logout</w:t>
        </w:r>
      </w:ins>
    </w:p>
    <w:p w14:paraId="7ECED0C4" w14:textId="52A5F845" w:rsidR="00315233" w:rsidDel="00315233" w:rsidRDefault="00315233" w:rsidP="00315233">
      <w:pPr>
        <w:pStyle w:val="ListParagraph"/>
        <w:numPr>
          <w:ilvl w:val="0"/>
          <w:numId w:val="18"/>
        </w:numPr>
        <w:rPr>
          <w:del w:id="525" w:author="prabh" w:date="2017-04-14T00:40:00Z"/>
        </w:rPr>
        <w:pPrChange w:id="526" w:author="prabh" w:date="2017-04-14T00:40:00Z">
          <w:pPr>
            <w:pStyle w:val="Heading1"/>
            <w:jc w:val="center"/>
          </w:pPr>
        </w:pPrChange>
      </w:pPr>
      <w:ins w:id="527" w:author="prabh" w:date="2017-04-14T00:39:00Z">
        <w:r>
          <w:t xml:space="preserve">Once logged in, the </w:t>
        </w:r>
      </w:ins>
      <w:ins w:id="528" w:author="prabh" w:date="2017-04-14T00:40:00Z">
        <w:r>
          <w:t>users’</w:t>
        </w:r>
      </w:ins>
      <w:ins w:id="529" w:author="prabh" w:date="2017-04-14T00:39:00Z">
        <w:r>
          <w:t xml:space="preserve"> name is display on the website</w:t>
        </w:r>
      </w:ins>
    </w:p>
    <w:p w14:paraId="44325F4F" w14:textId="77777777" w:rsidR="00315233" w:rsidRDefault="00315233">
      <w:pPr>
        <w:pStyle w:val="ListParagraph"/>
        <w:numPr>
          <w:ilvl w:val="0"/>
          <w:numId w:val="18"/>
        </w:numPr>
        <w:rPr>
          <w:ins w:id="530" w:author="prabh" w:date="2017-04-14T00:40:00Z"/>
        </w:rPr>
        <w:pPrChange w:id="531" w:author="Bhagwan Virdi" w:date="2017-04-05T15:28:00Z">
          <w:pPr>
            <w:pStyle w:val="Heading1"/>
            <w:jc w:val="center"/>
          </w:pPr>
        </w:pPrChange>
      </w:pPr>
    </w:p>
    <w:p w14:paraId="17147B34" w14:textId="57770998" w:rsidR="0059234D" w:rsidDel="00315233" w:rsidRDefault="00315233" w:rsidP="00315233">
      <w:pPr>
        <w:pStyle w:val="ListParagraph"/>
        <w:numPr>
          <w:ilvl w:val="0"/>
          <w:numId w:val="18"/>
        </w:numPr>
        <w:rPr>
          <w:ins w:id="532" w:author="Bhagwan Virdi" w:date="2017-04-11T15:06:00Z"/>
          <w:del w:id="533" w:author="prabh" w:date="2017-04-14T00:40:00Z"/>
        </w:rPr>
        <w:pPrChange w:id="534" w:author="prabh" w:date="2017-04-14T00:40:00Z">
          <w:pPr>
            <w:pStyle w:val="Heading1"/>
            <w:jc w:val="center"/>
          </w:pPr>
        </w:pPrChange>
      </w:pPr>
      <w:ins w:id="535" w:author="prabh" w:date="2017-04-14T00:40:00Z">
        <w:r>
          <w:t xml:space="preserve">Forum was added to </w:t>
        </w:r>
        <w:proofErr w:type="spellStart"/>
        <w:r>
          <w:t>aboutus</w:t>
        </w:r>
        <w:proofErr w:type="spellEnd"/>
        <w:r>
          <w:t xml:space="preserve"> page for users to post / view </w:t>
        </w:r>
      </w:ins>
      <w:ins w:id="536" w:author="prabh" w:date="2017-04-14T00:41:00Z">
        <w:r>
          <w:t>comments</w:t>
        </w:r>
      </w:ins>
      <w:ins w:id="537" w:author="Bhagwan Virdi" w:date="2017-04-11T15:05:00Z">
        <w:del w:id="538" w:author="prabh" w:date="2017-04-14T00:40:00Z">
          <w:r w:rsidR="0059234D" w:rsidDel="00315233">
            <w:delText xml:space="preserve">Changed about us page to show </w:delText>
          </w:r>
        </w:del>
      </w:ins>
      <w:ins w:id="539" w:author="Bhagwan Virdi" w:date="2017-04-11T15:06:00Z">
        <w:del w:id="540" w:author="prabh" w:date="2017-04-14T00:40:00Z">
          <w:r w:rsidR="0059234D" w:rsidDel="00315233">
            <w:delText>MySQL database</w:delText>
          </w:r>
        </w:del>
      </w:ins>
    </w:p>
    <w:p w14:paraId="51BC3DEE" w14:textId="29FA3929" w:rsidR="0059234D" w:rsidDel="00315233" w:rsidRDefault="0059234D" w:rsidP="00315233">
      <w:pPr>
        <w:pStyle w:val="ListParagraph"/>
        <w:rPr>
          <w:ins w:id="541" w:author="prabh [2]" w:date="2017-04-13T16:47:00Z"/>
          <w:del w:id="542" w:author="prabh" w:date="2017-04-14T00:40:00Z"/>
        </w:rPr>
        <w:pPrChange w:id="543" w:author="prabh" w:date="2017-04-14T00:40:00Z">
          <w:pPr>
            <w:pStyle w:val="Heading1"/>
            <w:jc w:val="center"/>
          </w:pPr>
        </w:pPrChange>
      </w:pPr>
      <w:ins w:id="544" w:author="Bhagwan Virdi" w:date="2017-04-11T15:06:00Z">
        <w:del w:id="545" w:author="prabh" w:date="2017-04-14T00:40:00Z">
          <w:r w:rsidDel="00315233">
            <w:delText>Website now display name of the name that is logged in</w:delText>
          </w:r>
        </w:del>
      </w:ins>
    </w:p>
    <w:p w14:paraId="232E242C" w14:textId="388DA541" w:rsidR="00833878" w:rsidRDefault="00833878" w:rsidP="00315233">
      <w:pPr>
        <w:pStyle w:val="ListParagraph"/>
        <w:numPr>
          <w:ilvl w:val="0"/>
          <w:numId w:val="18"/>
        </w:numPr>
        <w:rPr>
          <w:ins w:id="546" w:author="Bhagwan Virdi" w:date="2017-04-11T15:09:00Z"/>
        </w:rPr>
        <w:pPrChange w:id="547" w:author="prabh" w:date="2017-04-14T00:40:00Z">
          <w:pPr>
            <w:pStyle w:val="Heading1"/>
            <w:jc w:val="center"/>
          </w:pPr>
        </w:pPrChange>
      </w:pPr>
    </w:p>
    <w:p w14:paraId="4818730B" w14:textId="4E089497" w:rsidR="00B718EC" w:rsidRDefault="00B718EC" w:rsidP="00B718EC">
      <w:pPr>
        <w:pStyle w:val="Heading2"/>
        <w:rPr>
          <w:ins w:id="548" w:author="Bhagwan Virdi" w:date="2017-04-05T14:58:00Z"/>
        </w:rPr>
      </w:pPr>
      <w:bookmarkStart w:id="549" w:name="_Toc479688101"/>
      <w:ins w:id="550" w:author="Bhagwan Virdi" w:date="2017-04-05T14:57:00Z">
        <w:r>
          <w:t>User Registration</w:t>
        </w:r>
        <w:bookmarkEnd w:id="549"/>
        <w:r>
          <w:t xml:space="preserve"> </w:t>
        </w:r>
      </w:ins>
    </w:p>
    <w:p w14:paraId="54E8E8C6" w14:textId="793965E0" w:rsidR="00E50883" w:rsidRDefault="00B718EC">
      <w:pPr>
        <w:rPr>
          <w:ins w:id="551" w:author="Bhagwan Virdi" w:date="2017-04-11T15:20:00Z"/>
        </w:rPr>
        <w:pPrChange w:id="552" w:author="Bhagwan Virdi" w:date="2017-04-05T15:28:00Z">
          <w:pPr>
            <w:pStyle w:val="Default"/>
          </w:pPr>
        </w:pPrChange>
      </w:pPr>
      <w:ins w:id="553" w:author="Bhagwan Virdi" w:date="2017-04-05T15:01:00Z">
        <w:r>
          <w:tab/>
        </w:r>
      </w:ins>
      <w:ins w:id="554" w:author="Bhagwan Virdi" w:date="2017-04-05T15:05:00Z">
        <w:del w:id="555" w:author="prabh" w:date="2017-04-14T00:46:00Z">
          <w:r w:rsidR="004D5572" w:rsidDel="00B1433C">
            <w:delText>The user</w:delText>
          </w:r>
        </w:del>
      </w:ins>
      <w:ins w:id="556" w:author="prabh" w:date="2017-04-14T00:46:00Z">
        <w:r w:rsidR="00B1433C">
          <w:t>Users</w:t>
        </w:r>
      </w:ins>
      <w:ins w:id="557" w:author="Bhagwan Virdi" w:date="2017-04-05T15:05:00Z">
        <w:r w:rsidR="004D5572">
          <w:t xml:space="preserve"> can login or sign up using </w:t>
        </w:r>
      </w:ins>
      <w:ins w:id="558" w:author="Bhagwan Virdi" w:date="2017-04-05T15:11:00Z">
        <w:r w:rsidR="004D5572">
          <w:t>their</w:t>
        </w:r>
      </w:ins>
      <w:ins w:id="559" w:author="Bhagwan Virdi" w:date="2017-04-05T15:05:00Z">
        <w:r w:rsidR="008F1378">
          <w:t xml:space="preserve"> us</w:t>
        </w:r>
      </w:ins>
      <w:ins w:id="560" w:author="Bhagwan Virdi" w:date="2017-04-11T15:15:00Z">
        <w:r w:rsidR="008F1378">
          <w:t>ername</w:t>
        </w:r>
      </w:ins>
      <w:ins w:id="561" w:author="Bhagwan Virdi" w:date="2017-04-05T15:05:00Z">
        <w:r w:rsidR="004D5572">
          <w:t xml:space="preserve"> and password</w:t>
        </w:r>
      </w:ins>
      <w:ins w:id="562" w:author="Bhagwan Virdi" w:date="2017-04-05T15:26:00Z">
        <w:r w:rsidR="001D692D">
          <w:t>. The login form</w:t>
        </w:r>
      </w:ins>
      <w:ins w:id="563" w:author="Bhagwan Virdi" w:date="2017-04-11T15:16:00Z">
        <w:r w:rsidR="008F1378">
          <w:t xml:space="preserve"> doesn’t ask for the email any more. Instead it asks for a username.</w:t>
        </w:r>
      </w:ins>
      <w:ins w:id="564" w:author="Bhagwan Virdi" w:date="2017-04-05T15:26:00Z">
        <w:r w:rsidR="001D692D">
          <w:t xml:space="preserve"> </w:t>
        </w:r>
      </w:ins>
      <w:ins w:id="565" w:author="Bhagwan Virdi" w:date="2017-04-11T15:17:00Z">
        <w:r w:rsidR="00E50883">
          <w:t>T</w:t>
        </w:r>
      </w:ins>
      <w:ins w:id="566" w:author="Bhagwan Virdi" w:date="2017-04-11T15:21:00Z">
        <w:r w:rsidR="00E50883">
          <w:t>he form</w:t>
        </w:r>
      </w:ins>
      <w:ins w:id="567" w:author="Bhagwan Virdi" w:date="2017-04-11T15:17:00Z">
        <w:r w:rsidR="008F1378">
          <w:t xml:space="preserve"> also asks the user for their </w:t>
        </w:r>
      </w:ins>
      <w:ins w:id="568" w:author="Bhagwan Virdi" w:date="2017-04-11T15:18:00Z">
        <w:r w:rsidR="008F1378">
          <w:t xml:space="preserve">first and last </w:t>
        </w:r>
      </w:ins>
      <w:ins w:id="569" w:author="Bhagwan Virdi" w:date="2017-04-11T15:17:00Z">
        <w:r w:rsidR="008F1378">
          <w:t>name</w:t>
        </w:r>
      </w:ins>
      <w:ins w:id="570" w:author="Bhagwan Virdi" w:date="2017-04-11T15:18:00Z">
        <w:r w:rsidR="008F1378">
          <w:t xml:space="preserve">, and </w:t>
        </w:r>
      </w:ins>
      <w:ins w:id="571" w:author="Bhagwan Virdi" w:date="2017-04-11T15:21:00Z">
        <w:r w:rsidR="00E50883">
          <w:t>their</w:t>
        </w:r>
      </w:ins>
      <w:ins w:id="572" w:author="Bhagwan Virdi" w:date="2017-04-11T15:18:00Z">
        <w:r w:rsidR="008F1378">
          <w:t xml:space="preserve"> password along with confir</w:t>
        </w:r>
        <w:r w:rsidR="00324368">
          <w:t xml:space="preserve">mation </w:t>
        </w:r>
        <w:bookmarkStart w:id="573" w:name="_GoBack"/>
        <w:bookmarkEnd w:id="573"/>
        <w:r w:rsidR="00324368">
          <w:t xml:space="preserve">of their </w:t>
        </w:r>
      </w:ins>
      <w:ins w:id="574" w:author="Bhagwan Virdi" w:date="2017-04-11T15:19:00Z">
        <w:r w:rsidR="00756B3E">
          <w:t>password</w:t>
        </w:r>
      </w:ins>
      <w:ins w:id="575" w:author="Bhagwan Virdi" w:date="2017-04-11T15:18:00Z">
        <w:r w:rsidR="008F1378">
          <w:t>.</w:t>
        </w:r>
      </w:ins>
    </w:p>
    <w:p w14:paraId="2E78C7C2" w14:textId="20931F78" w:rsidR="00425EE1" w:rsidRPr="00197962" w:rsidRDefault="00197962">
      <w:pPr>
        <w:rPr>
          <w:ins w:id="576" w:author="Bhagwan Virdi" w:date="2017-04-05T14:58:00Z"/>
          <w:noProof/>
          <w:lang w:eastAsia="en-CA"/>
          <w:rPrChange w:id="577" w:author="Bhagwan Virdi" w:date="2017-04-11T15:33:00Z">
            <w:rPr>
              <w:ins w:id="578" w:author="Bhagwan Virdi" w:date="2017-04-05T14:58:00Z"/>
            </w:rPr>
          </w:rPrChange>
        </w:rPr>
        <w:pPrChange w:id="579" w:author="Bhagwan Virdi" w:date="2017-04-05T15:28:00Z">
          <w:pPr>
            <w:pStyle w:val="Default"/>
          </w:pPr>
        </w:pPrChange>
      </w:pPr>
      <w:r>
        <w:rPr>
          <w:noProof/>
        </w:rPr>
        <mc:AlternateContent>
          <mc:Choice Requires="wpg">
            <w:drawing>
              <wp:inline distT="0" distB="0" distL="0" distR="0" wp14:anchorId="7235C7E8" wp14:editId="68BEFBEF">
                <wp:extent cx="5486400" cy="2914650"/>
                <wp:effectExtent l="0" t="0" r="0" b="0"/>
                <wp:docPr id="544" name="Group 544"/>
                <wp:cNvGraphicFramePr/>
                <a:graphic xmlns:a="http://schemas.openxmlformats.org/drawingml/2006/main">
                  <a:graphicData uri="http://schemas.microsoft.com/office/word/2010/wordprocessingGroup">
                    <wpg:wgp>
                      <wpg:cNvGrpSpPr/>
                      <wpg:grpSpPr>
                        <a:xfrm>
                          <a:off x="0" y="0"/>
                          <a:ext cx="5486400" cy="2914650"/>
                          <a:chOff x="0" y="0"/>
                          <a:chExt cx="5486400" cy="2914650"/>
                        </a:xfrm>
                      </wpg:grpSpPr>
                      <pic:pic xmlns:pic="http://schemas.openxmlformats.org/drawingml/2006/picture">
                        <pic:nvPicPr>
                          <pic:cNvPr id="536" name="Picture 536" descr="C:\Users\bhagw\AppData\Local\Microsoft\Windows\INetCache\Content.Word\2017-04-11.png"/>
                          <pic:cNvPicPr>
                            <a:picLocks noChangeAspect="1"/>
                          </pic:cNvPicPr>
                        </pic:nvPicPr>
                        <pic:blipFill rotWithShape="1">
                          <a:blip r:embed="rId9" cstate="print">
                            <a:extLst>
                              <a:ext uri="{28A0092B-C50C-407E-A947-70E740481C1C}">
                                <a14:useLocalDpi xmlns:a14="http://schemas.microsoft.com/office/drawing/2010/main" val="0"/>
                              </a:ext>
                            </a:extLst>
                          </a:blip>
                          <a:srcRect l="3208" t="9126" r="4386" b="13308"/>
                          <a:stretch/>
                        </pic:blipFill>
                        <pic:spPr bwMode="auto">
                          <a:xfrm>
                            <a:off x="0" y="0"/>
                            <a:ext cx="5486400" cy="2590800"/>
                          </a:xfrm>
                          <a:prstGeom prst="rect">
                            <a:avLst/>
                          </a:prstGeom>
                          <a:noFill/>
                          <a:ln>
                            <a:noFill/>
                          </a:ln>
                          <a:extLst>
                            <a:ext uri="{53640926-AAD7-44D8-BBD7-CCE9431645EC}">
                              <a14:shadowObscured xmlns:a14="http://schemas.microsoft.com/office/drawing/2010/main"/>
                            </a:ext>
                          </a:extLst>
                        </pic:spPr>
                      </pic:pic>
                      <wps:wsp>
                        <wps:cNvPr id="543" name="Text Box 543"/>
                        <wps:cNvSpPr txBox="1"/>
                        <wps:spPr>
                          <a:xfrm>
                            <a:off x="0" y="2647950"/>
                            <a:ext cx="5486400" cy="266700"/>
                          </a:xfrm>
                          <a:prstGeom prst="rect">
                            <a:avLst/>
                          </a:prstGeom>
                          <a:solidFill>
                            <a:prstClr val="white"/>
                          </a:solidFill>
                          <a:ln>
                            <a:noFill/>
                          </a:ln>
                        </wps:spPr>
                        <wps:txbx>
                          <w:txbxContent>
                            <w:p w14:paraId="61718AED" w14:textId="5D56AACF" w:rsidR="00D04120" w:rsidRPr="00791F0D" w:rsidRDefault="00D04120">
                              <w:pPr>
                                <w:pStyle w:val="Caption"/>
                                <w:rPr>
                                  <w:noProof/>
                                </w:rPr>
                                <w:pPrChange w:id="580" w:author="Bhagwan Virdi" w:date="2017-04-11T15:33:00Z">
                                  <w:pPr/>
                                </w:pPrChange>
                              </w:pPr>
                              <w:ins w:id="581" w:author="Bhagwan Virdi" w:date="2017-04-11T15:33:00Z">
                                <w:r>
                                  <w:t xml:space="preserve">Login/Signup with the form  </w:t>
                                </w:r>
                                <w:r>
                                  <w:fldChar w:fldCharType="begin"/>
                                </w:r>
                                <w:r>
                                  <w:instrText xml:space="preserve"> SEQ Login/Signup_with_the_form_ \* ARABIC </w:instrText>
                                </w:r>
                              </w:ins>
                              <w:r>
                                <w:fldChar w:fldCharType="separate"/>
                              </w:r>
                              <w:ins w:id="582" w:author="Bhagwan Virdi" w:date="2017-04-11T15:33:00Z">
                                <w:r>
                                  <w:rPr>
                                    <w:noProof/>
                                  </w:rPr>
                                  <w:t>1</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35C7E8" id="Group 544" o:spid="_x0000_s1030" style="width:6in;height:229.5pt;mso-position-horizontal-relative:char;mso-position-vertical-relative:line" coordsize="54864,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6" o:spid="_x0000_s1031" type="#_x0000_t75" style="position:absolute;width:54864;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">
                  <v:imagedata r:id="rId10" o:title="2017-04-11" croptop="5981f" cropbottom="8722f" cropleft="2102f" cropright="2874f"/>
                  <v:path arrowok="t"/>
                </v:shape>
                <v:shape id="Text Box 543" o:spid="_x0000_s1032" type="#_x0000_t202" style="position:absolute;top:26479;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" stroked="f">
                  <v:textbox style="mso-fit-shape-to-text:t" inset="0,0,0,0">
                    <w:txbxContent>
                      <w:p w14:paraId="61718AED" w14:textId="5D56AACF" w:rsidR="00D04120" w:rsidRPr="00791F0D" w:rsidRDefault="00D04120">
                        <w:pPr>
                          <w:pStyle w:val="Caption"/>
                          <w:rPr>
                            <w:noProof/>
                          </w:rPr>
                          <w:pPrChange w:id="583" w:author="Bhagwan Virdi" w:date="2017-04-11T15:33:00Z">
                            <w:pPr/>
                          </w:pPrChange>
                        </w:pPr>
                        <w:ins w:id="584" w:author="Bhagwan Virdi" w:date="2017-04-11T15:33:00Z">
                          <w:r>
                            <w:t xml:space="preserve">Login/Signup with the form  </w:t>
                          </w:r>
                          <w:r>
                            <w:fldChar w:fldCharType="begin"/>
                          </w:r>
                          <w:r>
                            <w:instrText xml:space="preserve"> SEQ Login/Signup_with_the_form_ \* ARABIC </w:instrText>
                          </w:r>
                        </w:ins>
                        <w:r>
                          <w:fldChar w:fldCharType="separate"/>
                        </w:r>
                        <w:ins w:id="585" w:author="Bhagwan Virdi" w:date="2017-04-11T15:33:00Z">
                          <w:r>
                            <w:rPr>
                              <w:noProof/>
                            </w:rPr>
                            <w:t>1</w:t>
                          </w:r>
                          <w:r>
                            <w:fldChar w:fldCharType="end"/>
                          </w:r>
                        </w:ins>
                      </w:p>
                    </w:txbxContent>
                  </v:textbox>
                </v:shape>
                <w10:anchorlock/>
              </v:group>
            </w:pict>
          </mc:Fallback>
        </mc:AlternateContent>
      </w:r>
    </w:p>
    <w:p w14:paraId="228090AE" w14:textId="5EDF140C" w:rsidR="00B718EC" w:rsidRDefault="00B718EC">
      <w:pPr>
        <w:pStyle w:val="Heading2"/>
        <w:rPr>
          <w:ins w:id="586" w:author="Bhagwan Virdi" w:date="2017-04-05T15:11:00Z"/>
        </w:rPr>
        <w:pPrChange w:id="587" w:author="Bhagwan Virdi" w:date="2017-04-05T15:00:00Z">
          <w:pPr>
            <w:pStyle w:val="Default"/>
          </w:pPr>
        </w:pPrChange>
      </w:pPr>
      <w:bookmarkStart w:id="588" w:name="_Toc479688102"/>
      <w:ins w:id="589" w:author="Bhagwan Virdi" w:date="2017-04-05T14:58:00Z">
        <w:r w:rsidRPr="00B718EC">
          <w:rPr>
            <w:rPrChange w:id="590" w:author="Bhagwan Virdi" w:date="2017-04-05T14:59:00Z">
              <w:rPr/>
            </w:rPrChange>
          </w:rPr>
          <w:t>User authentication</w:t>
        </w:r>
        <w:bookmarkEnd w:id="588"/>
        <w:r w:rsidRPr="00B718EC">
          <w:rPr>
            <w:rPrChange w:id="591" w:author="Bhagwan Virdi" w:date="2017-04-05T14:59:00Z">
              <w:rPr/>
            </w:rPrChange>
          </w:rPr>
          <w:t xml:space="preserve"> </w:t>
        </w:r>
      </w:ins>
    </w:p>
    <w:p w14:paraId="2F10FE6E" w14:textId="69B8A992" w:rsidR="004D5572" w:rsidRDefault="00C774D2">
      <w:pPr>
        <w:rPr>
          <w:ins w:id="592" w:author="Bhagwan Virdi" w:date="2017-04-05T15:31:00Z"/>
        </w:rPr>
        <w:pPrChange w:id="593" w:author="Bhagwan Virdi" w:date="2017-04-05T15:11:00Z">
          <w:pPr>
            <w:pStyle w:val="Default"/>
          </w:pPr>
        </w:pPrChange>
      </w:pPr>
      <w:ins w:id="594" w:author="Bhagwan Virdi" w:date="2017-04-11T15:15:00Z">
        <w:r>
          <w:rPr>
            <w:noProof/>
          </w:rPr>
          <mc:AlternateContent>
            <mc:Choice Requires="wpg">
              <w:drawing>
                <wp:anchor distT="0" distB="0" distL="114300" distR="114300" simplePos="0" relativeHeight="251758592" behindDoc="0" locked="0" layoutInCell="1" allowOverlap="1" wp14:anchorId="50939A35" wp14:editId="0DE2D497">
                  <wp:simplePos x="0" y="0"/>
                  <wp:positionH relativeFrom="column">
                    <wp:posOffset>2537640</wp:posOffset>
                  </wp:positionH>
                  <wp:positionV relativeFrom="paragraph">
                    <wp:posOffset>564382</wp:posOffset>
                  </wp:positionV>
                  <wp:extent cx="2476500" cy="850900"/>
                  <wp:effectExtent l="0" t="0" r="0" b="6350"/>
                  <wp:wrapSquare wrapText="bothSides"/>
                  <wp:docPr id="533" name="Group 533"/>
                  <wp:cNvGraphicFramePr/>
                  <a:graphic xmlns:a="http://schemas.openxmlformats.org/drawingml/2006/main">
                    <a:graphicData uri="http://schemas.microsoft.com/office/word/2010/wordprocessingGroup">
                      <wpg:wgp>
                        <wpg:cNvGrpSpPr/>
                        <wpg:grpSpPr>
                          <a:xfrm>
                            <a:off x="0" y="0"/>
                            <a:ext cx="2476500" cy="850900"/>
                            <a:chOff x="0" y="0"/>
                            <a:chExt cx="2476500" cy="889000"/>
                          </a:xfrm>
                        </wpg:grpSpPr>
                        <pic:pic xmlns:pic="http://schemas.openxmlformats.org/drawingml/2006/picture">
                          <pic:nvPicPr>
                            <pic:cNvPr id="534" name="Picture 534"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6500" cy="635000"/>
                            </a:xfrm>
                            <a:prstGeom prst="rect">
                              <a:avLst/>
                            </a:prstGeom>
                          </pic:spPr>
                        </pic:pic>
                        <wps:wsp>
                          <wps:cNvPr id="535" name="Text Box 535"/>
                          <wps:cNvSpPr txBox="1"/>
                          <wps:spPr>
                            <a:xfrm>
                              <a:off x="0" y="622300"/>
                              <a:ext cx="2476500" cy="266700"/>
                            </a:xfrm>
                            <a:prstGeom prst="rect">
                              <a:avLst/>
                            </a:prstGeom>
                            <a:solidFill>
                              <a:prstClr val="white"/>
                            </a:solidFill>
                            <a:ln>
                              <a:noFill/>
                            </a:ln>
                          </wps:spPr>
                          <wps:txbx>
                            <w:txbxContent>
                              <w:p w14:paraId="6BE71F59" w14:textId="77777777" w:rsidR="00D04120" w:rsidRPr="002A3983" w:rsidRDefault="00D04120" w:rsidP="008F1378">
                                <w:pPr>
                                  <w:pStyle w:val="Caption"/>
                                  <w:rPr>
                                    <w:noProof/>
                                  </w:rPr>
                                </w:pPr>
                                <w:r>
                                  <w:t xml:space="preserve">After Registration </w:t>
                                </w:r>
                                <w:fldSimple w:instr=" SEQ After_Registration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939A35" id="Group 533" o:spid="_x0000_s1033" style="position:absolute;margin-left:199.8pt;margin-top:44.45pt;width:195pt;height:67pt;z-index:251758592;mso-position-horizontal-relative:text;mso-position-vertical-relative:text" coordsize="24765,88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">
                  <v:shape id="Picture 534" o:spid="_x0000_s1034" type="#_x0000_t75" alt="Screen Clipping" style="position:absolute;width:24765;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">
                    <v:imagedata r:id="rId12" o:title="Screen Clipping"/>
                    <v:path arrowok="t"/>
                  </v:shape>
                  <v:shape id="Text Box 535" o:spid="_x0000_s1035" type="#_x0000_t202" style="position:absolute;top:6223;width:24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" stroked="f">
                    <v:textbox inset="0,0,0,0">
                      <w:txbxContent>
                        <w:p w14:paraId="6BE71F59" w14:textId="77777777" w:rsidR="00D04120" w:rsidRPr="002A3983" w:rsidRDefault="00D04120" w:rsidP="008F1378">
                          <w:pPr>
                            <w:pStyle w:val="Caption"/>
                            <w:rPr>
                              <w:noProof/>
                            </w:rPr>
                          </w:pPr>
                          <w:r>
                            <w:t xml:space="preserve">After Registration </w:t>
                          </w:r>
                          <w:fldSimple w:instr=" SEQ After_Registration \* ARABIC ">
                            <w:r>
                              <w:rPr>
                                <w:noProof/>
                              </w:rPr>
                              <w:t>1</w:t>
                            </w:r>
                          </w:fldSimple>
                        </w:p>
                      </w:txbxContent>
                    </v:textbox>
                  </v:shape>
                  <w10:wrap type="square"/>
                </v:group>
              </w:pict>
            </mc:Fallback>
          </mc:AlternateContent>
        </w:r>
      </w:ins>
      <w:r w:rsidR="00315233">
        <w:rPr>
          <w:noProof/>
        </w:rPr>
        <mc:AlternateContent>
          <mc:Choice Requires="wpg">
            <w:drawing>
              <wp:anchor distT="0" distB="0" distL="114300" distR="114300" simplePos="0" relativeHeight="251757568" behindDoc="0" locked="0" layoutInCell="1" allowOverlap="1" wp14:anchorId="67F19C86" wp14:editId="7B32F939">
                <wp:simplePos x="0" y="0"/>
                <wp:positionH relativeFrom="column">
                  <wp:posOffset>723331</wp:posOffset>
                </wp:positionH>
                <wp:positionV relativeFrom="paragraph">
                  <wp:posOffset>755773</wp:posOffset>
                </wp:positionV>
                <wp:extent cx="1473835" cy="864870"/>
                <wp:effectExtent l="0" t="0" r="0" b="0"/>
                <wp:wrapSquare wrapText="bothSides"/>
                <wp:docPr id="515" name="Group 515"/>
                <wp:cNvGraphicFramePr/>
                <a:graphic xmlns:a="http://schemas.openxmlformats.org/drawingml/2006/main">
                  <a:graphicData uri="http://schemas.microsoft.com/office/word/2010/wordprocessingGroup">
                    <wpg:wgp>
                      <wpg:cNvGrpSpPr/>
                      <wpg:grpSpPr>
                        <a:xfrm>
                          <a:off x="0" y="0"/>
                          <a:ext cx="1473835" cy="864870"/>
                          <a:chOff x="0" y="0"/>
                          <a:chExt cx="1517650" cy="885825"/>
                        </a:xfrm>
                      </wpg:grpSpPr>
                      <pic:pic xmlns:pic="http://schemas.openxmlformats.org/drawingml/2006/picture">
                        <pic:nvPicPr>
                          <pic:cNvPr id="484" name="Picture 484" descr="Screen Clipp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17650" cy="615950"/>
                          </a:xfrm>
                          <a:prstGeom prst="rect">
                            <a:avLst/>
                          </a:prstGeom>
                        </pic:spPr>
                      </pic:pic>
                      <wps:wsp>
                        <wps:cNvPr id="494" name="Text Box 494"/>
                        <wps:cNvSpPr txBox="1"/>
                        <wps:spPr>
                          <a:xfrm>
                            <a:off x="0" y="619125"/>
                            <a:ext cx="1517650" cy="266700"/>
                          </a:xfrm>
                          <a:prstGeom prst="rect">
                            <a:avLst/>
                          </a:prstGeom>
                          <a:solidFill>
                            <a:prstClr val="white"/>
                          </a:solidFill>
                          <a:ln>
                            <a:noFill/>
                          </a:ln>
                        </wps:spPr>
                        <wps:txbx>
                          <w:txbxContent>
                            <w:p w14:paraId="04887C3E" w14:textId="5C8EB0BA" w:rsidR="00D04120" w:rsidRPr="00A7485C" w:rsidRDefault="00D04120">
                              <w:pPr>
                                <w:pStyle w:val="Caption"/>
                                <w:rPr>
                                  <w:noProof/>
                                  <w:rPrChange w:id="595" w:author="prabh" w:date="2017-04-14T00:36:00Z">
                                    <w:rPr>
                                      <w:noProof/>
                                    </w:rPr>
                                  </w:rPrChange>
                                </w:rPr>
                                <w:pPrChange w:id="596" w:author="Bhagwan Virdi" w:date="2017-04-05T15:34:00Z">
                                  <w:pPr/>
                                </w:pPrChange>
                              </w:pPr>
                              <w:ins w:id="597" w:author="Bhagwan Virdi" w:date="2017-04-05T15:34:00Z">
                                <w:r w:rsidRPr="00A7485C">
                                  <w:rPr>
                                    <w:rPrChange w:id="598" w:author="prabh" w:date="2017-04-14T00:36:00Z">
                                      <w:rPr>
                                        <w:i/>
                                        <w:iCs/>
                                      </w:rPr>
                                    </w:rPrChange>
                                  </w:rPr>
                                  <w:t xml:space="preserve">Before Registration </w:t>
                                </w:r>
                                <w:r w:rsidRPr="00A7485C">
                                  <w:rPr>
                                    <w:rPrChange w:id="599" w:author="prabh" w:date="2017-04-14T00:36:00Z">
                                      <w:rPr>
                                        <w:i/>
                                        <w:iCs/>
                                      </w:rPr>
                                    </w:rPrChange>
                                  </w:rPr>
                                  <w:fldChar w:fldCharType="begin"/>
                                </w:r>
                                <w:r w:rsidRPr="00A7485C">
                                  <w:rPr>
                                    <w:rPrChange w:id="600" w:author="prabh" w:date="2017-04-14T00:36:00Z">
                                      <w:rPr>
                                        <w:i/>
                                        <w:iCs/>
                                      </w:rPr>
                                    </w:rPrChange>
                                  </w:rPr>
                                  <w:instrText xml:space="preserve"> SEQ Before_Registration \* ARABIC </w:instrText>
                                </w:r>
                              </w:ins>
                              <w:r w:rsidRPr="00A7485C">
                                <w:rPr>
                                  <w:rPrChange w:id="601" w:author="prabh" w:date="2017-04-14T00:36:00Z">
                                    <w:rPr>
                                      <w:i/>
                                      <w:iCs/>
                                    </w:rPr>
                                  </w:rPrChange>
                                </w:rPr>
                                <w:fldChar w:fldCharType="separate"/>
                              </w:r>
                              <w:ins w:id="602" w:author="Bhagwan Virdi" w:date="2017-04-05T15:34:00Z">
                                <w:r w:rsidRPr="00A7485C">
                                  <w:rPr>
                                    <w:noProof/>
                                    <w:rPrChange w:id="603" w:author="prabh" w:date="2017-04-14T00:36:00Z">
                                      <w:rPr>
                                        <w:i/>
                                        <w:iCs/>
                                        <w:noProof/>
                                      </w:rPr>
                                    </w:rPrChange>
                                  </w:rPr>
                                  <w:t>1</w:t>
                                </w:r>
                                <w:r w:rsidRPr="00A7485C">
                                  <w:rPr>
                                    <w:rPrChange w:id="604" w:author="prabh" w:date="2017-04-14T00:36:00Z">
                                      <w:rPr>
                                        <w:i/>
                                        <w:iCs/>
                                      </w:rPr>
                                    </w:rPrChange>
                                  </w:rP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7F19C86" id="Group 515" o:spid="_x0000_s1036" style="position:absolute;margin-left:56.95pt;margin-top:59.5pt;width:116.05pt;height:68.1pt;z-index:251757568;mso-position-horizontal-relative:text;mso-position-vertical-relative:text" coordsize="15176,885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">
                <v:shape id="Picture 484" o:spid="_x0000_s1037" type="#_x0000_t75" alt="Screen Clipping" style="position:absolute;width:15176;height:6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">
                  <v:imagedata r:id="rId14" o:title="Screen Clipping"/>
                  <v:path arrowok="t"/>
                </v:shape>
                <v:shape id="Text Box 494" o:spid="_x0000_s1038" type="#_x0000_t202" style="position:absolute;top:6191;width:151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" stroked="f">
                  <v:textbox inset="0,0,0,0">
                    <w:txbxContent>
                      <w:p w14:paraId="04887C3E" w14:textId="5C8EB0BA" w:rsidR="00D04120" w:rsidRPr="00A7485C" w:rsidRDefault="00D04120">
                        <w:pPr>
                          <w:pStyle w:val="Caption"/>
                          <w:rPr>
                            <w:noProof/>
                            <w:rPrChange w:id="605" w:author="prabh" w:date="2017-04-14T00:36:00Z">
                              <w:rPr>
                                <w:noProof/>
                              </w:rPr>
                            </w:rPrChange>
                          </w:rPr>
                          <w:pPrChange w:id="606" w:author="Bhagwan Virdi" w:date="2017-04-05T15:34:00Z">
                            <w:pPr/>
                          </w:pPrChange>
                        </w:pPr>
                        <w:ins w:id="607" w:author="Bhagwan Virdi" w:date="2017-04-05T15:34:00Z">
                          <w:r w:rsidRPr="00A7485C">
                            <w:rPr>
                              <w:rPrChange w:id="608" w:author="prabh" w:date="2017-04-14T00:36:00Z">
                                <w:rPr>
                                  <w:i/>
                                  <w:iCs/>
                                </w:rPr>
                              </w:rPrChange>
                            </w:rPr>
                            <w:t xml:space="preserve">Before Registration </w:t>
                          </w:r>
                          <w:r w:rsidRPr="00A7485C">
                            <w:rPr>
                              <w:rPrChange w:id="609" w:author="prabh" w:date="2017-04-14T00:36:00Z">
                                <w:rPr>
                                  <w:i/>
                                  <w:iCs/>
                                </w:rPr>
                              </w:rPrChange>
                            </w:rPr>
                            <w:fldChar w:fldCharType="begin"/>
                          </w:r>
                          <w:r w:rsidRPr="00A7485C">
                            <w:rPr>
                              <w:rPrChange w:id="610" w:author="prabh" w:date="2017-04-14T00:36:00Z">
                                <w:rPr>
                                  <w:i/>
                                  <w:iCs/>
                                </w:rPr>
                              </w:rPrChange>
                            </w:rPr>
                            <w:instrText xml:space="preserve"> SEQ Before_Registration \* ARABIC </w:instrText>
                          </w:r>
                        </w:ins>
                        <w:r w:rsidRPr="00A7485C">
                          <w:rPr>
                            <w:rPrChange w:id="611" w:author="prabh" w:date="2017-04-14T00:36:00Z">
                              <w:rPr>
                                <w:i/>
                                <w:iCs/>
                              </w:rPr>
                            </w:rPrChange>
                          </w:rPr>
                          <w:fldChar w:fldCharType="separate"/>
                        </w:r>
                        <w:ins w:id="612" w:author="Bhagwan Virdi" w:date="2017-04-05T15:34:00Z">
                          <w:r w:rsidRPr="00A7485C">
                            <w:rPr>
                              <w:noProof/>
                              <w:rPrChange w:id="613" w:author="prabh" w:date="2017-04-14T00:36:00Z">
                                <w:rPr>
                                  <w:i/>
                                  <w:iCs/>
                                  <w:noProof/>
                                </w:rPr>
                              </w:rPrChange>
                            </w:rPr>
                            <w:t>1</w:t>
                          </w:r>
                          <w:r w:rsidRPr="00A7485C">
                            <w:rPr>
                              <w:rPrChange w:id="614" w:author="prabh" w:date="2017-04-14T00:36:00Z">
                                <w:rPr>
                                  <w:i/>
                                  <w:iCs/>
                                </w:rPr>
                              </w:rPrChange>
                            </w:rPr>
                            <w:fldChar w:fldCharType="end"/>
                          </w:r>
                        </w:ins>
                      </w:p>
                    </w:txbxContent>
                  </v:textbox>
                </v:shape>
                <w10:wrap type="square"/>
              </v:group>
            </w:pict>
          </mc:Fallback>
        </mc:AlternateContent>
      </w:r>
      <w:ins w:id="615" w:author="Bhagwan Virdi" w:date="2017-04-05T15:12:00Z">
        <w:r w:rsidR="004D5572">
          <w:tab/>
        </w:r>
      </w:ins>
      <w:ins w:id="616" w:author="Bhagwan Virdi" w:date="2017-04-11T15:01:00Z">
        <w:r w:rsidR="0059234D">
          <w:t xml:space="preserve">After the user has logged in the </w:t>
        </w:r>
      </w:ins>
      <w:ins w:id="617" w:author="Bhagwan Virdi" w:date="2017-04-11T15:02:00Z">
        <w:r w:rsidR="0059234D">
          <w:t xml:space="preserve">Login/Sign Up button will change to the Logout button. </w:t>
        </w:r>
      </w:ins>
      <w:ins w:id="618" w:author="Bhagwan Virdi" w:date="2017-04-05T15:12:00Z">
        <w:r w:rsidR="004D5572">
          <w:t>To show that the user has log</w:t>
        </w:r>
        <w:r w:rsidR="00800474">
          <w:t xml:space="preserve">ged on, </w:t>
        </w:r>
      </w:ins>
      <w:ins w:id="619" w:author="Bhagwan Virdi" w:date="2017-04-11T15:00:00Z">
        <w:r w:rsidR="0059234D">
          <w:t xml:space="preserve">their name will be displayed beside </w:t>
        </w:r>
      </w:ins>
      <w:ins w:id="620" w:author="Bhagwan Virdi" w:date="2017-04-05T15:12:00Z">
        <w:r w:rsidR="0059234D">
          <w:t>the Logout</w:t>
        </w:r>
      </w:ins>
      <w:ins w:id="621" w:author="Bhagwan Virdi" w:date="2017-04-05T15:22:00Z">
        <w:r w:rsidR="001D692D">
          <w:t xml:space="preserve">. </w:t>
        </w:r>
      </w:ins>
      <w:ins w:id="622" w:author="Bhagwan Virdi" w:date="2017-04-05T15:30:00Z">
        <w:r w:rsidR="001D692D">
          <w:t>To logout</w:t>
        </w:r>
      </w:ins>
      <w:ins w:id="623" w:author="Bhagwan Virdi" w:date="2017-04-05T15:31:00Z">
        <w:r w:rsidR="001D692D">
          <w:t>,</w:t>
        </w:r>
      </w:ins>
      <w:ins w:id="624" w:author="Bhagwan Virdi" w:date="2017-04-05T15:30:00Z">
        <w:r w:rsidR="001D692D">
          <w:t xml:space="preserve"> the user will simply </w:t>
        </w:r>
      </w:ins>
      <w:ins w:id="625" w:author="Bhagwan Virdi" w:date="2017-04-11T15:03:00Z">
        <w:r w:rsidR="0059234D">
          <w:t>click the</w:t>
        </w:r>
      </w:ins>
      <w:ins w:id="626" w:author="Bhagwan Virdi" w:date="2017-04-05T15:30:00Z">
        <w:r w:rsidR="001D692D">
          <w:t xml:space="preserve"> </w:t>
        </w:r>
      </w:ins>
      <w:ins w:id="627" w:author="Bhagwan Virdi" w:date="2017-04-11T15:03:00Z">
        <w:r w:rsidR="0059234D">
          <w:t xml:space="preserve">Logout </w:t>
        </w:r>
      </w:ins>
      <w:ins w:id="628" w:author="Bhagwan Virdi" w:date="2017-04-05T15:30:00Z">
        <w:r w:rsidR="0059234D">
          <w:t>button</w:t>
        </w:r>
        <w:r w:rsidR="001D692D">
          <w:t>.</w:t>
        </w:r>
      </w:ins>
    </w:p>
    <w:p w14:paraId="0D0C596E" w14:textId="5D7EEF8C" w:rsidR="001D692D" w:rsidRPr="008F1378" w:rsidRDefault="008F1378">
      <w:pPr>
        <w:rPr>
          <w:ins w:id="629" w:author="Bhagwan Virdi" w:date="2017-04-05T15:36:00Z"/>
          <w:b/>
          <w:rPrChange w:id="630" w:author="Bhagwan Virdi" w:date="2017-04-11T15:13:00Z">
            <w:rPr>
              <w:ins w:id="631" w:author="Bhagwan Virdi" w:date="2017-04-05T15:36:00Z"/>
            </w:rPr>
          </w:rPrChange>
        </w:rPr>
        <w:pPrChange w:id="632" w:author="Bhagwan Virdi" w:date="2017-04-05T15:11:00Z">
          <w:pPr>
            <w:pStyle w:val="Default"/>
          </w:pPr>
        </w:pPrChange>
      </w:pPr>
      <w:del w:id="633" w:author="Bhagwan Virdi" w:date="2017-04-11T15:15:00Z">
        <w:r w:rsidDel="008F1378">
          <w:rPr>
            <w:noProof/>
          </w:rPr>
          <mc:AlternateContent>
            <mc:Choice Requires="wpg">
              <w:drawing>
                <wp:inline distT="0" distB="0" distL="0" distR="0" wp14:anchorId="1030EB28" wp14:editId="2AD0D911">
                  <wp:extent cx="2476500" cy="889000"/>
                  <wp:effectExtent l="0" t="0" r="0" b="6350"/>
                  <wp:docPr id="526" name="Group 526"/>
                  <wp:cNvGraphicFramePr/>
                  <a:graphic xmlns:a="http://schemas.openxmlformats.org/drawingml/2006/main">
                    <a:graphicData uri="http://schemas.microsoft.com/office/word/2010/wordprocessingGroup">
                      <wpg:wgp>
                        <wpg:cNvGrpSpPr/>
                        <wpg:grpSpPr>
                          <a:xfrm>
                            <a:off x="0" y="0"/>
                            <a:ext cx="2476500" cy="889000"/>
                            <a:chOff x="0" y="0"/>
                            <a:chExt cx="2476500" cy="889000"/>
                          </a:xfrm>
                        </wpg:grpSpPr>
                        <pic:pic xmlns:pic="http://schemas.openxmlformats.org/drawingml/2006/picture">
                          <pic:nvPicPr>
                            <pic:cNvPr id="518" name="Picture 518"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6500" cy="635000"/>
                            </a:xfrm>
                            <a:prstGeom prst="rect">
                              <a:avLst/>
                            </a:prstGeom>
                          </pic:spPr>
                        </pic:pic>
                        <wps:wsp>
                          <wps:cNvPr id="519" name="Text Box 519"/>
                          <wps:cNvSpPr txBox="1"/>
                          <wps:spPr>
                            <a:xfrm>
                              <a:off x="0" y="622300"/>
                              <a:ext cx="2476500" cy="266700"/>
                            </a:xfrm>
                            <a:prstGeom prst="rect">
                              <a:avLst/>
                            </a:prstGeom>
                            <a:solidFill>
                              <a:prstClr val="white"/>
                            </a:solidFill>
                            <a:ln>
                              <a:noFill/>
                            </a:ln>
                          </wps:spPr>
                          <wps:txbx>
                            <w:txbxContent>
                              <w:p w14:paraId="780EED1D" w14:textId="7B06E8A6" w:rsidR="00D04120" w:rsidRPr="002A3983" w:rsidRDefault="00D04120">
                                <w:pPr>
                                  <w:pStyle w:val="Caption"/>
                                  <w:rPr>
                                    <w:noProof/>
                                  </w:rPr>
                                  <w:pPrChange w:id="634" w:author="Bhagwan Virdi" w:date="2017-04-11T15:14:00Z">
                                    <w:pPr/>
                                  </w:pPrChange>
                                </w:pPr>
                                <w:ins w:id="635" w:author="Bhagwan Virdi" w:date="2017-04-11T15:14:00Z">
                                  <w:r>
                                    <w:t xml:space="preserve">After Registration </w:t>
                                  </w:r>
                                  <w:r>
                                    <w:fldChar w:fldCharType="begin"/>
                                  </w:r>
                                  <w:r>
                                    <w:instrText xml:space="preserve"> SEQ After_Registration \* ARABIC </w:instrText>
                                  </w:r>
                                </w:ins>
                                <w:r>
                                  <w:fldChar w:fldCharType="separate"/>
                                </w:r>
                                <w:ins w:id="636" w:author="Bhagwan Virdi" w:date="2017-04-11T15:14:00Z">
                                  <w:r>
                                    <w:rPr>
                                      <w:noProof/>
                                    </w:rPr>
                                    <w:t>1</w:t>
                                  </w:r>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030EB28" id="Group 526" o:spid="_x0000_s1039" style="width:195pt;height:70pt;mso-position-horizontal-relative:char;mso-position-vertical-relative:line" coordsize="24765,88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">
                  <v:shape id="Picture 518" o:spid="_x0000_s1040" type="#_x0000_t75" alt="Screen Clipping" style="position:absolute;width:24765;height:6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">
                    <v:imagedata r:id="rId12" o:title="Screen Clipping"/>
                    <v:path arrowok="t"/>
                  </v:shape>
                  <v:shape id="Text Box 519" o:spid="_x0000_s1041" type="#_x0000_t202" style="position:absolute;top:6223;width:24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" stroked="f">
                    <v:textbox style="mso-fit-shape-to-text:t" inset="0,0,0,0">
                      <w:txbxContent>
                        <w:p w14:paraId="780EED1D" w14:textId="7B06E8A6" w:rsidR="00D04120" w:rsidRPr="002A3983" w:rsidRDefault="00D04120">
                          <w:pPr>
                            <w:pStyle w:val="Caption"/>
                            <w:rPr>
                              <w:noProof/>
                            </w:rPr>
                            <w:pPrChange w:id="637" w:author="Bhagwan Virdi" w:date="2017-04-11T15:14:00Z">
                              <w:pPr/>
                            </w:pPrChange>
                          </w:pPr>
                          <w:ins w:id="638" w:author="Bhagwan Virdi" w:date="2017-04-11T15:14:00Z">
                            <w:r>
                              <w:t xml:space="preserve">After Registration </w:t>
                            </w:r>
                            <w:r>
                              <w:fldChar w:fldCharType="begin"/>
                            </w:r>
                            <w:r>
                              <w:instrText xml:space="preserve"> SEQ After_Registration \* ARABIC </w:instrText>
                            </w:r>
                          </w:ins>
                          <w:r>
                            <w:fldChar w:fldCharType="separate"/>
                          </w:r>
                          <w:ins w:id="639" w:author="Bhagwan Virdi" w:date="2017-04-11T15:14:00Z">
                            <w:r>
                              <w:rPr>
                                <w:noProof/>
                              </w:rPr>
                              <w:t>1</w:t>
                            </w:r>
                            <w:r>
                              <w:fldChar w:fldCharType="end"/>
                            </w:r>
                          </w:ins>
                        </w:p>
                      </w:txbxContent>
                    </v:textbox>
                  </v:shape>
                  <w10:anchorlock/>
                </v:group>
              </w:pict>
            </mc:Fallback>
          </mc:AlternateContent>
        </w:r>
      </w:del>
      <w:ins w:id="640" w:author="Bhagwan Virdi" w:date="2017-04-05T15:35:00Z">
        <w:r w:rsidR="000606D1">
          <w:t xml:space="preserve">  </w:t>
        </w:r>
      </w:ins>
      <w:ins w:id="641" w:author="Bhagwan Virdi" w:date="2017-04-11T15:15:00Z">
        <w:r>
          <w:rPr>
            <w:i/>
            <w:iCs/>
            <w:color w:val="44546A" w:themeColor="text2"/>
            <w:sz w:val="18"/>
            <w:szCs w:val="18"/>
          </w:rPr>
          <w:t xml:space="preserve">                        </w:t>
        </w:r>
      </w:ins>
    </w:p>
    <w:p w14:paraId="4EFCA398" w14:textId="77777777" w:rsidR="00D73BF8" w:rsidRPr="004D5572" w:rsidRDefault="00D73BF8">
      <w:pPr>
        <w:rPr>
          <w:ins w:id="642" w:author="Bhagwan Virdi" w:date="2017-04-05T14:58:00Z"/>
          <w:rPrChange w:id="643" w:author="Bhagwan Virdi" w:date="2017-04-05T15:11:00Z">
            <w:rPr>
              <w:ins w:id="644" w:author="Bhagwan Virdi" w:date="2017-04-05T14:58:00Z"/>
            </w:rPr>
          </w:rPrChange>
        </w:rPr>
        <w:pPrChange w:id="645" w:author="Bhagwan Virdi" w:date="2017-04-05T15:11:00Z">
          <w:pPr>
            <w:pStyle w:val="Default"/>
          </w:pPr>
        </w:pPrChange>
      </w:pPr>
    </w:p>
    <w:p w14:paraId="393B181C" w14:textId="294D24F7" w:rsidR="00B718EC" w:rsidRDefault="00B718EC">
      <w:pPr>
        <w:pStyle w:val="Heading2"/>
        <w:rPr>
          <w:ins w:id="646" w:author="Bhagwan Virdi" w:date="2017-04-05T15:45:00Z"/>
        </w:rPr>
        <w:pPrChange w:id="647" w:author="Bhagwan Virdi" w:date="2017-04-05T15:00:00Z">
          <w:pPr>
            <w:pStyle w:val="Default"/>
          </w:pPr>
        </w:pPrChange>
      </w:pPr>
      <w:bookmarkStart w:id="648" w:name="_Toc479688103"/>
      <w:ins w:id="649" w:author="Bhagwan Virdi" w:date="2017-04-05T14:58:00Z">
        <w:r w:rsidRPr="00B718EC">
          <w:rPr>
            <w:rPrChange w:id="650" w:author="Bhagwan Virdi" w:date="2017-04-05T14:59:00Z">
              <w:rPr/>
            </w:rPrChange>
          </w:rPr>
          <w:lastRenderedPageBreak/>
          <w:t>Server side functions</w:t>
        </w:r>
        <w:bookmarkEnd w:id="648"/>
        <w:r w:rsidRPr="00B718EC">
          <w:rPr>
            <w:rPrChange w:id="651" w:author="Bhagwan Virdi" w:date="2017-04-05T14:59:00Z">
              <w:rPr/>
            </w:rPrChange>
          </w:rPr>
          <w:t xml:space="preserve"> </w:t>
        </w:r>
      </w:ins>
    </w:p>
    <w:p w14:paraId="26AF4297" w14:textId="7012A1AC" w:rsidR="001E5810" w:rsidRPr="0059234D" w:rsidRDefault="00425EE1">
      <w:pPr>
        <w:rPr>
          <w:ins w:id="652" w:author="Bhagwan Virdi" w:date="2017-04-05T15:49:00Z"/>
          <w:rPrChange w:id="653" w:author="Bhagwan Virdi" w:date="2017-04-11T15:07:00Z">
            <w:rPr>
              <w:ins w:id="654" w:author="Bhagwan Virdi" w:date="2017-04-05T15:49:00Z"/>
            </w:rPr>
          </w:rPrChange>
        </w:rPr>
        <w:pPrChange w:id="655" w:author="Bhagwan Virdi" w:date="2017-04-05T15:01:00Z">
          <w:pPr>
            <w:pStyle w:val="Default"/>
          </w:pPr>
        </w:pPrChange>
      </w:pPr>
      <w:ins w:id="656" w:author="Bhagwan Virdi" w:date="2017-04-05T15:45:00Z">
        <w:r>
          <w:tab/>
        </w:r>
      </w:ins>
      <w:ins w:id="657" w:author="Bhagwan Virdi" w:date="2017-04-05T15:48:00Z">
        <w:r w:rsidR="009C151C">
          <w:t xml:space="preserve">Once the user </w:t>
        </w:r>
      </w:ins>
      <w:ins w:id="658" w:author="Bhagwan Virdi" w:date="2017-04-05T15:49:00Z">
        <w:r w:rsidR="009C151C">
          <w:t>has</w:t>
        </w:r>
      </w:ins>
      <w:ins w:id="659" w:author="Bhagwan Virdi" w:date="2017-04-05T15:48:00Z">
        <w:r w:rsidR="009C151C">
          <w:t xml:space="preserve"> logged in </w:t>
        </w:r>
      </w:ins>
      <w:ins w:id="660" w:author="Bhagwan Virdi" w:date="2017-04-05T15:47:00Z">
        <w:r w:rsidR="009C151C">
          <w:t>t</w:t>
        </w:r>
        <w:r w:rsidR="00843D79">
          <w:t xml:space="preserve">hey can create </w:t>
        </w:r>
        <w:r w:rsidR="009C151C">
          <w:t xml:space="preserve">a new topic in the form and comment on other </w:t>
        </w:r>
      </w:ins>
      <w:ins w:id="661" w:author="Bhagwan Virdi" w:date="2017-04-05T15:48:00Z">
        <w:r w:rsidR="009C151C">
          <w:t>people’s</w:t>
        </w:r>
      </w:ins>
      <w:ins w:id="662" w:author="Bhagwan Virdi" w:date="2017-04-05T15:47:00Z">
        <w:r w:rsidR="009C151C">
          <w:t xml:space="preserve"> topic</w:t>
        </w:r>
      </w:ins>
      <w:ins w:id="663" w:author="Bhagwan Virdi" w:date="2017-04-05T15:48:00Z">
        <w:r w:rsidR="009C151C">
          <w:t>s.</w:t>
        </w:r>
      </w:ins>
      <w:ins w:id="664" w:author="Bhagwan Virdi" w:date="2017-04-05T15:47:00Z">
        <w:r w:rsidR="009C151C">
          <w:t xml:space="preserve"> </w:t>
        </w:r>
      </w:ins>
    </w:p>
    <w:p w14:paraId="54B7588D" w14:textId="585086A5" w:rsidR="00B718EC" w:rsidRDefault="001E5810">
      <w:pPr>
        <w:pStyle w:val="Heading2"/>
        <w:rPr>
          <w:ins w:id="665" w:author="Bhagwan Virdi" w:date="2017-04-05T15:56:00Z"/>
        </w:rPr>
        <w:pPrChange w:id="666" w:author="Bhagwan Virdi" w:date="2017-04-05T15:00:00Z">
          <w:pPr>
            <w:pStyle w:val="Default"/>
          </w:pPr>
        </w:pPrChange>
      </w:pPr>
      <w:bookmarkStart w:id="667" w:name="_Toc479688104"/>
      <w:ins w:id="668" w:author="Bhagwan Virdi" w:date="2017-04-05T15:55:00Z">
        <w:r>
          <w:t>Additional work</w:t>
        </w:r>
        <w:r w:rsidRPr="00FF76DD">
          <w:t>/Changes</w:t>
        </w:r>
      </w:ins>
      <w:bookmarkEnd w:id="667"/>
    </w:p>
    <w:p w14:paraId="244A4468" w14:textId="1AE652B6" w:rsidR="001E5810" w:rsidRPr="001E5810" w:rsidRDefault="001E5810">
      <w:pPr>
        <w:rPr>
          <w:ins w:id="669" w:author="Bhagwan Virdi" w:date="2017-04-05T14:59:00Z"/>
          <w:rPrChange w:id="670" w:author="Bhagwan Virdi" w:date="2017-04-05T15:56:00Z">
            <w:rPr>
              <w:ins w:id="671" w:author="Bhagwan Virdi" w:date="2017-04-05T14:59:00Z"/>
            </w:rPr>
          </w:rPrChange>
        </w:rPr>
        <w:pPrChange w:id="672" w:author="Bhagwan Virdi" w:date="2017-04-05T15:56:00Z">
          <w:pPr>
            <w:pStyle w:val="Default"/>
          </w:pPr>
        </w:pPrChange>
      </w:pPr>
      <w:ins w:id="673" w:author="Bhagwan Virdi" w:date="2017-04-05T15:56:00Z">
        <w:r>
          <w:tab/>
        </w:r>
      </w:ins>
      <w:ins w:id="674" w:author="prabh" w:date="2017-04-14T00:43:00Z">
        <w:r w:rsidR="00D04120">
          <w:t xml:space="preserve">The </w:t>
        </w:r>
      </w:ins>
      <w:ins w:id="675" w:author="prabh" w:date="2017-04-14T00:44:00Z">
        <w:r w:rsidR="00A82ADE">
          <w:t xml:space="preserve">register form now requires user to enter a username, first name and last name instead of just an email. This </w:t>
        </w:r>
      </w:ins>
      <w:ins w:id="676" w:author="prabh" w:date="2017-04-14T00:45:00Z">
        <w:r w:rsidR="00A82ADE">
          <w:t xml:space="preserve">change was necessary to integrate the database with the website properly. </w:t>
        </w:r>
      </w:ins>
      <w:ins w:id="677" w:author="Bhagwan Virdi" w:date="2017-04-05T15:56:00Z">
        <w:del w:id="678" w:author="prabh" w:date="2017-04-14T00:43:00Z">
          <w:r w:rsidDel="00D04120">
            <w:delText>The form no</w:delText>
          </w:r>
        </w:del>
      </w:ins>
      <w:ins w:id="679" w:author="Bhagwan Virdi" w:date="2017-04-05T16:01:00Z">
        <w:del w:id="680" w:author="prabh" w:date="2017-04-14T00:43:00Z">
          <w:r w:rsidR="003127CE" w:rsidDel="00D04120">
            <w:delText>w</w:delText>
          </w:r>
        </w:del>
      </w:ins>
      <w:ins w:id="681" w:author="Bhagwan Virdi" w:date="2017-04-05T15:56:00Z">
        <w:del w:id="682" w:author="prabh" w:date="2017-04-14T00:43:00Z">
          <w:r w:rsidDel="00D04120">
            <w:delText xml:space="preserve"> asks the user for their name and </w:delText>
          </w:r>
        </w:del>
      </w:ins>
      <w:ins w:id="683" w:author="Bhagwan Virdi" w:date="2017-04-05T15:57:00Z">
        <w:del w:id="684" w:author="prabh" w:date="2017-04-14T00:43:00Z">
          <w:r w:rsidDel="00D04120">
            <w:delText>confirmation</w:delText>
          </w:r>
        </w:del>
      </w:ins>
      <w:ins w:id="685" w:author="Bhagwan Virdi" w:date="2017-04-05T15:56:00Z">
        <w:del w:id="686" w:author="prabh" w:date="2017-04-14T00:43:00Z">
          <w:r w:rsidDel="00D04120">
            <w:delText xml:space="preserve"> </w:delText>
          </w:r>
        </w:del>
      </w:ins>
      <w:ins w:id="687" w:author="Bhagwan Virdi" w:date="2017-04-05T15:57:00Z">
        <w:del w:id="688" w:author="prabh" w:date="2017-04-14T00:43:00Z">
          <w:r w:rsidDel="00D04120">
            <w:delText>of the email along with the confirmation of their password.</w:delText>
          </w:r>
        </w:del>
      </w:ins>
      <w:ins w:id="689" w:author="Bhagwan Virdi" w:date="2017-04-05T15:58:00Z">
        <w:del w:id="690" w:author="prabh" w:date="2017-04-14T00:43:00Z">
          <w:r w:rsidDel="00D04120">
            <w:delText xml:space="preserve"> We replaced the com</w:delText>
          </w:r>
        </w:del>
      </w:ins>
      <w:ins w:id="691" w:author="Bhagwan Virdi" w:date="2017-04-05T15:59:00Z">
        <w:del w:id="692" w:author="prabh" w:date="2017-04-14T00:43:00Z">
          <w:r w:rsidDel="00D04120">
            <w:delText xml:space="preserve">ments in the about us page with </w:delText>
          </w:r>
        </w:del>
      </w:ins>
      <w:ins w:id="693" w:author="Bhagwan Virdi" w:date="2017-04-05T16:00:00Z">
        <w:del w:id="694" w:author="prabh" w:date="2017-04-14T00:43:00Z">
          <w:r w:rsidDel="00D04120">
            <w:delText>access to a MySQL database with a</w:delText>
          </w:r>
          <w:r w:rsidR="003127CE" w:rsidDel="00D04120">
            <w:delText xml:space="preserve"> </w:delText>
          </w:r>
        </w:del>
      </w:ins>
      <w:ins w:id="695" w:author="Bhagwan Virdi" w:date="2017-04-05T16:01:00Z">
        <w:del w:id="696" w:author="prabh" w:date="2017-04-14T00:43:00Z">
          <w:r w:rsidR="003127CE" w:rsidDel="00D04120">
            <w:delText>valid email</w:delText>
          </w:r>
        </w:del>
      </w:ins>
      <w:ins w:id="697" w:author="Bhagwan Virdi" w:date="2017-04-05T16:00:00Z">
        <w:del w:id="698" w:author="prabh" w:date="2017-04-14T00:43:00Z">
          <w:r w:rsidDel="00D04120">
            <w:delText xml:space="preserve"> / password</w:delText>
          </w:r>
        </w:del>
      </w:ins>
      <w:ins w:id="699" w:author="Bhagwan Virdi" w:date="2017-04-05T16:01:00Z">
        <w:del w:id="700" w:author="prabh" w:date="2017-04-14T00:43:00Z">
          <w:r w:rsidDel="00D04120">
            <w:delText>.</w:delText>
          </w:r>
        </w:del>
      </w:ins>
    </w:p>
    <w:p w14:paraId="66711552" w14:textId="38F30D09" w:rsidR="00BE19B9" w:rsidRPr="00BE19B9" w:rsidRDefault="00BE19B9">
      <w:pPr>
        <w:rPr>
          <w:ins w:id="701" w:author="Prabhvir Saran [2]" w:date="2017-03-23T22:13:00Z"/>
          <w:rPrChange w:id="702" w:author="Prabhvir Saran [2]" w:date="2017-03-23T22:13:00Z">
            <w:rPr>
              <w:ins w:id="703" w:author="Prabhvir Saran [2]" w:date="2017-03-23T22:13:00Z"/>
              <w:b/>
              <w:sz w:val="36"/>
              <w:u w:val="single"/>
            </w:rPr>
          </w:rPrChange>
        </w:rPr>
        <w:pPrChange w:id="704" w:author="Prabhvir Saran [2]" w:date="2017-03-23T22:13:00Z">
          <w:pPr>
            <w:pStyle w:val="Heading1"/>
            <w:jc w:val="center"/>
          </w:pPr>
        </w:pPrChange>
      </w:pPr>
    </w:p>
    <w:p w14:paraId="0281FE91" w14:textId="1476075C" w:rsidR="00B718EC" w:rsidDel="006E128C" w:rsidRDefault="00B718EC">
      <w:pPr>
        <w:pStyle w:val="Heading1"/>
        <w:rPr>
          <w:del w:id="705" w:author="prabh" w:date="2017-04-14T00:42:00Z"/>
        </w:rPr>
        <w:pPrChange w:id="706" w:author="Bhagwan Virdi" w:date="2017-04-05T14:51:00Z">
          <w:pPr>
            <w:pStyle w:val="Heading1"/>
            <w:jc w:val="center"/>
          </w:pPr>
        </w:pPrChange>
      </w:pPr>
    </w:p>
    <w:p w14:paraId="0F0516D0" w14:textId="5148DA7D" w:rsidR="006E128C" w:rsidRDefault="006E128C" w:rsidP="006E128C">
      <w:pPr>
        <w:rPr>
          <w:ins w:id="707" w:author="prabh" w:date="2017-04-14T00:42:00Z"/>
        </w:rPr>
        <w:pPrChange w:id="708" w:author="prabh" w:date="2017-04-14T00:42:00Z">
          <w:pPr>
            <w:pStyle w:val="Heading1"/>
            <w:jc w:val="center"/>
          </w:pPr>
        </w:pPrChange>
      </w:pPr>
    </w:p>
    <w:p w14:paraId="72F2DEB3" w14:textId="6A566B71" w:rsidR="006E128C" w:rsidRDefault="006E128C" w:rsidP="006E128C">
      <w:pPr>
        <w:rPr>
          <w:ins w:id="709" w:author="prabh" w:date="2017-04-14T00:42:00Z"/>
        </w:rPr>
        <w:pPrChange w:id="710" w:author="prabh" w:date="2017-04-14T00:42:00Z">
          <w:pPr>
            <w:pStyle w:val="Heading1"/>
            <w:jc w:val="center"/>
          </w:pPr>
        </w:pPrChange>
      </w:pPr>
    </w:p>
    <w:p w14:paraId="1064B5FB" w14:textId="02A60F31" w:rsidR="006E128C" w:rsidRDefault="006E128C" w:rsidP="006E128C">
      <w:pPr>
        <w:rPr>
          <w:ins w:id="711" w:author="prabh" w:date="2017-04-14T00:42:00Z"/>
        </w:rPr>
        <w:pPrChange w:id="712" w:author="prabh" w:date="2017-04-14T00:42:00Z">
          <w:pPr>
            <w:pStyle w:val="Heading1"/>
            <w:jc w:val="center"/>
          </w:pPr>
        </w:pPrChange>
      </w:pPr>
    </w:p>
    <w:p w14:paraId="37A17656" w14:textId="4845892D" w:rsidR="006E128C" w:rsidRDefault="006E128C" w:rsidP="006E128C">
      <w:pPr>
        <w:rPr>
          <w:ins w:id="713" w:author="prabh" w:date="2017-04-14T00:42:00Z"/>
        </w:rPr>
        <w:pPrChange w:id="714" w:author="prabh" w:date="2017-04-14T00:42:00Z">
          <w:pPr>
            <w:pStyle w:val="Heading1"/>
            <w:jc w:val="center"/>
          </w:pPr>
        </w:pPrChange>
      </w:pPr>
    </w:p>
    <w:p w14:paraId="2EAC5C37" w14:textId="255A6DCB" w:rsidR="006E128C" w:rsidRDefault="006E128C" w:rsidP="006E128C">
      <w:pPr>
        <w:rPr>
          <w:ins w:id="715" w:author="prabh" w:date="2017-04-14T00:42:00Z"/>
        </w:rPr>
        <w:pPrChange w:id="716" w:author="prabh" w:date="2017-04-14T00:42:00Z">
          <w:pPr>
            <w:pStyle w:val="Heading1"/>
            <w:jc w:val="center"/>
          </w:pPr>
        </w:pPrChange>
      </w:pPr>
    </w:p>
    <w:p w14:paraId="1932C6FC" w14:textId="4C087AE7" w:rsidR="006E128C" w:rsidRDefault="006E128C" w:rsidP="006E128C">
      <w:pPr>
        <w:rPr>
          <w:ins w:id="717" w:author="prabh" w:date="2017-04-14T00:42:00Z"/>
        </w:rPr>
        <w:pPrChange w:id="718" w:author="prabh" w:date="2017-04-14T00:42:00Z">
          <w:pPr>
            <w:pStyle w:val="Heading1"/>
            <w:jc w:val="center"/>
          </w:pPr>
        </w:pPrChange>
      </w:pPr>
    </w:p>
    <w:p w14:paraId="7C5FC316" w14:textId="00CC14AA" w:rsidR="006E128C" w:rsidRDefault="006E128C" w:rsidP="006E128C">
      <w:pPr>
        <w:rPr>
          <w:ins w:id="719" w:author="prabh" w:date="2017-04-14T00:42:00Z"/>
        </w:rPr>
        <w:pPrChange w:id="720" w:author="prabh" w:date="2017-04-14T00:42:00Z">
          <w:pPr>
            <w:pStyle w:val="Heading1"/>
            <w:jc w:val="center"/>
          </w:pPr>
        </w:pPrChange>
      </w:pPr>
    </w:p>
    <w:p w14:paraId="30416000" w14:textId="570CBA37" w:rsidR="006E128C" w:rsidRDefault="006E128C" w:rsidP="006E128C">
      <w:pPr>
        <w:rPr>
          <w:ins w:id="721" w:author="prabh" w:date="2017-04-14T00:42:00Z"/>
        </w:rPr>
        <w:pPrChange w:id="722" w:author="prabh" w:date="2017-04-14T00:42:00Z">
          <w:pPr>
            <w:pStyle w:val="Heading1"/>
            <w:jc w:val="center"/>
          </w:pPr>
        </w:pPrChange>
      </w:pPr>
    </w:p>
    <w:p w14:paraId="1E50A9A2" w14:textId="17887F53" w:rsidR="006E128C" w:rsidRDefault="006E128C" w:rsidP="006E128C">
      <w:pPr>
        <w:rPr>
          <w:ins w:id="723" w:author="prabh" w:date="2017-04-14T00:42:00Z"/>
        </w:rPr>
        <w:pPrChange w:id="724" w:author="prabh" w:date="2017-04-14T00:42:00Z">
          <w:pPr>
            <w:pStyle w:val="Heading1"/>
            <w:jc w:val="center"/>
          </w:pPr>
        </w:pPrChange>
      </w:pPr>
    </w:p>
    <w:p w14:paraId="6A8953F7" w14:textId="31670924" w:rsidR="006E128C" w:rsidRDefault="006E128C" w:rsidP="006E128C">
      <w:pPr>
        <w:rPr>
          <w:ins w:id="725" w:author="prabh" w:date="2017-04-14T00:42:00Z"/>
        </w:rPr>
        <w:pPrChange w:id="726" w:author="prabh" w:date="2017-04-14T00:42:00Z">
          <w:pPr>
            <w:pStyle w:val="Heading1"/>
            <w:jc w:val="center"/>
          </w:pPr>
        </w:pPrChange>
      </w:pPr>
    </w:p>
    <w:p w14:paraId="58D67ED2" w14:textId="37CC28D7" w:rsidR="006E128C" w:rsidRDefault="006E128C" w:rsidP="006E128C">
      <w:pPr>
        <w:rPr>
          <w:ins w:id="727" w:author="prabh" w:date="2017-04-14T00:42:00Z"/>
        </w:rPr>
        <w:pPrChange w:id="728" w:author="prabh" w:date="2017-04-14T00:42:00Z">
          <w:pPr>
            <w:pStyle w:val="Heading1"/>
            <w:jc w:val="center"/>
          </w:pPr>
        </w:pPrChange>
      </w:pPr>
    </w:p>
    <w:p w14:paraId="2E477ED2" w14:textId="07D91968" w:rsidR="006E128C" w:rsidRDefault="006E128C" w:rsidP="006E128C">
      <w:pPr>
        <w:rPr>
          <w:ins w:id="729" w:author="prabh" w:date="2017-04-14T00:42:00Z"/>
        </w:rPr>
        <w:pPrChange w:id="730" w:author="prabh" w:date="2017-04-14T00:42:00Z">
          <w:pPr>
            <w:pStyle w:val="Heading1"/>
            <w:jc w:val="center"/>
          </w:pPr>
        </w:pPrChange>
      </w:pPr>
    </w:p>
    <w:p w14:paraId="2EB05977" w14:textId="3E64E3ED" w:rsidR="006E128C" w:rsidRDefault="006E128C" w:rsidP="006E128C">
      <w:pPr>
        <w:rPr>
          <w:ins w:id="731" w:author="prabh" w:date="2017-04-14T00:42:00Z"/>
        </w:rPr>
        <w:pPrChange w:id="732" w:author="prabh" w:date="2017-04-14T00:42:00Z">
          <w:pPr>
            <w:pStyle w:val="Heading1"/>
            <w:jc w:val="center"/>
          </w:pPr>
        </w:pPrChange>
      </w:pPr>
    </w:p>
    <w:p w14:paraId="3F88CFB1" w14:textId="7E9495E9" w:rsidR="006E128C" w:rsidRDefault="006E128C" w:rsidP="006E128C">
      <w:pPr>
        <w:rPr>
          <w:ins w:id="733" w:author="prabh" w:date="2017-04-14T00:42:00Z"/>
        </w:rPr>
        <w:pPrChange w:id="734" w:author="prabh" w:date="2017-04-14T00:42:00Z">
          <w:pPr>
            <w:pStyle w:val="Heading1"/>
            <w:jc w:val="center"/>
          </w:pPr>
        </w:pPrChange>
      </w:pPr>
    </w:p>
    <w:p w14:paraId="2547F8F8" w14:textId="5526F62B" w:rsidR="006E128C" w:rsidRDefault="006E128C" w:rsidP="006E128C">
      <w:pPr>
        <w:rPr>
          <w:ins w:id="735" w:author="prabh" w:date="2017-04-14T00:42:00Z"/>
        </w:rPr>
        <w:pPrChange w:id="736" w:author="prabh" w:date="2017-04-14T00:42:00Z">
          <w:pPr>
            <w:pStyle w:val="Heading1"/>
            <w:jc w:val="center"/>
          </w:pPr>
        </w:pPrChange>
      </w:pPr>
    </w:p>
    <w:p w14:paraId="52BEB2AD" w14:textId="78D975A1" w:rsidR="006E128C" w:rsidRDefault="006E128C" w:rsidP="006E128C">
      <w:pPr>
        <w:rPr>
          <w:ins w:id="737" w:author="prabh" w:date="2017-04-14T00:42:00Z"/>
        </w:rPr>
        <w:pPrChange w:id="738" w:author="prabh" w:date="2017-04-14T00:42:00Z">
          <w:pPr>
            <w:pStyle w:val="Heading1"/>
            <w:jc w:val="center"/>
          </w:pPr>
        </w:pPrChange>
      </w:pPr>
    </w:p>
    <w:p w14:paraId="49829913" w14:textId="323743D9" w:rsidR="006E128C" w:rsidRDefault="006E128C" w:rsidP="006E128C">
      <w:pPr>
        <w:rPr>
          <w:ins w:id="739" w:author="prabh" w:date="2017-04-14T00:42:00Z"/>
        </w:rPr>
        <w:pPrChange w:id="740" w:author="prabh" w:date="2017-04-14T00:42:00Z">
          <w:pPr>
            <w:pStyle w:val="Heading1"/>
            <w:jc w:val="center"/>
          </w:pPr>
        </w:pPrChange>
      </w:pPr>
    </w:p>
    <w:p w14:paraId="0D329C6C" w14:textId="69A7A4BD" w:rsidR="006E128C" w:rsidRDefault="006E128C" w:rsidP="006E128C">
      <w:pPr>
        <w:rPr>
          <w:ins w:id="741" w:author="prabh" w:date="2017-04-14T00:42:00Z"/>
        </w:rPr>
        <w:pPrChange w:id="742" w:author="prabh" w:date="2017-04-14T00:42:00Z">
          <w:pPr>
            <w:pStyle w:val="Heading1"/>
            <w:jc w:val="center"/>
          </w:pPr>
        </w:pPrChange>
      </w:pPr>
    </w:p>
    <w:p w14:paraId="5F67C7C4" w14:textId="77777777" w:rsidR="006E128C" w:rsidRPr="006E128C" w:rsidRDefault="006E128C" w:rsidP="006E128C">
      <w:pPr>
        <w:rPr>
          <w:ins w:id="743" w:author="prabh" w:date="2017-04-14T00:42:00Z"/>
          <w:rPrChange w:id="744" w:author="prabh" w:date="2017-04-14T00:42:00Z">
            <w:rPr>
              <w:ins w:id="745" w:author="prabh" w:date="2017-04-14T00:42:00Z"/>
              <w:b/>
              <w:sz w:val="36"/>
              <w:u w:val="single"/>
            </w:rPr>
          </w:rPrChange>
        </w:rPr>
        <w:pPrChange w:id="746" w:author="prabh" w:date="2017-04-14T00:42:00Z">
          <w:pPr>
            <w:pStyle w:val="Heading1"/>
            <w:jc w:val="center"/>
          </w:pPr>
        </w:pPrChange>
      </w:pPr>
    </w:p>
    <w:p w14:paraId="05179280" w14:textId="77777777" w:rsidR="00B718EC" w:rsidDel="006E128C" w:rsidRDefault="00B718EC" w:rsidP="00F91D8D">
      <w:pPr>
        <w:pStyle w:val="Heading1"/>
        <w:jc w:val="center"/>
        <w:rPr>
          <w:ins w:id="747" w:author="Bhagwan Virdi" w:date="2017-04-05T14:51:00Z"/>
          <w:del w:id="748" w:author="prabh" w:date="2017-04-14T00:42:00Z"/>
          <w:b/>
          <w:sz w:val="36"/>
          <w:u w:val="single"/>
        </w:rPr>
      </w:pPr>
    </w:p>
    <w:p w14:paraId="0816695D" w14:textId="77777777" w:rsidR="00B718EC" w:rsidDel="006E128C" w:rsidRDefault="00B718EC" w:rsidP="00F91D8D">
      <w:pPr>
        <w:pStyle w:val="Heading1"/>
        <w:jc w:val="center"/>
        <w:rPr>
          <w:ins w:id="749" w:author="Bhagwan Virdi" w:date="2017-04-05T14:51:00Z"/>
          <w:del w:id="750" w:author="prabh" w:date="2017-04-14T00:42:00Z"/>
          <w:b/>
          <w:sz w:val="36"/>
          <w:u w:val="single"/>
        </w:rPr>
      </w:pPr>
    </w:p>
    <w:p w14:paraId="23DA069A" w14:textId="77777777" w:rsidR="00B718EC" w:rsidDel="006E128C" w:rsidRDefault="00B718EC" w:rsidP="00F91D8D">
      <w:pPr>
        <w:pStyle w:val="Heading1"/>
        <w:jc w:val="center"/>
        <w:rPr>
          <w:ins w:id="751" w:author="Bhagwan Virdi" w:date="2017-04-05T14:51:00Z"/>
          <w:del w:id="752" w:author="prabh" w:date="2017-04-14T00:42:00Z"/>
          <w:b/>
          <w:sz w:val="36"/>
          <w:u w:val="single"/>
        </w:rPr>
      </w:pPr>
    </w:p>
    <w:p w14:paraId="5E0C38DA" w14:textId="77777777" w:rsidR="00B718EC" w:rsidDel="006E128C" w:rsidRDefault="00B718EC" w:rsidP="00F91D8D">
      <w:pPr>
        <w:pStyle w:val="Heading1"/>
        <w:jc w:val="center"/>
        <w:rPr>
          <w:ins w:id="753" w:author="Bhagwan Virdi" w:date="2017-04-05T14:51:00Z"/>
          <w:del w:id="754" w:author="prabh" w:date="2017-04-14T00:42:00Z"/>
          <w:b/>
          <w:sz w:val="36"/>
          <w:u w:val="single"/>
        </w:rPr>
      </w:pPr>
    </w:p>
    <w:p w14:paraId="63F754E7" w14:textId="77777777" w:rsidR="00B718EC" w:rsidDel="006E128C" w:rsidRDefault="00B718EC" w:rsidP="00F91D8D">
      <w:pPr>
        <w:pStyle w:val="Heading1"/>
        <w:jc w:val="center"/>
        <w:rPr>
          <w:ins w:id="755" w:author="Bhagwan Virdi" w:date="2017-04-05T14:51:00Z"/>
          <w:del w:id="756" w:author="prabh" w:date="2017-04-14T00:42:00Z"/>
          <w:b/>
          <w:sz w:val="36"/>
          <w:u w:val="single"/>
        </w:rPr>
      </w:pPr>
    </w:p>
    <w:p w14:paraId="4A77C571" w14:textId="77777777" w:rsidR="00B718EC" w:rsidDel="006E128C" w:rsidRDefault="00B718EC" w:rsidP="00F91D8D">
      <w:pPr>
        <w:pStyle w:val="Heading1"/>
        <w:jc w:val="center"/>
        <w:rPr>
          <w:ins w:id="757" w:author="Bhagwan Virdi" w:date="2017-04-05T14:51:00Z"/>
          <w:del w:id="758" w:author="prabh" w:date="2017-04-14T00:42:00Z"/>
          <w:b/>
          <w:sz w:val="36"/>
          <w:u w:val="single"/>
        </w:rPr>
      </w:pPr>
    </w:p>
    <w:p w14:paraId="3DE0EBE2" w14:textId="77777777" w:rsidR="00B718EC" w:rsidDel="006E128C" w:rsidRDefault="00B718EC" w:rsidP="00F91D8D">
      <w:pPr>
        <w:pStyle w:val="Heading1"/>
        <w:jc w:val="center"/>
        <w:rPr>
          <w:ins w:id="759" w:author="Bhagwan Virdi" w:date="2017-04-05T14:51:00Z"/>
          <w:del w:id="760" w:author="prabh" w:date="2017-04-14T00:42:00Z"/>
          <w:b/>
          <w:sz w:val="36"/>
          <w:u w:val="single"/>
        </w:rPr>
      </w:pPr>
    </w:p>
    <w:p w14:paraId="61E0F36E" w14:textId="77777777" w:rsidR="00B718EC" w:rsidDel="006E128C" w:rsidRDefault="00B718EC" w:rsidP="00F91D8D">
      <w:pPr>
        <w:pStyle w:val="Heading1"/>
        <w:jc w:val="center"/>
        <w:rPr>
          <w:ins w:id="761" w:author="Bhagwan Virdi" w:date="2017-04-05T14:51:00Z"/>
          <w:del w:id="762" w:author="prabh" w:date="2017-04-14T00:42:00Z"/>
          <w:b/>
          <w:sz w:val="36"/>
          <w:u w:val="single"/>
        </w:rPr>
      </w:pPr>
    </w:p>
    <w:p w14:paraId="0A51AC52" w14:textId="77777777" w:rsidR="00B718EC" w:rsidDel="006E128C" w:rsidRDefault="00B718EC" w:rsidP="00F91D8D">
      <w:pPr>
        <w:pStyle w:val="Heading1"/>
        <w:jc w:val="center"/>
        <w:rPr>
          <w:ins w:id="763" w:author="Bhagwan Virdi" w:date="2017-04-05T14:51:00Z"/>
          <w:del w:id="764" w:author="prabh" w:date="2017-04-14T00:42:00Z"/>
          <w:b/>
          <w:sz w:val="36"/>
          <w:u w:val="single"/>
        </w:rPr>
      </w:pPr>
    </w:p>
    <w:p w14:paraId="61D24303" w14:textId="77777777" w:rsidR="00B718EC" w:rsidDel="006E128C" w:rsidRDefault="00B718EC" w:rsidP="00F91D8D">
      <w:pPr>
        <w:pStyle w:val="Heading1"/>
        <w:jc w:val="center"/>
        <w:rPr>
          <w:ins w:id="765" w:author="Bhagwan Virdi" w:date="2017-04-05T14:51:00Z"/>
          <w:del w:id="766" w:author="prabh" w:date="2017-04-14T00:42:00Z"/>
          <w:b/>
          <w:sz w:val="36"/>
          <w:u w:val="single"/>
        </w:rPr>
      </w:pPr>
    </w:p>
    <w:p w14:paraId="72A087AD" w14:textId="77777777" w:rsidR="00B718EC" w:rsidDel="006E128C" w:rsidRDefault="00B718EC" w:rsidP="00F91D8D">
      <w:pPr>
        <w:pStyle w:val="Heading1"/>
        <w:jc w:val="center"/>
        <w:rPr>
          <w:ins w:id="767" w:author="Bhagwan Virdi" w:date="2017-04-05T14:51:00Z"/>
          <w:del w:id="768" w:author="prabh" w:date="2017-04-14T00:42:00Z"/>
          <w:b/>
          <w:sz w:val="36"/>
          <w:u w:val="single"/>
        </w:rPr>
      </w:pPr>
    </w:p>
    <w:p w14:paraId="7B7AA373" w14:textId="77777777" w:rsidR="00B718EC" w:rsidDel="006E128C" w:rsidRDefault="00B718EC" w:rsidP="00F91D8D">
      <w:pPr>
        <w:pStyle w:val="Heading1"/>
        <w:jc w:val="center"/>
        <w:rPr>
          <w:ins w:id="769" w:author="Bhagwan Virdi" w:date="2017-04-05T14:51:00Z"/>
          <w:del w:id="770" w:author="prabh" w:date="2017-04-14T00:42:00Z"/>
          <w:b/>
          <w:sz w:val="36"/>
          <w:u w:val="single"/>
        </w:rPr>
      </w:pPr>
    </w:p>
    <w:p w14:paraId="0C65BACC" w14:textId="77777777" w:rsidR="00B718EC" w:rsidDel="006E128C" w:rsidRDefault="00B718EC" w:rsidP="00F91D8D">
      <w:pPr>
        <w:pStyle w:val="Heading1"/>
        <w:jc w:val="center"/>
        <w:rPr>
          <w:ins w:id="771" w:author="Bhagwan Virdi" w:date="2017-04-05T14:51:00Z"/>
          <w:del w:id="772" w:author="prabh" w:date="2017-04-14T00:42:00Z"/>
          <w:b/>
          <w:sz w:val="36"/>
          <w:u w:val="single"/>
        </w:rPr>
      </w:pPr>
    </w:p>
    <w:p w14:paraId="05BCDF77" w14:textId="77777777" w:rsidR="00B718EC" w:rsidDel="006E128C" w:rsidRDefault="00B718EC">
      <w:pPr>
        <w:pStyle w:val="Heading1"/>
        <w:rPr>
          <w:ins w:id="773" w:author="Bhagwan Virdi" w:date="2017-04-05T14:51:00Z"/>
          <w:del w:id="774" w:author="prabh" w:date="2017-04-14T00:42:00Z"/>
          <w:b/>
          <w:sz w:val="36"/>
          <w:u w:val="single"/>
        </w:rPr>
        <w:pPrChange w:id="775" w:author="Bhagwan Virdi" w:date="2017-04-05T14:52:00Z">
          <w:pPr>
            <w:pStyle w:val="Heading1"/>
            <w:jc w:val="center"/>
          </w:pPr>
        </w:pPrChange>
      </w:pPr>
    </w:p>
    <w:p w14:paraId="506BCFC7" w14:textId="77777777" w:rsidR="00B718EC" w:rsidDel="006E128C" w:rsidRDefault="00B718EC" w:rsidP="00F91D8D">
      <w:pPr>
        <w:pStyle w:val="Heading1"/>
        <w:jc w:val="center"/>
        <w:rPr>
          <w:ins w:id="776" w:author="Bhagwan Virdi" w:date="2017-04-05T14:51:00Z"/>
          <w:del w:id="777" w:author="prabh" w:date="2017-04-14T00:42:00Z"/>
          <w:b/>
          <w:sz w:val="36"/>
          <w:u w:val="single"/>
        </w:rPr>
      </w:pPr>
    </w:p>
    <w:p w14:paraId="7F2AEF25" w14:textId="77777777" w:rsidR="00B718EC" w:rsidDel="006E128C" w:rsidRDefault="00B718EC" w:rsidP="00F91D8D">
      <w:pPr>
        <w:pStyle w:val="Heading1"/>
        <w:jc w:val="center"/>
        <w:rPr>
          <w:ins w:id="778" w:author="Bhagwan Virdi" w:date="2017-04-05T14:51:00Z"/>
          <w:del w:id="779" w:author="prabh" w:date="2017-04-14T00:42:00Z"/>
          <w:b/>
          <w:sz w:val="36"/>
          <w:u w:val="single"/>
        </w:rPr>
      </w:pPr>
    </w:p>
    <w:p w14:paraId="0EAC861B" w14:textId="77777777" w:rsidR="00B718EC" w:rsidDel="006E128C" w:rsidRDefault="00B718EC" w:rsidP="00F91D8D">
      <w:pPr>
        <w:pStyle w:val="Heading1"/>
        <w:jc w:val="center"/>
        <w:rPr>
          <w:ins w:id="780" w:author="Bhagwan Virdi" w:date="2017-04-05T14:51:00Z"/>
          <w:del w:id="781" w:author="prabh" w:date="2017-04-14T00:42:00Z"/>
          <w:b/>
          <w:sz w:val="36"/>
          <w:u w:val="single"/>
        </w:rPr>
      </w:pPr>
    </w:p>
    <w:p w14:paraId="4D5FDEDE" w14:textId="7B51695F" w:rsidR="00B718EC" w:rsidRPr="00B718EC" w:rsidRDefault="00B718EC">
      <w:pPr>
        <w:pStyle w:val="Heading1"/>
        <w:rPr>
          <w:ins w:id="782" w:author="Bhagwan Virdi" w:date="2017-04-05T14:51:00Z"/>
          <w:rPrChange w:id="783" w:author="Bhagwan Virdi" w:date="2017-04-05T14:52:00Z">
            <w:rPr>
              <w:ins w:id="784" w:author="Bhagwan Virdi" w:date="2017-04-05T14:51:00Z"/>
              <w:b/>
              <w:sz w:val="36"/>
              <w:u w:val="single"/>
            </w:rPr>
          </w:rPrChange>
        </w:rPr>
        <w:pPrChange w:id="785" w:author="Bhagwan Virdi" w:date="2017-04-05T14:51:00Z">
          <w:pPr>
            <w:pStyle w:val="Heading1"/>
            <w:jc w:val="center"/>
          </w:pPr>
        </w:pPrChange>
      </w:pPr>
      <w:bookmarkStart w:id="786" w:name="_Toc479688105"/>
      <w:ins w:id="787" w:author="Bhagwan Virdi" w:date="2017-04-05T14:52:00Z">
        <w:r>
          <w:t xml:space="preserve">Appendix </w:t>
        </w:r>
        <w:r w:rsidR="00C6374D">
          <w:t>4</w:t>
        </w:r>
      </w:ins>
      <w:bookmarkEnd w:id="786"/>
    </w:p>
    <w:p w14:paraId="2FE91B55" w14:textId="0BA17DB2" w:rsidR="00F91D8D" w:rsidRDefault="00F91D8D" w:rsidP="00F91D8D">
      <w:pPr>
        <w:pStyle w:val="Heading1"/>
        <w:jc w:val="center"/>
        <w:rPr>
          <w:ins w:id="788" w:author="Prabhvir Saran [2]" w:date="2017-03-23T16:46:00Z"/>
          <w:b/>
          <w:sz w:val="36"/>
          <w:u w:val="single"/>
        </w:rPr>
      </w:pPr>
      <w:bookmarkStart w:id="789" w:name="_Toc479688106"/>
      <w:ins w:id="790" w:author="Prabhvir Saran [2]" w:date="2017-03-23T16:46:00Z">
        <w:r>
          <w:rPr>
            <w:b/>
            <w:sz w:val="36"/>
            <w:u w:val="single"/>
          </w:rPr>
          <w:t>Milestone 4</w:t>
        </w:r>
        <w:r w:rsidRPr="00A22D7F">
          <w:rPr>
            <w:b/>
            <w:sz w:val="36"/>
            <w:u w:val="single"/>
          </w:rPr>
          <w:t xml:space="preserve">: </w:t>
        </w:r>
        <w:r w:rsidRPr="001F3D88">
          <w:rPr>
            <w:b/>
            <w:sz w:val="36"/>
            <w:u w:val="single"/>
          </w:rPr>
          <w:t xml:space="preserve">Deployed </w:t>
        </w:r>
      </w:ins>
      <w:ins w:id="791" w:author="Prabhvir Saran [2]" w:date="2017-03-23T23:58:00Z">
        <w:r w:rsidR="00D01C23" w:rsidRPr="001F3D88">
          <w:rPr>
            <w:b/>
            <w:sz w:val="36"/>
            <w:u w:val="single"/>
          </w:rPr>
          <w:t>JavaScript</w:t>
        </w:r>
      </w:ins>
      <w:ins w:id="792" w:author="Prabhvir Saran [2]" w:date="2017-03-23T16:46:00Z">
        <w:r w:rsidRPr="001F3D88">
          <w:rPr>
            <w:b/>
            <w:sz w:val="36"/>
            <w:u w:val="single"/>
          </w:rPr>
          <w:t>-enabled site – validated, tested</w:t>
        </w:r>
        <w:bookmarkEnd w:id="789"/>
      </w:ins>
    </w:p>
    <w:p w14:paraId="1CCA5AB5" w14:textId="77777777" w:rsidR="00F91D8D" w:rsidRDefault="00F91D8D" w:rsidP="00F91D8D">
      <w:pPr>
        <w:rPr>
          <w:ins w:id="793" w:author="Prabhvir Saran [2]" w:date="2017-03-23T16:46:00Z"/>
        </w:rPr>
      </w:pPr>
    </w:p>
    <w:p w14:paraId="1A068887" w14:textId="5CF93995" w:rsidR="00F91D8D" w:rsidRPr="00FF76DD" w:rsidRDefault="00047999" w:rsidP="00F91D8D">
      <w:pPr>
        <w:pStyle w:val="Heading2"/>
        <w:spacing w:after="240"/>
        <w:rPr>
          <w:ins w:id="794" w:author="Prabhvir Saran [2]" w:date="2017-03-23T16:46:00Z"/>
        </w:rPr>
      </w:pPr>
      <w:bookmarkStart w:id="795" w:name="_Toc479688107"/>
      <w:ins w:id="796" w:author="Prabhvir Saran [2]" w:date="2017-03-23T23:57:00Z">
        <w:r>
          <w:t>URL</w:t>
        </w:r>
      </w:ins>
      <w:ins w:id="797" w:author="Prabhvir Saran [2]" w:date="2017-03-23T16:46:00Z">
        <w:r w:rsidR="00F91D8D">
          <w:t xml:space="preserve"> of the website</w:t>
        </w:r>
        <w:bookmarkEnd w:id="795"/>
      </w:ins>
    </w:p>
    <w:p w14:paraId="0F3A07B8" w14:textId="71B62407" w:rsidR="00935867" w:rsidRDefault="00935867" w:rsidP="00935867">
      <w:pPr>
        <w:pStyle w:val="Heading2"/>
        <w:rPr>
          <w:ins w:id="798" w:author="Prabhvir Saran [2]" w:date="2017-03-24T01:10:00Z"/>
          <w:rFonts w:asciiTheme="minorHAnsi" w:eastAsiaTheme="minorHAnsi" w:hAnsiTheme="minorHAnsi" w:cstheme="minorBidi"/>
          <w:color w:val="auto"/>
          <w:sz w:val="22"/>
          <w:szCs w:val="22"/>
        </w:rPr>
      </w:pPr>
      <w:ins w:id="799" w:author="Prabhvir Saran [2]" w:date="2017-03-24T01:1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bookmarkStart w:id="800" w:name="_Toc479688108"/>
        <w:r w:rsidRPr="0086014C">
          <w:rPr>
            <w:rStyle w:val="Hyperlink"/>
            <w:rFonts w:asciiTheme="minorHAnsi" w:eastAsiaTheme="minorHAnsi" w:hAnsiTheme="minorHAnsi" w:cstheme="minorBidi"/>
            <w:sz w:val="22"/>
            <w:szCs w:val="22"/>
          </w:rPr>
          <w:t>http://students.bcitdev.com/A00980505/G2/index.html</w:t>
        </w:r>
        <w:bookmarkEnd w:id="800"/>
        <w:r>
          <w:rPr>
            <w:rFonts w:asciiTheme="minorHAnsi" w:eastAsiaTheme="minorHAnsi" w:hAnsiTheme="minorHAnsi" w:cstheme="minorBidi"/>
            <w:color w:val="auto"/>
            <w:sz w:val="22"/>
            <w:szCs w:val="22"/>
          </w:rPr>
          <w:fldChar w:fldCharType="end"/>
        </w:r>
      </w:ins>
    </w:p>
    <w:p w14:paraId="73910DC9" w14:textId="77777777" w:rsidR="00935867" w:rsidRPr="00935867" w:rsidRDefault="00935867">
      <w:pPr>
        <w:rPr>
          <w:ins w:id="801" w:author="Prabhvir Saran [2]" w:date="2017-03-24T01:10:00Z"/>
        </w:rPr>
        <w:pPrChange w:id="802" w:author="Prabhvir Saran [2]" w:date="2017-03-24T01:10:00Z">
          <w:pPr>
            <w:pStyle w:val="Heading2"/>
          </w:pPr>
        </w:pPrChange>
      </w:pPr>
    </w:p>
    <w:p w14:paraId="7A037C71" w14:textId="14A63AE9" w:rsidR="00980BFC" w:rsidRDefault="00980BFC">
      <w:pPr>
        <w:pStyle w:val="Heading2"/>
        <w:rPr>
          <w:ins w:id="803" w:author="Prabhvir Saran [2]" w:date="2017-03-23T16:52:00Z"/>
        </w:rPr>
        <w:pPrChange w:id="804" w:author="Prabhvir Saran [2]" w:date="2017-03-23T16:52:00Z">
          <w:pPr>
            <w:spacing w:after="240"/>
          </w:pPr>
        </w:pPrChange>
      </w:pPr>
      <w:bookmarkStart w:id="805" w:name="_Toc479688109"/>
      <w:ins w:id="806" w:author="Prabhvir Saran [2]" w:date="2017-03-23T16:52:00Z">
        <w:r>
          <w:t>List of all the items completed</w:t>
        </w:r>
        <w:bookmarkEnd w:id="805"/>
        <w:r>
          <w:t xml:space="preserve"> </w:t>
        </w:r>
      </w:ins>
    </w:p>
    <w:p w14:paraId="482EBF08" w14:textId="4F976C83" w:rsidR="00980BFC" w:rsidRDefault="006B3F3B">
      <w:pPr>
        <w:pStyle w:val="ListParagraph"/>
        <w:numPr>
          <w:ilvl w:val="0"/>
          <w:numId w:val="18"/>
        </w:numPr>
        <w:rPr>
          <w:ins w:id="807" w:author="Prabhvir Saran [2]" w:date="2017-03-24T00:42:00Z"/>
        </w:rPr>
        <w:pPrChange w:id="808" w:author="Prabhvir Saran [2]" w:date="2017-03-23T17:00:00Z">
          <w:pPr>
            <w:spacing w:after="240"/>
          </w:pPr>
        </w:pPrChange>
      </w:pPr>
      <w:ins w:id="809" w:author="Prabhvir Saran [2]" w:date="2017-03-23T16:53:00Z">
        <w:r>
          <w:t xml:space="preserve">Input </w:t>
        </w:r>
      </w:ins>
      <w:ins w:id="810" w:author="Prabhvir Saran [2]" w:date="2017-03-23T16:58:00Z">
        <w:r>
          <w:t xml:space="preserve">requirements were </w:t>
        </w:r>
      </w:ins>
      <w:ins w:id="811" w:author="Prabhvir Saran [2]" w:date="2017-03-23T16:59:00Z">
        <w:r>
          <w:t xml:space="preserve">formed for each </w:t>
        </w:r>
      </w:ins>
      <w:ins w:id="812" w:author="Prabhvir Saran [2]" w:date="2017-03-23T17:05:00Z">
        <w:r w:rsidR="00922D5A">
          <w:t>field</w:t>
        </w:r>
      </w:ins>
      <w:ins w:id="813" w:author="Prabhvir Saran [2]" w:date="2017-03-23T16:59:00Z">
        <w:r>
          <w:t xml:space="preserve">. </w:t>
        </w:r>
      </w:ins>
      <w:ins w:id="814" w:author="Prabhvir Saran [2]" w:date="2017-03-23T16:53:00Z">
        <w:r>
          <w:t xml:space="preserve"> </w:t>
        </w:r>
      </w:ins>
    </w:p>
    <w:p w14:paraId="7F2ACB5B" w14:textId="08473474" w:rsidR="00BA003E" w:rsidRDefault="00BA003E">
      <w:pPr>
        <w:pStyle w:val="ListParagraph"/>
        <w:numPr>
          <w:ilvl w:val="0"/>
          <w:numId w:val="18"/>
        </w:numPr>
        <w:rPr>
          <w:ins w:id="815" w:author="Prabhvir Saran [2]" w:date="2017-03-24T00:41:00Z"/>
        </w:rPr>
        <w:pPrChange w:id="816" w:author="Prabhvir Saran [2]" w:date="2017-03-24T00:42:00Z">
          <w:pPr>
            <w:spacing w:after="240"/>
          </w:pPr>
        </w:pPrChange>
      </w:pPr>
      <w:ins w:id="817" w:author="Prabhvir Saran [2]" w:date="2017-03-24T00:42:00Z">
        <w:r>
          <w:t>Tables were created for the validation requirements and testing.</w:t>
        </w:r>
      </w:ins>
    </w:p>
    <w:p w14:paraId="4B8176DD" w14:textId="69A64B16" w:rsidR="00BA003E" w:rsidRDefault="00BA003E">
      <w:pPr>
        <w:pStyle w:val="ListParagraph"/>
        <w:numPr>
          <w:ilvl w:val="0"/>
          <w:numId w:val="18"/>
        </w:numPr>
        <w:rPr>
          <w:ins w:id="818" w:author="Prabhvir Saran [2]" w:date="2017-03-23T16:52:00Z"/>
        </w:rPr>
        <w:pPrChange w:id="819" w:author="Prabhvir Saran [2]" w:date="2017-03-23T17:00:00Z">
          <w:pPr>
            <w:spacing w:after="240"/>
          </w:pPr>
        </w:pPrChange>
      </w:pPr>
      <w:ins w:id="820" w:author="Prabhvir Saran [2]" w:date="2017-03-24T00:42:00Z">
        <w:r>
          <w:t>Client-side validation was implemented to all three forms.</w:t>
        </w:r>
      </w:ins>
    </w:p>
    <w:p w14:paraId="7A105BBA" w14:textId="4CD107EF" w:rsidR="006D29C2" w:rsidRDefault="006A108C">
      <w:pPr>
        <w:pStyle w:val="ListParagraph"/>
        <w:numPr>
          <w:ilvl w:val="0"/>
          <w:numId w:val="18"/>
        </w:numPr>
        <w:rPr>
          <w:ins w:id="821" w:author="Prabhvir Saran [2]" w:date="2017-03-23T17:00:00Z"/>
        </w:rPr>
        <w:pPrChange w:id="822" w:author="Prabhvir Saran [2]" w:date="2017-03-24T00:40:00Z">
          <w:pPr>
            <w:spacing w:after="240"/>
          </w:pPr>
        </w:pPrChange>
      </w:pPr>
      <w:ins w:id="823" w:author="Prabhvir Saran [2]" w:date="2017-03-24T00:40:00Z">
        <w:r>
          <w:t>The forums were tested using multiple</w:t>
        </w:r>
        <w:r w:rsidR="006D29C2">
          <w:t xml:space="preserve"> classmate</w:t>
        </w:r>
        <w:r>
          <w:t>s.</w:t>
        </w:r>
      </w:ins>
    </w:p>
    <w:p w14:paraId="2AB4EFD3" w14:textId="13D66706" w:rsidR="006B3F3B" w:rsidRDefault="00DF31E2">
      <w:pPr>
        <w:pStyle w:val="ListParagraph"/>
        <w:numPr>
          <w:ilvl w:val="0"/>
          <w:numId w:val="18"/>
        </w:numPr>
        <w:rPr>
          <w:ins w:id="824" w:author="Prabhvir Saran [2]" w:date="2017-03-23T17:01:00Z"/>
        </w:rPr>
        <w:pPrChange w:id="825" w:author="Prabhvir Saran [2]" w:date="2017-03-23T17:00:00Z">
          <w:pPr>
            <w:spacing w:after="240"/>
          </w:pPr>
        </w:pPrChange>
      </w:pPr>
      <w:ins w:id="826" w:author="Prabhvir Saran [2]" w:date="2017-03-23T17:28:00Z">
        <w:r>
          <w:t>Two</w:t>
        </w:r>
      </w:ins>
      <w:ins w:id="827" w:author="Prabhvir Saran [2]" w:date="2017-03-23T17:00:00Z">
        <w:r w:rsidR="004154BF">
          <w:t xml:space="preserve"> widget</w:t>
        </w:r>
      </w:ins>
      <w:ins w:id="828" w:author="Prabhvir Saran [2]" w:date="2017-03-23T21:11:00Z">
        <w:r>
          <w:t>s</w:t>
        </w:r>
      </w:ins>
      <w:ins w:id="829" w:author="Prabhvir Saran [2]" w:date="2017-03-23T17:00:00Z">
        <w:r w:rsidR="004154BF">
          <w:t xml:space="preserve"> </w:t>
        </w:r>
      </w:ins>
      <w:ins w:id="830" w:author="Prabhvir Saran [2]" w:date="2017-03-23T21:11:00Z">
        <w:r>
          <w:t>were</w:t>
        </w:r>
      </w:ins>
      <w:ins w:id="831" w:author="Prabhvir Saran [2]" w:date="2017-03-23T17:00:00Z">
        <w:r w:rsidR="004154BF">
          <w:t xml:space="preserve"> </w:t>
        </w:r>
        <w:r w:rsidR="006B3F3B">
          <w:t xml:space="preserve">added to </w:t>
        </w:r>
      </w:ins>
      <w:ins w:id="832" w:author="Prabhvir Saran [2]" w:date="2017-03-23T17:01:00Z">
        <w:r w:rsidR="006B3F3B">
          <w:t xml:space="preserve">the website. </w:t>
        </w:r>
      </w:ins>
    </w:p>
    <w:p w14:paraId="6FB0C536" w14:textId="430B6472" w:rsidR="006B3F3B" w:rsidRDefault="006B3F3B">
      <w:pPr>
        <w:pStyle w:val="ListParagraph"/>
        <w:numPr>
          <w:ilvl w:val="0"/>
          <w:numId w:val="18"/>
        </w:numPr>
        <w:rPr>
          <w:ins w:id="833" w:author="Prabhvir Saran [2]" w:date="2017-03-23T17:00:00Z"/>
        </w:rPr>
        <w:pPrChange w:id="834" w:author="Prabhvir Saran [2]" w:date="2017-03-23T17:00:00Z">
          <w:pPr>
            <w:spacing w:after="240"/>
          </w:pPr>
        </w:pPrChange>
      </w:pPr>
      <w:ins w:id="835" w:author="Prabhvir Saran [2]" w:date="2017-03-23T17:01:00Z">
        <w:r>
          <w:t xml:space="preserve">The website was tested with </w:t>
        </w:r>
      </w:ins>
      <w:ins w:id="836" w:author="Prabhvir Saran [2]" w:date="2017-03-23T17:04:00Z">
        <w:r>
          <w:t>JavaScript</w:t>
        </w:r>
      </w:ins>
      <w:ins w:id="837" w:author="Prabhvir Saran [2]" w:date="2017-03-23T17:01:00Z">
        <w:r w:rsidR="006A108C">
          <w:t xml:space="preserve"> disabled.</w:t>
        </w:r>
      </w:ins>
    </w:p>
    <w:p w14:paraId="2AEBD665" w14:textId="387676F5" w:rsidR="00776164" w:rsidRPr="009000FD" w:rsidDel="009000FD" w:rsidRDefault="00F91D8D">
      <w:pPr>
        <w:pStyle w:val="Heading2"/>
        <w:rPr>
          <w:del w:id="838" w:author="Prabhvir Saran [2]" w:date="2017-03-23T17:05:00Z"/>
          <w:rPrChange w:id="839" w:author="Prabhvir Saran [2]" w:date="2017-03-23T17:05:00Z">
            <w:rPr>
              <w:del w:id="840" w:author="Prabhvir Saran [2]" w:date="2017-03-23T17:05:00Z"/>
              <w:sz w:val="36"/>
            </w:rPr>
          </w:rPrChange>
        </w:rPr>
        <w:pPrChange w:id="841" w:author="Prabhvir Saran [2]" w:date="2017-03-23T17:05:00Z">
          <w:pPr/>
        </w:pPrChange>
      </w:pPr>
      <w:bookmarkStart w:id="842" w:name="_Toc479688110"/>
      <w:ins w:id="843" w:author="Prabhvir Saran [2]" w:date="2017-03-23T16:46:00Z">
        <w:r>
          <w:t>Defining</w:t>
        </w:r>
        <w:r w:rsidRPr="007F45C0">
          <w:t xml:space="preserve"> validation requirements</w:t>
        </w:r>
      </w:ins>
      <w:bookmarkEnd w:id="842"/>
    </w:p>
    <w:p w14:paraId="348C9B23" w14:textId="77777777" w:rsidR="00776164" w:rsidRDefault="00776164">
      <w:pPr>
        <w:pStyle w:val="Heading2"/>
        <w:pPrChange w:id="844"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E037F3" w14:paraId="7D0D9615" w14:textId="77777777" w:rsidTr="00CF60F9">
        <w:trPr>
          <w:cnfStyle w:val="100000000000" w:firstRow="1" w:lastRow="0" w:firstColumn="0" w:lastColumn="0" w:oddVBand="0" w:evenVBand="0" w:oddHBand="0" w:evenHBand="0" w:firstRowFirstColumn="0" w:firstRowLastColumn="0" w:lastRowFirstColumn="0" w:lastRowLastColumn="0"/>
          <w:trHeight w:val="296"/>
          <w:ins w:id="845" w:author="Prabhvir Saran [2]" w:date="2017-03-23T16:46:00Z"/>
        </w:trPr>
        <w:tc>
          <w:tcPr>
            <w:cnfStyle w:val="001000000000" w:firstRow="0" w:lastRow="0" w:firstColumn="1" w:lastColumn="0" w:oddVBand="0" w:evenVBand="0" w:oddHBand="0" w:evenHBand="0" w:firstRowFirstColumn="0" w:firstRowLastColumn="0" w:lastRowFirstColumn="0" w:lastRowLastColumn="0"/>
            <w:tcW w:w="6135" w:type="dxa"/>
            <w:gridSpan w:val="2"/>
          </w:tcPr>
          <w:p w14:paraId="4D35694E" w14:textId="4969B6E8" w:rsidR="00E037F3" w:rsidRPr="00E037F3" w:rsidRDefault="00E037F3" w:rsidP="00F91D8D">
            <w:pPr>
              <w:rPr>
                <w:ins w:id="846" w:author="Prabhvir Saran [2]" w:date="2017-03-23T16:46:00Z"/>
                <w:b w:val="0"/>
                <w:bCs w:val="0"/>
                <w:rPrChange w:id="847" w:author="Prabhvir Saran [2]" w:date="2017-03-23T21:57:00Z">
                  <w:rPr>
                    <w:ins w:id="848" w:author="Prabhvir Saran [2]" w:date="2017-03-23T16:46:00Z"/>
                  </w:rPr>
                </w:rPrChange>
              </w:rPr>
            </w:pPr>
            <w:ins w:id="849" w:author="Prabhvir Saran [2]" w:date="2017-03-23T16:46:00Z">
              <w:r>
                <w:t>FORM on page</w:t>
              </w:r>
            </w:ins>
            <w:ins w:id="850" w:author="Prabhvir Saran [2]" w:date="2017-03-23T21:49:00Z">
              <w:r>
                <w:t xml:space="preserve">: </w:t>
              </w:r>
            </w:ins>
            <w:ins w:id="851" w:author="Prabhvir Saran [2]" w:date="2017-03-23T21:52:00Z">
              <w:r>
                <w:t>About Us</w:t>
              </w:r>
            </w:ins>
          </w:p>
        </w:tc>
        <w:tc>
          <w:tcPr>
            <w:tcW w:w="3216" w:type="dxa"/>
          </w:tcPr>
          <w:p w14:paraId="1515B6AC" w14:textId="77777777" w:rsidR="00E037F3" w:rsidRDefault="00E037F3" w:rsidP="00F91D8D">
            <w:pPr>
              <w:cnfStyle w:val="100000000000" w:firstRow="1" w:lastRow="0" w:firstColumn="0" w:lastColumn="0" w:oddVBand="0" w:evenVBand="0" w:oddHBand="0" w:evenHBand="0" w:firstRowFirstColumn="0" w:firstRowLastColumn="0" w:lastRowFirstColumn="0" w:lastRowLastColumn="0"/>
              <w:rPr>
                <w:ins w:id="852"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853"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854" w:author="Prabhvir Saran [2]" w:date="2017-03-23T16:46:00Z"/>
              </w:rPr>
            </w:pPr>
            <w:ins w:id="855"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856" w:author="Prabhvir Saran [2]" w:date="2017-03-23T16:46:00Z"/>
              </w:rPr>
            </w:pPr>
            <w:ins w:id="857" w:author="Prabhvir Saran [2]" w:date="2017-03-23T16:46:00Z">
              <w:r>
                <w:t xml:space="preserve">Data Format or </w:t>
              </w:r>
              <w:proofErr w:type="spellStart"/>
              <w:r w:rsidRPr="00AA0AA9">
                <w:t>RegExp</w:t>
              </w:r>
              <w:proofErr w:type="spellEnd"/>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858" w:author="Prabhvir Saran [2]" w:date="2017-03-23T16:46:00Z"/>
              </w:rPr>
            </w:pPr>
            <w:ins w:id="859" w:author="Prabhvir Saran [2]" w:date="2017-03-23T16:46:00Z">
              <w:r>
                <w:t xml:space="preserve">Explanation   </w:t>
              </w:r>
            </w:ins>
          </w:p>
        </w:tc>
      </w:tr>
      <w:tr w:rsidR="00F91D8D" w14:paraId="47C9ADA4" w14:textId="77777777" w:rsidTr="00F91D8D">
        <w:trPr>
          <w:trHeight w:val="593"/>
          <w:ins w:id="860"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861" w:author="Prabhvir Saran [2]" w:date="2017-03-23T16:46:00Z"/>
              </w:rPr>
            </w:pPr>
            <w:ins w:id="862" w:author="Prabhvir Saran [2]" w:date="2017-03-23T16:46:00Z">
              <w:r w:rsidRPr="00B91E60">
                <w:t>Name:</w:t>
              </w:r>
            </w:ins>
          </w:p>
        </w:tc>
        <w:tc>
          <w:tcPr>
            <w:tcW w:w="4416" w:type="dxa"/>
          </w:tcPr>
          <w:p w14:paraId="6A06D2C7" w14:textId="64F6992F" w:rsidR="00F91D8D" w:rsidRDefault="0064264C" w:rsidP="00F91D8D">
            <w:pPr>
              <w:cnfStyle w:val="000000000000" w:firstRow="0" w:lastRow="0" w:firstColumn="0" w:lastColumn="0" w:oddVBand="0" w:evenVBand="0" w:oddHBand="0" w:evenHBand="0" w:firstRowFirstColumn="0" w:firstRowLastColumn="0" w:lastRowFirstColumn="0" w:lastRowLastColumn="0"/>
              <w:rPr>
                <w:ins w:id="863" w:author="Prabhvir Saran [2]" w:date="2017-03-23T16:46:00Z"/>
              </w:rPr>
            </w:pPr>
            <w:ins w:id="864" w:author="Prabhvir Saran [2]" w:date="2017-03-23T22:52:00Z">
              <w:r>
                <w:t>Only upper or lower case letter</w:t>
              </w:r>
            </w:ins>
            <w:ins w:id="865" w:author="Prabhvir Saran [2]" w:date="2017-03-24T00:43:00Z">
              <w:r w:rsidR="00484B05">
                <w:t>s</w:t>
              </w:r>
            </w:ins>
            <w:ins w:id="866" w:author="Prabhvir Saran [2]" w:date="2017-03-23T22:52:00Z">
              <w:r>
                <w:t>, space is also allowed</w:t>
              </w:r>
            </w:ins>
          </w:p>
        </w:tc>
        <w:tc>
          <w:tcPr>
            <w:tcW w:w="3216" w:type="dxa"/>
          </w:tcPr>
          <w:p w14:paraId="22D1056B" w14:textId="60AF4360" w:rsidR="00F91D8D" w:rsidRDefault="0064264C" w:rsidP="00F91D8D">
            <w:pPr>
              <w:cnfStyle w:val="000000000000" w:firstRow="0" w:lastRow="0" w:firstColumn="0" w:lastColumn="0" w:oddVBand="0" w:evenVBand="0" w:oddHBand="0" w:evenHBand="0" w:firstRowFirstColumn="0" w:firstRowLastColumn="0" w:lastRowFirstColumn="0" w:lastRowLastColumn="0"/>
              <w:rPr>
                <w:ins w:id="867" w:author="Prabhvir Saran [2]" w:date="2017-03-23T16:46:00Z"/>
              </w:rPr>
            </w:pPr>
            <w:ins w:id="868" w:author="Prabhvir Saran [2]" w:date="2017-03-23T22:46:00Z">
              <w:r>
                <w:t>A normal name consists of</w:t>
              </w:r>
            </w:ins>
            <w:ins w:id="869" w:author="Prabhvir Saran [2]" w:date="2017-03-24T00:43:00Z">
              <w:r w:rsidR="00484B05">
                <w:t xml:space="preserve"> only</w:t>
              </w:r>
            </w:ins>
            <w:ins w:id="870" w:author="Prabhvir Saran [2]" w:date="2017-03-23T22:46:00Z">
              <w:r>
                <w:t xml:space="preserve"> </w:t>
              </w:r>
            </w:ins>
            <w:ins w:id="871" w:author="Prabhvir Saran [2]" w:date="2017-03-23T22:53:00Z">
              <w:r w:rsidR="00341909">
                <w:t>letter</w:t>
              </w:r>
            </w:ins>
            <w:ins w:id="872" w:author="Prabhvir Saran [2]" w:date="2017-03-24T00:43:00Z">
              <w:r w:rsidR="00484B05">
                <w:t>s</w:t>
              </w:r>
            </w:ins>
            <w:ins w:id="873" w:author="Prabhvir Saran [2]" w:date="2017-03-23T22:53:00Z">
              <w:r w:rsidR="00341909">
                <w:t xml:space="preserve">. The space allows the user to </w:t>
              </w:r>
              <w:r w:rsidR="00310B36">
                <w:t>distinguish between first and last name</w:t>
              </w:r>
            </w:ins>
            <w:ins w:id="874" w:author="Prabhvir Saran [2]" w:date="2017-03-24T00:47:00Z">
              <w:r w:rsidR="001F5F37">
                <w:t>.</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875"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876" w:author="Prabhvir Saran [2]" w:date="2017-03-23T16:46:00Z"/>
              </w:rPr>
            </w:pPr>
            <w:ins w:id="877" w:author="Prabhvir Saran [2]" w:date="2017-03-23T16:46:00Z">
              <w:r w:rsidRPr="00B91E60">
                <w:t>Email:</w:t>
              </w:r>
            </w:ins>
          </w:p>
        </w:tc>
        <w:tc>
          <w:tcPr>
            <w:tcW w:w="4416" w:type="dxa"/>
          </w:tcPr>
          <w:p w14:paraId="5B6283A1" w14:textId="18D8C145" w:rsidR="00F91D8D" w:rsidRDefault="0046230F" w:rsidP="00F91D8D">
            <w:pPr>
              <w:cnfStyle w:val="000000100000" w:firstRow="0" w:lastRow="0" w:firstColumn="0" w:lastColumn="0" w:oddVBand="0" w:evenVBand="0" w:oddHBand="1" w:evenHBand="0" w:firstRowFirstColumn="0" w:firstRowLastColumn="0" w:lastRowFirstColumn="0" w:lastRowLastColumn="0"/>
              <w:rPr>
                <w:ins w:id="878" w:author="Prabhvir Saran [2]" w:date="2017-03-23T16:46:00Z"/>
              </w:rPr>
            </w:pPr>
            <w:ins w:id="879" w:author="Prabhvir Saran [2]" w:date="2017-03-23T22:27:00Z">
              <w:r>
                <w:t>Alphanumeric or</w:t>
              </w:r>
            </w:ins>
            <w:ins w:id="880" w:author="Prabhvir Saran [2]" w:date="2017-03-23T22:29:00Z">
              <w:r>
                <w:t xml:space="preserve"> the symbols</w:t>
              </w:r>
            </w:ins>
            <w:ins w:id="881" w:author="Prabhvir Saran [2]" w:date="2017-03-23T22:27:00Z">
              <w:r>
                <w:t xml:space="preserve"> </w:t>
              </w:r>
            </w:ins>
            <w:ins w:id="882" w:author="Prabhvir Saran [2]" w:date="2017-03-23T22:28:00Z">
              <w:r w:rsidRPr="00B91E60">
                <w:t>!@#%^&amp;*_</w:t>
              </w:r>
              <w:r>
                <w:t xml:space="preserve"> </w:t>
              </w:r>
            </w:ins>
            <w:ins w:id="883" w:author="Prabhvir Saran [2]" w:date="2017-03-23T22:30:00Z">
              <w:r>
                <w:t xml:space="preserve"> (followed by) </w:t>
              </w:r>
            </w:ins>
            <w:ins w:id="884" w:author="Prabhvir Saran [2]" w:date="2017-03-23T22:28:00Z">
              <w:r>
                <w:t xml:space="preserve">@ </w:t>
              </w:r>
            </w:ins>
            <w:ins w:id="885" w:author="Prabhvir Saran [2]" w:date="2017-03-23T22:29:00Z">
              <w:r>
                <w:t xml:space="preserve">alphanumeric </w:t>
              </w:r>
            </w:ins>
            <w:ins w:id="886" w:author="Prabhvir Saran [2]" w:date="2017-03-23T22:30:00Z">
              <w:r>
                <w:t>(</w:t>
              </w:r>
            </w:ins>
            <w:ins w:id="887" w:author="Prabhvir Saran [2]" w:date="2017-03-23T22:29:00Z">
              <w:r>
                <w:t>followed by</w:t>
              </w:r>
            </w:ins>
            <w:ins w:id="888" w:author="Prabhvir Saran [2]" w:date="2017-03-23T22:30:00Z">
              <w:r>
                <w:t>)</w:t>
              </w:r>
            </w:ins>
            <w:ins w:id="889" w:author="Prabhvir Saran [2]" w:date="2017-03-23T22:29:00Z">
              <w:r>
                <w:t xml:space="preserve"> . </w:t>
              </w:r>
            </w:ins>
            <w:ins w:id="890" w:author="Prabhvir Saran [2]" w:date="2017-03-23T22:31:00Z">
              <w:r>
                <w:t xml:space="preserve"> alphanumeric</w:t>
              </w:r>
            </w:ins>
          </w:p>
        </w:tc>
        <w:tc>
          <w:tcPr>
            <w:tcW w:w="3216" w:type="dxa"/>
          </w:tcPr>
          <w:p w14:paraId="6D608DBA" w14:textId="25F26F94" w:rsidR="00F91D8D" w:rsidRDefault="005B788D" w:rsidP="00F91D8D">
            <w:pPr>
              <w:cnfStyle w:val="000000100000" w:firstRow="0" w:lastRow="0" w:firstColumn="0" w:lastColumn="0" w:oddVBand="0" w:evenVBand="0" w:oddHBand="1" w:evenHBand="0" w:firstRowFirstColumn="0" w:firstRowLastColumn="0" w:lastRowFirstColumn="0" w:lastRowLastColumn="0"/>
              <w:rPr>
                <w:ins w:id="891" w:author="Prabhvir Saran [2]" w:date="2017-03-23T16:46:00Z"/>
              </w:rPr>
            </w:pPr>
            <w:ins w:id="892" w:author="Prabhvir Saran [2]" w:date="2017-03-23T22:32:00Z">
              <w:r>
                <w:t>This is th</w:t>
              </w:r>
              <w:r w:rsidR="001F5F37">
                <w:t>e standard format for an email.</w:t>
              </w:r>
            </w:ins>
          </w:p>
        </w:tc>
      </w:tr>
      <w:tr w:rsidR="00F91D8D" w14:paraId="190044AB" w14:textId="77777777" w:rsidTr="00F91D8D">
        <w:trPr>
          <w:trHeight w:val="576"/>
          <w:ins w:id="893"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894" w:author="Prabhvir Saran [2]" w:date="2017-03-23T16:46:00Z"/>
              </w:rPr>
            </w:pPr>
            <w:ins w:id="895" w:author="Prabhvir Saran [2]" w:date="2017-03-23T16:46:00Z">
              <w:r w:rsidRPr="00B91E60">
                <w:t>Comment:</w:t>
              </w:r>
            </w:ins>
          </w:p>
        </w:tc>
        <w:tc>
          <w:tcPr>
            <w:tcW w:w="4416" w:type="dxa"/>
          </w:tcPr>
          <w:p w14:paraId="048C6841" w14:textId="4CC7E578" w:rsidR="00F91D8D" w:rsidRDefault="0012395B" w:rsidP="00F91D8D">
            <w:pPr>
              <w:cnfStyle w:val="000000000000" w:firstRow="0" w:lastRow="0" w:firstColumn="0" w:lastColumn="0" w:oddVBand="0" w:evenVBand="0" w:oddHBand="0" w:evenHBand="0" w:firstRowFirstColumn="0" w:firstRowLastColumn="0" w:lastRowFirstColumn="0" w:lastRowLastColumn="0"/>
              <w:rPr>
                <w:ins w:id="896" w:author="Prabhvir Saran [2]" w:date="2017-03-23T16:46:00Z"/>
              </w:rPr>
            </w:pPr>
            <w:ins w:id="897" w:author="Prabhvir Saran [2]" w:date="2017-03-23T22:20:00Z">
              <w:r>
                <w:t xml:space="preserve">Only </w:t>
              </w:r>
            </w:ins>
            <w:ins w:id="898" w:author="Prabhvir Saran [2]" w:date="2017-03-23T16:46:00Z">
              <w:r w:rsidR="00F91D8D" w:rsidRPr="00B91E60">
                <w:t>Alphanumeric and</w:t>
              </w:r>
            </w:ins>
            <w:ins w:id="899" w:author="Prabhvir Saran [2]" w:date="2017-03-24T00:45:00Z">
              <w:r w:rsidR="00203AC7">
                <w:t xml:space="preserve"> the symbols</w:t>
              </w:r>
            </w:ins>
            <w:ins w:id="900" w:author="Prabhvir Saran [2]" w:date="2017-03-23T16:46:00Z">
              <w:r w:rsidR="00F91D8D" w:rsidRPr="00B91E60">
                <w:t xml:space="preserve"> !@#%^&amp;*_ </w:t>
              </w:r>
            </w:ins>
            <w:ins w:id="901" w:author="Prabhvir Saran [2]" w:date="2017-03-23T22:15:00Z">
              <w:r w:rsidR="00370AC9">
                <w:t xml:space="preserve">are </w:t>
              </w:r>
            </w:ins>
            <w:ins w:id="902" w:author="Prabhvir Saran [2]" w:date="2017-03-23T16:46:00Z">
              <w:r w:rsidR="001F5F37">
                <w:t>allowed</w:t>
              </w:r>
            </w:ins>
          </w:p>
        </w:tc>
        <w:tc>
          <w:tcPr>
            <w:tcW w:w="3216" w:type="dxa"/>
          </w:tcPr>
          <w:p w14:paraId="19883259" w14:textId="55299279" w:rsidR="00516893" w:rsidRDefault="00516893" w:rsidP="00F91D8D">
            <w:pPr>
              <w:cnfStyle w:val="000000000000" w:firstRow="0" w:lastRow="0" w:firstColumn="0" w:lastColumn="0" w:oddVBand="0" w:evenVBand="0" w:oddHBand="0" w:evenHBand="0" w:firstRowFirstColumn="0" w:firstRowLastColumn="0" w:lastRowFirstColumn="0" w:lastRowLastColumn="0"/>
              <w:rPr>
                <w:ins w:id="903" w:author="Prabhvir Saran [2]" w:date="2017-03-23T16:46:00Z"/>
              </w:rPr>
            </w:pPr>
            <w:ins w:id="904" w:author="Prabhvir Saran [2]" w:date="2017-03-23T22:55:00Z">
              <w:r>
                <w:t xml:space="preserve">Character other then </w:t>
              </w:r>
              <w:r w:rsidRPr="00B91E60">
                <w:t>!@#%^&amp;*_</w:t>
              </w:r>
              <w:r>
                <w:t xml:space="preserve"> are not allowed so that no </w:t>
              </w:r>
            </w:ins>
            <w:ins w:id="905" w:author="Prabhvir Saran [2]" w:date="2017-03-23T22:56:00Z">
              <w:r>
                <w:t xml:space="preserve">malicious client can send invalid data. </w:t>
              </w:r>
            </w:ins>
          </w:p>
        </w:tc>
      </w:tr>
    </w:tbl>
    <w:tbl>
      <w:tblPr>
        <w:tblStyle w:val="GridTable5Dark-Accent6"/>
        <w:tblpPr w:leftFromText="180" w:rightFromText="180" w:vertAnchor="page" w:horzAnchor="margin" w:tblpY="11565"/>
        <w:tblW w:w="9418" w:type="dxa"/>
        <w:tblLook w:val="04A0" w:firstRow="1" w:lastRow="0" w:firstColumn="1" w:lastColumn="0" w:noHBand="0" w:noVBand="1"/>
        <w:tblPrChange w:id="906" w:author="prabh" w:date="2017-04-14T00:43:00Z">
          <w:tblPr>
            <w:tblStyle w:val="GridTable5Dark-Accent6"/>
            <w:tblpPr w:leftFromText="180" w:rightFromText="180" w:vertAnchor="page" w:horzAnchor="margin" w:tblpY="10858"/>
            <w:tblW w:w="9418" w:type="dxa"/>
            <w:tblLook w:val="04A0" w:firstRow="1" w:lastRow="0" w:firstColumn="1" w:lastColumn="0" w:noHBand="0" w:noVBand="1"/>
          </w:tblPr>
        </w:tblPrChange>
      </w:tblPr>
      <w:tblGrid>
        <w:gridCol w:w="1157"/>
        <w:gridCol w:w="5394"/>
        <w:gridCol w:w="2867"/>
        <w:tblGridChange w:id="907">
          <w:tblGrid>
            <w:gridCol w:w="2746"/>
            <w:gridCol w:w="3482"/>
            <w:gridCol w:w="323"/>
            <w:gridCol w:w="2867"/>
          </w:tblGrid>
        </w:tblGridChange>
      </w:tblGrid>
      <w:tr w:rsidR="00CF60F9" w14:paraId="2AF086D2" w14:textId="77777777" w:rsidTr="003865F8">
        <w:trPr>
          <w:cnfStyle w:val="100000000000" w:firstRow="1" w:lastRow="0" w:firstColumn="0" w:lastColumn="0" w:oddVBand="0" w:evenVBand="0" w:oddHBand="0" w:evenHBand="0" w:firstRowFirstColumn="0" w:firstRowLastColumn="0" w:lastRowFirstColumn="0" w:lastRowLastColumn="0"/>
          <w:trHeight w:val="200"/>
          <w:ins w:id="908" w:author="Prabhvir Saran [2]" w:date="2017-03-24T00:10:00Z"/>
          <w:trPrChange w:id="909" w:author="prabh" w:date="2017-04-14T00:43:00Z">
            <w:trPr>
              <w:trHeight w:val="200"/>
            </w:trPr>
          </w:trPrChange>
        </w:trPr>
        <w:tc>
          <w:tcPr>
            <w:cnfStyle w:val="001000000000" w:firstRow="0" w:lastRow="0" w:firstColumn="1" w:lastColumn="0" w:oddVBand="0" w:evenVBand="0" w:oddHBand="0" w:evenHBand="0" w:firstRowFirstColumn="0" w:firstRowLastColumn="0" w:lastRowFirstColumn="0" w:lastRowLastColumn="0"/>
            <w:tcW w:w="6551" w:type="dxa"/>
            <w:gridSpan w:val="2"/>
            <w:tcPrChange w:id="910" w:author="prabh" w:date="2017-04-14T00:43:00Z">
              <w:tcPr>
                <w:tcW w:w="6228" w:type="dxa"/>
                <w:gridSpan w:val="3"/>
              </w:tcPr>
            </w:tcPrChange>
          </w:tcPr>
          <w:p w14:paraId="0263F580" w14:textId="77777777" w:rsidR="00CF60F9" w:rsidRPr="003B5839" w:rsidRDefault="00CF60F9" w:rsidP="003865F8">
            <w:pPr>
              <w:cnfStyle w:val="101000000000" w:firstRow="1" w:lastRow="0" w:firstColumn="1" w:lastColumn="0" w:oddVBand="0" w:evenVBand="0" w:oddHBand="0" w:evenHBand="0" w:firstRowFirstColumn="0" w:firstRowLastColumn="0" w:lastRowFirstColumn="0" w:lastRowLastColumn="0"/>
              <w:rPr>
                <w:ins w:id="911" w:author="Prabhvir Saran [2]" w:date="2017-03-24T00:10:00Z"/>
                <w:bCs w:val="0"/>
              </w:rPr>
            </w:pPr>
            <w:ins w:id="912" w:author="Prabhvir Saran [2]" w:date="2017-03-24T00:10:00Z">
              <w:r>
                <w:t>FORM on page: Login/Signup</w:t>
              </w:r>
            </w:ins>
          </w:p>
        </w:tc>
        <w:tc>
          <w:tcPr>
            <w:tcW w:w="2867" w:type="dxa"/>
            <w:tcPrChange w:id="913" w:author="prabh" w:date="2017-04-14T00:43:00Z">
              <w:tcPr>
                <w:tcW w:w="3190" w:type="dxa"/>
              </w:tcPr>
            </w:tcPrChange>
          </w:tcPr>
          <w:p w14:paraId="4FCDF302" w14:textId="77777777" w:rsidR="00CF60F9" w:rsidRDefault="00CF60F9" w:rsidP="003865F8">
            <w:pPr>
              <w:cnfStyle w:val="100000000000" w:firstRow="1" w:lastRow="0" w:firstColumn="0" w:lastColumn="0" w:oddVBand="0" w:evenVBand="0" w:oddHBand="0" w:evenHBand="0" w:firstRowFirstColumn="0" w:firstRowLastColumn="0" w:lastRowFirstColumn="0" w:lastRowLastColumn="0"/>
              <w:rPr>
                <w:ins w:id="914" w:author="Prabhvir Saran [2]" w:date="2017-03-24T00:10:00Z"/>
              </w:rPr>
            </w:pPr>
          </w:p>
        </w:tc>
      </w:tr>
      <w:tr w:rsidR="00CF60F9" w14:paraId="2B92CAAE" w14:textId="77777777" w:rsidTr="003865F8">
        <w:trPr>
          <w:cnfStyle w:val="000000100000" w:firstRow="0" w:lastRow="0" w:firstColumn="0" w:lastColumn="0" w:oddVBand="0" w:evenVBand="0" w:oddHBand="1" w:evenHBand="0" w:firstRowFirstColumn="0" w:firstRowLastColumn="0" w:lastRowFirstColumn="0" w:lastRowLastColumn="0"/>
          <w:trHeight w:val="189"/>
          <w:ins w:id="915" w:author="Prabhvir Saran [2]" w:date="2017-03-24T00:10:00Z"/>
          <w:trPrChange w:id="916" w:author="prabh" w:date="2017-04-14T00:43:00Z">
            <w:trPr>
              <w:trHeight w:val="189"/>
            </w:trPr>
          </w:trPrChange>
        </w:trPr>
        <w:tc>
          <w:tcPr>
            <w:cnfStyle w:val="001000000000" w:firstRow="0" w:lastRow="0" w:firstColumn="1" w:lastColumn="0" w:oddVBand="0" w:evenVBand="0" w:oddHBand="0" w:evenHBand="0" w:firstRowFirstColumn="0" w:firstRowLastColumn="0" w:lastRowFirstColumn="0" w:lastRowLastColumn="0"/>
            <w:tcW w:w="1157" w:type="dxa"/>
            <w:tcPrChange w:id="917" w:author="prabh" w:date="2017-04-14T00:43:00Z">
              <w:tcPr>
                <w:tcW w:w="2746" w:type="dxa"/>
              </w:tcPr>
            </w:tcPrChange>
          </w:tcPr>
          <w:p w14:paraId="6870F0C4" w14:textId="77777777" w:rsidR="00CF60F9" w:rsidRPr="003D2AEF" w:rsidRDefault="00CF60F9" w:rsidP="003865F8">
            <w:pPr>
              <w:cnfStyle w:val="001000100000" w:firstRow="0" w:lastRow="0" w:firstColumn="1" w:lastColumn="0" w:oddVBand="0" w:evenVBand="0" w:oddHBand="1" w:evenHBand="0" w:firstRowFirstColumn="0" w:firstRowLastColumn="0" w:lastRowFirstColumn="0" w:lastRowLastColumn="0"/>
              <w:rPr>
                <w:ins w:id="918" w:author="Prabhvir Saran [2]" w:date="2017-03-24T00:10:00Z"/>
                <w:b w:val="0"/>
              </w:rPr>
            </w:pPr>
            <w:ins w:id="919" w:author="Prabhvir Saran [2]" w:date="2017-03-24T00:10:00Z">
              <w:r>
                <w:t xml:space="preserve">Field ID </w:t>
              </w:r>
            </w:ins>
          </w:p>
        </w:tc>
        <w:tc>
          <w:tcPr>
            <w:tcW w:w="5394" w:type="dxa"/>
            <w:tcPrChange w:id="920" w:author="prabh" w:date="2017-04-14T00:43:00Z">
              <w:tcPr>
                <w:tcW w:w="3482" w:type="dxa"/>
              </w:tcPr>
            </w:tcPrChange>
          </w:tcPr>
          <w:p w14:paraId="4FD17E2C" w14:textId="77777777" w:rsidR="00CF60F9" w:rsidRDefault="00CF60F9" w:rsidP="003865F8">
            <w:pPr>
              <w:cnfStyle w:val="000000100000" w:firstRow="0" w:lastRow="0" w:firstColumn="0" w:lastColumn="0" w:oddVBand="0" w:evenVBand="0" w:oddHBand="1" w:evenHBand="0" w:firstRowFirstColumn="0" w:firstRowLastColumn="0" w:lastRowFirstColumn="0" w:lastRowLastColumn="0"/>
              <w:rPr>
                <w:ins w:id="921" w:author="Prabhvir Saran [2]" w:date="2017-03-24T00:10:00Z"/>
              </w:rPr>
            </w:pPr>
            <w:ins w:id="922" w:author="Prabhvir Saran [2]" w:date="2017-03-24T00:10:00Z">
              <w:r>
                <w:t xml:space="preserve">Data Format or </w:t>
              </w:r>
              <w:proofErr w:type="spellStart"/>
              <w:r w:rsidRPr="00AA0AA9">
                <w:t>RegExp</w:t>
              </w:r>
              <w:proofErr w:type="spellEnd"/>
            </w:ins>
          </w:p>
        </w:tc>
        <w:tc>
          <w:tcPr>
            <w:tcW w:w="2867" w:type="dxa"/>
            <w:tcPrChange w:id="923" w:author="prabh" w:date="2017-04-14T00:43:00Z">
              <w:tcPr>
                <w:tcW w:w="3190" w:type="dxa"/>
                <w:gridSpan w:val="2"/>
              </w:tcPr>
            </w:tcPrChange>
          </w:tcPr>
          <w:p w14:paraId="32E23833" w14:textId="77777777" w:rsidR="00CF60F9" w:rsidRDefault="00CF60F9" w:rsidP="003865F8">
            <w:pPr>
              <w:cnfStyle w:val="000000100000" w:firstRow="0" w:lastRow="0" w:firstColumn="0" w:lastColumn="0" w:oddVBand="0" w:evenVBand="0" w:oddHBand="1" w:evenHBand="0" w:firstRowFirstColumn="0" w:firstRowLastColumn="0" w:lastRowFirstColumn="0" w:lastRowLastColumn="0"/>
              <w:rPr>
                <w:ins w:id="924" w:author="Prabhvir Saran [2]" w:date="2017-03-24T00:10:00Z"/>
              </w:rPr>
            </w:pPr>
            <w:ins w:id="925" w:author="Prabhvir Saran [2]" w:date="2017-03-24T00:10:00Z">
              <w:r>
                <w:t xml:space="preserve">Explanation   </w:t>
              </w:r>
            </w:ins>
          </w:p>
        </w:tc>
      </w:tr>
      <w:tr w:rsidR="00CF60F9" w14:paraId="0831E5E1" w14:textId="77777777" w:rsidTr="003865F8">
        <w:trPr>
          <w:trHeight w:val="200"/>
          <w:ins w:id="926" w:author="Prabhvir Saran [2]" w:date="2017-03-24T00:10:00Z"/>
          <w:trPrChange w:id="927" w:author="prabh" w:date="2017-04-14T00:43:00Z">
            <w:trPr>
              <w:trHeight w:val="200"/>
            </w:trPr>
          </w:trPrChange>
        </w:trPr>
        <w:tc>
          <w:tcPr>
            <w:cnfStyle w:val="001000000000" w:firstRow="0" w:lastRow="0" w:firstColumn="1" w:lastColumn="0" w:oddVBand="0" w:evenVBand="0" w:oddHBand="0" w:evenHBand="0" w:firstRowFirstColumn="0" w:firstRowLastColumn="0" w:lastRowFirstColumn="0" w:lastRowLastColumn="0"/>
            <w:tcW w:w="1157" w:type="dxa"/>
            <w:tcPrChange w:id="928" w:author="prabh" w:date="2017-04-14T00:43:00Z">
              <w:tcPr>
                <w:tcW w:w="2746" w:type="dxa"/>
              </w:tcPr>
            </w:tcPrChange>
          </w:tcPr>
          <w:p w14:paraId="397639FF" w14:textId="77777777" w:rsidR="00CF60F9" w:rsidRPr="003D2AEF" w:rsidRDefault="00CF60F9" w:rsidP="003865F8">
            <w:pPr>
              <w:rPr>
                <w:ins w:id="929" w:author="Prabhvir Saran [2]" w:date="2017-03-24T00:10:00Z"/>
                <w:b w:val="0"/>
              </w:rPr>
            </w:pPr>
            <w:ins w:id="930" w:author="Prabhvir Saran [2]" w:date="2017-03-24T00:10:00Z">
              <w:r w:rsidRPr="00B91E60">
                <w:t>Email Address:</w:t>
              </w:r>
              <w:r>
                <w:t xml:space="preserve">       </w:t>
              </w:r>
              <w:r w:rsidRPr="00B91E60">
                <w:t xml:space="preserve"> </w:t>
              </w:r>
            </w:ins>
          </w:p>
        </w:tc>
        <w:tc>
          <w:tcPr>
            <w:tcW w:w="5394" w:type="dxa"/>
            <w:tcPrChange w:id="931" w:author="prabh" w:date="2017-04-14T00:43:00Z">
              <w:tcPr>
                <w:tcW w:w="3482" w:type="dxa"/>
              </w:tcPr>
            </w:tcPrChange>
          </w:tcPr>
          <w:p w14:paraId="079BBBBD" w14:textId="77777777" w:rsidR="00CF60F9" w:rsidRDefault="00CF60F9" w:rsidP="003865F8">
            <w:pPr>
              <w:cnfStyle w:val="000000000000" w:firstRow="0" w:lastRow="0" w:firstColumn="0" w:lastColumn="0" w:oddVBand="0" w:evenVBand="0" w:oddHBand="0" w:evenHBand="0" w:firstRowFirstColumn="0" w:firstRowLastColumn="0" w:lastRowFirstColumn="0" w:lastRowLastColumn="0"/>
              <w:rPr>
                <w:ins w:id="932" w:author="Prabhvir Saran [2]" w:date="2017-03-24T00:10:00Z"/>
              </w:rPr>
            </w:pPr>
            <w:ins w:id="933" w:author="Prabhvir Saran [2]" w:date="2017-03-24T00:10:00Z">
              <w:r>
                <w:t xml:space="preserve">Alphanumeric or the symbols </w:t>
              </w:r>
              <w:r w:rsidRPr="00B91E60">
                <w:t>!@#%^&amp;*_</w:t>
              </w:r>
              <w:r>
                <w:t xml:space="preserve">  (followed by) @ alphanumeric (followed by) .  alphanumeric</w:t>
              </w:r>
            </w:ins>
          </w:p>
        </w:tc>
        <w:tc>
          <w:tcPr>
            <w:tcW w:w="2867" w:type="dxa"/>
            <w:tcPrChange w:id="934" w:author="prabh" w:date="2017-04-14T00:43:00Z">
              <w:tcPr>
                <w:tcW w:w="3190" w:type="dxa"/>
                <w:gridSpan w:val="2"/>
              </w:tcPr>
            </w:tcPrChange>
          </w:tcPr>
          <w:p w14:paraId="7C7DFBCD" w14:textId="1993B259" w:rsidR="00CF60F9" w:rsidRDefault="00CF60F9" w:rsidP="003865F8">
            <w:pPr>
              <w:cnfStyle w:val="000000000000" w:firstRow="0" w:lastRow="0" w:firstColumn="0" w:lastColumn="0" w:oddVBand="0" w:evenVBand="0" w:oddHBand="0" w:evenHBand="0" w:firstRowFirstColumn="0" w:firstRowLastColumn="0" w:lastRowFirstColumn="0" w:lastRowLastColumn="0"/>
              <w:rPr>
                <w:ins w:id="935" w:author="Prabhvir Saran [2]" w:date="2017-03-24T00:10:00Z"/>
              </w:rPr>
            </w:pPr>
            <w:ins w:id="936" w:author="Prabhvir Saran [2]" w:date="2017-03-24T00:10:00Z">
              <w:r>
                <w:t>This is th</w:t>
              </w:r>
              <w:r w:rsidR="00203AC7">
                <w:t>e stan</w:t>
              </w:r>
              <w:r w:rsidR="001F5F37">
                <w:t xml:space="preserve">dard format for an email. </w:t>
              </w:r>
            </w:ins>
          </w:p>
        </w:tc>
      </w:tr>
      <w:tr w:rsidR="00CF60F9" w14:paraId="4DA6ED06" w14:textId="77777777" w:rsidTr="003865F8">
        <w:trPr>
          <w:cnfStyle w:val="000000100000" w:firstRow="0" w:lastRow="0" w:firstColumn="0" w:lastColumn="0" w:oddVBand="0" w:evenVBand="0" w:oddHBand="1" w:evenHBand="0" w:firstRowFirstColumn="0" w:firstRowLastColumn="0" w:lastRowFirstColumn="0" w:lastRowLastColumn="0"/>
          <w:trHeight w:val="993"/>
          <w:ins w:id="937" w:author="Prabhvir Saran [2]" w:date="2017-03-24T00:10:00Z"/>
          <w:trPrChange w:id="938" w:author="prabh" w:date="2017-04-14T00:43:00Z">
            <w:trPr>
              <w:trHeight w:val="993"/>
            </w:trPr>
          </w:trPrChange>
        </w:trPr>
        <w:tc>
          <w:tcPr>
            <w:cnfStyle w:val="001000000000" w:firstRow="0" w:lastRow="0" w:firstColumn="1" w:lastColumn="0" w:oddVBand="0" w:evenVBand="0" w:oddHBand="0" w:evenHBand="0" w:firstRowFirstColumn="0" w:firstRowLastColumn="0" w:lastRowFirstColumn="0" w:lastRowLastColumn="0"/>
            <w:tcW w:w="1157" w:type="dxa"/>
            <w:tcPrChange w:id="939" w:author="prabh" w:date="2017-04-14T00:43:00Z">
              <w:tcPr>
                <w:tcW w:w="2746" w:type="dxa"/>
              </w:tcPr>
            </w:tcPrChange>
          </w:tcPr>
          <w:p w14:paraId="7D4CACB2" w14:textId="77777777" w:rsidR="00CF60F9" w:rsidRPr="003D2AEF" w:rsidRDefault="00CF60F9" w:rsidP="003865F8">
            <w:pPr>
              <w:cnfStyle w:val="001000100000" w:firstRow="0" w:lastRow="0" w:firstColumn="1" w:lastColumn="0" w:oddVBand="0" w:evenVBand="0" w:oddHBand="1" w:evenHBand="0" w:firstRowFirstColumn="0" w:firstRowLastColumn="0" w:lastRowFirstColumn="0" w:lastRowLastColumn="0"/>
              <w:rPr>
                <w:ins w:id="940" w:author="Prabhvir Saran [2]" w:date="2017-03-24T00:10:00Z"/>
                <w:b w:val="0"/>
              </w:rPr>
            </w:pPr>
            <w:ins w:id="941" w:author="Prabhvir Saran [2]" w:date="2017-03-24T00:10:00Z">
              <w:r w:rsidRPr="00B91E60">
                <w:t>Password:</w:t>
              </w:r>
            </w:ins>
          </w:p>
        </w:tc>
        <w:tc>
          <w:tcPr>
            <w:tcW w:w="5394" w:type="dxa"/>
            <w:tcPrChange w:id="942" w:author="prabh" w:date="2017-04-14T00:43:00Z">
              <w:tcPr>
                <w:tcW w:w="3482" w:type="dxa"/>
              </w:tcPr>
            </w:tcPrChange>
          </w:tcPr>
          <w:p w14:paraId="018A1F34" w14:textId="3F0CD7DA" w:rsidR="00CF60F9" w:rsidRDefault="00CF60F9" w:rsidP="003865F8">
            <w:pPr>
              <w:cnfStyle w:val="000000100000" w:firstRow="0" w:lastRow="0" w:firstColumn="0" w:lastColumn="0" w:oddVBand="0" w:evenVBand="0" w:oddHBand="1" w:evenHBand="0" w:firstRowFirstColumn="0" w:firstRowLastColumn="0" w:lastRowFirstColumn="0" w:lastRowLastColumn="0"/>
              <w:rPr>
                <w:ins w:id="943" w:author="Prabhvir Saran [2]" w:date="2017-03-24T00:10:00Z"/>
              </w:rPr>
            </w:pPr>
            <w:ins w:id="944" w:author="Prabhvir Saran [2]" w:date="2017-03-24T00:10:00Z">
              <w:r>
                <w:t>M</w:t>
              </w:r>
              <w:r w:rsidRPr="00B91E60">
                <w:t>inimum 8 characters, must have at least one capital and one number, alphanumeric and !@#%^&amp;*_ symbols are allowe</w:t>
              </w:r>
              <w:r w:rsidR="001F5F37">
                <w:t>d</w:t>
              </w:r>
            </w:ins>
          </w:p>
        </w:tc>
        <w:tc>
          <w:tcPr>
            <w:tcW w:w="2867" w:type="dxa"/>
            <w:tcPrChange w:id="945" w:author="prabh" w:date="2017-04-14T00:43:00Z">
              <w:tcPr>
                <w:tcW w:w="3190" w:type="dxa"/>
                <w:gridSpan w:val="2"/>
              </w:tcPr>
            </w:tcPrChange>
          </w:tcPr>
          <w:p w14:paraId="2ADBCF28" w14:textId="77777777" w:rsidR="00CF60F9" w:rsidRDefault="00CF60F9" w:rsidP="003865F8">
            <w:pPr>
              <w:cnfStyle w:val="000000100000" w:firstRow="0" w:lastRow="0" w:firstColumn="0" w:lastColumn="0" w:oddVBand="0" w:evenVBand="0" w:oddHBand="1" w:evenHBand="0" w:firstRowFirstColumn="0" w:firstRowLastColumn="0" w:lastRowFirstColumn="0" w:lastRowLastColumn="0"/>
              <w:rPr>
                <w:ins w:id="946" w:author="Prabhvir Saran [2]" w:date="2017-03-24T00:10:00Z"/>
              </w:rPr>
            </w:pPr>
            <w:ins w:id="947" w:author="Prabhvir Saran [2]" w:date="2017-03-24T00:10:00Z">
              <w:r>
                <w:t>This combination makes for a strong password making harder for hackers to get in to user’s account.</w:t>
              </w:r>
            </w:ins>
          </w:p>
        </w:tc>
      </w:tr>
    </w:tbl>
    <w:p w14:paraId="11285B45" w14:textId="77777777" w:rsidR="00776164" w:rsidRDefault="00776164" w:rsidP="00776164">
      <w:pPr>
        <w:rPr>
          <w:sz w:val="36"/>
        </w:rPr>
      </w:pPr>
    </w:p>
    <w:p w14:paraId="54421977" w14:textId="3329CADD" w:rsidR="00776164" w:rsidDel="002B5111" w:rsidRDefault="00776164">
      <w:pPr>
        <w:pStyle w:val="Heading2"/>
        <w:rPr>
          <w:del w:id="948" w:author="Prabhvir Saran [2]" w:date="2017-03-23T22:11:00Z"/>
          <w:sz w:val="36"/>
        </w:rPr>
        <w:pPrChange w:id="949" w:author="Prabhvir Saran [2]" w:date="2017-03-23T22:10:00Z">
          <w:pPr/>
        </w:pPrChange>
      </w:pPr>
    </w:p>
    <w:p w14:paraId="6558490A" w14:textId="77777777" w:rsidR="002B5111" w:rsidRPr="002B5111" w:rsidRDefault="002B5111">
      <w:pPr>
        <w:rPr>
          <w:ins w:id="950" w:author="Prabhvir Saran [2]" w:date="2017-03-24T01:09:00Z"/>
          <w:rPrChange w:id="951" w:author="Prabhvir Saran [2]" w:date="2017-03-24T01:09:00Z">
            <w:rPr>
              <w:ins w:id="952" w:author="Prabhvir Saran [2]" w:date="2017-03-24T01:09:00Z"/>
              <w:sz w:val="36"/>
            </w:rPr>
          </w:rPrChange>
        </w:rPr>
      </w:pPr>
    </w:p>
    <w:p w14:paraId="06D7DB4D" w14:textId="7848C3E9" w:rsidR="00776164" w:rsidDel="004269A2" w:rsidRDefault="00776164" w:rsidP="00776164">
      <w:pPr>
        <w:rPr>
          <w:del w:id="953" w:author="Prabhvir Saran [2]" w:date="2017-03-23T22:10:00Z"/>
          <w:sz w:val="36"/>
        </w:rPr>
      </w:pPr>
    </w:p>
    <w:p w14:paraId="2204D01F" w14:textId="266D9990" w:rsidR="00776164" w:rsidDel="001665B5" w:rsidRDefault="00776164" w:rsidP="004161ED">
      <w:pPr>
        <w:pStyle w:val="Heading1"/>
        <w:rPr>
          <w:del w:id="954" w:author="Prabhvir Saran" w:date="2017-02-02T15:45:00Z"/>
          <w:sz w:val="36"/>
        </w:rPr>
      </w:pPr>
    </w:p>
    <w:p w14:paraId="55A8F43D" w14:textId="4DAEBA93" w:rsidR="001665B5" w:rsidDel="00366C2A" w:rsidRDefault="001665B5" w:rsidP="004161ED">
      <w:pPr>
        <w:rPr>
          <w:ins w:id="955" w:author="Prabhvir Saran" w:date="2017-02-02T15:57:00Z"/>
          <w:del w:id="956" w:author="Prabhvir Saran [2]" w:date="2017-03-23T22:57:00Z"/>
        </w:rPr>
      </w:pPr>
    </w:p>
    <w:p w14:paraId="2DB1031D" w14:textId="704F4E84" w:rsidR="00776164" w:rsidDel="00E401C0" w:rsidRDefault="00776164">
      <w:pPr>
        <w:pStyle w:val="Heading1"/>
        <w:jc w:val="center"/>
        <w:rPr>
          <w:del w:id="957" w:author="Prabhvir Saran" w:date="2017-02-02T15:45:00Z"/>
        </w:rPr>
        <w:pPrChange w:id="958" w:author="Prabhvir Saran" w:date="2017-02-17T01:29:00Z">
          <w:pPr>
            <w:pStyle w:val="Heading1"/>
          </w:pPr>
        </w:pPrChange>
      </w:pPr>
    </w:p>
    <w:p w14:paraId="300D3528" w14:textId="21659C1A" w:rsidR="00E401C0" w:rsidRDefault="00E037F3">
      <w:pPr>
        <w:pStyle w:val="Heading2"/>
        <w:rPr>
          <w:ins w:id="959" w:author="Prabhvir Saran [2]" w:date="2017-03-23T16:43:00Z"/>
        </w:rPr>
        <w:pPrChange w:id="960" w:author="Prabhvir Saran [2]" w:date="2017-03-23T22:10:00Z">
          <w:pPr/>
        </w:pPrChange>
      </w:pPr>
      <w:del w:id="961" w:author="Prabhvir Saran [2]" w:date="2017-03-23T22:07:00Z">
        <w:r w:rsidRPr="00E037F3" w:rsidDel="00684743">
          <w:rPr>
            <w:rPrChange w:id="962" w:author="Prabhvir Saran [2]" w:date="2017-03-23T21:57:00Z">
              <w:rPr>
                <w:b/>
              </w:rPr>
            </w:rPrChange>
          </w:rPr>
          <w:delText>TEST DOCUMENTATION for FORM on page: Login/Signup</w:delText>
        </w:r>
      </w:del>
      <w:bookmarkStart w:id="963" w:name="_Toc479688111"/>
      <w:ins w:id="964" w:author="Prabhvir Saran [2]" w:date="2017-03-23T16:43:00Z">
        <w:r w:rsidR="00E401C0" w:rsidRPr="00105F70">
          <w:t>Implement</w:t>
        </w:r>
      </w:ins>
      <w:ins w:id="965" w:author="Prabhvir Saran [2]" w:date="2017-03-24T00:48:00Z">
        <w:r w:rsidR="00570C1C">
          <w:t>ing</w:t>
        </w:r>
      </w:ins>
      <w:ins w:id="966" w:author="Prabhvir Saran [2]" w:date="2017-03-23T16:43:00Z">
        <w:r w:rsidR="00E401C0" w:rsidRPr="00105F70">
          <w:t xml:space="preserve"> validation requirements</w:t>
        </w:r>
        <w:bookmarkEnd w:id="963"/>
      </w:ins>
    </w:p>
    <w:p w14:paraId="05BD048B" w14:textId="51E236E0" w:rsidR="00E401C0" w:rsidRPr="00A22D7F" w:rsidDel="00B718EC" w:rsidRDefault="00E401C0" w:rsidP="00E401C0">
      <w:pPr>
        <w:rPr>
          <w:ins w:id="967" w:author="Prabhvir Saran [2]" w:date="2017-03-23T16:43:00Z"/>
          <w:del w:id="968" w:author="Bhagwan Virdi" w:date="2017-04-05T15:00:00Z"/>
        </w:rPr>
      </w:pPr>
      <w:ins w:id="969" w:author="Prabhvir Saran [2]" w:date="2017-03-23T16:43:00Z">
        <w:r>
          <w:tab/>
          <w:t xml:space="preserve">The signup form, login forum and the </w:t>
        </w:r>
      </w:ins>
      <w:ins w:id="970" w:author="Prabhvir Saran [2]" w:date="2017-03-23T22:36:00Z">
        <w:r w:rsidR="005B788D">
          <w:t xml:space="preserve">comment </w:t>
        </w:r>
      </w:ins>
      <w:ins w:id="971" w:author="Prabhvir Saran [2]" w:date="2017-03-23T16:43:00Z">
        <w:r>
          <w:t xml:space="preserve">forum have been validated according to the </w:t>
        </w:r>
        <w:r w:rsidR="000661C9">
          <w:t>requirements described in the two tables above</w:t>
        </w:r>
        <w:r>
          <w:t>.</w:t>
        </w:r>
      </w:ins>
      <w:ins w:id="972" w:author="Prabhvir Saran [2]" w:date="2017-03-23T21:06:00Z">
        <w:r w:rsidR="00F905F6">
          <w:t xml:space="preserve"> </w:t>
        </w:r>
      </w:ins>
      <w:ins w:id="973" w:author="Prabhvir Saran [2]" w:date="2017-03-23T21:07:00Z">
        <w:r w:rsidR="00F905F6">
          <w:t>If the user enters</w:t>
        </w:r>
      </w:ins>
      <w:ins w:id="974" w:author="Prabhvir Saran [2]" w:date="2017-03-23T21:06:00Z">
        <w:r w:rsidR="00F905F6">
          <w:t xml:space="preserve"> character like angle brackets, semicolon, forward slash and equal sign, the form will not validate and </w:t>
        </w:r>
      </w:ins>
      <w:ins w:id="975" w:author="Prabhvir Saran [2]" w:date="2017-03-23T21:07:00Z">
        <w:r w:rsidR="00F905F6">
          <w:t xml:space="preserve">no data will be sent to the server. </w:t>
        </w:r>
        <w:r w:rsidR="000C0008">
          <w:t xml:space="preserve">This prevents </w:t>
        </w:r>
      </w:ins>
      <w:ins w:id="976" w:author="Prabhvir Saran [2]" w:date="2017-03-23T21:09:00Z">
        <w:r w:rsidR="00690AC5">
          <w:t xml:space="preserve">any wrongful manipulation of the server. </w:t>
        </w:r>
      </w:ins>
      <w:ins w:id="977" w:author="Prabhvir Saran [2]" w:date="2017-03-23T16:43:00Z">
        <w:r>
          <w:t xml:space="preserve"> The forms are validated upon submission and feedback is provided using on-form error messages. </w:t>
        </w:r>
      </w:ins>
    </w:p>
    <w:p w14:paraId="3F640723" w14:textId="77777777" w:rsidR="00E401C0" w:rsidRDefault="00E401C0" w:rsidP="00E401C0">
      <w:pPr>
        <w:rPr>
          <w:ins w:id="978" w:author="Prabhvir Saran [2]" w:date="2017-03-23T16:43:00Z"/>
        </w:rPr>
      </w:pPr>
    </w:p>
    <w:tbl>
      <w:tblPr>
        <w:tblStyle w:val="GridTable5Dark-Accent5"/>
        <w:tblpPr w:leftFromText="180" w:rightFromText="180" w:vertAnchor="text" w:horzAnchor="margin" w:tblpY="401"/>
        <w:tblW w:w="9387" w:type="dxa"/>
        <w:tblLook w:val="04A0" w:firstRow="1" w:lastRow="0" w:firstColumn="1" w:lastColumn="0" w:noHBand="0" w:noVBand="1"/>
      </w:tblPr>
      <w:tblGrid>
        <w:gridCol w:w="1980"/>
        <w:gridCol w:w="4277"/>
        <w:gridCol w:w="3130"/>
      </w:tblGrid>
      <w:tr w:rsidR="002124E1" w14:paraId="634C7D0A" w14:textId="77777777" w:rsidTr="002124E1">
        <w:trPr>
          <w:cnfStyle w:val="100000000000" w:firstRow="1" w:lastRow="0" w:firstColumn="0" w:lastColumn="0" w:oddVBand="0" w:evenVBand="0" w:oddHBand="0" w:evenHBand="0" w:firstRowFirstColumn="0" w:firstRowLastColumn="0" w:lastRowFirstColumn="0" w:lastRowLastColumn="0"/>
          <w:trHeight w:val="190"/>
          <w:ins w:id="979"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5D3F5FD6" w14:textId="77777777" w:rsidR="002124E1" w:rsidRPr="00EC72C5" w:rsidRDefault="002124E1" w:rsidP="002124E1">
            <w:pPr>
              <w:rPr>
                <w:ins w:id="980" w:author="Prabhvir Saran [2]" w:date="2017-03-24T00:33:00Z"/>
                <w:bCs w:val="0"/>
              </w:rPr>
            </w:pPr>
            <w:ins w:id="981" w:author="Prabhvir Saran [2]" w:date="2017-03-24T00:33:00Z">
              <w:r w:rsidRPr="00EC72C5">
                <w:t>TEST DOCUMENTATION for FORM on page: Login/Signup</w:t>
              </w:r>
            </w:ins>
          </w:p>
        </w:tc>
      </w:tr>
      <w:tr w:rsidR="002124E1" w14:paraId="47BC35C3" w14:textId="77777777" w:rsidTr="002124E1">
        <w:trPr>
          <w:cnfStyle w:val="000000100000" w:firstRow="0" w:lastRow="0" w:firstColumn="0" w:lastColumn="0" w:oddVBand="0" w:evenVBand="0" w:oddHBand="1" w:evenHBand="0" w:firstRowFirstColumn="0" w:firstRowLastColumn="0" w:lastRowFirstColumn="0" w:lastRowLastColumn="0"/>
          <w:trHeight w:val="180"/>
          <w:ins w:id="982"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0865E2D8" w14:textId="77777777" w:rsidR="002124E1" w:rsidRDefault="002124E1" w:rsidP="002124E1">
            <w:pPr>
              <w:tabs>
                <w:tab w:val="left" w:pos="920"/>
              </w:tabs>
              <w:rPr>
                <w:ins w:id="983" w:author="Prabhvir Saran [2]" w:date="2017-03-24T00:33:00Z"/>
              </w:rPr>
            </w:pPr>
            <w:ins w:id="984" w:author="Prabhvir Saran [2]" w:date="2017-03-24T00:33:00Z">
              <w:r>
                <w:t>FIELD LEVEL TESTING</w:t>
              </w:r>
            </w:ins>
          </w:p>
        </w:tc>
      </w:tr>
      <w:tr w:rsidR="002124E1" w14:paraId="7230C29B" w14:textId="77777777" w:rsidTr="002124E1">
        <w:trPr>
          <w:trHeight w:val="180"/>
          <w:ins w:id="985"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1A6743A6" w14:textId="77777777" w:rsidR="002124E1" w:rsidRDefault="002124E1" w:rsidP="002124E1">
            <w:pPr>
              <w:rPr>
                <w:ins w:id="986" w:author="Prabhvir Saran [2]" w:date="2017-03-24T00:33:00Z"/>
              </w:rPr>
            </w:pPr>
            <w:ins w:id="987" w:author="Prabhvir Saran [2]" w:date="2017-03-24T00:33:00Z">
              <w:r>
                <w:t>Field ID</w:t>
              </w:r>
            </w:ins>
          </w:p>
        </w:tc>
        <w:tc>
          <w:tcPr>
            <w:tcW w:w="4277" w:type="dxa"/>
          </w:tcPr>
          <w:p w14:paraId="069AE790"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988" w:author="Prabhvir Saran [2]" w:date="2017-03-24T00:33:00Z"/>
              </w:rPr>
            </w:pPr>
            <w:ins w:id="989" w:author="Prabhvir Saran [2]" w:date="2017-03-24T00:33:00Z">
              <w:r>
                <w:t>Problem</w:t>
              </w:r>
            </w:ins>
          </w:p>
        </w:tc>
        <w:tc>
          <w:tcPr>
            <w:tcW w:w="3130" w:type="dxa"/>
          </w:tcPr>
          <w:p w14:paraId="7FB231E3"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990" w:author="Prabhvir Saran [2]" w:date="2017-03-24T00:33:00Z"/>
              </w:rPr>
            </w:pPr>
            <w:ins w:id="991" w:author="Prabhvir Saran [2]" w:date="2017-03-24T00:33:00Z">
              <w:r>
                <w:t>Improvements made</w:t>
              </w:r>
            </w:ins>
          </w:p>
        </w:tc>
      </w:tr>
      <w:tr w:rsidR="002124E1" w14:paraId="14051B10" w14:textId="77777777" w:rsidTr="002124E1">
        <w:trPr>
          <w:cnfStyle w:val="000000100000" w:firstRow="0" w:lastRow="0" w:firstColumn="0" w:lastColumn="0" w:oddVBand="0" w:evenVBand="0" w:oddHBand="1" w:evenHBand="0" w:firstRowFirstColumn="0" w:firstRowLastColumn="0" w:lastRowFirstColumn="0" w:lastRowLastColumn="0"/>
          <w:trHeight w:val="190"/>
          <w:ins w:id="992"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53A698F0" w14:textId="77777777" w:rsidR="002124E1" w:rsidRDefault="002124E1" w:rsidP="002124E1">
            <w:pPr>
              <w:rPr>
                <w:ins w:id="993" w:author="Prabhvir Saran [2]" w:date="2017-03-24T00:33:00Z"/>
              </w:rPr>
            </w:pPr>
            <w:ins w:id="994" w:author="Prabhvir Saran [2]" w:date="2017-03-24T00:33:00Z">
              <w:r>
                <w:t xml:space="preserve">Password / Confirm password    </w:t>
              </w:r>
              <w:r w:rsidRPr="00B91E60">
                <w:t xml:space="preserve"> </w:t>
              </w:r>
            </w:ins>
          </w:p>
        </w:tc>
        <w:tc>
          <w:tcPr>
            <w:tcW w:w="4277" w:type="dxa"/>
          </w:tcPr>
          <w:p w14:paraId="394606E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995" w:author="Prabhvir Saran [2]" w:date="2017-03-24T00:33:00Z"/>
              </w:rPr>
            </w:pPr>
            <w:ins w:id="996" w:author="Prabhvir Saran [2]" w:date="2017-03-24T00:33:00Z">
              <w:r>
                <w:t>While is user is setting up a password, they are not aware of the conditions set for a valid password. They only come across these conditions if they submit a invalid password.</w:t>
              </w:r>
            </w:ins>
          </w:p>
          <w:p w14:paraId="4E84A6D6"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997" w:author="Prabhvir Saran [2]" w:date="2017-03-24T00:33:00Z"/>
              </w:rPr>
            </w:pPr>
          </w:p>
        </w:tc>
        <w:tc>
          <w:tcPr>
            <w:tcW w:w="3130" w:type="dxa"/>
          </w:tcPr>
          <w:p w14:paraId="5201396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998" w:author="Prabhvir Saran [2]" w:date="2017-03-24T00:33:00Z"/>
              </w:rPr>
            </w:pPr>
            <w:ins w:id="999" w:author="Prabhvir Saran [2]" w:date="2017-03-24T00:33:00Z">
              <w:r>
                <w:t>The widget tooltip is used to help user understand what value is excepted as a password.</w:t>
              </w:r>
            </w:ins>
          </w:p>
        </w:tc>
      </w:tr>
    </w:tbl>
    <w:p w14:paraId="2846E3A0" w14:textId="5D9DB738" w:rsidR="00941892" w:rsidRPr="002C2296" w:rsidRDefault="00E401C0">
      <w:pPr>
        <w:pStyle w:val="Heading2"/>
        <w:rPr>
          <w:ins w:id="1000" w:author="Prabhvir Saran [2]" w:date="2017-03-23T16:43:00Z"/>
        </w:rPr>
      </w:pPr>
      <w:bookmarkStart w:id="1001" w:name="_Toc479688112"/>
      <w:ins w:id="1002" w:author="Prabhvir Saran [2]" w:date="2017-03-23T16:43:00Z">
        <w:r w:rsidRPr="007D2BF5">
          <w:t>Test</w:t>
        </w:r>
      </w:ins>
      <w:ins w:id="1003" w:author="Prabhvir Saran [2]" w:date="2017-03-24T00:48:00Z">
        <w:r w:rsidR="004B272E">
          <w:t>ing</w:t>
        </w:r>
      </w:ins>
      <w:ins w:id="1004" w:author="Prabhvir Saran [2]" w:date="2017-03-23T16:43:00Z">
        <w:r w:rsidRPr="007D2BF5">
          <w:t xml:space="preserve"> form</w:t>
        </w:r>
        <w:bookmarkEnd w:id="1001"/>
      </w:ins>
    </w:p>
    <w:p w14:paraId="75A15DD3" w14:textId="22EBF015" w:rsidR="00E401C0" w:rsidRDefault="00E401C0" w:rsidP="00E401C0">
      <w:pPr>
        <w:rPr>
          <w:ins w:id="1005" w:author="Prabhvir Saran [2]" w:date="2017-03-23T16:43:00Z"/>
        </w:rPr>
      </w:pPr>
    </w:p>
    <w:p w14:paraId="4A994DC7" w14:textId="515553A3" w:rsidR="00E401C0" w:rsidRDefault="00047999" w:rsidP="00E401C0">
      <w:pPr>
        <w:pStyle w:val="Heading2"/>
        <w:rPr>
          <w:ins w:id="1006" w:author="Prabhvir Saran [2]" w:date="2017-03-23T16:43:00Z"/>
        </w:rPr>
      </w:pPr>
      <w:bookmarkStart w:id="1007" w:name="_Toc479688113"/>
      <w:ins w:id="1008" w:author="Prabhvir Saran [2]" w:date="2017-03-23T23:57:00Z">
        <w:r w:rsidRPr="00E22FB4">
          <w:t>JavaScript</w:t>
        </w:r>
      </w:ins>
      <w:ins w:id="1009" w:author="Prabhvir Saran [2]" w:date="2017-03-23T16:43:00Z">
        <w:r w:rsidR="00E401C0" w:rsidRPr="00E22FB4">
          <w:t xml:space="preserve"> or </w:t>
        </w:r>
      </w:ins>
      <w:ins w:id="1010" w:author="Prabhvir Saran [2]" w:date="2017-03-23T23:57:00Z">
        <w:r w:rsidRPr="00E22FB4">
          <w:t>jQuery</w:t>
        </w:r>
      </w:ins>
      <w:ins w:id="1011" w:author="Prabhvir Saran [2]" w:date="2017-03-23T16:43:00Z">
        <w:r w:rsidR="00E401C0" w:rsidRPr="00E22FB4">
          <w:t xml:space="preserve"> third party widget</w:t>
        </w:r>
        <w:bookmarkEnd w:id="1007"/>
      </w:ins>
    </w:p>
    <w:p w14:paraId="32322360" w14:textId="1033388F" w:rsidR="00014241" w:rsidRDefault="0052364E" w:rsidP="00E401C0">
      <w:pPr>
        <w:rPr>
          <w:ins w:id="1012" w:author="Prabhvir Saran [2]" w:date="2017-03-23T18:00:00Z"/>
        </w:rPr>
      </w:pPr>
      <w:ins w:id="1013" w:author="Prabhvir Saran [2]" w:date="2017-03-23T17:25:00Z">
        <w:r>
          <w:t xml:space="preserve">Google maps was </w:t>
        </w:r>
        <w:r w:rsidR="00E31C81">
          <w:t xml:space="preserve">added to </w:t>
        </w:r>
        <w:r>
          <w:t xml:space="preserve">the Hema in BC page. It shows the locations of the HEMA </w:t>
        </w:r>
      </w:ins>
      <w:ins w:id="1014"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ins w:id="1015" w:author="Prabhvir Saran [2]" w:date="2017-03-23T21:10:00Z">
        <w:r w:rsidR="00627169">
          <w:t>The tooltip</w:t>
        </w:r>
      </w:ins>
      <w:ins w:id="1016" w:author="Prabhvir Saran [2]" w:date="2017-03-23T23:01:00Z">
        <w:r w:rsidR="003D633D">
          <w:t xml:space="preserve"> was used only on the signup form. It</w:t>
        </w:r>
      </w:ins>
      <w:ins w:id="1017" w:author="Prabhvir Saran [2]" w:date="2017-03-23T18:00:00Z">
        <w:r w:rsidR="00014241">
          <w:t xml:space="preserve"> makes the form feel more resp</w:t>
        </w:r>
      </w:ins>
      <w:ins w:id="1018" w:author="Prabhvir Saran [2]" w:date="2017-03-23T18:01:00Z">
        <w:r w:rsidR="00014241">
          <w:t>onsive and provides real time feedback to the user</w:t>
        </w:r>
      </w:ins>
      <w:ins w:id="1019" w:author="Prabhvir Saran [2]" w:date="2017-03-24T00:27:00Z">
        <w:r w:rsidR="00896970">
          <w:t xml:space="preserve"> about the </w:t>
        </w:r>
        <w:r w:rsidR="00FF33F2">
          <w:t xml:space="preserve">minimum </w:t>
        </w:r>
        <w:r w:rsidR="00896970">
          <w:t>password requirements</w:t>
        </w:r>
      </w:ins>
      <w:ins w:id="1020" w:author="Prabhvir Saran [2]" w:date="2017-03-23T18:01:00Z">
        <w:r w:rsidR="00014241">
          <w:t>.</w:t>
        </w:r>
      </w:ins>
      <w:ins w:id="1021" w:author="Prabhvir Saran [2]" w:date="2017-03-24T00:26:00Z">
        <w:r w:rsidR="00A40C2D">
          <w:t xml:space="preserve"> Tooltip is not being used on the </w:t>
        </w:r>
        <w:r w:rsidR="00E325F2">
          <w:t xml:space="preserve">login form because users using that form have already </w:t>
        </w:r>
      </w:ins>
      <w:ins w:id="1022" w:author="Prabhvir Saran [2]" w:date="2017-03-24T00:49:00Z">
        <w:r w:rsidR="005F147E">
          <w:t>signed up</w:t>
        </w:r>
      </w:ins>
      <w:ins w:id="1023" w:author="Prabhvir Saran [2]" w:date="2017-03-24T00:26:00Z">
        <w:r w:rsidR="00E325F2">
          <w:t xml:space="preserve"> with a valid password. </w:t>
        </w:r>
      </w:ins>
    </w:p>
    <w:p w14:paraId="04B7385F" w14:textId="77777777" w:rsidR="00014241" w:rsidRDefault="00014241" w:rsidP="00E401C0">
      <w:pPr>
        <w:rPr>
          <w:ins w:id="1024" w:author="Prabhvir Saran [2]" w:date="2017-03-23T16:43:00Z"/>
        </w:rPr>
      </w:pPr>
    </w:p>
    <w:p w14:paraId="7459BE5A" w14:textId="2A4477C9" w:rsidR="00E401C0" w:rsidRPr="00A22D7F" w:rsidRDefault="00E401C0" w:rsidP="00E401C0">
      <w:pPr>
        <w:pStyle w:val="Heading2"/>
        <w:rPr>
          <w:ins w:id="1025" w:author="Prabhvir Saran [2]" w:date="2017-03-23T16:43:00Z"/>
        </w:rPr>
      </w:pPr>
      <w:bookmarkStart w:id="1026" w:name="_Toc479688114"/>
      <w:ins w:id="1027" w:author="Prabhvir Saran [2]" w:date="2017-03-23T16:43:00Z">
        <w:r w:rsidRPr="00E22FB4">
          <w:t xml:space="preserve">Testing with </w:t>
        </w:r>
      </w:ins>
      <w:ins w:id="1028" w:author="Prabhvir Saran [2]" w:date="2017-03-23T21:12:00Z">
        <w:r w:rsidR="00D148C6" w:rsidRPr="00E22FB4">
          <w:t>JavaScript</w:t>
        </w:r>
      </w:ins>
      <w:ins w:id="1029" w:author="Prabhvir Saran [2]" w:date="2017-03-23T16:43:00Z">
        <w:r w:rsidRPr="00E22FB4">
          <w:t xml:space="preserve"> disabled</w:t>
        </w:r>
        <w:bookmarkEnd w:id="1026"/>
      </w:ins>
    </w:p>
    <w:p w14:paraId="7C38C681" w14:textId="5CFC32A4" w:rsidR="001E3397" w:rsidRDefault="00F0771F" w:rsidP="00E401C0">
      <w:pPr>
        <w:rPr>
          <w:ins w:id="1030" w:author="Prabhvir Saran [2]" w:date="2017-03-24T00:32:00Z"/>
        </w:rPr>
      </w:pPr>
      <w:ins w:id="1031" w:author="Prabhvir Saran [2]" w:date="2017-03-23T17:34:00Z">
        <w:r>
          <w:t xml:space="preserve">All </w:t>
        </w:r>
      </w:ins>
      <w:ins w:id="1032" w:author="Prabhvir Saran [2]" w:date="2017-03-24T00:29:00Z">
        <w:r w:rsidR="00290EFC">
          <w:t xml:space="preserve">three </w:t>
        </w:r>
      </w:ins>
      <w:ins w:id="1033" w:author="Prabhvir Saran [2]" w:date="2017-03-23T17:34:00Z">
        <w:r>
          <w:t xml:space="preserve">forms were tested with </w:t>
        </w:r>
      </w:ins>
      <w:ins w:id="1034" w:author="Prabhvir Saran [2]" w:date="2017-03-23T21:12:00Z">
        <w:r w:rsidR="00D148C6">
          <w:t>JavaScript</w:t>
        </w:r>
      </w:ins>
      <w:ins w:id="1035" w:author="Prabhvir Saran [2]" w:date="2017-03-23T17:34:00Z">
        <w:r>
          <w:t xml:space="preserve"> disabled and were found to s</w:t>
        </w:r>
        <w:r w:rsidR="00B42A06">
          <w:t xml:space="preserve">ubmit data without any </w:t>
        </w:r>
      </w:ins>
      <w:ins w:id="1036" w:author="Prabhvir Saran [2]" w:date="2017-03-24T00:49:00Z">
        <w:r w:rsidR="00432394">
          <w:t>issues</w:t>
        </w:r>
      </w:ins>
      <w:ins w:id="1037" w:author="Prabhvir Saran [2]" w:date="2017-03-23T17:34:00Z">
        <w:r w:rsidR="00B42A06">
          <w:t xml:space="preserve"> and when tested again with </w:t>
        </w:r>
      </w:ins>
      <w:ins w:id="1038" w:author="Prabhvir Saran [2]" w:date="2017-03-24T00:36:00Z">
        <w:r w:rsidR="00B42A06">
          <w:t>the</w:t>
        </w:r>
      </w:ins>
      <w:ins w:id="1039" w:author="Prabhvir Saran [2]" w:date="2017-03-23T17:34:00Z">
        <w:r w:rsidR="00B42A06">
          <w:t xml:space="preserve"> </w:t>
        </w:r>
      </w:ins>
      <w:ins w:id="1040" w:author="Prabhvir Saran [2]" w:date="2017-03-24T00:36:00Z">
        <w:r w:rsidR="00B42A06">
          <w:t>inclusion of the widgets</w:t>
        </w:r>
      </w:ins>
      <w:ins w:id="1041" w:author="Prabhvir Saran [2]" w:date="2017-03-24T00:37:00Z">
        <w:r w:rsidR="00C35A98">
          <w:t xml:space="preserve">, the forms still work. </w:t>
        </w:r>
      </w:ins>
    </w:p>
    <w:p w14:paraId="13081B68" w14:textId="77777777" w:rsidR="00C642C2" w:rsidRDefault="00C642C2" w:rsidP="00E401C0">
      <w:pPr>
        <w:rPr>
          <w:ins w:id="1042" w:author="Prabhvir Saran [2]" w:date="2017-03-23T16:43:00Z"/>
        </w:rPr>
      </w:pPr>
    </w:p>
    <w:p w14:paraId="10C689F0" w14:textId="205162CE" w:rsidR="00E401C0" w:rsidRDefault="007D3DCA" w:rsidP="00E401C0">
      <w:pPr>
        <w:pStyle w:val="Heading2"/>
        <w:rPr>
          <w:ins w:id="1043" w:author="Prabhvir Saran [2]" w:date="2017-03-23T16:43:00Z"/>
        </w:rPr>
      </w:pPr>
      <w:bookmarkStart w:id="1044" w:name="_Toc479688115"/>
      <w:ins w:id="1045" w:author="Prabhvir Saran [2]" w:date="2017-03-23T16:43:00Z">
        <w:r>
          <w:t>Publish</w:t>
        </w:r>
        <w:r w:rsidR="00E401C0" w:rsidRPr="00D02C12">
          <w:t xml:space="preserve"> site and test</w:t>
        </w:r>
        <w:bookmarkEnd w:id="1044"/>
      </w:ins>
    </w:p>
    <w:p w14:paraId="3797E030" w14:textId="0A1D76DC" w:rsidR="001E3397" w:rsidRDefault="00290EFC" w:rsidP="00E401C0">
      <w:pPr>
        <w:rPr>
          <w:ins w:id="1046" w:author="Prabhvir Saran [2]" w:date="2017-03-24T00:11:00Z"/>
        </w:rPr>
      </w:pPr>
      <w:ins w:id="1047" w:author="Prabhvir Saran [2]" w:date="2017-03-24T00:30:00Z">
        <w:r>
          <w:t xml:space="preserve">The website and the </w:t>
        </w:r>
      </w:ins>
      <w:ins w:id="1048" w:author="Prabhvir Saran [2]" w:date="2017-03-23T23:57:00Z">
        <w:r w:rsidR="00047999">
          <w:t>JavaScript</w:t>
        </w:r>
      </w:ins>
      <w:ins w:id="1049" w:author="Prabhvir Saran [2]" w:date="2017-03-23T22:09:00Z">
        <w:r w:rsidR="003B00C0">
          <w:t xml:space="preserve"> functions behaved as excepted when the site was hosted on the server. No errors were found during testing. </w:t>
        </w:r>
      </w:ins>
    </w:p>
    <w:p w14:paraId="6F6CF213" w14:textId="77777777" w:rsidR="001E3397" w:rsidRDefault="001E3397" w:rsidP="00E401C0">
      <w:pPr>
        <w:rPr>
          <w:ins w:id="1050" w:author="Prabhvir Saran [2]" w:date="2017-03-24T00:10:00Z"/>
        </w:rPr>
      </w:pPr>
    </w:p>
    <w:p w14:paraId="5CFE3481" w14:textId="77777777" w:rsidR="001E3397" w:rsidRDefault="001E3397" w:rsidP="001E3397">
      <w:pPr>
        <w:pStyle w:val="Heading2"/>
        <w:rPr>
          <w:ins w:id="1051" w:author="Prabhvir Saran [2]" w:date="2017-03-24T00:10:00Z"/>
        </w:rPr>
      </w:pPr>
      <w:bookmarkStart w:id="1052" w:name="_Toc479688116"/>
      <w:ins w:id="1053" w:author="Prabhvir Saran [2]" w:date="2017-03-24T00:10:00Z">
        <w:r>
          <w:t>Additional work</w:t>
        </w:r>
        <w:r w:rsidRPr="00FF76DD">
          <w:t>/Changes</w:t>
        </w:r>
        <w:bookmarkEnd w:id="1052"/>
      </w:ins>
    </w:p>
    <w:p w14:paraId="1F3116D3" w14:textId="6BD3666B" w:rsidR="001E3397" w:rsidRPr="00980BFC" w:rsidRDefault="001E3397" w:rsidP="001E3397">
      <w:pPr>
        <w:rPr>
          <w:ins w:id="1054" w:author="Prabhvir Saran [2]" w:date="2017-03-24T00:10:00Z"/>
        </w:rPr>
      </w:pPr>
      <w:ins w:id="1055" w:author="Prabhvir Saran [2]" w:date="2017-03-24T00:10:00Z">
        <w:r>
          <w:t>jQuery is now being used to hide or show the div elements on the HEMA styles page</w:t>
        </w:r>
      </w:ins>
      <w:ins w:id="1056" w:author="Prabhvir Saran [2]" w:date="2017-03-24T00:33:00Z">
        <w:r w:rsidR="00120B5E">
          <w:t xml:space="preserve"> and it was also implemented for the </w:t>
        </w:r>
      </w:ins>
      <w:ins w:id="1057" w:author="Prabhvir Saran [2]" w:date="2017-03-24T00:34:00Z">
        <w:r w:rsidR="00120B5E">
          <w:t>about HEMA page</w:t>
        </w:r>
      </w:ins>
      <w:ins w:id="1058" w:author="Prabhvir Saran [2]" w:date="2017-03-24T00:10:00Z">
        <w:r>
          <w:t xml:space="preserve">. This was </w:t>
        </w:r>
      </w:ins>
      <w:ins w:id="1059" w:author="Prabhvir Saran [2]" w:date="2017-03-24T00:50:00Z">
        <w:r w:rsidR="00432394">
          <w:t>done</w:t>
        </w:r>
      </w:ins>
      <w:ins w:id="1060" w:author="Prabhvir Saran [2]" w:date="2017-03-24T00:10:00Z">
        <w:r w:rsidR="00CB13C5">
          <w:t xml:space="preserve"> so that the previous </w:t>
        </w:r>
      </w:ins>
      <w:ins w:id="1061" w:author="Prabhvir Saran [2]" w:date="2017-03-24T00:32:00Z">
        <w:r w:rsidR="00CB13C5">
          <w:t>JavaScript</w:t>
        </w:r>
      </w:ins>
      <w:ins w:id="1062" w:author="Prabhvir Saran [2]" w:date="2017-03-24T00:10:00Z">
        <w:r w:rsidR="00CB13C5">
          <w:t xml:space="preserve"> code in the</w:t>
        </w:r>
      </w:ins>
      <w:ins w:id="1063" w:author="Prabhvir Saran [2]" w:date="2017-03-24T00:34:00Z">
        <w:r w:rsidR="005E17B7">
          <w:t xml:space="preserve"> HEMA </w:t>
        </w:r>
      </w:ins>
      <w:ins w:id="1064" w:author="Prabhvir Saran [2]" w:date="2017-03-24T00:35:00Z">
        <w:r w:rsidR="009A69B0">
          <w:t>style</w:t>
        </w:r>
      </w:ins>
      <w:ins w:id="1065" w:author="Prabhvir Saran [2]" w:date="2017-03-24T00:10:00Z">
        <w:r w:rsidR="00CB13C5">
          <w:t xml:space="preserve"> page could be moved over</w:t>
        </w:r>
      </w:ins>
      <w:ins w:id="1066" w:author="Prabhvir Saran [2]" w:date="2017-03-24T00:35:00Z">
        <w:r w:rsidR="009A69B0">
          <w:t xml:space="preserve"> to its own file with ease</w:t>
        </w:r>
      </w:ins>
      <w:ins w:id="1067" w:author="Prabhvir Saran [2]" w:date="2017-03-24T00:31:00Z">
        <w:r w:rsidR="00CB13C5">
          <w:t xml:space="preserve">. </w:t>
        </w:r>
      </w:ins>
    </w:p>
    <w:p w14:paraId="4B88DFCA" w14:textId="77777777" w:rsidR="001E3397" w:rsidRDefault="001E3397" w:rsidP="00E401C0">
      <w:pPr>
        <w:rPr>
          <w:ins w:id="1068" w:author="Prabhvir Saran [2]" w:date="2017-03-23T22:11:00Z"/>
        </w:rPr>
      </w:pPr>
    </w:p>
    <w:p w14:paraId="2EBED79A" w14:textId="74D7A88F" w:rsidR="00E401C0" w:rsidRPr="00E401C0" w:rsidRDefault="00E401C0">
      <w:pPr>
        <w:pStyle w:val="Heading1"/>
        <w:rPr>
          <w:ins w:id="1069" w:author="Prabhvir Saran [2]" w:date="2017-03-23T16:43:00Z"/>
        </w:rPr>
        <w:pPrChange w:id="1070" w:author="Prabhvir Saran [2]" w:date="2017-03-23T16:45:00Z">
          <w:pPr/>
        </w:pPrChange>
      </w:pPr>
      <w:bookmarkStart w:id="1071" w:name="_Toc479688117"/>
      <w:ins w:id="1072" w:author="Prabhvir Saran [2]" w:date="2017-03-23T16:43:00Z">
        <w:r>
          <w:lastRenderedPageBreak/>
          <w:t>Appendix 3</w:t>
        </w:r>
        <w:bookmarkEnd w:id="1071"/>
      </w:ins>
    </w:p>
    <w:p w14:paraId="15AC0A2D" w14:textId="6137FB31" w:rsidR="00487BA1" w:rsidRDefault="00487BA1">
      <w:pPr>
        <w:pStyle w:val="Heading1"/>
        <w:jc w:val="center"/>
        <w:rPr>
          <w:ins w:id="1073" w:author="Prabhvir Saran" w:date="2017-02-14T23:25:00Z"/>
          <w:b/>
          <w:sz w:val="36"/>
          <w:u w:val="single"/>
        </w:rPr>
        <w:pPrChange w:id="1074" w:author="Prabhvir Saran" w:date="2017-02-17T01:29:00Z">
          <w:pPr>
            <w:pStyle w:val="Heading1"/>
          </w:pPr>
        </w:pPrChange>
      </w:pPr>
      <w:bookmarkStart w:id="1075" w:name="_Toc479688118"/>
      <w:ins w:id="1076" w:author="Prabhvir Saran" w:date="2017-02-14T17:56:00Z">
        <w:r w:rsidRPr="003B7E9F">
          <w:rPr>
            <w:b/>
            <w:sz w:val="36"/>
            <w:u w:val="single"/>
            <w:rPrChange w:id="1077" w:author="Prabhvir Saran" w:date="2017-02-14T23:20:00Z">
              <w:rPr/>
            </w:rPrChange>
          </w:rPr>
          <w:t>Milestone 3: Skeleton site with layout, tables and forms</w:t>
        </w:r>
      </w:ins>
      <w:bookmarkEnd w:id="1075"/>
    </w:p>
    <w:p w14:paraId="7B206568" w14:textId="77777777" w:rsidR="008E7E99" w:rsidRPr="00FF76DD" w:rsidRDefault="008E7E99">
      <w:pPr>
        <w:rPr>
          <w:ins w:id="1078" w:author="Prabhvir Saran" w:date="2017-02-14T17:57:00Z"/>
        </w:rPr>
        <w:pPrChange w:id="1079" w:author="Prabhvir Saran" w:date="2017-02-14T23:25:00Z">
          <w:pPr>
            <w:pStyle w:val="Heading1"/>
          </w:pPr>
        </w:pPrChange>
      </w:pPr>
    </w:p>
    <w:p w14:paraId="6E71666B" w14:textId="42EEF4B8" w:rsidR="001B012E" w:rsidRPr="00FF76DD" w:rsidRDefault="00487BA1">
      <w:pPr>
        <w:pStyle w:val="Heading2"/>
        <w:spacing w:after="240"/>
        <w:rPr>
          <w:ins w:id="1080" w:author="Prabhvir Saran" w:date="2017-02-14T23:07:00Z"/>
        </w:rPr>
        <w:pPrChange w:id="1081" w:author="Prabhvir Saran" w:date="2017-02-14T23:13:00Z">
          <w:pPr>
            <w:pStyle w:val="Heading1"/>
          </w:pPr>
        </w:pPrChange>
      </w:pPr>
      <w:ins w:id="1082" w:author="Prabhvir Saran" w:date="2017-02-14T17:58:00Z">
        <w:del w:id="1083" w:author="Prabhvir Saran [2]" w:date="2017-03-23T23:59:00Z">
          <w:r w:rsidDel="0092294F">
            <w:delText>Url</w:delText>
          </w:r>
        </w:del>
      </w:ins>
      <w:bookmarkStart w:id="1084" w:name="_Toc479688119"/>
      <w:ins w:id="1085" w:author="Prabhvir Saran [2]" w:date="2017-03-23T23:59:00Z">
        <w:r w:rsidR="0092294F">
          <w:t>URL</w:t>
        </w:r>
      </w:ins>
      <w:ins w:id="1086" w:author="Prabhvir Saran" w:date="2017-02-14T17:58:00Z">
        <w:r>
          <w:t xml:space="preserve"> of the prototype website</w:t>
        </w:r>
      </w:ins>
      <w:bookmarkEnd w:id="1084"/>
    </w:p>
    <w:p w14:paraId="08EF9036" w14:textId="65899F23" w:rsidR="00FE7EC9" w:rsidRDefault="00FE7EC9">
      <w:pPr>
        <w:pStyle w:val="Heading2"/>
        <w:rPr>
          <w:ins w:id="1087" w:author="Prabhvir Saran" w:date="2017-02-17T00:50:00Z"/>
          <w:rFonts w:asciiTheme="minorHAnsi" w:eastAsiaTheme="minorHAnsi" w:hAnsiTheme="minorHAnsi" w:cstheme="minorBidi"/>
          <w:color w:val="auto"/>
          <w:sz w:val="22"/>
          <w:szCs w:val="22"/>
        </w:rPr>
        <w:pPrChange w:id="1088" w:author="Prabhvir Saran" w:date="2017-02-14T17:58:00Z">
          <w:pPr>
            <w:pStyle w:val="Heading1"/>
          </w:pPr>
        </w:pPrChange>
      </w:pPr>
      <w:ins w:id="1089"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1090" w:name="_Toc475058246"/>
      <w:bookmarkStart w:id="1091" w:name="_Toc475067179"/>
      <w:bookmarkStart w:id="1092" w:name="_Toc479688120"/>
      <w:r w:rsidRPr="0086014C">
        <w:rPr>
          <w:rStyle w:val="Hyperlink"/>
          <w:rFonts w:asciiTheme="minorHAnsi" w:eastAsiaTheme="minorHAnsi" w:hAnsiTheme="minorHAnsi" w:cstheme="minorBidi"/>
          <w:sz w:val="22"/>
          <w:szCs w:val="22"/>
        </w:rPr>
        <w:t>http://students.bcitdev.com/A00980505/G2/index.html</w:t>
      </w:r>
      <w:bookmarkEnd w:id="1090"/>
      <w:bookmarkEnd w:id="1091"/>
      <w:bookmarkEnd w:id="1092"/>
      <w:ins w:id="1093"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1094" w:author="Prabhvir Saran" w:date="2017-02-17T00:50:00Z"/>
          <w:rFonts w:asciiTheme="minorHAnsi" w:eastAsiaTheme="minorHAnsi" w:hAnsiTheme="minorHAnsi" w:cstheme="minorBidi"/>
          <w:color w:val="auto"/>
          <w:sz w:val="22"/>
          <w:szCs w:val="22"/>
        </w:rPr>
        <w:pPrChange w:id="1095" w:author="Prabhvir Saran" w:date="2017-02-14T17:58:00Z">
          <w:pPr>
            <w:pStyle w:val="Heading1"/>
          </w:pPr>
        </w:pPrChange>
      </w:pPr>
    </w:p>
    <w:p w14:paraId="2BEA5E59" w14:textId="6BAAF28E" w:rsidR="004A7F09" w:rsidRDefault="004A7F09">
      <w:pPr>
        <w:pStyle w:val="Heading2"/>
        <w:rPr>
          <w:ins w:id="1096" w:author="Prabhvir Saran" w:date="2017-02-14T17:59:00Z"/>
        </w:rPr>
        <w:pPrChange w:id="1097" w:author="Prabhvir Saran" w:date="2017-02-14T17:58:00Z">
          <w:pPr>
            <w:pStyle w:val="Heading1"/>
          </w:pPr>
        </w:pPrChange>
      </w:pPr>
      <w:bookmarkStart w:id="1098" w:name="_Toc479688121"/>
      <w:ins w:id="1099" w:author="Prabhvir Saran" w:date="2017-02-14T17:58:00Z">
        <w:r>
          <w:t>List of all the items completed</w:t>
        </w:r>
        <w:bookmarkEnd w:id="1098"/>
        <w:r>
          <w:t xml:space="preserve"> </w:t>
        </w:r>
      </w:ins>
    </w:p>
    <w:p w14:paraId="4B5A52F9" w14:textId="20663A8D" w:rsidR="004A7F09" w:rsidRDefault="004A7F09">
      <w:pPr>
        <w:pStyle w:val="ListParagraph"/>
        <w:numPr>
          <w:ilvl w:val="0"/>
          <w:numId w:val="14"/>
        </w:numPr>
        <w:rPr>
          <w:ins w:id="1100" w:author="Prabhvir Saran" w:date="2017-02-14T18:12:00Z"/>
        </w:rPr>
        <w:pPrChange w:id="1101" w:author="Prabhvir Saran" w:date="2017-02-14T17:59:00Z">
          <w:pPr>
            <w:pStyle w:val="Heading1"/>
          </w:pPr>
        </w:pPrChange>
      </w:pPr>
      <w:ins w:id="1102" w:author="Prabhvir Saran" w:date="2017-02-14T18:00:00Z">
        <w:r>
          <w:t>Organized all the files in the main folder called G2. All pages except index have the</w:t>
        </w:r>
        <w:r w:rsidR="002F1CF2">
          <w:t>ir own folder</w:t>
        </w:r>
        <w:r>
          <w:t xml:space="preserve">. The main </w:t>
        </w:r>
      </w:ins>
      <w:ins w:id="1103" w:author="Prabhvir Saran" w:date="2017-02-14T23:07:00Z">
        <w:r w:rsidR="001B012E">
          <w:t>CSS</w:t>
        </w:r>
      </w:ins>
      <w:ins w:id="1104"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1105" w:author="Prabhvir Saran" w:date="2017-02-14T18:11:00Z"/>
        </w:rPr>
        <w:pPrChange w:id="1106" w:author="Prabhvir Saran" w:date="2017-02-14T17:59:00Z">
          <w:pPr>
            <w:pStyle w:val="Heading1"/>
          </w:pPr>
        </w:pPrChange>
      </w:pPr>
      <w:ins w:id="1107"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108" w:author="Prabhvir Saran" w:date="2017-02-14T18:00:00Z"/>
        </w:rPr>
        <w:pPrChange w:id="1109" w:author="Prabhvir Saran" w:date="2017-02-14T17:59:00Z">
          <w:pPr>
            <w:pStyle w:val="Heading1"/>
          </w:pPr>
        </w:pPrChange>
      </w:pPr>
      <w:ins w:id="1110" w:author="Prabhvir Saran" w:date="2017-02-14T23:14:00Z">
        <w:r>
          <w:t>A single</w:t>
        </w:r>
      </w:ins>
      <w:ins w:id="1111" w:author="Prabhvir Saran" w:date="2017-02-14T18:11:00Z">
        <w:r w:rsidR="004A2ADD">
          <w:t xml:space="preserve"> </w:t>
        </w:r>
      </w:ins>
      <w:ins w:id="1112" w:author="Prabhvir Saran" w:date="2017-02-14T23:07:00Z">
        <w:r w:rsidR="001B012E">
          <w:t>CSS</w:t>
        </w:r>
      </w:ins>
      <w:ins w:id="1113"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1114" w:author="Prabhvir Saran" w:date="2017-02-17T00:34:00Z"/>
        </w:rPr>
        <w:pPrChange w:id="1115" w:author="Prabhvir Saran" w:date="2017-02-14T18:02:00Z">
          <w:pPr>
            <w:pStyle w:val="Heading1"/>
          </w:pPr>
        </w:pPrChange>
      </w:pPr>
      <w:ins w:id="1116" w:author="Prabhvir Saran" w:date="2017-02-14T18:02:00Z">
        <w:r>
          <w:t>Al</w:t>
        </w:r>
        <w:r w:rsidR="00BA7B9A">
          <w:t>l the content in the header will have the</w:t>
        </w:r>
      </w:ins>
      <w:ins w:id="1117" w:author="Prabhvir Saran" w:date="2017-02-16T23:11:00Z">
        <w:r w:rsidR="00A52768">
          <w:t xml:space="preserve"> font</w:t>
        </w:r>
      </w:ins>
      <w:ins w:id="1118" w:author="Prabhvir Saran" w:date="2017-02-14T18:02:00Z">
        <w:r w:rsidR="00BA7B9A">
          <w:t xml:space="preserve"> </w:t>
        </w:r>
      </w:ins>
      <w:proofErr w:type="spellStart"/>
      <w:ins w:id="1119" w:author="Prabhvir Saran" w:date="2017-02-15T15:03:00Z">
        <w:r w:rsidR="00BA7B9A">
          <w:t>Cinzel</w:t>
        </w:r>
        <w:proofErr w:type="spellEnd"/>
        <w:r w:rsidR="00BA7B9A">
          <w:t xml:space="preserve"> a</w:t>
        </w:r>
      </w:ins>
      <w:ins w:id="1120" w:author="Prabhvir Saran" w:date="2017-02-14T18:03:00Z">
        <w:r>
          <w:t>nd all the content in the body</w:t>
        </w:r>
      </w:ins>
      <w:ins w:id="1121" w:author="Prabhvir Saran" w:date="2017-02-15T15:03:00Z">
        <w:r w:rsidR="00BA7B9A">
          <w:t xml:space="preserve"> and footer</w:t>
        </w:r>
      </w:ins>
      <w:ins w:id="1122" w:author="Prabhvir Saran" w:date="2017-02-14T18:03:00Z">
        <w:r w:rsidR="00BA7B9A">
          <w:t xml:space="preserve"> will have the font </w:t>
        </w:r>
        <w:proofErr w:type="spellStart"/>
        <w:r w:rsidR="00BA7B9A">
          <w:t>Titillium</w:t>
        </w:r>
        <w:proofErr w:type="spellEnd"/>
        <w:r w:rsidR="00BA7B9A">
          <w:t xml:space="preserve"> web. </w:t>
        </w:r>
      </w:ins>
      <w:ins w:id="1123" w:author="Prabhvir Saran" w:date="2017-02-15T15:04:00Z">
        <w:r w:rsidR="00BA7B9A">
          <w:t>Both</w:t>
        </w:r>
      </w:ins>
      <w:ins w:id="1124"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1125" w:author="Prabhvir Saran" w:date="2017-02-14T18:04:00Z"/>
        </w:rPr>
        <w:pPrChange w:id="1126" w:author="Prabhvir Saran" w:date="2017-02-14T18:02:00Z">
          <w:pPr>
            <w:pStyle w:val="Heading1"/>
          </w:pPr>
        </w:pPrChange>
      </w:pPr>
      <w:ins w:id="1127" w:author="Prabhvir Saran" w:date="2017-02-17T00:35:00Z">
        <w:r>
          <w:t>CSS link and hover pseudo</w:t>
        </w:r>
      </w:ins>
      <w:ins w:id="1128" w:author="Prabhvir Saran" w:date="2017-02-17T01:21:00Z">
        <w:r>
          <w:t xml:space="preserve">-classes </w:t>
        </w:r>
      </w:ins>
      <w:ins w:id="1129" w:author="Prabhvir Saran" w:date="2017-02-17T00:35:00Z">
        <w:r w:rsidR="00EE725A">
          <w:t>are used for main navigation hyperlinks.</w:t>
        </w:r>
      </w:ins>
    </w:p>
    <w:p w14:paraId="26580717" w14:textId="667F44F9" w:rsidR="004A7F09" w:rsidRDefault="004A7F09">
      <w:pPr>
        <w:pStyle w:val="ListParagraph"/>
        <w:numPr>
          <w:ilvl w:val="0"/>
          <w:numId w:val="14"/>
        </w:numPr>
        <w:rPr>
          <w:ins w:id="1130" w:author="Prabhvir Saran" w:date="2017-02-14T18:06:00Z"/>
        </w:rPr>
        <w:pPrChange w:id="1131" w:author="Prabhvir Saran" w:date="2017-02-14T18:02:00Z">
          <w:pPr>
            <w:pStyle w:val="Heading1"/>
          </w:pPr>
        </w:pPrChange>
      </w:pPr>
      <w:ins w:id="1132" w:author="Prabhvir Saran" w:date="2017-02-14T18:04:00Z">
        <w:r>
          <w:t xml:space="preserve">The main navigation bar is </w:t>
        </w:r>
      </w:ins>
      <w:ins w:id="1133" w:author="Prabhvir Saran" w:date="2017-02-14T18:05:00Z">
        <w:r>
          <w:t xml:space="preserve">configured with </w:t>
        </w:r>
      </w:ins>
      <w:ins w:id="1134" w:author="Prabhvir Saran" w:date="2017-02-14T18:06:00Z">
        <w:r>
          <w:t>an unordered list</w:t>
        </w:r>
      </w:ins>
      <w:ins w:id="1135" w:author="Prabhvir Saran" w:date="2017-02-15T15:04:00Z">
        <w:r w:rsidR="00BA7B9A">
          <w:t>.</w:t>
        </w:r>
      </w:ins>
    </w:p>
    <w:p w14:paraId="030BAD08" w14:textId="1D373F5F" w:rsidR="004A7F09" w:rsidRDefault="003B7E9F">
      <w:pPr>
        <w:pStyle w:val="ListParagraph"/>
        <w:numPr>
          <w:ilvl w:val="0"/>
          <w:numId w:val="14"/>
        </w:numPr>
        <w:rPr>
          <w:ins w:id="1136" w:author="Prabhvir Saran" w:date="2017-02-14T18:11:00Z"/>
        </w:rPr>
        <w:pPrChange w:id="1137" w:author="Prabhvir Saran" w:date="2017-02-14T18:02:00Z">
          <w:pPr>
            <w:pStyle w:val="Heading1"/>
          </w:pPr>
        </w:pPrChange>
      </w:pPr>
      <w:ins w:id="1138" w:author="Prabhvir Saran" w:date="2017-02-14T23:21:00Z">
        <w:r>
          <w:t xml:space="preserve">A table is used </w:t>
        </w:r>
      </w:ins>
      <w:ins w:id="1139" w:author="Prabhvir Saran" w:date="2017-02-17T01:21:00Z">
        <w:r w:rsidR="00930F36">
          <w:t>to organize</w:t>
        </w:r>
      </w:ins>
      <w:ins w:id="1140" w:author="Prabhvir Saran" w:date="2017-02-14T23:21:00Z">
        <w:r>
          <w:t xml:space="preserve"> content on the About Us page. </w:t>
        </w:r>
      </w:ins>
    </w:p>
    <w:p w14:paraId="72B7B169" w14:textId="6F3674E0" w:rsidR="00F8500B" w:rsidRDefault="003B7E9F">
      <w:pPr>
        <w:pStyle w:val="ListParagraph"/>
        <w:numPr>
          <w:ilvl w:val="0"/>
          <w:numId w:val="14"/>
        </w:numPr>
        <w:rPr>
          <w:ins w:id="1141" w:author="Prabhvir Saran" w:date="2017-02-17T03:46:00Z"/>
        </w:rPr>
        <w:pPrChange w:id="1142" w:author="Prabhvir Saran" w:date="2017-02-15T15:19:00Z">
          <w:pPr>
            <w:pStyle w:val="Heading1"/>
          </w:pPr>
        </w:pPrChange>
      </w:pPr>
      <w:ins w:id="1143"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1144" w:author="Prabhvir Saran" w:date="2017-02-17T00:34:00Z"/>
        </w:rPr>
        <w:pPrChange w:id="1145" w:author="Prabhvir Saran" w:date="2017-02-15T15:19:00Z">
          <w:pPr>
            <w:pStyle w:val="Heading1"/>
          </w:pPr>
        </w:pPrChange>
      </w:pPr>
      <w:ins w:id="1146" w:author="Prabhvir Saran" w:date="2017-02-17T03:56:00Z">
        <w:r>
          <w:t>The CSS file and all the html pages</w:t>
        </w:r>
      </w:ins>
      <w:ins w:id="1147" w:author="Prabhvir Saran" w:date="2017-02-17T03:55:00Z">
        <w:r>
          <w:t xml:space="preserve"> </w:t>
        </w:r>
      </w:ins>
      <w:ins w:id="1148" w:author="Prabhvir Saran" w:date="2017-02-17T03:46:00Z">
        <w:r w:rsidR="002048E5">
          <w:t xml:space="preserve">have been </w:t>
        </w:r>
      </w:ins>
      <w:ins w:id="1149" w:author="Prabhvir Saran" w:date="2017-02-17T03:47:00Z">
        <w:r w:rsidR="002048E5">
          <w:t>validated</w:t>
        </w:r>
      </w:ins>
      <w:ins w:id="1150" w:author="Prabhvir Saran" w:date="2017-02-17T03:46:00Z">
        <w:r w:rsidR="002048E5">
          <w:t xml:space="preserve"> </w:t>
        </w:r>
      </w:ins>
      <w:ins w:id="1151" w:author="Prabhvir Saran" w:date="2017-02-17T04:26:00Z">
        <w:r w:rsidR="002A21B5">
          <w:t xml:space="preserve">with no errors at all </w:t>
        </w:r>
      </w:ins>
      <w:ins w:id="1152" w:author="Prabhvir Saran" w:date="2017-02-17T03:46:00Z">
        <w:r w:rsidR="002048E5">
          <w:t xml:space="preserve">through the W3 validator. </w:t>
        </w:r>
      </w:ins>
    </w:p>
    <w:p w14:paraId="5335B7F5" w14:textId="77777777" w:rsidR="00EE725A" w:rsidRDefault="00EE725A">
      <w:pPr>
        <w:pStyle w:val="ListParagraph"/>
        <w:rPr>
          <w:ins w:id="1153" w:author="Prabhvir Saran" w:date="2017-02-16T21:09:00Z"/>
        </w:rPr>
        <w:pPrChange w:id="1154" w:author="Prabhvir Saran" w:date="2017-02-17T00:34:00Z">
          <w:pPr>
            <w:pStyle w:val="Heading1"/>
          </w:pPr>
        </w:pPrChange>
      </w:pPr>
    </w:p>
    <w:p w14:paraId="565C5117" w14:textId="77777777" w:rsidR="004A5284" w:rsidRDefault="004A5284">
      <w:pPr>
        <w:pStyle w:val="ListParagraph"/>
        <w:rPr>
          <w:ins w:id="1155" w:author="Prabhvir Saran" w:date="2017-02-14T18:23:00Z"/>
        </w:rPr>
        <w:pPrChange w:id="1156" w:author="Prabhvir Saran" w:date="2017-02-16T20:27:00Z">
          <w:pPr>
            <w:pStyle w:val="Heading1"/>
          </w:pPr>
        </w:pPrChange>
      </w:pPr>
    </w:p>
    <w:p w14:paraId="71A4CACD" w14:textId="73E33A40" w:rsidR="00F8500B" w:rsidRPr="00AE6FFC" w:rsidRDefault="00E625D2">
      <w:pPr>
        <w:pStyle w:val="Heading2"/>
        <w:rPr>
          <w:ins w:id="1157" w:author="Prabhvir Saran" w:date="2017-02-14T18:16:00Z"/>
          <w:rFonts w:asciiTheme="minorHAnsi" w:eastAsiaTheme="minorHAnsi" w:hAnsiTheme="minorHAnsi" w:cstheme="minorBidi"/>
          <w:color w:val="auto"/>
          <w:sz w:val="22"/>
          <w:szCs w:val="22"/>
          <w:rPrChange w:id="1158" w:author="Prabhvir Saran" w:date="2017-02-14T23:27:00Z">
            <w:rPr>
              <w:ins w:id="1159" w:author="Prabhvir Saran" w:date="2017-02-14T18:16:00Z"/>
            </w:rPr>
          </w:rPrChange>
        </w:rPr>
        <w:pPrChange w:id="1160" w:author="Prabhvir Saran" w:date="2017-02-15T15:19:00Z">
          <w:pPr>
            <w:pStyle w:val="Heading1"/>
          </w:pPr>
        </w:pPrChange>
      </w:pPr>
      <w:bookmarkStart w:id="1161" w:name="_Toc479688122"/>
      <w:ins w:id="1162" w:author="Prabhvir Saran" w:date="2017-02-14T23:22:00Z">
        <w:r w:rsidRPr="00FF76DD">
          <w:t>Additional work/Issues/Changes</w:t>
        </w:r>
      </w:ins>
      <w:bookmarkEnd w:id="1161"/>
    </w:p>
    <w:p w14:paraId="1A9F2167" w14:textId="501D618A" w:rsidR="00D71FFD" w:rsidRDefault="00255729">
      <w:pPr>
        <w:rPr>
          <w:ins w:id="1163" w:author="Prabhvir Saran" w:date="2017-02-16T20:28:00Z"/>
        </w:rPr>
        <w:pPrChange w:id="1164" w:author="Prabhvir Saran" w:date="2017-02-14T18:16:00Z">
          <w:pPr>
            <w:pStyle w:val="Heading1"/>
          </w:pPr>
        </w:pPrChange>
      </w:pPr>
      <w:ins w:id="1165" w:author="Prabhvir Saran" w:date="2017-02-17T01:21:00Z">
        <w:r>
          <w:t xml:space="preserve">HEMA </w:t>
        </w:r>
      </w:ins>
      <w:ins w:id="1166" w:author="Prabhvir Saran" w:date="2017-02-15T15:10:00Z">
        <w:r w:rsidR="00BA7B9A">
          <w:t>Styles page</w:t>
        </w:r>
      </w:ins>
      <w:ins w:id="1167" w:author="Prabhvir Saran" w:date="2017-02-17T00:38:00Z">
        <w:r w:rsidR="00B45422">
          <w:t xml:space="preserve"> </w:t>
        </w:r>
      </w:ins>
      <w:ins w:id="1168" w:author="Prabhvir Saran" w:date="2017-02-17T00:39:00Z">
        <w:r w:rsidR="00B45422">
          <w:t xml:space="preserve">is </w:t>
        </w:r>
      </w:ins>
      <w:ins w:id="1169" w:author="Prabhvir Saran" w:date="2017-02-17T00:38:00Z">
        <w:r w:rsidR="00B45422">
          <w:t xml:space="preserve">one of the pages that is supposed to use </w:t>
        </w:r>
      </w:ins>
      <w:ins w:id="1170" w:author="Prabhvir Saran" w:date="2017-02-15T15:11:00Z">
        <w:r w:rsidR="00BA7B9A">
          <w:t>JavaScript</w:t>
        </w:r>
      </w:ins>
      <w:ins w:id="1171" w:author="Prabhvir Saran" w:date="2017-02-15T15:10:00Z">
        <w:r w:rsidR="00BA7B9A">
          <w:t xml:space="preserve"> to </w:t>
        </w:r>
        <w:r w:rsidR="00E625D2">
          <w:t>change the content of the page.</w:t>
        </w:r>
      </w:ins>
      <w:ins w:id="1172" w:author="Prabhvir Saran" w:date="2017-02-17T00:38:00Z">
        <w:r w:rsidR="00B45422">
          <w:t xml:space="preserve"> </w:t>
        </w:r>
      </w:ins>
      <w:ins w:id="1173" w:author="Prabhvir Saran" w:date="2017-02-17T00:39:00Z">
        <w:r w:rsidR="00B45422">
          <w:t xml:space="preserve">This has already been implemented. </w:t>
        </w:r>
      </w:ins>
      <w:ins w:id="1174" w:author="Prabhvir Saran" w:date="2017-02-17T00:38:00Z">
        <w:r w:rsidR="00B45422">
          <w:t>This was the only additional work that was done and</w:t>
        </w:r>
      </w:ins>
      <w:ins w:id="1175" w:author="Prabhvir Saran" w:date="2017-02-15T15:10:00Z">
        <w:r w:rsidR="00B45422">
          <w:t xml:space="preserve"> s</w:t>
        </w:r>
        <w:r w:rsidR="00E625D2">
          <w:t xml:space="preserve">ince we were all working on </w:t>
        </w:r>
      </w:ins>
      <w:ins w:id="1176" w:author="Prabhvir Saran" w:date="2017-02-15T15:15:00Z">
        <w:r w:rsidR="00E625D2">
          <w:t>the</w:t>
        </w:r>
      </w:ins>
      <w:ins w:id="1177" w:author="Prabhvir Saran" w:date="2017-02-15T15:10:00Z">
        <w:r w:rsidR="00E625D2">
          <w:t xml:space="preserve"> </w:t>
        </w:r>
      </w:ins>
      <w:ins w:id="1178" w:author="Prabhvir Saran" w:date="2017-02-15T15:15:00Z">
        <w:r w:rsidR="00B45422">
          <w:t xml:space="preserve">same CSS file, </w:t>
        </w:r>
      </w:ins>
      <w:ins w:id="1179" w:author="Prabhvir Saran" w:date="2017-02-17T00:39:00Z">
        <w:r w:rsidR="00B45422">
          <w:t>we did encounter issue</w:t>
        </w:r>
      </w:ins>
      <w:ins w:id="1180" w:author="Prabhvir Saran" w:date="2017-02-17T00:40:00Z">
        <w:r w:rsidR="00B45422">
          <w:t>s</w:t>
        </w:r>
      </w:ins>
      <w:ins w:id="1181" w:author="Prabhvir Saran" w:date="2017-02-17T00:39:00Z">
        <w:r w:rsidR="00B45422">
          <w:t xml:space="preserve"> </w:t>
        </w:r>
      </w:ins>
      <w:ins w:id="1182" w:author="Prabhvir Saran" w:date="2017-02-15T15:15:00Z">
        <w:r w:rsidR="004C1B73">
          <w:t xml:space="preserve">while merging it using </w:t>
        </w:r>
        <w:proofErr w:type="spellStart"/>
        <w:r w:rsidR="004C1B73">
          <w:t>Git</w:t>
        </w:r>
        <w:proofErr w:type="spellEnd"/>
        <w:r w:rsidR="004C1B73">
          <w:t>. I</w:t>
        </w:r>
        <w:r w:rsidR="00E625D2">
          <w:t xml:space="preserve">t </w:t>
        </w:r>
      </w:ins>
      <w:ins w:id="1183" w:author="Prabhvir Saran" w:date="2017-02-16T21:08:00Z">
        <w:r w:rsidR="0073044C">
          <w:t>broke</w:t>
        </w:r>
      </w:ins>
      <w:ins w:id="1184" w:author="Prabhvir Saran" w:date="2017-02-15T15:15:00Z">
        <w:r w:rsidR="00E625D2">
          <w:t xml:space="preserve"> the code</w:t>
        </w:r>
      </w:ins>
      <w:ins w:id="1185" w:author="Prabhvir Saran" w:date="2017-02-17T01:22:00Z">
        <w:r w:rsidR="00484EA6">
          <w:t xml:space="preserve"> almost</w:t>
        </w:r>
      </w:ins>
      <w:ins w:id="1186" w:author="Prabhvir Saran" w:date="2017-02-16T21:08:00Z">
        <w:r w:rsidR="0073044C">
          <w:t xml:space="preserve"> every time</w:t>
        </w:r>
      </w:ins>
      <w:ins w:id="1187" w:author="Prabhvir Saran" w:date="2017-02-15T15:15:00Z">
        <w:r w:rsidR="00E625D2">
          <w:t xml:space="preserve"> and we had to keep going back to fix it. </w:t>
        </w:r>
      </w:ins>
      <w:ins w:id="1188" w:author="Prabhvir Saran" w:date="2017-02-14T18:18:00Z">
        <w:r w:rsidR="001A75D8">
          <w:t xml:space="preserve">There were </w:t>
        </w:r>
      </w:ins>
      <w:ins w:id="1189" w:author="Prabhvir Saran" w:date="2017-02-16T23:17:00Z">
        <w:r w:rsidR="00BA63DE">
          <w:t xml:space="preserve">also </w:t>
        </w:r>
      </w:ins>
      <w:ins w:id="1190" w:author="Prabhvir Saran" w:date="2017-02-14T18:18:00Z">
        <w:r w:rsidR="001A75D8">
          <w:t>some changes made</w:t>
        </w:r>
      </w:ins>
      <w:ins w:id="1191" w:author="Prabhvir Saran" w:date="2017-02-16T20:23:00Z">
        <w:r w:rsidR="00D71FFD">
          <w:t xml:space="preserve"> to the website</w:t>
        </w:r>
      </w:ins>
      <w:ins w:id="1192"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1193" w:author="Prabhvir Saran" w:date="2017-02-14T18:20:00Z">
        <w:r w:rsidR="001A75D8">
          <w:t xml:space="preserve">The </w:t>
        </w:r>
      </w:ins>
      <w:ins w:id="1194" w:author="Prabhvir Saran" w:date="2017-02-14T18:22:00Z">
        <w:r w:rsidR="001A75D8">
          <w:t xml:space="preserve">layout on the </w:t>
        </w:r>
      </w:ins>
      <w:ins w:id="1195" w:author="Prabhvir Saran" w:date="2017-02-14T18:20:00Z">
        <w:r w:rsidR="001A75D8">
          <w:t xml:space="preserve">About HEMA page, Style page and HEMA in BC page </w:t>
        </w:r>
      </w:ins>
      <w:ins w:id="1196" w:author="Prabhvir Saran" w:date="2017-02-14T23:15:00Z">
        <w:r w:rsidR="009E6A96">
          <w:t xml:space="preserve">was changed </w:t>
        </w:r>
      </w:ins>
      <w:ins w:id="1197" w:author="Prabhvir Saran" w:date="2017-02-14T23:16:00Z">
        <w:r w:rsidR="009E6A96">
          <w:t>slightly</w:t>
        </w:r>
      </w:ins>
      <w:ins w:id="1198" w:author="Prabhvir Saran" w:date="2017-02-14T23:15:00Z">
        <w:r w:rsidR="009E6A96">
          <w:t>. Now the images/videos a</w:t>
        </w:r>
        <w:r w:rsidR="00E625D2">
          <w:t>re on top</w:t>
        </w:r>
      </w:ins>
      <w:ins w:id="1199" w:author="Prabhvir Saran" w:date="2017-02-17T00:41:00Z">
        <w:r w:rsidR="004C1B73">
          <w:t>,</w:t>
        </w:r>
      </w:ins>
      <w:ins w:id="1200" w:author="Prabhvir Saran" w:date="2017-02-14T23:15:00Z">
        <w:r w:rsidR="00E625D2">
          <w:t xml:space="preserve"> with text underneath to better match the homepage. </w:t>
        </w:r>
      </w:ins>
      <w:ins w:id="1201" w:author="Prabhvir Saran" w:date="2017-02-17T01:24:00Z">
        <w:r w:rsidR="00236B82">
          <w:t xml:space="preserve">The sitemap page was created. </w:t>
        </w:r>
      </w:ins>
      <w:ins w:id="1202" w:author="Prabhvir Saran" w:date="2017-02-17T01:22:00Z">
        <w:r w:rsidR="006D5F43">
          <w:t xml:space="preserve">Finally, the login and signup </w:t>
        </w:r>
      </w:ins>
      <w:ins w:id="1203" w:author="Prabhvir Saran" w:date="2017-02-17T03:56:00Z">
        <w:r w:rsidR="00C325F4">
          <w:t>button</w:t>
        </w:r>
      </w:ins>
      <w:ins w:id="1204" w:author="Prabhvir Saran" w:date="2017-02-17T01:22:00Z">
        <w:r w:rsidR="006D5F43">
          <w:t xml:space="preserve"> were combined into a single </w:t>
        </w:r>
      </w:ins>
      <w:ins w:id="1205" w:author="Prabhvir Saran" w:date="2017-02-17T01:23:00Z">
        <w:r w:rsidR="006D5F43">
          <w:t>button</w:t>
        </w:r>
      </w:ins>
      <w:ins w:id="1206" w:author="Prabhvir Saran" w:date="2017-02-17T01:22:00Z">
        <w:r w:rsidR="006D5F43">
          <w:t xml:space="preserve"> </w:t>
        </w:r>
      </w:ins>
      <w:ins w:id="1207" w:author="Prabhvir Saran" w:date="2017-02-17T01:23:00Z">
        <w:r w:rsidR="006D5F43">
          <w:t>called login/signup.</w:t>
        </w:r>
      </w:ins>
      <w:ins w:id="1208" w:author="Prabhvir Saran" w:date="2017-02-17T01:25:00Z">
        <w:r w:rsidR="00236B82">
          <w:t xml:space="preserve"> All these changes have been document</w:t>
        </w:r>
      </w:ins>
      <w:ins w:id="1209" w:author="Prabhvir Saran" w:date="2017-02-17T01:26:00Z">
        <w:r w:rsidR="00236B82">
          <w:t>ed</w:t>
        </w:r>
      </w:ins>
      <w:ins w:id="1210" w:author="Prabhvir Saran" w:date="2017-02-17T01:25:00Z">
        <w:r w:rsidR="00236B82">
          <w:t xml:space="preserve"> in appendix 2. </w:t>
        </w:r>
      </w:ins>
    </w:p>
    <w:p w14:paraId="297FD435" w14:textId="77777777" w:rsidR="004A5284" w:rsidRDefault="004A5284">
      <w:pPr>
        <w:rPr>
          <w:ins w:id="1211" w:author="Prabhvir Saran" w:date="2017-02-16T20:25:00Z"/>
        </w:rPr>
        <w:pPrChange w:id="1212" w:author="Prabhvir Saran" w:date="2017-02-14T18:16:00Z">
          <w:pPr>
            <w:pStyle w:val="Heading1"/>
          </w:pPr>
        </w:pPrChange>
      </w:pPr>
    </w:p>
    <w:p w14:paraId="4688686B" w14:textId="49828195" w:rsidR="00F8500B" w:rsidRDefault="00F8500B">
      <w:pPr>
        <w:pStyle w:val="Heading2"/>
        <w:rPr>
          <w:ins w:id="1213" w:author="Prabhvir Saran" w:date="2017-02-14T18:16:00Z"/>
        </w:rPr>
        <w:pPrChange w:id="1214" w:author="Prabhvir Saran" w:date="2017-02-14T23:16:00Z">
          <w:pPr>
            <w:pStyle w:val="Heading1"/>
          </w:pPr>
        </w:pPrChange>
      </w:pPr>
      <w:bookmarkStart w:id="1215" w:name="_Toc479688123"/>
      <w:ins w:id="1216" w:author="Prabhvir Saran" w:date="2017-02-14T18:23:00Z">
        <w:r>
          <w:t>Documentation of Work</w:t>
        </w:r>
        <w:bookmarkEnd w:id="1215"/>
        <w:r>
          <w:t xml:space="preserve"> </w:t>
        </w:r>
      </w:ins>
    </w:p>
    <w:p w14:paraId="5AD652F0" w14:textId="22F96670" w:rsidR="006E05DC" w:rsidRDefault="00D71FFD">
      <w:pPr>
        <w:rPr>
          <w:ins w:id="1217" w:author="Prabhvir Saran" w:date="2017-02-16T20:12:00Z"/>
        </w:rPr>
        <w:pPrChange w:id="1218" w:author="Prabhvir Saran" w:date="2017-02-14T17:56:00Z">
          <w:pPr>
            <w:pStyle w:val="Heading1"/>
          </w:pPr>
        </w:pPrChange>
      </w:pPr>
      <w:ins w:id="1219" w:author="Prabhvir Saran" w:date="2017-02-16T20:23:00Z">
        <w:r>
          <w:t>Below are three s</w:t>
        </w:r>
      </w:ins>
      <w:ins w:id="1220" w:author="Prabhvir Saran" w:date="2017-02-14T23:24:00Z">
        <w:r w:rsidR="002C30BD">
          <w:t>creenshots that include the</w:t>
        </w:r>
        <w:r>
          <w:t xml:space="preserve"> front page, the about us</w:t>
        </w:r>
      </w:ins>
      <w:ins w:id="1221" w:author="Prabhvir Saran" w:date="2017-02-16T20:24:00Z">
        <w:r>
          <w:t xml:space="preserve"> page with </w:t>
        </w:r>
      </w:ins>
      <w:ins w:id="1222" w:author="Prabhvir Saran" w:date="2017-02-16T21:08:00Z">
        <w:r w:rsidR="0073044C">
          <w:t>a</w:t>
        </w:r>
      </w:ins>
      <w:ins w:id="1223" w:author="Prabhvir Saran" w:date="2017-02-16T20:24:00Z">
        <w:r>
          <w:t xml:space="preserve"> </w:t>
        </w:r>
      </w:ins>
      <w:ins w:id="1224" w:author="Prabhvir Saran" w:date="2017-02-14T23:24:00Z">
        <w:r w:rsidR="008A0611" w:rsidRPr="008A0611">
          <w:t xml:space="preserve">table and </w:t>
        </w:r>
        <w:r>
          <w:t xml:space="preserve">the login/signup page with the </w:t>
        </w:r>
      </w:ins>
      <w:ins w:id="1225" w:author="Prabhvir Saran" w:date="2017-02-16T20:25:00Z">
        <w:r>
          <w:t xml:space="preserve">required </w:t>
        </w:r>
      </w:ins>
      <w:ins w:id="1226" w:author="Prabhvir Saran" w:date="2017-02-14T23:24:00Z">
        <w:r w:rsidR="008A0611" w:rsidRPr="008A0611">
          <w:t>form</w:t>
        </w:r>
      </w:ins>
      <w:ins w:id="1227" w:author="Prabhvir Saran" w:date="2017-02-16T20:25:00Z">
        <w:r>
          <w:t>.</w:t>
        </w:r>
      </w:ins>
    </w:p>
    <w:p w14:paraId="770A3BC5" w14:textId="3A5E0ADC" w:rsidR="00363304" w:rsidRDefault="00E973BD">
      <w:pPr>
        <w:rPr>
          <w:ins w:id="1228" w:author="Prabhvir Saran" w:date="2017-02-14T23:24:00Z"/>
        </w:rPr>
        <w:pPrChange w:id="1229" w:author="Prabhvir Saran" w:date="2017-02-14T17:56:00Z">
          <w:pPr>
            <w:pStyle w:val="Heading1"/>
          </w:pPr>
        </w:pPrChange>
      </w:pPr>
      <w:r>
        <w:rPr>
          <w:noProof/>
        </w:rPr>
        <w:lastRenderedPageBreak/>
        <mc:AlternateContent>
          <mc:Choice Requires="wpg">
            <w:drawing>
              <wp:anchor distT="0" distB="0" distL="114300" distR="114300" simplePos="0" relativeHeight="251721728" behindDoc="0" locked="0" layoutInCell="1" allowOverlap="1" wp14:anchorId="44D37FD3" wp14:editId="19504831">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D04120" w:rsidRPr="007679B4" w:rsidRDefault="00D04120">
                              <w:pPr>
                                <w:pStyle w:val="Caption"/>
                                <w:rPr>
                                  <w:noProof/>
                                </w:rPr>
                                <w:pPrChange w:id="1230" w:author="Prabhvir Saran" w:date="2017-02-16T20:19:00Z">
                                  <w:pPr/>
                                </w:pPrChange>
                              </w:pPr>
                              <w:ins w:id="1231" w:author="Prabhvir Saran" w:date="2017-02-16T20:21:00Z">
                                <w:r>
                                  <w:t>Front</w:t>
                                </w:r>
                              </w:ins>
                              <w:ins w:id="1232"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42" style="position:absolute;margin-left:-1.9pt;margin-top:0;width:340.55pt;height:314.9pt;z-index:251721728;mso-position-horizontal-relative:text;mso-position-vertical-relative:text;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ByYWJodmlyIFNhcmFuAAAABZADAAIAAAAUAAAQqJAEAAIAAAAUAAAQvJKRAAIA&#10;AAADNzAAAJKSAAIAAAADNzAAAOocAAcAAAgMAAAIn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c6MDI6MTYgMjA6&#10;MTY6MDgAMjAxNzowMjoxNiAyMDoxNjowOAAAAFAAcgBhAGIAaAB2AGkAcgAgAFMAYQByAGEAbgAA&#10;AP/hCyF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3LTAyLTE2VDIwOjE2OjA4Ljcw&#10;MT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QcmFiaHZpciBTYXJhbj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MpA7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E99/yEbn/AK6t/M1BU99/yEbn/rq38zUFbV/40vV/mcuD/wB2p/4V&#10;+QUUUVid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T33/IRuf8Arq38zUFT33/IRuf+urfzNQVtX/jS9X+Zy4P/AHan/hX5BRRRWJ1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Pff8hG5/wCurfzNQVPff8hG5/66t/M1BW1f+NL1f5nLg/8Adqf+FfkFFFFYnU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">
                <v:shape id="Picture 509" o:spid="_x0000_s1043"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6" o:title=""/>
                  <v:path arrowok="t"/>
                </v:shape>
                <v:shape id="Text Box 512" o:spid="_x0000_s1044"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D04120" w:rsidRPr="007679B4" w:rsidRDefault="00D04120">
                        <w:pPr>
                          <w:pStyle w:val="Caption"/>
                          <w:rPr>
                            <w:noProof/>
                          </w:rPr>
                          <w:pPrChange w:id="1233" w:author="Prabhvir Saran" w:date="2017-02-16T20:19:00Z">
                            <w:pPr/>
                          </w:pPrChange>
                        </w:pPr>
                        <w:ins w:id="1234" w:author="Prabhvir Saran" w:date="2017-02-16T20:21:00Z">
                          <w:r>
                            <w:t>Front</w:t>
                          </w:r>
                        </w:ins>
                        <w:ins w:id="1235" w:author="Prabhvir Saran" w:date="2017-02-16T20:19:00Z">
                          <w:r>
                            <w:t xml:space="preserve"> page </w:t>
                          </w:r>
                        </w:ins>
                      </w:p>
                    </w:txbxContent>
                  </v:textbox>
                </v:shape>
                <w10:wrap type="square"/>
              </v:group>
            </w:pict>
          </mc:Fallback>
        </mc:AlternateContent>
      </w:r>
    </w:p>
    <w:p w14:paraId="4E3C742E" w14:textId="1FB4D8C6" w:rsidR="006E05DC" w:rsidRDefault="006E05DC">
      <w:pPr>
        <w:rPr>
          <w:ins w:id="1236" w:author="Prabhvir Saran" w:date="2017-02-16T20:12:00Z"/>
        </w:rPr>
        <w:pPrChange w:id="1237" w:author="Prabhvir Saran" w:date="2017-02-14T17:56:00Z">
          <w:pPr>
            <w:pStyle w:val="Heading1"/>
          </w:pPr>
        </w:pPrChange>
      </w:pPr>
    </w:p>
    <w:p w14:paraId="7A18D2D7" w14:textId="2115CED2" w:rsidR="006E05DC" w:rsidRDefault="006E05DC">
      <w:pPr>
        <w:rPr>
          <w:ins w:id="1238" w:author="Prabhvir Saran" w:date="2017-02-16T20:12:00Z"/>
        </w:rPr>
        <w:pPrChange w:id="1239" w:author="Prabhvir Saran" w:date="2017-02-14T17:56:00Z">
          <w:pPr>
            <w:pStyle w:val="Heading1"/>
          </w:pPr>
        </w:pPrChange>
      </w:pPr>
    </w:p>
    <w:p w14:paraId="0EF5757E" w14:textId="73512F36" w:rsidR="006E05DC" w:rsidRDefault="006E05DC">
      <w:pPr>
        <w:rPr>
          <w:ins w:id="1240" w:author="Prabhvir Saran" w:date="2017-02-16T20:12:00Z"/>
        </w:rPr>
        <w:pPrChange w:id="1241" w:author="Prabhvir Saran" w:date="2017-02-14T17:56:00Z">
          <w:pPr>
            <w:pStyle w:val="Heading1"/>
          </w:pPr>
        </w:pPrChange>
      </w:pPr>
    </w:p>
    <w:p w14:paraId="66460CBD" w14:textId="060AFA2C" w:rsidR="006E05DC" w:rsidRDefault="006E05DC">
      <w:pPr>
        <w:rPr>
          <w:ins w:id="1242" w:author="Prabhvir Saran" w:date="2017-02-16T20:12:00Z"/>
        </w:rPr>
        <w:pPrChange w:id="1243" w:author="Prabhvir Saran" w:date="2017-02-14T17:56:00Z">
          <w:pPr>
            <w:pStyle w:val="Heading1"/>
          </w:pPr>
        </w:pPrChange>
      </w:pPr>
    </w:p>
    <w:p w14:paraId="12357199" w14:textId="2E8E2234" w:rsidR="006E05DC" w:rsidRDefault="006E05DC">
      <w:pPr>
        <w:rPr>
          <w:ins w:id="1244" w:author="Prabhvir Saran" w:date="2017-02-16T20:12:00Z"/>
        </w:rPr>
        <w:pPrChange w:id="1245" w:author="Prabhvir Saran" w:date="2017-02-14T17:56:00Z">
          <w:pPr>
            <w:pStyle w:val="Heading1"/>
          </w:pPr>
        </w:pPrChange>
      </w:pPr>
    </w:p>
    <w:p w14:paraId="4E509B33" w14:textId="1E49E461" w:rsidR="005F369C" w:rsidRDefault="005F369C" w:rsidP="006E05DC">
      <w:pPr>
        <w:rPr>
          <w:ins w:id="1246" w:author="Prabhvir Saran" w:date="2017-02-16T20:13:00Z"/>
          <w:b/>
        </w:rPr>
      </w:pPr>
    </w:p>
    <w:p w14:paraId="1F5B7372" w14:textId="64A3B644" w:rsidR="005F369C" w:rsidRDefault="005F369C" w:rsidP="006E05DC">
      <w:pPr>
        <w:rPr>
          <w:ins w:id="1247" w:author="Prabhvir Saran" w:date="2017-02-16T20:13:00Z"/>
          <w:b/>
        </w:rPr>
      </w:pPr>
    </w:p>
    <w:p w14:paraId="5305913D" w14:textId="145C6A2A" w:rsidR="005F369C" w:rsidRDefault="005F369C" w:rsidP="006E05DC">
      <w:pPr>
        <w:rPr>
          <w:ins w:id="1248" w:author="Prabhvir Saran" w:date="2017-02-16T20:13:00Z"/>
          <w:b/>
        </w:rPr>
      </w:pPr>
    </w:p>
    <w:p w14:paraId="2F4F7A80" w14:textId="29C10401" w:rsidR="005F369C" w:rsidRDefault="005F369C" w:rsidP="006E05DC">
      <w:pPr>
        <w:rPr>
          <w:ins w:id="1249" w:author="Prabhvir Saran" w:date="2017-02-16T20:13:00Z"/>
          <w:b/>
        </w:rPr>
      </w:pPr>
    </w:p>
    <w:p w14:paraId="1045C331" w14:textId="4E3FAA4C" w:rsidR="005F369C" w:rsidRDefault="005F369C" w:rsidP="006E05DC">
      <w:pPr>
        <w:rPr>
          <w:ins w:id="1250" w:author="Prabhvir Saran" w:date="2017-02-16T20:17:00Z"/>
          <w:b/>
        </w:rPr>
      </w:pPr>
    </w:p>
    <w:p w14:paraId="2D599104" w14:textId="224791A9" w:rsidR="005F369C" w:rsidRDefault="005F369C" w:rsidP="006E05DC">
      <w:pPr>
        <w:rPr>
          <w:ins w:id="1251" w:author="Prabhvir Saran" w:date="2017-02-16T20:17:00Z"/>
          <w:b/>
        </w:rPr>
      </w:pPr>
    </w:p>
    <w:p w14:paraId="58700053" w14:textId="21019EBF" w:rsidR="005F369C" w:rsidRDefault="00997C73" w:rsidP="006E05DC">
      <w:pPr>
        <w:rPr>
          <w:ins w:id="1252" w:author="Prabhvir Saran" w:date="2017-02-16T20:17:00Z"/>
          <w:b/>
        </w:rPr>
      </w:pPr>
      <w:del w:id="1253" w:author="Prabhvir Saran" w:date="2017-02-17T03:50:00Z">
        <w:r w:rsidDel="00997C73">
          <w:rPr>
            <w:b/>
            <w:noProof/>
          </w:rPr>
          <w:drawing>
            <wp:anchor distT="0" distB="0" distL="114300" distR="114300" simplePos="0" relativeHeight="251725824" behindDoc="0" locked="0" layoutInCell="1" allowOverlap="1" wp14:anchorId="3B4FECD5" wp14:editId="37EE3394">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1254" w:author="Prabhvir Saran" w:date="2017-02-16T20:17:00Z"/>
          <w:b/>
        </w:rPr>
      </w:pPr>
    </w:p>
    <w:p w14:paraId="3002B37B" w14:textId="58BC66E8" w:rsidR="005F369C" w:rsidRDefault="00997C73" w:rsidP="006E05DC">
      <w:pPr>
        <w:rPr>
          <w:ins w:id="1255" w:author="Prabhvir Saran" w:date="2017-02-16T20:17:00Z"/>
          <w:b/>
        </w:rPr>
      </w:pPr>
      <w:ins w:id="1256" w:author="Prabhvir Saran" w:date="2017-02-17T03:51:00Z">
        <w:r>
          <w:rPr>
            <w:noProof/>
          </w:rPr>
          <mc:AlternateContent>
            <mc:Choice Requires="wps">
              <w:drawing>
                <wp:anchor distT="0" distB="0" distL="114300" distR="114300" simplePos="0" relativeHeight="251750400" behindDoc="0" locked="0" layoutInCell="1" allowOverlap="1" wp14:anchorId="4EC4B75C" wp14:editId="483D7BF3">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D04120" w:rsidRPr="0003682D" w:rsidRDefault="00D04120">
                              <w:pPr>
                                <w:pStyle w:val="Caption"/>
                                <w:rPr>
                                  <w:b/>
                                  <w:noProof/>
                                </w:rPr>
                                <w:pPrChange w:id="1257" w:author="Prabhvir Saran" w:date="2017-02-17T03:51:00Z">
                                  <w:pPr/>
                                </w:pPrChange>
                              </w:pPr>
                              <w:proofErr w:type="spellStart"/>
                              <w:ins w:id="1258"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45" type="#_x0000_t202" style="position:absolute;margin-left:-2.55pt;margin-top:310.45pt;width:338.6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" stroked="f">
                  <v:textbox style="mso-fit-shape-to-text:t" inset="0,0,0,0">
                    <w:txbxContent>
                      <w:p w14:paraId="0800F7A7" w14:textId="798D52CA" w:rsidR="00D04120" w:rsidRPr="0003682D" w:rsidRDefault="00D04120">
                        <w:pPr>
                          <w:pStyle w:val="Caption"/>
                          <w:rPr>
                            <w:b/>
                            <w:noProof/>
                          </w:rPr>
                          <w:pPrChange w:id="1259" w:author="Prabhvir Saran" w:date="2017-02-17T03:51:00Z">
                            <w:pPr/>
                          </w:pPrChange>
                        </w:pPr>
                        <w:proofErr w:type="spellStart"/>
                        <w:ins w:id="1260" w:author="Prabhvir Saran" w:date="2017-02-17T03:51:00Z">
                          <w:r>
                            <w:t>Aboutus</w:t>
                          </w:r>
                          <w:proofErr w:type="spellEnd"/>
                          <w:r>
                            <w:t xml:space="preserve"> page with the table </w:t>
                          </w:r>
                        </w:ins>
                      </w:p>
                    </w:txbxContent>
                  </v:textbox>
                  <w10:wrap type="square"/>
                </v:shape>
              </w:pict>
            </mc:Fallback>
          </mc:AlternateContent>
        </w:r>
      </w:ins>
      <w:ins w:id="1261" w:author="Prabhvir Saran" w:date="2017-02-17T03:50:00Z">
        <w:r>
          <w:rPr>
            <w:b/>
            <w:noProof/>
          </w:rPr>
          <w:drawing>
            <wp:anchor distT="0" distB="0" distL="114300" distR="114300" simplePos="0" relativeHeight="251748352" behindDoc="0" locked="0" layoutInCell="1" allowOverlap="1" wp14:anchorId="6B87B846" wp14:editId="79C8E22E">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8">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1262" w:author="Prabhvir Saran" w:date="2017-02-16T20:17:00Z"/>
          <w:b/>
        </w:rPr>
      </w:pPr>
    </w:p>
    <w:p w14:paraId="00BED1BD" w14:textId="276EC073" w:rsidR="005F369C" w:rsidRDefault="005F369C" w:rsidP="006E05DC">
      <w:pPr>
        <w:rPr>
          <w:ins w:id="1263" w:author="Prabhvir Saran" w:date="2017-02-16T20:17:00Z"/>
          <w:b/>
        </w:rPr>
      </w:pPr>
    </w:p>
    <w:p w14:paraId="729AF2CD" w14:textId="509EE9B2" w:rsidR="005F369C" w:rsidRDefault="005F369C" w:rsidP="006E05DC">
      <w:pPr>
        <w:rPr>
          <w:ins w:id="1264" w:author="Prabhvir Saran" w:date="2017-02-16T20:17:00Z"/>
          <w:b/>
        </w:rPr>
      </w:pPr>
    </w:p>
    <w:p w14:paraId="6605248E" w14:textId="473A7529" w:rsidR="005F369C" w:rsidRDefault="005F369C" w:rsidP="006E05DC">
      <w:pPr>
        <w:rPr>
          <w:ins w:id="1265" w:author="Prabhvir Saran" w:date="2017-02-16T20:17:00Z"/>
          <w:b/>
        </w:rPr>
      </w:pPr>
    </w:p>
    <w:p w14:paraId="4E110E34" w14:textId="7F5AB16F" w:rsidR="005F369C" w:rsidRDefault="005F369C" w:rsidP="006E05DC">
      <w:pPr>
        <w:rPr>
          <w:ins w:id="1266" w:author="Prabhvir Saran" w:date="2017-02-16T20:17:00Z"/>
          <w:b/>
        </w:rPr>
      </w:pPr>
    </w:p>
    <w:p w14:paraId="5555F9A4" w14:textId="5E56EE67" w:rsidR="005F369C" w:rsidRDefault="005F369C" w:rsidP="006E05DC">
      <w:pPr>
        <w:rPr>
          <w:ins w:id="1267" w:author="Prabhvir Saran" w:date="2017-02-16T20:17:00Z"/>
          <w:b/>
        </w:rPr>
      </w:pPr>
    </w:p>
    <w:p w14:paraId="4804DFDA" w14:textId="7E0C8063" w:rsidR="005F369C" w:rsidRDefault="005F369C" w:rsidP="006E05DC">
      <w:pPr>
        <w:rPr>
          <w:ins w:id="1268" w:author="Prabhvir Saran" w:date="2017-02-16T20:17:00Z"/>
          <w:b/>
        </w:rPr>
      </w:pPr>
    </w:p>
    <w:p w14:paraId="40A66022" w14:textId="49C2D018" w:rsidR="005F369C" w:rsidRDefault="005F369C" w:rsidP="006E05DC">
      <w:pPr>
        <w:rPr>
          <w:ins w:id="1269" w:author="Prabhvir Saran" w:date="2017-02-16T20:17:00Z"/>
          <w:b/>
        </w:rPr>
      </w:pPr>
    </w:p>
    <w:p w14:paraId="51B5F718" w14:textId="4CD52D68" w:rsidR="005F369C" w:rsidRDefault="005F369C" w:rsidP="006E05DC">
      <w:pPr>
        <w:rPr>
          <w:ins w:id="1270" w:author="Prabhvir Saran" w:date="2017-02-16T20:17:00Z"/>
          <w:b/>
        </w:rPr>
      </w:pPr>
    </w:p>
    <w:p w14:paraId="293BD8E2" w14:textId="6CAB5620" w:rsidR="005F369C" w:rsidRDefault="005F369C" w:rsidP="006E05DC">
      <w:pPr>
        <w:rPr>
          <w:ins w:id="1271" w:author="Prabhvir Saran" w:date="2017-02-16T20:17:00Z"/>
          <w:b/>
        </w:rPr>
      </w:pPr>
    </w:p>
    <w:p w14:paraId="1C3336FD" w14:textId="1D443855" w:rsidR="005F369C" w:rsidRDefault="005F369C" w:rsidP="006E05DC">
      <w:pPr>
        <w:rPr>
          <w:ins w:id="1272" w:author="Prabhvir Saran" w:date="2017-02-16T20:17:00Z"/>
          <w:b/>
        </w:rPr>
      </w:pPr>
    </w:p>
    <w:p w14:paraId="41976052" w14:textId="421669B2" w:rsidR="005F369C" w:rsidRDefault="005F369C" w:rsidP="006E05DC">
      <w:pPr>
        <w:rPr>
          <w:ins w:id="1273" w:author="Prabhvir Saran" w:date="2017-02-16T20:17:00Z"/>
          <w:b/>
        </w:rPr>
      </w:pPr>
    </w:p>
    <w:p w14:paraId="0F7B1171" w14:textId="3A9F7B7B" w:rsidR="005F369C" w:rsidRDefault="00997C73" w:rsidP="006E05DC">
      <w:pPr>
        <w:rPr>
          <w:ins w:id="1274" w:author="Prabhvir Saran" w:date="2017-02-16T20:17:00Z"/>
          <w:b/>
        </w:rPr>
      </w:pPr>
      <w:del w:id="1275" w:author="Prabhvir Saran" w:date="2017-02-17T03:50:00Z">
        <w:r w:rsidDel="00997C73">
          <w:rPr>
            <w:b/>
            <w:noProof/>
          </w:rPr>
          <mc:AlternateContent>
            <mc:Choice Requires="wps">
              <w:drawing>
                <wp:anchor distT="0" distB="0" distL="114300" distR="114300" simplePos="0" relativeHeight="251726848" behindDoc="0" locked="0" layoutInCell="1" allowOverlap="1" wp14:anchorId="4753EFBA" wp14:editId="2A99F4CD">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D04120" w:rsidRPr="00CA3027" w:rsidRDefault="00D04120">
                              <w:pPr>
                                <w:pStyle w:val="Caption"/>
                                <w:rPr>
                                  <w:b/>
                                  <w:noProof/>
                                </w:rPr>
                                <w:pPrChange w:id="1276" w:author="Prabhvir Saran" w:date="2017-02-16T20:20:00Z">
                                  <w:pPr/>
                                </w:pPrChange>
                              </w:pPr>
                              <w:proofErr w:type="spellStart"/>
                              <w:ins w:id="1277" w:author="Prabhvir Saran" w:date="2017-02-16T20:20:00Z">
                                <w:r>
                                  <w:t>Aboutus</w:t>
                                </w:r>
                                <w:proofErr w:type="spellEnd"/>
                                <w:r>
                                  <w:t xml:space="preserve"> page </w:t>
                                </w:r>
                              </w:ins>
                              <w:ins w:id="1278"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46" type="#_x0000_t202" style="position:absolute;margin-left:48.8pt;margin-top:2.55pt;width:339.9pt;height:21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te5ktNAIAAGwEAAAOAAAAAAAAAAAAAAAA&#10;AC4CAABkcnMvZTJvRG9jLnhtbFBLAQItABQABgAIAAAAIQAuYl6W3gAAAAcBAAAPAAAAAAAAAAAA&#10;AAAAAI4EAABkcnMvZG93bnJldi54bWxQSwUGAAAAAAQABADzAAAAmQUAAAAA&#10;" stroked="f">
                  <v:textbox style="mso-fit-shape-to-text:t" inset="0,0,0,0">
                    <w:txbxContent>
                      <w:p w14:paraId="2066E249" w14:textId="2187D361" w:rsidR="00D04120" w:rsidRPr="00CA3027" w:rsidRDefault="00D04120">
                        <w:pPr>
                          <w:pStyle w:val="Caption"/>
                          <w:rPr>
                            <w:b/>
                            <w:noProof/>
                          </w:rPr>
                          <w:pPrChange w:id="1279" w:author="Prabhvir Saran" w:date="2017-02-16T20:20:00Z">
                            <w:pPr/>
                          </w:pPrChange>
                        </w:pPr>
                        <w:proofErr w:type="spellStart"/>
                        <w:ins w:id="1280" w:author="Prabhvir Saran" w:date="2017-02-16T20:20:00Z">
                          <w:r>
                            <w:t>Aboutus</w:t>
                          </w:r>
                          <w:proofErr w:type="spellEnd"/>
                          <w:r>
                            <w:t xml:space="preserve"> page </w:t>
                          </w:r>
                        </w:ins>
                        <w:ins w:id="1281"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1282" w:author="Prabhvir Saran" w:date="2017-02-16T20:17:00Z"/>
          <w:b/>
        </w:rPr>
      </w:pPr>
    </w:p>
    <w:p w14:paraId="5364C12E" w14:textId="3437FAF7" w:rsidR="00E973BD" w:rsidDel="00E50883" w:rsidRDefault="00E50883">
      <w:pPr>
        <w:keepNext/>
        <w:rPr>
          <w:ins w:id="1283" w:author="Prabhvir Saran" w:date="2017-02-16T20:20:00Z"/>
          <w:del w:id="1284" w:author="Bhagwan Virdi" w:date="2017-04-11T15:24:00Z"/>
        </w:rPr>
        <w:pPrChange w:id="1285" w:author="Prabhvir Saran" w:date="2017-02-16T20:20:00Z">
          <w:pPr/>
        </w:pPrChange>
      </w:pPr>
      <w:ins w:id="1286" w:author="Bhagwan Virdi" w:date="2017-04-11T15:24:00Z">
        <w:r>
          <w:rPr>
            <w:b/>
            <w:noProof/>
          </w:rPr>
          <w:lastRenderedPageBreak/>
          <mc:AlternateContent>
            <mc:Choice Requires="wpg">
              <w:drawing>
                <wp:inline distT="0" distB="0" distL="0" distR="0" wp14:anchorId="62A3A6BA" wp14:editId="6F511A23">
                  <wp:extent cx="5487035" cy="2901950"/>
                  <wp:effectExtent l="0" t="0" r="0" b="0"/>
                  <wp:docPr id="540" name="Group 540"/>
                  <wp:cNvGraphicFramePr/>
                  <a:graphic xmlns:a="http://schemas.openxmlformats.org/drawingml/2006/main">
                    <a:graphicData uri="http://schemas.microsoft.com/office/word/2010/wordprocessingGroup">
                      <wpg:wgp>
                        <wpg:cNvGrpSpPr/>
                        <wpg:grpSpPr>
                          <a:xfrm>
                            <a:off x="0" y="0"/>
                            <a:ext cx="5487035" cy="2901950"/>
                            <a:chOff x="0" y="0"/>
                            <a:chExt cx="5487035" cy="2901950"/>
                          </a:xfrm>
                        </wpg:grpSpPr>
                        <pic:pic xmlns:pic="http://schemas.openxmlformats.org/drawingml/2006/picture">
                          <pic:nvPicPr>
                            <pic:cNvPr id="541" name="Picture 54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2590800"/>
                            </a:xfrm>
                            <a:prstGeom prst="rect">
                              <a:avLst/>
                            </a:prstGeom>
                            <a:noFill/>
                          </pic:spPr>
                        </pic:pic>
                        <wps:wsp>
                          <wps:cNvPr id="542" name="Text Box 542"/>
                          <wps:cNvSpPr txBox="1"/>
                          <wps:spPr>
                            <a:xfrm>
                              <a:off x="0" y="2635250"/>
                              <a:ext cx="5487035" cy="266700"/>
                            </a:xfrm>
                            <a:prstGeom prst="rect">
                              <a:avLst/>
                            </a:prstGeom>
                            <a:solidFill>
                              <a:prstClr val="white"/>
                            </a:solidFill>
                            <a:ln>
                              <a:noFill/>
                            </a:ln>
                          </wps:spPr>
                          <wps:txbx>
                            <w:txbxContent>
                              <w:p w14:paraId="1285DB3A" w14:textId="6E306C7E" w:rsidR="00D04120" w:rsidRPr="00C2284F" w:rsidRDefault="00D04120" w:rsidP="00E50883">
                                <w:pPr>
                                  <w:pStyle w:val="Caption"/>
                                  <w:rPr>
                                    <w:b/>
                                    <w:noProof/>
                                  </w:rPr>
                                </w:pPr>
                                <w:r>
                                  <w:t xml:space="preserve">Login/Signup with the form  </w:t>
                                </w:r>
                                <w:fldSimple w:instr=" SEQ Login/Signup_with_the_form_ \* ARABIC ">
                                  <w:ins w:id="1287" w:author="Bhagwan Virdi" w:date="2017-04-11T15:33:00Z">
                                    <w:r>
                                      <w:rPr>
                                        <w:noProof/>
                                      </w:rPr>
                                      <w:t>2</w:t>
                                    </w:r>
                                  </w:ins>
                                  <w:del w:id="1288" w:author="Bhagwan Virdi" w:date="2017-04-11T15:33:00Z">
                                    <w:r w:rsidDel="00197962">
                                      <w:rPr>
                                        <w:noProof/>
                                      </w:rPr>
                                      <w:delText>1</w:delText>
                                    </w:r>
                                  </w:del>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2A3A6BA" id="Group 540" o:spid="_x0000_s1047" style="width:432.05pt;height:228.5pt;mso-position-horizontal-relative:char;mso-position-vertical-relative:line" coordsize="54870,29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">
                  <v:shape id="Picture 541" o:spid="_x0000_s1048" type="#_x0000_t75" style="position:absolute;width:5487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">
                    <v:imagedata r:id="rId20" o:title=""/>
                    <v:path arrowok="t"/>
                  </v:shape>
                  <v:shape id="Text Box 542" o:spid="_x0000_s1049" type="#_x0000_t202" style="position:absolute;top:26352;width:54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" stroked="f">
                    <v:textbox style="mso-fit-shape-to-text:t" inset="0,0,0,0">
                      <w:txbxContent>
                        <w:p w14:paraId="1285DB3A" w14:textId="6E306C7E" w:rsidR="00D04120" w:rsidRPr="00C2284F" w:rsidRDefault="00D04120" w:rsidP="00E50883">
                          <w:pPr>
                            <w:pStyle w:val="Caption"/>
                            <w:rPr>
                              <w:b/>
                              <w:noProof/>
                            </w:rPr>
                          </w:pPr>
                          <w:r>
                            <w:t xml:space="preserve">Login/Signup with the form  </w:t>
                          </w:r>
                          <w:fldSimple w:instr=" SEQ Login/Signup_with_the_form_ \* ARABIC ">
                            <w:ins w:id="1289" w:author="Bhagwan Virdi" w:date="2017-04-11T15:33:00Z">
                              <w:r>
                                <w:rPr>
                                  <w:noProof/>
                                </w:rPr>
                                <w:t>2</w:t>
                              </w:r>
                            </w:ins>
                            <w:del w:id="1290" w:author="Bhagwan Virdi" w:date="2017-04-11T15:33:00Z">
                              <w:r w:rsidDel="00197962">
                                <w:rPr>
                                  <w:noProof/>
                                </w:rPr>
                                <w:delText>1</w:delText>
                              </w:r>
                            </w:del>
                          </w:fldSimple>
                        </w:p>
                      </w:txbxContent>
                    </v:textbox>
                  </v:shape>
                  <w10:anchorlock/>
                </v:group>
              </w:pict>
            </mc:Fallback>
          </mc:AlternateContent>
        </w:r>
      </w:ins>
      <w:del w:id="1291" w:author="Bhagwan Virdi" w:date="2017-04-11T15:23:00Z">
        <w:r w:rsidR="00AD320B" w:rsidDel="00E50883">
          <w:rPr>
            <w:noProof/>
          </w:rPr>
          <mc:AlternateContent>
            <mc:Choice Requires="wpg">
              <w:drawing>
                <wp:anchor distT="0" distB="0" distL="114300" distR="114300" simplePos="0" relativeHeight="251756544" behindDoc="0" locked="0" layoutInCell="1" allowOverlap="1" wp14:anchorId="25C966E8" wp14:editId="15649D5D">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066B0A00" w:rsidR="00D04120" w:rsidRPr="00EA7FE1" w:rsidRDefault="00D04120">
                                <w:pPr>
                                  <w:pStyle w:val="Caption"/>
                                  <w:rPr>
                                    <w:noProof/>
                                  </w:rPr>
                                  <w:pPrChange w:id="1292" w:author="Prabhvir Saran" w:date="2017-02-17T03:54:00Z">
                                    <w:pPr>
                                      <w:keepNext/>
                                    </w:pPr>
                                  </w:pPrChange>
                                </w:pPr>
                                <w:ins w:id="1293" w:author="Prabhvir Saran" w:date="2017-02-17T03:54:00Z">
                                  <w:del w:id="1294" w:author="Bhagwan Virdi" w:date="2017-04-11T15:23:00Z">
                                    <w:r w:rsidDel="00E50883">
                                      <w:delText xml:space="preserve">Login/Signup with the form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50" style="position:absolute;margin-left:-4.4pt;margin-top:0;width:353.05pt;height:193.15pt;z-index:251756544;mso-position-horizontal-relative:text;mso-position-vertical-relative:text"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GgO9AwAArw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maTEcgtrJ8Ahy0hFpCBkbRGw4X3hFjN0TDYwNKeEDtN/hUjeyLUA5S&#10;GNRS/3pLj/ZQU9gNgx4eryI0PzuCM6v5KqDa4NKOgh6F7SiIrl1L6IfEReNEOKBtM4qVlu13IMMK&#10;b4EtIijcVYR2FNfWP6HwLlO2WjkjP/ruxIOCgelnAAL7ePhOtBq4bKGg93LkE8lPKO1tXR+qVWcB&#10;asd3BNajOOAN3HaSexVBevHs/nftrJ7/z7j8F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ByYWJodmlyIFNhcmFuAAAABZADAAIAAAAUAAAQqJAEAAIAAAAUAAAQvJKRAAIA&#10;AAADNDAAAJKSAAIAAAADNDAAAOocAAcAAAgMAAAIn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c6MDI6MTcgMDM6&#10;NDk6MjUAMjAxNzowMjoxNyAwMzo0OToyNQAAAFAAcgBhAGIAaAB2AGkAcgAgAFMAYQByAGEAbgAA&#10;AP/hCyF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3LTAyLTE3VDAzOjQ5OjI1LjQw&#10;M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QcmFiaHZpciBTYXJhbj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GXA8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&#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nsf8AkI23/XVf5ioKnsf+Qjbf9dV/mK3w/wDGh6r8zlxn+7VP8L/I6uiiivWPzI5S&#10;+/5CNz/11b+ZqCp77/kI3P8A11b+ZqCvIr/xper/ADP03B/7tT/wr8gooorE6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ex/5CNt/11X+Y&#10;qCp7H/kI23/XVf5it8P/ABoeq/M5cZ/u1T/C/wAjq6KKK9Y/MjlL7/kI3P8A11b+ZqCp77/kI3P/&#10;AF1b+ZqCvIr/AMaXq/zP03B/7tT/AMK/IKKKKxOo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nsf+Qjbf9dV/mKgqex/5CNt/wBdV/mK3w/8&#10;aHqvzOXGf7tU/wAL/I6uiiivWPzI5S+/5CNz/wBdW/magqe+/wCQjc/9dW/magryK/8AGl6v8z9N&#10;wf8Au1P/AAr8gooorE6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ex/5CNt/wBdV/mKgqex/wCQjbf9dV/mK3w/8aHqvzOXGf7tU/wv8jq6&#10;KKK9Y/MjlL7/AJCNz/11b+ZqCp77/kI3P/XVv5moK8iv/Gl6v8z9Nwf+7U/8K/IKKKKxO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nsf8A&#10;kI23/XVf5ioKnsf+Qjbf9dV/mK3w/wDGh6r8zlxn+7VP8L/I6uiiivWPzI5S+/5CNz/11b+ZqCp7&#10;7/kI3P8A11b+ZqCvIr/xper/ADP03B/7tT/wr8gooorE6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qex/5CNt/11X+YqCp7H/kI23/XVf5i&#10;t8P/ABoeq/M5cZ/u1T/C/wAjq6KKK9Y/MjlL7/kI3P8A11b+ZqCiivIr/wAaXq/zP03B/wC7U/8A&#10;CvyCiiisTq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">
                  <v:shape id="Picture 479" o:spid="_x0000_s1051"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22" o:title=""/>
                    <v:path arrowok="t"/>
                  </v:shape>
                  <v:shape id="Text Box 507" o:spid="_x0000_s1052"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066B0A00" w:rsidR="00D04120" w:rsidRPr="00EA7FE1" w:rsidRDefault="00D04120">
                          <w:pPr>
                            <w:pStyle w:val="Caption"/>
                            <w:rPr>
                              <w:noProof/>
                            </w:rPr>
                            <w:pPrChange w:id="1295" w:author="Prabhvir Saran" w:date="2017-02-17T03:54:00Z">
                              <w:pPr>
                                <w:keepNext/>
                              </w:pPr>
                            </w:pPrChange>
                          </w:pPr>
                          <w:ins w:id="1296" w:author="Prabhvir Saran" w:date="2017-02-17T03:54:00Z">
                            <w:del w:id="1297" w:author="Bhagwan Virdi" w:date="2017-04-11T15:23:00Z">
                              <w:r w:rsidDel="00E50883">
                                <w:delText xml:space="preserve">Login/Signup with the form </w:delText>
                              </w:r>
                            </w:del>
                          </w:ins>
                        </w:p>
                      </w:txbxContent>
                    </v:textbox>
                  </v:shape>
                  <w10:wrap type="square"/>
                </v:group>
              </w:pict>
            </mc:Fallback>
          </mc:AlternateContent>
        </w:r>
      </w:del>
      <w:del w:id="1298" w:author="Prabhvir Saran" w:date="2017-02-17T03:51:00Z">
        <w:r w:rsidR="00E973BD" w:rsidDel="00997C73">
          <w:rPr>
            <w:noProof/>
          </w:rPr>
          <mc:AlternateContent>
            <mc:Choice Requires="wpg">
              <w:drawing>
                <wp:anchor distT="0" distB="0" distL="114300" distR="114300" simplePos="0" relativeHeight="251730944" behindDoc="0" locked="0" layoutInCell="1" allowOverlap="1" wp14:anchorId="2EC440B8" wp14:editId="4FF5BAF2">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D04120" w:rsidRPr="00F92BF7" w:rsidRDefault="00D04120">
                                <w:pPr>
                                  <w:pStyle w:val="Caption"/>
                                  <w:rPr>
                                    <w:b/>
                                    <w:noProof/>
                                  </w:rPr>
                                  <w:pPrChange w:id="1299" w:author="Prabhvir Saran" w:date="2017-02-16T20:29:00Z">
                                    <w:pPr>
                                      <w:keepNext/>
                                    </w:pPr>
                                  </w:pPrChange>
                                </w:pPr>
                                <w:ins w:id="1300"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53" style="position:absolute;margin-left:0;margin-top:0;width:354.35pt;height:217.25pt;z-index:251730944;mso-position-horizontal:left;mso-position-horizontal-relative:margin;mso-position-vertical-relative:text;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QcmFiaHZp&#10;ciBTYXJhbgAAAAWQAwACAAAAFAAAEKiQBAACAAAAFAAAELySkQACAAAAAzg0AACSkgACAAAAAzg0&#10;AADqHAAHAAAIDAAACJw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3OjAyOjE2IDIwOjA5OjI0ADIwMTc6MDI6MTYg&#10;MjA6MDk6MjQAAABQAHIAYQBiAGgAdgBpAHIAIABTAGEAcgBhAG4AAAD/4Qsh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BxA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J77/kI3P/AF1b+ZqCp77/AJCNz/11b+ZqCtq/8aXq/wAz&#10;lwf+7U/8K/IKKKKxOo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J77/kI3P/AF1b+ZqCiitq/wDGl6v8zlwf+7U/8K/IKKKKxO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">
                  <v:shape id="Picture 511" o:spid="_x0000_s1054"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24" o:title=""/>
                    <v:path arrowok="t"/>
                  </v:shape>
                  <v:shape id="Text Box 516" o:spid="_x0000_s1055"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D04120" w:rsidRPr="00F92BF7" w:rsidRDefault="00D04120">
                          <w:pPr>
                            <w:pStyle w:val="Caption"/>
                            <w:rPr>
                              <w:b/>
                              <w:noProof/>
                            </w:rPr>
                            <w:pPrChange w:id="1301" w:author="Prabhvir Saran" w:date="2017-02-16T20:29:00Z">
                              <w:pPr>
                                <w:keepNext/>
                              </w:pPr>
                            </w:pPrChange>
                          </w:pPr>
                          <w:ins w:id="1302" w:author="Prabhvir Saran" w:date="2017-02-16T20:21:00Z">
                            <w:r>
                              <w:t>Login/Signup page with form</w:t>
                            </w:r>
                          </w:ins>
                        </w:p>
                      </w:txbxContent>
                    </v:textbox>
                  </v:shape>
                  <w10:wrap type="square" anchorx="margin"/>
                </v:group>
              </w:pict>
            </mc:Fallback>
          </mc:AlternateContent>
        </w:r>
      </w:del>
    </w:p>
    <w:p w14:paraId="03C6ED8A" w14:textId="053A3804" w:rsidR="005F369C" w:rsidDel="00E50883" w:rsidRDefault="005F369C" w:rsidP="006E05DC">
      <w:pPr>
        <w:rPr>
          <w:ins w:id="1303" w:author="Prabhvir Saran" w:date="2017-02-16T20:17:00Z"/>
          <w:del w:id="1304" w:author="Bhagwan Virdi" w:date="2017-04-11T15:24:00Z"/>
          <w:b/>
        </w:rPr>
      </w:pPr>
    </w:p>
    <w:p w14:paraId="107A93DE" w14:textId="41623724" w:rsidR="005F369C" w:rsidDel="00E50883" w:rsidRDefault="005F369C" w:rsidP="006E05DC">
      <w:pPr>
        <w:rPr>
          <w:ins w:id="1305" w:author="Prabhvir Saran" w:date="2017-02-16T20:17:00Z"/>
          <w:del w:id="1306" w:author="Bhagwan Virdi" w:date="2017-04-11T15:24:00Z"/>
          <w:b/>
        </w:rPr>
      </w:pPr>
    </w:p>
    <w:p w14:paraId="68A6F3D0" w14:textId="7648E0F8" w:rsidR="005F369C" w:rsidDel="00E50883" w:rsidRDefault="005F369C" w:rsidP="006E05DC">
      <w:pPr>
        <w:rPr>
          <w:ins w:id="1307" w:author="Prabhvir Saran" w:date="2017-02-16T20:17:00Z"/>
          <w:del w:id="1308" w:author="Bhagwan Virdi" w:date="2017-04-11T15:24:00Z"/>
          <w:b/>
        </w:rPr>
      </w:pPr>
    </w:p>
    <w:p w14:paraId="423EB8EF" w14:textId="64EB8BB8" w:rsidR="005F369C" w:rsidDel="00E50883" w:rsidRDefault="005F369C" w:rsidP="006E05DC">
      <w:pPr>
        <w:rPr>
          <w:ins w:id="1309" w:author="Prabhvir Saran" w:date="2017-02-16T20:17:00Z"/>
          <w:del w:id="1310" w:author="Bhagwan Virdi" w:date="2017-04-11T15:24:00Z"/>
          <w:b/>
        </w:rPr>
      </w:pPr>
    </w:p>
    <w:p w14:paraId="50514C78" w14:textId="3B5C0BE7" w:rsidR="005F369C" w:rsidDel="00E50883" w:rsidRDefault="005F369C" w:rsidP="006E05DC">
      <w:pPr>
        <w:rPr>
          <w:ins w:id="1311" w:author="Prabhvir Saran" w:date="2017-02-16T20:17:00Z"/>
          <w:del w:id="1312" w:author="Bhagwan Virdi" w:date="2017-04-11T15:24:00Z"/>
          <w:b/>
        </w:rPr>
      </w:pPr>
    </w:p>
    <w:p w14:paraId="535AEFED" w14:textId="554172A3" w:rsidR="005F369C" w:rsidDel="00E50883" w:rsidRDefault="005F369C" w:rsidP="006E05DC">
      <w:pPr>
        <w:rPr>
          <w:ins w:id="1313" w:author="Prabhvir Saran" w:date="2017-02-16T20:17:00Z"/>
          <w:del w:id="1314" w:author="Bhagwan Virdi" w:date="2017-04-11T15:24:00Z"/>
          <w:b/>
        </w:rPr>
      </w:pPr>
    </w:p>
    <w:p w14:paraId="0E4F8589" w14:textId="4AD7A943" w:rsidR="005F369C" w:rsidDel="00E50883" w:rsidRDefault="005F369C" w:rsidP="006E05DC">
      <w:pPr>
        <w:rPr>
          <w:ins w:id="1315" w:author="Prabhvir Saran" w:date="2017-02-16T20:17:00Z"/>
          <w:del w:id="1316" w:author="Bhagwan Virdi" w:date="2017-04-11T15:24:00Z"/>
          <w:b/>
        </w:rPr>
      </w:pPr>
    </w:p>
    <w:p w14:paraId="1481FC6B" w14:textId="603F251E" w:rsidR="005F369C" w:rsidDel="00E50883" w:rsidRDefault="00E50883" w:rsidP="006E05DC">
      <w:pPr>
        <w:rPr>
          <w:ins w:id="1317" w:author="Prabhvir Saran" w:date="2017-02-16T20:17:00Z"/>
          <w:del w:id="1318" w:author="Bhagwan Virdi" w:date="2017-04-11T15:24:00Z"/>
          <w:b/>
        </w:rPr>
      </w:pPr>
      <w:del w:id="1319" w:author="Bhagwan Virdi" w:date="2017-04-11T15:24:00Z">
        <w:r w:rsidDel="00E50883">
          <w:rPr>
            <w:b/>
            <w:noProof/>
          </w:rPr>
          <mc:AlternateContent>
            <mc:Choice Requires="wpg">
              <w:drawing>
                <wp:inline distT="0" distB="0" distL="0" distR="0" wp14:anchorId="3A7ABC25" wp14:editId="2111BEAB">
                  <wp:extent cx="5487035" cy="2901950"/>
                  <wp:effectExtent l="0" t="0" r="0" b="0"/>
                  <wp:docPr id="539" name="Group 539"/>
                  <wp:cNvGraphicFramePr/>
                  <a:graphic xmlns:a="http://schemas.openxmlformats.org/drawingml/2006/main">
                    <a:graphicData uri="http://schemas.microsoft.com/office/word/2010/wordprocessingGroup">
                      <wpg:wgp>
                        <wpg:cNvGrpSpPr/>
                        <wpg:grpSpPr>
                          <a:xfrm>
                            <a:off x="0" y="0"/>
                            <a:ext cx="5487035" cy="2901950"/>
                            <a:chOff x="0" y="0"/>
                            <a:chExt cx="5487035" cy="2901950"/>
                          </a:xfrm>
                        </wpg:grpSpPr>
                        <pic:pic xmlns:pic="http://schemas.openxmlformats.org/drawingml/2006/picture">
                          <pic:nvPicPr>
                            <pic:cNvPr id="537" name="Picture 53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2590800"/>
                            </a:xfrm>
                            <a:prstGeom prst="rect">
                              <a:avLst/>
                            </a:prstGeom>
                            <a:noFill/>
                          </pic:spPr>
                        </pic:pic>
                        <wps:wsp>
                          <wps:cNvPr id="538" name="Text Box 538"/>
                          <wps:cNvSpPr txBox="1"/>
                          <wps:spPr>
                            <a:xfrm>
                              <a:off x="0" y="2635250"/>
                              <a:ext cx="5487035" cy="266700"/>
                            </a:xfrm>
                            <a:prstGeom prst="rect">
                              <a:avLst/>
                            </a:prstGeom>
                            <a:solidFill>
                              <a:prstClr val="white"/>
                            </a:solidFill>
                            <a:ln>
                              <a:noFill/>
                            </a:ln>
                          </wps:spPr>
                          <wps:txbx>
                            <w:txbxContent>
                              <w:p w14:paraId="744FD8C3" w14:textId="522D1ECD" w:rsidR="00D04120" w:rsidRPr="00C2284F" w:rsidRDefault="00D04120">
                                <w:pPr>
                                  <w:pStyle w:val="Caption"/>
                                  <w:rPr>
                                    <w:b/>
                                    <w:noProof/>
                                  </w:rPr>
                                  <w:pPrChange w:id="1320" w:author="Bhagwan Virdi" w:date="2017-04-11T15:23:00Z">
                                    <w:pPr/>
                                  </w:pPrChange>
                                </w:pPr>
                                <w:ins w:id="1321" w:author="Bhagwan Virdi" w:date="2017-04-11T15:23:00Z">
                                  <w:r>
                                    <w:t xml:space="preserve">Login/Signup with the form  </w:t>
                                  </w:r>
                                  <w:r>
                                    <w:fldChar w:fldCharType="begin"/>
                                  </w:r>
                                  <w:r>
                                    <w:instrText xml:space="preserve"> SEQ Login/Signup_with_the_form_ \* ARABIC </w:instrText>
                                  </w:r>
                                </w:ins>
                                <w:r>
                                  <w:fldChar w:fldCharType="separate"/>
                                </w:r>
                                <w:ins w:id="1322" w:author="Bhagwan Virdi" w:date="2017-04-11T15:33:00Z">
                                  <w:r>
                                    <w:rPr>
                                      <w:noProof/>
                                    </w:rPr>
                                    <w:t>3</w:t>
                                  </w:r>
                                </w:ins>
                                <w:ins w:id="1323" w:author="Bhagwan Virdi" w:date="2017-04-11T15:23: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7ABC25" id="Group 539" o:spid="_x0000_s1056" style="width:432.05pt;height:228.5pt;mso-position-horizontal-relative:char;mso-position-vertical-relative:line" coordsize="54870,29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">
                  <v:shape id="Picture 537" o:spid="_x0000_s1057" type="#_x0000_t75" style="position:absolute;width:5487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">
                    <v:imagedata r:id="rId20" o:title=""/>
                    <v:path arrowok="t"/>
                  </v:shape>
                  <v:shape id="Text Box 538" o:spid="_x0000_s1058" type="#_x0000_t202" style="position:absolute;top:26352;width:54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" stroked="f">
                    <v:textbox style="mso-fit-shape-to-text:t" inset="0,0,0,0">
                      <w:txbxContent>
                        <w:p w14:paraId="744FD8C3" w14:textId="522D1ECD" w:rsidR="00D04120" w:rsidRPr="00C2284F" w:rsidRDefault="00D04120">
                          <w:pPr>
                            <w:pStyle w:val="Caption"/>
                            <w:rPr>
                              <w:b/>
                              <w:noProof/>
                            </w:rPr>
                            <w:pPrChange w:id="1324" w:author="Bhagwan Virdi" w:date="2017-04-11T15:23:00Z">
                              <w:pPr/>
                            </w:pPrChange>
                          </w:pPr>
                          <w:ins w:id="1325" w:author="Bhagwan Virdi" w:date="2017-04-11T15:23:00Z">
                            <w:r>
                              <w:t xml:space="preserve">Login/Signup with the form  </w:t>
                            </w:r>
                            <w:r>
                              <w:fldChar w:fldCharType="begin"/>
                            </w:r>
                            <w:r>
                              <w:instrText xml:space="preserve"> SEQ Login/Signup_with_the_form_ \* ARABIC </w:instrText>
                            </w:r>
                          </w:ins>
                          <w:r>
                            <w:fldChar w:fldCharType="separate"/>
                          </w:r>
                          <w:ins w:id="1326" w:author="Bhagwan Virdi" w:date="2017-04-11T15:33:00Z">
                            <w:r>
                              <w:rPr>
                                <w:noProof/>
                              </w:rPr>
                              <w:t>3</w:t>
                            </w:r>
                          </w:ins>
                          <w:ins w:id="1327" w:author="Bhagwan Virdi" w:date="2017-04-11T15:23:00Z">
                            <w:r>
                              <w:fldChar w:fldCharType="end"/>
                            </w:r>
                          </w:ins>
                        </w:p>
                      </w:txbxContent>
                    </v:textbox>
                  </v:shape>
                  <w10:anchorlock/>
                </v:group>
              </w:pict>
            </mc:Fallback>
          </mc:AlternateContent>
        </w:r>
      </w:del>
    </w:p>
    <w:p w14:paraId="512AE65C" w14:textId="1C85E7CE" w:rsidR="005F369C" w:rsidDel="00E50883" w:rsidRDefault="005F369C" w:rsidP="006E05DC">
      <w:pPr>
        <w:rPr>
          <w:ins w:id="1328" w:author="Prabhvir Saran" w:date="2017-02-16T20:17:00Z"/>
          <w:del w:id="1329" w:author="Bhagwan Virdi" w:date="2017-04-11T15:24:00Z"/>
          <w:b/>
        </w:rPr>
      </w:pPr>
    </w:p>
    <w:p w14:paraId="566C112B" w14:textId="7D3720B3" w:rsidR="008F254E" w:rsidRDefault="008F254E">
      <w:pPr>
        <w:keepNext/>
        <w:rPr>
          <w:ins w:id="1330" w:author="Prabhvir Saran" w:date="2017-02-16T20:55:00Z"/>
        </w:rPr>
        <w:pPrChange w:id="1331" w:author="Bhagwan Virdi" w:date="2017-04-11T15:24:00Z">
          <w:pPr>
            <w:pStyle w:val="Heading2"/>
          </w:pPr>
        </w:pPrChange>
      </w:pPr>
    </w:p>
    <w:p w14:paraId="43D168BC" w14:textId="5444A900" w:rsidR="00EC0B5A" w:rsidRPr="00EC0B5A" w:rsidRDefault="006E05DC">
      <w:pPr>
        <w:pStyle w:val="Heading2"/>
        <w:rPr>
          <w:ins w:id="1332" w:author="Prabhvir Saran" w:date="2017-02-16T21:06:00Z"/>
        </w:rPr>
      </w:pPr>
      <w:bookmarkStart w:id="1333" w:name="_Toc479688124"/>
      <w:ins w:id="1334" w:author="Prabhvir Saran" w:date="2017-02-16T20:12:00Z">
        <w:r>
          <w:t>A/B Testing</w:t>
        </w:r>
      </w:ins>
      <w:bookmarkEnd w:id="1333"/>
    </w:p>
    <w:p w14:paraId="59592DE2" w14:textId="34D101C4" w:rsidR="004A17E7" w:rsidRPr="004A17E7" w:rsidRDefault="00EC0B5A">
      <w:pPr>
        <w:rPr>
          <w:ins w:id="1335" w:author="Prabhvir Saran" w:date="2017-02-16T21:00:00Z"/>
          <w:rPrChange w:id="1336" w:author="Prabhvir Saran" w:date="2017-02-16T21:06:00Z">
            <w:rPr>
              <w:ins w:id="1337" w:author="Prabhvir Saran" w:date="2017-02-16T21:00:00Z"/>
            </w:rPr>
          </w:rPrChange>
        </w:rPr>
        <w:pPrChange w:id="1338" w:author="Prabhvir Saran" w:date="2017-02-16T21:06:00Z">
          <w:pPr>
            <w:pStyle w:val="Heading2"/>
          </w:pPr>
        </w:pPrChange>
      </w:pPr>
      <w:ins w:id="1339" w:author="Prabhvir Saran" w:date="2017-02-17T00:41:00Z">
        <w:r>
          <w:t>Two tests were conducted using A/B testing.</w:t>
        </w:r>
      </w:ins>
    </w:p>
    <w:p w14:paraId="4EDA6516" w14:textId="75D2B90A" w:rsidR="004D14C3" w:rsidRPr="004D14C3" w:rsidRDefault="004D14C3">
      <w:pPr>
        <w:pStyle w:val="Heading3"/>
        <w:rPr>
          <w:ins w:id="1340" w:author="Prabhvir Saran" w:date="2017-02-16T20:32:00Z"/>
          <w:rPrChange w:id="1341" w:author="Prabhvir Saran" w:date="2017-02-16T21:00:00Z">
            <w:rPr>
              <w:ins w:id="1342" w:author="Prabhvir Saran" w:date="2017-02-16T20:32:00Z"/>
            </w:rPr>
          </w:rPrChange>
        </w:rPr>
        <w:pPrChange w:id="1343" w:author="Prabhvir Saran" w:date="2017-02-16T21:00:00Z">
          <w:pPr>
            <w:pStyle w:val="Heading2"/>
          </w:pPr>
        </w:pPrChange>
      </w:pPr>
      <w:bookmarkStart w:id="1344" w:name="_Toc479688125"/>
      <w:ins w:id="1345" w:author="Prabhvir Saran" w:date="2017-02-16T21:00:00Z">
        <w:r>
          <w:t>Test 1</w:t>
        </w:r>
        <w:bookmarkEnd w:id="1344"/>
        <w:r>
          <w:t xml:space="preserve"> </w:t>
        </w:r>
      </w:ins>
    </w:p>
    <w:p w14:paraId="72B00813" w14:textId="650A34BD" w:rsidR="00B62295" w:rsidRDefault="00B62295">
      <w:pPr>
        <w:rPr>
          <w:ins w:id="1346" w:author="Prabhvir Saran" w:date="2017-02-16T20:43:00Z"/>
        </w:rPr>
        <w:pPrChange w:id="1347" w:author="Prabhvir Saran" w:date="2017-02-16T20:32:00Z">
          <w:pPr>
            <w:pStyle w:val="Heading2"/>
          </w:pPr>
        </w:pPrChange>
      </w:pPr>
      <w:ins w:id="1348" w:author="Prabhvir Saran" w:date="2017-02-16T20:33:00Z">
        <w:r>
          <w:t xml:space="preserve">The first test was done using </w:t>
        </w:r>
      </w:ins>
      <w:ins w:id="1349" w:author="Prabhvir Saran" w:date="2017-02-16T20:43:00Z">
        <w:r w:rsidR="00345E1C">
          <w:t xml:space="preserve">two </w:t>
        </w:r>
      </w:ins>
      <w:ins w:id="1350" w:author="Prabhvir Saran" w:date="2017-02-16T20:34:00Z">
        <w:r>
          <w:t>different fonts</w:t>
        </w:r>
      </w:ins>
      <w:ins w:id="1351" w:author="Prabhvir Saran" w:date="2017-02-16T21:25:00Z">
        <w:r w:rsidR="00D01AED">
          <w:t xml:space="preserve"> sets</w:t>
        </w:r>
      </w:ins>
      <w:ins w:id="1352" w:author="Prabhvir Saran" w:date="2017-02-16T20:34:00Z">
        <w:r>
          <w:t xml:space="preserve">. </w:t>
        </w:r>
      </w:ins>
      <w:ins w:id="1353" w:author="Prabhvir Saran" w:date="2017-02-16T20:43:00Z">
        <w:r w:rsidR="00345E1C">
          <w:t>The following two pictures display the di</w:t>
        </w:r>
        <w:r w:rsidR="00D01AED">
          <w:t>fference</w:t>
        </w:r>
      </w:ins>
      <w:ins w:id="1354" w:author="Prabhvir Saran" w:date="2017-02-17T00:42:00Z">
        <w:r w:rsidR="00124C35">
          <w:t xml:space="preserve"> between them</w:t>
        </w:r>
      </w:ins>
      <w:ins w:id="1355" w:author="Prabhvir Saran" w:date="2017-02-16T20:43:00Z">
        <w:r w:rsidR="00D01AED">
          <w:t xml:space="preserve">. In the </w:t>
        </w:r>
      </w:ins>
      <w:ins w:id="1356" w:author="Prabhvir Saran" w:date="2017-02-16T21:27:00Z">
        <w:r w:rsidR="00D01AED">
          <w:t>picture</w:t>
        </w:r>
      </w:ins>
      <w:ins w:id="1357" w:author="Prabhvir Saran" w:date="2017-02-16T20:43:00Z">
        <w:r w:rsidR="00D01AED">
          <w:t xml:space="preserve"> on</w:t>
        </w:r>
      </w:ins>
      <w:ins w:id="1358" w:author="Prabhvir Saran" w:date="2017-02-16T23:22:00Z">
        <w:r w:rsidR="00F626FF">
          <w:t>e</w:t>
        </w:r>
      </w:ins>
      <w:ins w:id="1359" w:author="Prabhvir Saran" w:date="2017-02-16T20:43:00Z">
        <w:r w:rsidR="00F626FF">
          <w:t xml:space="preserve">, </w:t>
        </w:r>
      </w:ins>
      <w:ins w:id="1360" w:author="Prabhvir Saran" w:date="2017-02-16T23:23:00Z">
        <w:r w:rsidR="00565C62">
          <w:t xml:space="preserve">font </w:t>
        </w:r>
      </w:ins>
      <w:ins w:id="1361" w:author="Prabhvir Saran" w:date="2017-02-16T20:43:00Z">
        <w:r w:rsidR="00F626FF">
          <w:t>Tinos was used</w:t>
        </w:r>
        <w:r w:rsidR="00565C62">
          <w:t xml:space="preserve"> for header and </w:t>
        </w:r>
      </w:ins>
      <w:ins w:id="1362" w:author="Prabhvir Saran" w:date="2017-02-16T23:23:00Z">
        <w:r w:rsidR="00565C62">
          <w:t xml:space="preserve">font </w:t>
        </w:r>
      </w:ins>
      <w:proofErr w:type="spellStart"/>
      <w:ins w:id="1363" w:author="Prabhvir Saran" w:date="2017-02-16T20:43:00Z">
        <w:r w:rsidR="00D01AED">
          <w:t>Dosis</w:t>
        </w:r>
        <w:proofErr w:type="spellEnd"/>
        <w:r w:rsidR="00D01AED">
          <w:t xml:space="preserve"> for the main body vs.</w:t>
        </w:r>
        <w:r w:rsidR="008F254E">
          <w:t xml:space="preserve"> and</w:t>
        </w:r>
      </w:ins>
      <w:ins w:id="1364" w:author="Prabhvir Saran" w:date="2017-02-16T23:23:00Z">
        <w:r w:rsidR="00565C62">
          <w:t xml:space="preserve"> font</w:t>
        </w:r>
      </w:ins>
      <w:ins w:id="1365" w:author="Prabhvir Saran" w:date="2017-02-16T20:43:00Z">
        <w:r w:rsidR="008F254E">
          <w:t xml:space="preserve"> </w:t>
        </w:r>
      </w:ins>
      <w:proofErr w:type="spellStart"/>
      <w:ins w:id="1366" w:author="Prabhvir Saran" w:date="2017-02-16T21:26:00Z">
        <w:r w:rsidR="00D01AED" w:rsidRPr="0072300C">
          <w:t>Cinzel</w:t>
        </w:r>
        <w:proofErr w:type="spellEnd"/>
        <w:r w:rsidR="00D01AED">
          <w:t xml:space="preserve"> </w:t>
        </w:r>
      </w:ins>
      <w:ins w:id="1367" w:author="Prabhvir Saran" w:date="2017-02-16T21:27:00Z">
        <w:r w:rsidR="00D01AED">
          <w:t>for</w:t>
        </w:r>
      </w:ins>
      <w:ins w:id="1368" w:author="Prabhvir Saran" w:date="2017-02-16T21:26:00Z">
        <w:r w:rsidR="00D01AED">
          <w:t xml:space="preserve"> the header and </w:t>
        </w:r>
      </w:ins>
      <w:ins w:id="1369" w:author="Prabhvir Saran" w:date="2017-02-16T23:23:00Z">
        <w:r w:rsidR="00565C62">
          <w:t xml:space="preserve">font </w:t>
        </w:r>
      </w:ins>
      <w:proofErr w:type="spellStart"/>
      <w:ins w:id="1370"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1371" w:author="Prabhvir Saran" w:date="2017-02-16T20:42:00Z"/>
        </w:rPr>
        <w:pPrChange w:id="1372" w:author="Prabhvir Saran" w:date="2017-02-16T20:32:00Z">
          <w:pPr>
            <w:pStyle w:val="Heading2"/>
          </w:pPr>
        </w:pPrChange>
      </w:pPr>
      <w:r>
        <w:rPr>
          <w:noProof/>
        </w:rPr>
        <mc:AlternateContent>
          <mc:Choice Requires="wpg">
            <w:drawing>
              <wp:anchor distT="0" distB="0" distL="114300" distR="114300" simplePos="0" relativeHeight="251735040" behindDoc="0" locked="0" layoutInCell="1" allowOverlap="1" wp14:anchorId="0C1A01D5" wp14:editId="40CC570D">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D04120" w:rsidRPr="004C05E9" w:rsidRDefault="00D04120">
                              <w:pPr>
                                <w:pStyle w:val="Caption"/>
                                <w:rPr>
                                  <w:noProof/>
                                </w:rPr>
                                <w:pPrChange w:id="1373" w:author="Prabhvir Saran" w:date="2017-02-16T20:52:00Z">
                                  <w:pPr/>
                                </w:pPrChange>
                              </w:pPr>
                              <w:proofErr w:type="spellStart"/>
                              <w:ins w:id="1374" w:author="Prabhvir Saran" w:date="2017-02-16T21:27:00Z">
                                <w:r>
                                  <w:t>Picutre</w:t>
                                </w:r>
                                <w:proofErr w:type="spellEnd"/>
                                <w:r>
                                  <w:t xml:space="preserve"> one (</w:t>
                                </w:r>
                              </w:ins>
                              <w:ins w:id="1375" w:author="Prabhvir Saran" w:date="2017-02-17T00:42:00Z">
                                <w:r>
                                  <w:t xml:space="preserve">font </w:t>
                                </w:r>
                              </w:ins>
                              <w:ins w:id="1376" w:author="Prabhvir Saran" w:date="2017-02-16T21:25:00Z">
                                <w:r w:rsidRPr="0072300C">
                                  <w:t>Tinos</w:t>
                                </w:r>
                                <w:r>
                                  <w:t xml:space="preserve"> and </w:t>
                                </w:r>
                              </w:ins>
                              <w:proofErr w:type="spellStart"/>
                              <w:ins w:id="1377" w:author="Prabhvir Saran" w:date="2017-02-16T20:52:00Z">
                                <w:r>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59" style="position:absolute;margin-left:0;margin-top:18.5pt;width:435.1pt;height:200.65pt;z-index:251735040;mso-position-horizontal:left;mso-position-horizontal-relative:margin;mso-position-vertical-relative:text;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QcmFiaHZpciBTYXJhbgAAAAWQAwACAAAAFAAAEKiQBAACAAAAFAAAELySkQACAAAAAzgzAACS&#10;kgACAAAAAzgzAADqHAAHAAAIDAAACJ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3OjAyOjE2IDIwOjUwOjE5ADIw&#10;MTc6MDI6MTYgMjA6NTA6MTkAAABQAHIAYQBiAGgAdgBpAHIAIABTAGEAcgBhAG4AAAD/4Qsh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Ny0wMi0xNlQyMDo1MDoxOS44MjU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UHJhYmh2aXIgU2FyYW4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Baw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">
                <v:shape id="Picture 520" o:spid="_x0000_s1060"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26" o:title=""/>
                  <v:path arrowok="t"/>
                </v:shape>
                <v:shape id="Text Box 521" o:spid="_x0000_s1061"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D04120" w:rsidRPr="004C05E9" w:rsidRDefault="00D04120">
                        <w:pPr>
                          <w:pStyle w:val="Caption"/>
                          <w:rPr>
                            <w:noProof/>
                          </w:rPr>
                          <w:pPrChange w:id="1378" w:author="Prabhvir Saran" w:date="2017-02-16T20:52:00Z">
                            <w:pPr/>
                          </w:pPrChange>
                        </w:pPr>
                        <w:proofErr w:type="spellStart"/>
                        <w:ins w:id="1379" w:author="Prabhvir Saran" w:date="2017-02-16T21:27:00Z">
                          <w:r>
                            <w:t>Picutre</w:t>
                          </w:r>
                          <w:proofErr w:type="spellEnd"/>
                          <w:r>
                            <w:t xml:space="preserve"> one (</w:t>
                          </w:r>
                        </w:ins>
                        <w:ins w:id="1380" w:author="Prabhvir Saran" w:date="2017-02-17T00:42:00Z">
                          <w:r>
                            <w:t xml:space="preserve">font </w:t>
                          </w:r>
                        </w:ins>
                        <w:ins w:id="1381" w:author="Prabhvir Saran" w:date="2017-02-16T21:25:00Z">
                          <w:r w:rsidRPr="0072300C">
                            <w:t>Tinos</w:t>
                          </w:r>
                          <w:r>
                            <w:t xml:space="preserve"> and </w:t>
                          </w:r>
                        </w:ins>
                        <w:proofErr w:type="spellStart"/>
                        <w:ins w:id="1382"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1383" w:author="Prabhvir Saran" w:date="2017-02-16T20:36:00Z"/>
        </w:rPr>
        <w:pPrChange w:id="1384" w:author="Prabhvir Saran" w:date="2017-02-16T20:32:00Z">
          <w:pPr>
            <w:pStyle w:val="Heading2"/>
          </w:pPr>
        </w:pPrChange>
      </w:pPr>
    </w:p>
    <w:p w14:paraId="7D26D928" w14:textId="5B65FB8B" w:rsidR="00B62295" w:rsidRPr="00FF76DD" w:rsidRDefault="00B62295">
      <w:pPr>
        <w:rPr>
          <w:ins w:id="1385" w:author="Prabhvir Saran" w:date="2017-02-16T20:12:00Z"/>
        </w:rPr>
        <w:pPrChange w:id="1386" w:author="Prabhvir Saran" w:date="2017-02-16T20:32:00Z">
          <w:pPr>
            <w:pStyle w:val="Heading2"/>
          </w:pPr>
        </w:pPrChange>
      </w:pPr>
      <w:ins w:id="1387" w:author="Prabhvir Saran" w:date="2017-02-16T20:35:00Z">
        <w:r>
          <w:t xml:space="preserve"> </w:t>
        </w:r>
      </w:ins>
    </w:p>
    <w:p w14:paraId="5AAB9A79" w14:textId="36404CDE" w:rsidR="00345E1C" w:rsidRDefault="00345E1C" w:rsidP="006E05DC">
      <w:pPr>
        <w:rPr>
          <w:ins w:id="1388" w:author="Prabhvir Saran" w:date="2017-02-16T20:43:00Z"/>
        </w:rPr>
      </w:pPr>
    </w:p>
    <w:p w14:paraId="583EA435" w14:textId="70181D5E" w:rsidR="00345E1C" w:rsidRDefault="00345E1C" w:rsidP="006E05DC">
      <w:pPr>
        <w:rPr>
          <w:ins w:id="1389" w:author="Prabhvir Saran" w:date="2017-02-16T20:43:00Z"/>
        </w:rPr>
      </w:pPr>
    </w:p>
    <w:p w14:paraId="6F55C71C" w14:textId="305D8580" w:rsidR="00345E1C" w:rsidRDefault="00345E1C" w:rsidP="006E05DC">
      <w:pPr>
        <w:rPr>
          <w:ins w:id="1390" w:author="Prabhvir Saran" w:date="2017-02-16T20:43:00Z"/>
        </w:rPr>
      </w:pPr>
    </w:p>
    <w:p w14:paraId="306A52E8" w14:textId="78E8D00A" w:rsidR="00345E1C" w:rsidRDefault="00345E1C" w:rsidP="006E05DC">
      <w:pPr>
        <w:rPr>
          <w:ins w:id="1391" w:author="Prabhvir Saran" w:date="2017-02-16T20:43:00Z"/>
        </w:rPr>
      </w:pPr>
    </w:p>
    <w:p w14:paraId="398C04D4" w14:textId="0BC1CE33" w:rsidR="00345E1C" w:rsidRDefault="00345E1C" w:rsidP="006E05DC">
      <w:pPr>
        <w:rPr>
          <w:ins w:id="1392" w:author="Prabhvir Saran" w:date="2017-02-16T20:43:00Z"/>
        </w:rPr>
      </w:pPr>
    </w:p>
    <w:p w14:paraId="20A690AB" w14:textId="2B976EF2" w:rsidR="00345E1C" w:rsidRDefault="00345E1C" w:rsidP="006E05DC">
      <w:pPr>
        <w:rPr>
          <w:ins w:id="1393" w:author="Prabhvir Saran" w:date="2017-02-16T20:43:00Z"/>
        </w:rPr>
      </w:pPr>
    </w:p>
    <w:p w14:paraId="35E5DA52" w14:textId="21A769EE" w:rsidR="00345E1C" w:rsidRDefault="00345E1C" w:rsidP="006E05DC">
      <w:pPr>
        <w:rPr>
          <w:ins w:id="1394" w:author="Prabhvir Saran" w:date="2017-02-16T20:43:00Z"/>
        </w:rPr>
      </w:pPr>
    </w:p>
    <w:p w14:paraId="56A6A163" w14:textId="48C6C186" w:rsidR="00345E1C" w:rsidRDefault="00345E1C" w:rsidP="006E05DC">
      <w:pPr>
        <w:rPr>
          <w:ins w:id="1395" w:author="Prabhvir Saran" w:date="2017-02-16T20:43:00Z"/>
        </w:rPr>
      </w:pPr>
    </w:p>
    <w:p w14:paraId="3BC63971" w14:textId="07CC1BFE" w:rsidR="00345E1C" w:rsidRDefault="00345E1C" w:rsidP="006E05DC">
      <w:pPr>
        <w:rPr>
          <w:ins w:id="1396" w:author="Prabhvir Saran" w:date="2017-02-16T20:43:00Z"/>
        </w:rPr>
      </w:pPr>
    </w:p>
    <w:p w14:paraId="2CDBB759" w14:textId="05FEC9D0" w:rsidR="00345E1C" w:rsidRDefault="00345E1C" w:rsidP="006E05DC">
      <w:pPr>
        <w:rPr>
          <w:ins w:id="1397" w:author="Prabhvir Saran" w:date="2017-02-16T20:43:00Z"/>
        </w:rPr>
      </w:pPr>
    </w:p>
    <w:p w14:paraId="4D409512" w14:textId="67887A5B" w:rsidR="00345E1C" w:rsidRDefault="00345E1C" w:rsidP="006E05DC">
      <w:pPr>
        <w:rPr>
          <w:ins w:id="1398" w:author="Prabhvir Saran" w:date="2017-02-16T20:43:00Z"/>
        </w:rPr>
      </w:pPr>
    </w:p>
    <w:p w14:paraId="65C9B6DB" w14:textId="6D6C3568" w:rsidR="00345E1C" w:rsidRDefault="00345E1C" w:rsidP="006E05DC">
      <w:pPr>
        <w:rPr>
          <w:ins w:id="1399" w:author="Prabhvir Saran" w:date="2017-02-16T20:44:00Z"/>
        </w:rPr>
      </w:pPr>
    </w:p>
    <w:p w14:paraId="5CCBDBF8" w14:textId="5C5D21D7" w:rsidR="008F254E" w:rsidRDefault="008F254E" w:rsidP="006E05DC">
      <w:pPr>
        <w:rPr>
          <w:ins w:id="1400" w:author="Prabhvir Saran" w:date="2017-02-16T20:54:00Z"/>
        </w:rPr>
      </w:pPr>
      <w:r>
        <w:rPr>
          <w:noProof/>
        </w:rPr>
        <mc:AlternateContent>
          <mc:Choice Requires="wpg">
            <w:drawing>
              <wp:anchor distT="0" distB="0" distL="114300" distR="114300" simplePos="0" relativeHeight="251739136" behindDoc="0" locked="0" layoutInCell="1" allowOverlap="1" wp14:anchorId="04647527" wp14:editId="7A3458A6">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D04120" w:rsidRPr="0094375F" w:rsidRDefault="00D04120">
                              <w:pPr>
                                <w:pStyle w:val="Caption"/>
                                <w:rPr>
                                  <w:noProof/>
                                </w:rPr>
                                <w:pPrChange w:id="1401" w:author="Prabhvir Saran" w:date="2017-02-16T20:53:00Z">
                                  <w:pPr/>
                                </w:pPrChange>
                              </w:pPr>
                              <w:ins w:id="1402" w:author="Prabhvir Saran" w:date="2017-02-16T21:27:00Z">
                                <w:r>
                                  <w:t>Picture two (</w:t>
                                </w:r>
                              </w:ins>
                              <w:ins w:id="1403" w:author="Prabhvir Saran" w:date="2017-02-17T00:42:00Z">
                                <w:r>
                                  <w:t xml:space="preserve">font </w:t>
                                </w:r>
                              </w:ins>
                              <w:proofErr w:type="spellStart"/>
                              <w:ins w:id="1404" w:author="Prabhvir Saran" w:date="2017-02-16T21:24:00Z">
                                <w:r w:rsidRPr="0072300C">
                                  <w:t>Cinzel</w:t>
                                </w:r>
                                <w:proofErr w:type="spellEnd"/>
                                <w:r>
                                  <w:t xml:space="preserve"> and </w:t>
                                </w:r>
                              </w:ins>
                              <w:proofErr w:type="spellStart"/>
                              <w:ins w:id="1405" w:author="Prabhvir Saran" w:date="2017-02-16T20:53:00Z">
                                <w:r>
                                  <w:t>Titillium</w:t>
                                </w:r>
                                <w:proofErr w:type="spellEnd"/>
                                <w:r>
                                  <w:t xml:space="preserve">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62" style="position:absolute;margin-left:0;margin-top:0;width:426.35pt;height:194.4pt;z-index:251739136;mso-position-horizontal:left;mso-position-horizontal-relative:margin;mso-position-vertical-relative:text"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HJhYmh2aXIgU2Fy&#10;YW4AAAAFkAMAAgAAABQAABCokAQAAgAAABQAABC8kpEAAgAAAAMyNwAAkpIAAgAAAAMyNwAA6hwA&#10;BwAACAwAAAic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AxNzowMjoxNiAyMDo0ODo0NwAyMDE3OjAyOjE2IDIwOjQ4&#10;OjQ3AAAAUAByAGEAYgBoAHYAaQByACAAUwBhAHIAYQBuAAAA/+ELIW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PD94cGFja2V0IGVuZD0ndyc/Pv/bAEMABwUFBgUEBwYFBggHBwgK&#10;EQsKCQkKFQ8QDBEYFRoZGBUYFxseJyEbHSUdFxgiLiIlKCkrLCsaIC8zLyoyJyorKv/bAEMBBwgI&#10;CgkKFAsLFCocGBwqKioqKioqKioqKioqKioqKioqKioqKioqKioqKioqKioqKioqKioqKioqKioq&#10;KioqKv/AABEIAX0D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">
                <v:shape id="Picture 523" o:spid="_x0000_s1063"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8" o:title=""/>
                  <v:path arrowok="t"/>
                </v:shape>
                <v:shape id="Text Box 524" o:spid="_x0000_s1064"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D04120" w:rsidRPr="0094375F" w:rsidRDefault="00D04120">
                        <w:pPr>
                          <w:pStyle w:val="Caption"/>
                          <w:rPr>
                            <w:noProof/>
                          </w:rPr>
                          <w:pPrChange w:id="1406" w:author="Prabhvir Saran" w:date="2017-02-16T20:53:00Z">
                            <w:pPr/>
                          </w:pPrChange>
                        </w:pPr>
                        <w:ins w:id="1407" w:author="Prabhvir Saran" w:date="2017-02-16T21:27:00Z">
                          <w:r>
                            <w:t>Picture two (</w:t>
                          </w:r>
                        </w:ins>
                        <w:ins w:id="1408" w:author="Prabhvir Saran" w:date="2017-02-17T00:42:00Z">
                          <w:r>
                            <w:t xml:space="preserve">font </w:t>
                          </w:r>
                        </w:ins>
                        <w:proofErr w:type="spellStart"/>
                        <w:ins w:id="1409" w:author="Prabhvir Saran" w:date="2017-02-16T21:24:00Z">
                          <w:r w:rsidRPr="0072300C">
                            <w:t>Cinzel</w:t>
                          </w:r>
                          <w:proofErr w:type="spellEnd"/>
                          <w:r>
                            <w:t xml:space="preserve"> and </w:t>
                          </w:r>
                        </w:ins>
                        <w:proofErr w:type="spellStart"/>
                        <w:ins w:id="1410"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1411" w:author="Prabhvir Saran" w:date="2017-02-16T20:54:00Z"/>
        </w:rPr>
      </w:pPr>
    </w:p>
    <w:p w14:paraId="33DC5175" w14:textId="0451BA89" w:rsidR="008F254E" w:rsidRDefault="008F254E" w:rsidP="006E05DC">
      <w:pPr>
        <w:rPr>
          <w:ins w:id="1412" w:author="Prabhvir Saran" w:date="2017-02-16T20:54:00Z"/>
        </w:rPr>
      </w:pPr>
    </w:p>
    <w:p w14:paraId="4E6DC873" w14:textId="64AFC3D5" w:rsidR="008F254E" w:rsidRDefault="008F254E" w:rsidP="006E05DC">
      <w:pPr>
        <w:rPr>
          <w:ins w:id="1413" w:author="Prabhvir Saran" w:date="2017-02-16T20:54:00Z"/>
        </w:rPr>
      </w:pPr>
    </w:p>
    <w:p w14:paraId="45F8BD56" w14:textId="728468DA" w:rsidR="008F254E" w:rsidRDefault="008F254E" w:rsidP="006E05DC">
      <w:pPr>
        <w:rPr>
          <w:ins w:id="1414" w:author="Prabhvir Saran" w:date="2017-02-16T20:54:00Z"/>
        </w:rPr>
      </w:pPr>
    </w:p>
    <w:p w14:paraId="5CB76084" w14:textId="01FE8265" w:rsidR="008F254E" w:rsidRDefault="008F254E" w:rsidP="006E05DC">
      <w:pPr>
        <w:rPr>
          <w:ins w:id="1415" w:author="Prabhvir Saran" w:date="2017-02-16T20:54:00Z"/>
        </w:rPr>
      </w:pPr>
    </w:p>
    <w:p w14:paraId="1BDD1963" w14:textId="0C23A364" w:rsidR="008F254E" w:rsidRDefault="008F254E" w:rsidP="006E05DC">
      <w:pPr>
        <w:rPr>
          <w:ins w:id="1416" w:author="Prabhvir Saran" w:date="2017-02-16T20:54:00Z"/>
        </w:rPr>
      </w:pPr>
    </w:p>
    <w:p w14:paraId="61E8459F" w14:textId="41BE25BA" w:rsidR="008F254E" w:rsidRDefault="008F254E" w:rsidP="006E05DC">
      <w:pPr>
        <w:rPr>
          <w:ins w:id="1417" w:author="Prabhvir Saran" w:date="2017-02-16T20:54:00Z"/>
        </w:rPr>
      </w:pPr>
    </w:p>
    <w:p w14:paraId="1C8FB28B" w14:textId="4D8CDD2A" w:rsidR="008F254E" w:rsidRDefault="008F254E" w:rsidP="006E05DC">
      <w:pPr>
        <w:rPr>
          <w:ins w:id="1418" w:author="Prabhvir Saran" w:date="2017-02-16T20:54:00Z"/>
        </w:rPr>
      </w:pPr>
    </w:p>
    <w:p w14:paraId="300D84CD" w14:textId="6FC220E7" w:rsidR="008F254E" w:rsidRDefault="008F254E" w:rsidP="006E05DC">
      <w:pPr>
        <w:rPr>
          <w:ins w:id="1419" w:author="Prabhvir Saran" w:date="2017-02-16T21:04:00Z"/>
        </w:rPr>
      </w:pPr>
      <w:ins w:id="1420" w:author="Prabhvir Saran" w:date="2017-02-16T20:56:00Z">
        <w:r>
          <w:t>The test was conducted on five family members. Three out</w:t>
        </w:r>
      </w:ins>
      <w:ins w:id="1421" w:author="Prabhvir Saran" w:date="2017-02-16T20:57:00Z">
        <w:r>
          <w:t xml:space="preserve"> of five </w:t>
        </w:r>
      </w:ins>
      <w:ins w:id="1422" w:author="Prabhvir Saran" w:date="2017-02-16T20:58:00Z">
        <w:r>
          <w:t>preferred</w:t>
        </w:r>
      </w:ins>
      <w:ins w:id="1423" w:author="Prabhvir Saran" w:date="2017-02-16T20:57:00Z">
        <w:r>
          <w:t xml:space="preserve"> the </w:t>
        </w:r>
      </w:ins>
      <w:ins w:id="1424" w:author="Prabhvir Saran" w:date="2017-02-16T21:30:00Z">
        <w:r w:rsidR="00306683">
          <w:t>second font set (</w:t>
        </w:r>
        <w:proofErr w:type="spellStart"/>
        <w:r w:rsidR="000B18C4">
          <w:t>Cinzel</w:t>
        </w:r>
        <w:proofErr w:type="spellEnd"/>
        <w:r w:rsidR="000B18C4">
          <w:t xml:space="preserve"> and </w:t>
        </w:r>
      </w:ins>
      <w:proofErr w:type="spellStart"/>
      <w:ins w:id="1425" w:author="Prabhvir Saran" w:date="2017-02-16T20:57:00Z">
        <w:r>
          <w:t>Titillium</w:t>
        </w:r>
        <w:proofErr w:type="spellEnd"/>
        <w:r>
          <w:t xml:space="preserve"> We</w:t>
        </w:r>
      </w:ins>
      <w:ins w:id="1426" w:author="Prabhvir Saran" w:date="2017-02-16T20:58:00Z">
        <w:r w:rsidR="000B18C4">
          <w:t xml:space="preserve">b) </w:t>
        </w:r>
        <w:r>
          <w:t xml:space="preserve">and their main reason was that it has more of a historical feel to it than </w:t>
        </w:r>
      </w:ins>
      <w:ins w:id="1427" w:author="Prabhvir Saran" w:date="2017-02-16T23:24:00Z">
        <w:r w:rsidR="002B2FF8">
          <w:t xml:space="preserve">font </w:t>
        </w:r>
      </w:ins>
      <w:ins w:id="1428" w:author="Prabhvir Saran" w:date="2017-02-16T21:31:00Z">
        <w:r w:rsidR="000B18C4">
          <w:t xml:space="preserve">Tinos and </w:t>
        </w:r>
      </w:ins>
      <w:proofErr w:type="spellStart"/>
      <w:ins w:id="1429" w:author="Prabhvir Saran" w:date="2017-02-16T20:58:00Z">
        <w:r>
          <w:t>Dosis</w:t>
        </w:r>
        <w:proofErr w:type="spellEnd"/>
        <w:r>
          <w:t xml:space="preserve">. </w:t>
        </w:r>
      </w:ins>
    </w:p>
    <w:p w14:paraId="3E65DB7A" w14:textId="77777777" w:rsidR="00625493" w:rsidRDefault="00625493" w:rsidP="006E05DC">
      <w:pPr>
        <w:rPr>
          <w:ins w:id="1430" w:author="Prabhvir Saran" w:date="2017-02-16T20:54:00Z"/>
        </w:rPr>
      </w:pPr>
    </w:p>
    <w:p w14:paraId="15F8D035" w14:textId="19430D6C" w:rsidR="006E05DC" w:rsidRDefault="004D14C3">
      <w:pPr>
        <w:pStyle w:val="Heading3"/>
        <w:rPr>
          <w:ins w:id="1431" w:author="Prabhvir Saran" w:date="2017-02-16T20:12:00Z"/>
        </w:rPr>
        <w:pPrChange w:id="1432" w:author="Prabhvir Saran" w:date="2017-02-16T21:00:00Z">
          <w:pPr/>
        </w:pPrChange>
      </w:pPr>
      <w:bookmarkStart w:id="1433" w:name="_Toc479688126"/>
      <w:ins w:id="1434" w:author="Prabhvir Saran" w:date="2017-02-16T21:00:00Z">
        <w:r>
          <w:t>Test 2</w:t>
        </w:r>
      </w:ins>
      <w:bookmarkEnd w:id="1433"/>
    </w:p>
    <w:p w14:paraId="540F1BAB" w14:textId="43D667D6" w:rsidR="006E05DC" w:rsidRDefault="00625493">
      <w:pPr>
        <w:rPr>
          <w:ins w:id="1435" w:author="Prabhvir Saran" w:date="2017-02-16T21:04:00Z"/>
        </w:rPr>
        <w:pPrChange w:id="1436" w:author="Prabhvir Saran" w:date="2017-02-14T17:56:00Z">
          <w:pPr>
            <w:pStyle w:val="Heading1"/>
          </w:pPr>
        </w:pPrChange>
      </w:pPr>
      <w:r>
        <w:rPr>
          <w:noProof/>
        </w:rPr>
        <mc:AlternateContent>
          <mc:Choice Requires="wpg">
            <w:drawing>
              <wp:anchor distT="0" distB="0" distL="114300" distR="114300" simplePos="0" relativeHeight="251744256" behindDoc="0" locked="0" layoutInCell="1" allowOverlap="1" wp14:anchorId="17EB0268" wp14:editId="4539CAB8">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D04120" w:rsidRPr="00445F91" w:rsidRDefault="00D04120">
                              <w:pPr>
                                <w:pStyle w:val="Caption"/>
                                <w:rPr>
                                  <w:noProof/>
                                </w:rPr>
                                <w:pPrChange w:id="1437" w:author="Prabhvir Saran" w:date="2017-02-16T21:03:00Z">
                                  <w:pPr/>
                                </w:pPrChange>
                              </w:pPr>
                              <w:ins w:id="1438"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65" style="position:absolute;margin-left:416.8pt;margin-top:61.05pt;width:468pt;height:119.9pt;z-index:251744256;mso-position-horizontal:right;mso-position-horizontal-relative:margin;mso-position-vertical-relative:text"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swF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Eww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GNWzAW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66"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30" o:title=""/>
                  <v:path arrowok="t"/>
                </v:shape>
                <v:shape id="Text Box 529" o:spid="_x0000_s1067"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D04120" w:rsidRPr="00445F91" w:rsidRDefault="00D04120">
                        <w:pPr>
                          <w:pStyle w:val="Caption"/>
                          <w:rPr>
                            <w:noProof/>
                          </w:rPr>
                          <w:pPrChange w:id="1439" w:author="Prabhvir Saran" w:date="2017-02-16T21:03:00Z">
                            <w:pPr/>
                          </w:pPrChange>
                        </w:pPr>
                        <w:ins w:id="1440"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1441" w:author="Prabhvir Saran" w:date="2017-02-16T21:00:00Z">
        <w:r w:rsidR="00CD1BFE">
          <w:t xml:space="preserve">The </w:t>
        </w:r>
      </w:ins>
      <w:ins w:id="1442" w:author="Prabhvir Saran" w:date="2017-02-16T21:01:00Z">
        <w:r w:rsidR="00CD1BFE">
          <w:t xml:space="preserve">navigation bar was used to conduct </w:t>
        </w:r>
        <w:r>
          <w:t xml:space="preserve">the second test. The login/sign up button was made part of the navigation list rather than a </w:t>
        </w:r>
      </w:ins>
      <w:ins w:id="1443" w:author="Prabhvir Saran" w:date="2017-02-16T21:02:00Z">
        <w:r>
          <w:t>separate</w:t>
        </w:r>
      </w:ins>
      <w:ins w:id="1444" w:author="Prabhvir Saran" w:date="2017-02-16T21:01:00Z">
        <w:r>
          <w:t xml:space="preserve"> </w:t>
        </w:r>
      </w:ins>
      <w:ins w:id="1445" w:author="Prabhvir Saran" w:date="2017-02-16T21:02:00Z">
        <w:r>
          <w:t xml:space="preserve">button on the top right corner. The following two images show the difference. </w:t>
        </w:r>
      </w:ins>
    </w:p>
    <w:p w14:paraId="4B8619AF" w14:textId="7252C935" w:rsidR="00625493" w:rsidRDefault="00625493">
      <w:pPr>
        <w:rPr>
          <w:ins w:id="1446" w:author="Prabhvir Saran" w:date="2017-02-16T21:02:00Z"/>
        </w:rPr>
        <w:pPrChange w:id="1447" w:author="Prabhvir Saran" w:date="2017-02-14T17:56:00Z">
          <w:pPr>
            <w:pStyle w:val="Heading1"/>
          </w:pPr>
        </w:pPrChange>
      </w:pPr>
    </w:p>
    <w:p w14:paraId="4DE80807" w14:textId="77777777" w:rsidR="00645B64" w:rsidRDefault="00645B64">
      <w:pPr>
        <w:rPr>
          <w:ins w:id="1448" w:author="Prabhvir Saran" w:date="2017-02-16T23:28:00Z"/>
        </w:rPr>
        <w:pPrChange w:id="1449" w:author="Prabhvir Saran" w:date="2017-02-14T17:56:00Z">
          <w:pPr>
            <w:pStyle w:val="Heading1"/>
          </w:pPr>
        </w:pPrChange>
      </w:pPr>
      <w:r>
        <w:rPr>
          <w:noProof/>
        </w:rPr>
        <w:lastRenderedPageBreak/>
        <mc:AlternateContent>
          <mc:Choice Requires="wpg">
            <w:drawing>
              <wp:anchor distT="0" distB="0" distL="114300" distR="114300" simplePos="0" relativeHeight="251747328" behindDoc="0" locked="0" layoutInCell="1" allowOverlap="1" wp14:anchorId="598E2918" wp14:editId="5522DCC5">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D04120" w:rsidRPr="0061037C" w:rsidRDefault="00D04120">
                              <w:pPr>
                                <w:pStyle w:val="Caption"/>
                                <w:rPr>
                                  <w:noProof/>
                                </w:rPr>
                                <w:pPrChange w:id="1450" w:author="Prabhvir Saran" w:date="2017-02-16T21:04:00Z">
                                  <w:pPr/>
                                </w:pPrChange>
                              </w:pPr>
                              <w:ins w:id="1451"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68" style="position:absolute;margin-left:-9.35pt;margin-top:18.65pt;width:468pt;height:126.8pt;z-index:251747328;mso-position-horizontal-relative:margin;mso-position-vertical-relative:text"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">
                <v:shape id="Picture 528" o:spid="_x0000_s1069"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32" o:title=""/>
                  <v:path arrowok="t"/>
                </v:shape>
                <v:shape id="Text Box 531" o:spid="_x0000_s1070"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D04120" w:rsidRPr="0061037C" w:rsidRDefault="00D04120">
                        <w:pPr>
                          <w:pStyle w:val="Caption"/>
                          <w:rPr>
                            <w:noProof/>
                          </w:rPr>
                          <w:pPrChange w:id="1452" w:author="Prabhvir Saran" w:date="2017-02-16T21:04:00Z">
                            <w:pPr/>
                          </w:pPrChange>
                        </w:pPr>
                        <w:ins w:id="1453"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1454" w:author="Prabhvir Saran" w:date="2017-02-16T23:28:00Z"/>
        </w:rPr>
        <w:pPrChange w:id="1455" w:author="Prabhvir Saran" w:date="2017-02-14T17:56:00Z">
          <w:pPr>
            <w:pStyle w:val="Heading1"/>
          </w:pPr>
        </w:pPrChange>
      </w:pPr>
    </w:p>
    <w:p w14:paraId="05C845E1" w14:textId="78EBFC49" w:rsidR="00487BA1" w:rsidRDefault="00625493">
      <w:pPr>
        <w:rPr>
          <w:ins w:id="1456" w:author="Prabhvir Saran" w:date="2017-02-14T17:56:00Z"/>
        </w:rPr>
        <w:pPrChange w:id="1457" w:author="Prabhvir Saran" w:date="2017-02-14T17:56:00Z">
          <w:pPr>
            <w:pStyle w:val="Heading1"/>
          </w:pPr>
        </w:pPrChange>
      </w:pPr>
      <w:ins w:id="1458" w:author="Prabhvir Saran" w:date="2017-02-16T21:04:00Z">
        <w:r>
          <w:t xml:space="preserve">The same </w:t>
        </w:r>
      </w:ins>
      <w:ins w:id="1459" w:author="Prabhvir Saran" w:date="2017-02-17T00:43:00Z">
        <w:r w:rsidR="00773491">
          <w:t xml:space="preserve">five </w:t>
        </w:r>
      </w:ins>
      <w:ins w:id="1460" w:author="Prabhvir Saran" w:date="2017-02-16T21:04:00Z">
        <w:r>
          <w:t xml:space="preserve">people were used for this test. Everyone </w:t>
        </w:r>
      </w:ins>
      <w:ins w:id="1461" w:author="Prabhvir Saran" w:date="2017-02-15T15:51:00Z">
        <w:r w:rsidR="000D11F7">
          <w:t>prefer</w:t>
        </w:r>
      </w:ins>
      <w:ins w:id="1462" w:author="Prabhvir Saran" w:date="2017-02-16T21:05:00Z">
        <w:r>
          <w:t>red</w:t>
        </w:r>
      </w:ins>
      <w:ins w:id="1463" w:author="Prabhvir Saran" w:date="2017-02-15T15:51:00Z">
        <w:r w:rsidR="005A251B">
          <w:t xml:space="preserve"> having the login/sign</w:t>
        </w:r>
        <w:r w:rsidR="000D11F7">
          <w:t xml:space="preserve">up button distinct and </w:t>
        </w:r>
      </w:ins>
      <w:ins w:id="1464" w:author="Prabhvir Saran" w:date="2017-02-15T15:52:00Z">
        <w:r w:rsidR="000D11F7">
          <w:t>separate</w:t>
        </w:r>
      </w:ins>
      <w:ins w:id="1465" w:author="Prabhvir Saran" w:date="2017-02-15T15:51:00Z">
        <w:r w:rsidR="000D11F7">
          <w:t xml:space="preserve"> </w:t>
        </w:r>
      </w:ins>
      <w:ins w:id="1466" w:author="Prabhvir Saran" w:date="2017-02-15T15:52:00Z">
        <w:r w:rsidR="000D11F7">
          <w:t>from the navigation bar as its purpose is quite different. The distinct location and border</w:t>
        </w:r>
      </w:ins>
      <w:ins w:id="1467" w:author="Prabhvir Saran" w:date="2017-02-15T15:53:00Z">
        <w:r w:rsidR="000D11F7">
          <w:t xml:space="preserve"> will</w:t>
        </w:r>
      </w:ins>
      <w:ins w:id="1468" w:author="Prabhvir Saran" w:date="2017-02-15T15:52:00Z">
        <w:r w:rsidR="000D11F7">
          <w:t xml:space="preserve"> help users to quickly sign in when they come to the site.</w:t>
        </w:r>
      </w:ins>
    </w:p>
    <w:p w14:paraId="40872A32" w14:textId="2BD795EA" w:rsidR="00487BA1" w:rsidRDefault="00D04120">
      <w:pPr>
        <w:rPr>
          <w:ins w:id="1469" w:author="Prabhvir Saran" w:date="2017-02-14T17:56:00Z"/>
        </w:rPr>
        <w:pPrChange w:id="1470"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1471" w:author="Prabhvir Saran" w:date="2017-02-14T17:56:00Z"/>
        </w:rPr>
        <w:pPrChange w:id="1472" w:author="Prabhvir Saran" w:date="2017-02-14T17:56:00Z">
          <w:pPr>
            <w:pStyle w:val="Heading1"/>
          </w:pPr>
        </w:pPrChange>
      </w:pPr>
    </w:p>
    <w:p w14:paraId="474BF07F" w14:textId="47B6DC5F" w:rsidR="00487BA1" w:rsidRDefault="00487BA1">
      <w:pPr>
        <w:rPr>
          <w:ins w:id="1473" w:author="Prabhvir Saran" w:date="2017-02-14T23:28:00Z"/>
        </w:rPr>
        <w:pPrChange w:id="1474" w:author="Prabhvir Saran" w:date="2017-02-14T17:56:00Z">
          <w:pPr>
            <w:pStyle w:val="Heading1"/>
          </w:pPr>
        </w:pPrChange>
      </w:pPr>
    </w:p>
    <w:p w14:paraId="4D310FFD" w14:textId="22679C57" w:rsidR="00334D18" w:rsidRDefault="00334D18">
      <w:pPr>
        <w:rPr>
          <w:ins w:id="1475" w:author="Prabhvir Saran" w:date="2017-02-14T23:28:00Z"/>
        </w:rPr>
        <w:pPrChange w:id="1476" w:author="Prabhvir Saran" w:date="2017-02-14T17:56:00Z">
          <w:pPr>
            <w:pStyle w:val="Heading1"/>
          </w:pPr>
        </w:pPrChange>
      </w:pPr>
    </w:p>
    <w:p w14:paraId="7BE56D33" w14:textId="2B9B3530" w:rsidR="00334D18" w:rsidRDefault="00334D18">
      <w:pPr>
        <w:rPr>
          <w:ins w:id="1477" w:author="Prabhvir Saran" w:date="2017-02-14T23:28:00Z"/>
        </w:rPr>
        <w:pPrChange w:id="1478" w:author="Prabhvir Saran" w:date="2017-02-14T17:56:00Z">
          <w:pPr>
            <w:pStyle w:val="Heading1"/>
          </w:pPr>
        </w:pPrChange>
      </w:pPr>
    </w:p>
    <w:p w14:paraId="7C544F6C" w14:textId="22368665" w:rsidR="00334D18" w:rsidRDefault="00334D18">
      <w:pPr>
        <w:rPr>
          <w:ins w:id="1479" w:author="Prabhvir Saran" w:date="2017-02-16T21:06:00Z"/>
        </w:rPr>
        <w:pPrChange w:id="1480" w:author="Prabhvir Saran" w:date="2017-02-14T17:56:00Z">
          <w:pPr>
            <w:pStyle w:val="Heading1"/>
          </w:pPr>
        </w:pPrChange>
      </w:pPr>
    </w:p>
    <w:p w14:paraId="20CE98B3" w14:textId="30C4D3DC" w:rsidR="00904F83" w:rsidRDefault="00904F83">
      <w:pPr>
        <w:rPr>
          <w:ins w:id="1481" w:author="Prabhvir Saran" w:date="2017-02-16T21:06:00Z"/>
        </w:rPr>
        <w:pPrChange w:id="1482" w:author="Prabhvir Saran" w:date="2017-02-14T17:56:00Z">
          <w:pPr>
            <w:pStyle w:val="Heading1"/>
          </w:pPr>
        </w:pPrChange>
      </w:pPr>
    </w:p>
    <w:p w14:paraId="0A0067AE" w14:textId="4C963FFF" w:rsidR="00904F83" w:rsidRDefault="00904F83">
      <w:pPr>
        <w:rPr>
          <w:ins w:id="1483" w:author="Prabhvir Saran" w:date="2017-02-16T21:06:00Z"/>
        </w:rPr>
        <w:pPrChange w:id="1484" w:author="Prabhvir Saran" w:date="2017-02-14T17:56:00Z">
          <w:pPr>
            <w:pStyle w:val="Heading1"/>
          </w:pPr>
        </w:pPrChange>
      </w:pPr>
    </w:p>
    <w:p w14:paraId="3B2205E9" w14:textId="2349812E" w:rsidR="00904F83" w:rsidRDefault="00904F83">
      <w:pPr>
        <w:rPr>
          <w:ins w:id="1485" w:author="Prabhvir Saran" w:date="2017-02-16T21:06:00Z"/>
        </w:rPr>
        <w:pPrChange w:id="1486" w:author="Prabhvir Saran" w:date="2017-02-14T17:56:00Z">
          <w:pPr>
            <w:pStyle w:val="Heading1"/>
          </w:pPr>
        </w:pPrChange>
      </w:pPr>
    </w:p>
    <w:p w14:paraId="55ED8AC4" w14:textId="14F15EDE" w:rsidR="00904F83" w:rsidRDefault="00904F83">
      <w:pPr>
        <w:rPr>
          <w:ins w:id="1487" w:author="Prabhvir Saran" w:date="2017-02-16T21:06:00Z"/>
        </w:rPr>
        <w:pPrChange w:id="1488" w:author="Prabhvir Saran" w:date="2017-02-14T17:56:00Z">
          <w:pPr>
            <w:pStyle w:val="Heading1"/>
          </w:pPr>
        </w:pPrChange>
      </w:pPr>
    </w:p>
    <w:p w14:paraId="0AD12013" w14:textId="13C83FF0" w:rsidR="00904F83" w:rsidRDefault="00904F83">
      <w:pPr>
        <w:rPr>
          <w:ins w:id="1489" w:author="Prabhvir Saran" w:date="2017-02-16T21:06:00Z"/>
        </w:rPr>
        <w:pPrChange w:id="1490" w:author="Prabhvir Saran" w:date="2017-02-14T17:56:00Z">
          <w:pPr>
            <w:pStyle w:val="Heading1"/>
          </w:pPr>
        </w:pPrChange>
      </w:pPr>
    </w:p>
    <w:p w14:paraId="04499529" w14:textId="15EBF780" w:rsidR="00904F83" w:rsidRDefault="00904F83">
      <w:pPr>
        <w:rPr>
          <w:ins w:id="1491" w:author="Prabhvir Saran" w:date="2017-02-16T21:06:00Z"/>
        </w:rPr>
        <w:pPrChange w:id="1492" w:author="Prabhvir Saran" w:date="2017-02-14T17:56:00Z">
          <w:pPr>
            <w:pStyle w:val="Heading1"/>
          </w:pPr>
        </w:pPrChange>
      </w:pPr>
    </w:p>
    <w:p w14:paraId="1882A66B" w14:textId="67372432" w:rsidR="00904F83" w:rsidRDefault="00904F83">
      <w:pPr>
        <w:rPr>
          <w:ins w:id="1493" w:author="Prabhvir Saran" w:date="2017-02-16T21:06:00Z"/>
        </w:rPr>
        <w:pPrChange w:id="1494" w:author="Prabhvir Saran" w:date="2017-02-14T17:56:00Z">
          <w:pPr>
            <w:pStyle w:val="Heading1"/>
          </w:pPr>
        </w:pPrChange>
      </w:pPr>
    </w:p>
    <w:p w14:paraId="49747D63" w14:textId="14FB1609" w:rsidR="00904F83" w:rsidRDefault="00904F83">
      <w:pPr>
        <w:rPr>
          <w:ins w:id="1495" w:author="Prabhvir Saran" w:date="2017-02-16T21:06:00Z"/>
        </w:rPr>
        <w:pPrChange w:id="1496" w:author="Prabhvir Saran" w:date="2017-02-14T17:56:00Z">
          <w:pPr>
            <w:pStyle w:val="Heading1"/>
          </w:pPr>
        </w:pPrChange>
      </w:pPr>
    </w:p>
    <w:p w14:paraId="7F890D4A" w14:textId="47CFCEA9" w:rsidR="00904F83" w:rsidRDefault="00904F83">
      <w:pPr>
        <w:rPr>
          <w:ins w:id="1497" w:author="Prabhvir Saran" w:date="2017-02-16T21:06:00Z"/>
        </w:rPr>
        <w:pPrChange w:id="1498" w:author="Prabhvir Saran" w:date="2017-02-14T17:56:00Z">
          <w:pPr>
            <w:pStyle w:val="Heading1"/>
          </w:pPr>
        </w:pPrChange>
      </w:pPr>
    </w:p>
    <w:p w14:paraId="0A381020" w14:textId="23CF503A" w:rsidR="00904F83" w:rsidRDefault="00904F83">
      <w:pPr>
        <w:rPr>
          <w:ins w:id="1499" w:author="Prabhvir Saran" w:date="2017-02-16T21:06:00Z"/>
        </w:rPr>
        <w:pPrChange w:id="1500" w:author="Prabhvir Saran" w:date="2017-02-14T17:56:00Z">
          <w:pPr>
            <w:pStyle w:val="Heading1"/>
          </w:pPr>
        </w:pPrChange>
      </w:pPr>
    </w:p>
    <w:p w14:paraId="6345882D" w14:textId="7D860EA5" w:rsidR="00904F83" w:rsidRDefault="00904F83">
      <w:pPr>
        <w:rPr>
          <w:ins w:id="1501" w:author="Prabhvir Saran" w:date="2017-02-16T21:06:00Z"/>
        </w:rPr>
        <w:pPrChange w:id="1502" w:author="Prabhvir Saran" w:date="2017-02-14T17:56:00Z">
          <w:pPr>
            <w:pStyle w:val="Heading1"/>
          </w:pPr>
        </w:pPrChange>
      </w:pPr>
    </w:p>
    <w:p w14:paraId="1AECCA27" w14:textId="19E79DB0" w:rsidR="00904F83" w:rsidRDefault="00904F83">
      <w:pPr>
        <w:rPr>
          <w:ins w:id="1503" w:author="Prabhvir Saran" w:date="2017-02-16T21:11:00Z"/>
        </w:rPr>
        <w:pPrChange w:id="1504" w:author="Prabhvir Saran" w:date="2017-02-14T17:56:00Z">
          <w:pPr>
            <w:pStyle w:val="Heading1"/>
          </w:pPr>
        </w:pPrChange>
      </w:pPr>
    </w:p>
    <w:p w14:paraId="13DB3B08" w14:textId="3B5DC10A" w:rsidR="00334D18" w:rsidRDefault="00334D18">
      <w:pPr>
        <w:rPr>
          <w:ins w:id="1505" w:author="Prabhvir Saran" w:date="2017-02-14T23:28:00Z"/>
        </w:rPr>
        <w:pPrChange w:id="1506" w:author="Prabhvir Saran" w:date="2017-02-14T17:56:00Z">
          <w:pPr>
            <w:pStyle w:val="Heading1"/>
          </w:pPr>
        </w:pPrChange>
      </w:pPr>
    </w:p>
    <w:p w14:paraId="4031A636" w14:textId="54080C40" w:rsidR="004161ED" w:rsidDel="001B77FC" w:rsidRDefault="004161ED" w:rsidP="004161ED">
      <w:pPr>
        <w:pStyle w:val="Heading1"/>
        <w:jc w:val="center"/>
        <w:rPr>
          <w:del w:id="1507" w:author="Prabhvir Saran" w:date="2017-02-02T16:26:00Z"/>
          <w:b/>
          <w:sz w:val="14"/>
          <w:u w:val="single"/>
        </w:rPr>
      </w:pPr>
    </w:p>
    <w:p w14:paraId="5460CA51" w14:textId="6FBF37B6" w:rsidR="004161ED" w:rsidRPr="008E7E99" w:rsidDel="001B77FC" w:rsidRDefault="004161ED">
      <w:pPr>
        <w:pStyle w:val="Heading1"/>
        <w:rPr>
          <w:del w:id="1508" w:author="Prabhvir Saran" w:date="2017-02-02T16:25:00Z"/>
          <w:rPrChange w:id="1509" w:author="Prabhvir Saran" w:date="2017-02-14T23:25:00Z">
            <w:rPr>
              <w:del w:id="1510" w:author="Prabhvir Saran" w:date="2017-02-02T16:25:00Z"/>
              <w:rFonts w:asciiTheme="minorHAnsi" w:eastAsiaTheme="minorHAnsi" w:hAnsiTheme="minorHAnsi" w:cstheme="minorBidi"/>
              <w:color w:val="auto"/>
              <w:sz w:val="22"/>
              <w:szCs w:val="22"/>
            </w:rPr>
          </w:rPrChange>
        </w:rPr>
        <w:pPrChange w:id="1511" w:author="Prabhvir Saran" w:date="2017-02-14T23:25:00Z">
          <w:pPr>
            <w:pStyle w:val="Heading1"/>
            <w:jc w:val="center"/>
          </w:pPr>
        </w:pPrChange>
      </w:pPr>
    </w:p>
    <w:p w14:paraId="449A7FE6" w14:textId="2FBD7624" w:rsidR="001B77FC" w:rsidRPr="008E7E99" w:rsidDel="005529B6" w:rsidRDefault="001B77FC">
      <w:pPr>
        <w:pStyle w:val="Heading1"/>
        <w:rPr>
          <w:del w:id="1512" w:author="Prabhvir Saran" w:date="2017-02-02T16:26:00Z"/>
          <w:rPrChange w:id="1513" w:author="Prabhvir Saran" w:date="2017-02-14T23:25:00Z">
            <w:rPr>
              <w:del w:id="1514" w:author="Prabhvir Saran" w:date="2017-02-02T16:26:00Z"/>
              <w:rFonts w:asciiTheme="minorHAnsi" w:eastAsiaTheme="minorHAnsi" w:hAnsiTheme="minorHAnsi" w:cstheme="minorBidi"/>
              <w:color w:val="auto"/>
              <w:sz w:val="22"/>
              <w:szCs w:val="22"/>
            </w:rPr>
          </w:rPrChange>
        </w:rPr>
        <w:pPrChange w:id="1515" w:author="Prabhvir Saran" w:date="2017-02-14T23:25:00Z">
          <w:pPr>
            <w:pStyle w:val="Heading1"/>
            <w:ind w:left="720" w:firstLine="720"/>
            <w:jc w:val="center"/>
          </w:pPr>
        </w:pPrChange>
      </w:pPr>
    </w:p>
    <w:p w14:paraId="036076F8" w14:textId="6BD1C8F3" w:rsidR="00487BA1" w:rsidRPr="008E7E99" w:rsidRDefault="00487BA1">
      <w:pPr>
        <w:pStyle w:val="Heading1"/>
        <w:rPr>
          <w:ins w:id="1516" w:author="Prabhvir Saran" w:date="2017-02-14T17:50:00Z"/>
          <w:rPrChange w:id="1517" w:author="Prabhvir Saran" w:date="2017-02-14T23:25:00Z">
            <w:rPr>
              <w:ins w:id="1518" w:author="Prabhvir Saran" w:date="2017-02-14T17:50:00Z"/>
              <w:b/>
              <w:sz w:val="44"/>
              <w:u w:val="single"/>
            </w:rPr>
          </w:rPrChange>
        </w:rPr>
        <w:pPrChange w:id="1519" w:author="Prabhvir Saran" w:date="2017-02-14T23:25:00Z">
          <w:pPr>
            <w:pStyle w:val="Heading1"/>
            <w:ind w:left="720" w:firstLine="720"/>
            <w:jc w:val="center"/>
          </w:pPr>
        </w:pPrChange>
      </w:pPr>
      <w:del w:id="1520" w:author="Prabhvir Saran" w:date="2017-02-14T23:19:00Z">
        <w:r w:rsidRPr="008E7E99" w:rsidDel="002832A7">
          <w:rPr>
            <w:rPrChange w:id="1521" w:author="Prabhvir Saran" w:date="2017-02-14T23:25:00Z">
              <w:rPr>
                <w:rFonts w:asciiTheme="minorHAnsi" w:eastAsiaTheme="minorHAnsi" w:hAnsiTheme="minorHAnsi" w:cstheme="minorBidi"/>
                <w:color w:val="auto"/>
                <w:sz w:val="22"/>
                <w:szCs w:val="22"/>
              </w:rPr>
            </w:rPrChange>
          </w:rPr>
          <w:delText xml:space="preserve">Appendix </w:delText>
        </w:r>
      </w:del>
      <w:bookmarkStart w:id="1522" w:name="_Toc479688127"/>
      <w:ins w:id="1523" w:author="Prabhvir Saran" w:date="2017-02-14T23:19:00Z">
        <w:r w:rsidR="002832A7" w:rsidRPr="008E7E99">
          <w:t>Appendix 2</w:t>
        </w:r>
      </w:ins>
      <w:bookmarkEnd w:id="1522"/>
    </w:p>
    <w:p w14:paraId="534DDB51" w14:textId="2CE5B513" w:rsidR="00A1445E" w:rsidRPr="008E7E99" w:rsidRDefault="00A1445E">
      <w:pPr>
        <w:pStyle w:val="Heading2"/>
        <w:jc w:val="center"/>
        <w:rPr>
          <w:ins w:id="1524" w:author="Prabhvir Saran" w:date="2017-02-02T23:24:00Z"/>
          <w:b/>
          <w:sz w:val="36"/>
          <w:u w:val="single"/>
          <w:rPrChange w:id="1525" w:author="Prabhvir Saran" w:date="2017-02-14T23:26:00Z">
            <w:rPr>
              <w:ins w:id="1526" w:author="Prabhvir Saran" w:date="2017-02-02T23:24:00Z"/>
            </w:rPr>
          </w:rPrChange>
        </w:rPr>
        <w:pPrChange w:id="1527" w:author="Prabhvir Saran" w:date="2017-02-14T23:26:00Z">
          <w:pPr>
            <w:pStyle w:val="Heading1"/>
            <w:ind w:left="720" w:firstLine="720"/>
            <w:jc w:val="center"/>
          </w:pPr>
        </w:pPrChange>
      </w:pPr>
      <w:bookmarkStart w:id="1528" w:name="_Toc479688128"/>
      <w:ins w:id="1529" w:author="Prabhvir Saran" w:date="2017-02-02T23:24:00Z">
        <w:r w:rsidRPr="008E7E99">
          <w:rPr>
            <w:b/>
            <w:sz w:val="36"/>
            <w:u w:val="single"/>
            <w:rPrChange w:id="1530" w:author="Prabhvir Saran" w:date="2017-02-14T23:26:00Z">
              <w:rPr/>
            </w:rPrChange>
          </w:rPr>
          <w:t>Milestone 2: Site Map and Page Design</w:t>
        </w:r>
        <w:bookmarkEnd w:id="1528"/>
      </w:ins>
    </w:p>
    <w:p w14:paraId="19251868" w14:textId="3F25FF3C" w:rsidR="005529B6" w:rsidRDefault="005529B6" w:rsidP="005529B6">
      <w:pPr>
        <w:pStyle w:val="Heading1"/>
        <w:ind w:left="720" w:firstLine="720"/>
        <w:jc w:val="center"/>
        <w:rPr>
          <w:ins w:id="1531" w:author="Prabhvir Saran" w:date="2017-02-02T22:45:00Z"/>
          <w:b/>
          <w:sz w:val="44"/>
          <w:u w:val="single"/>
        </w:rPr>
      </w:pPr>
    </w:p>
    <w:p w14:paraId="485C5B13" w14:textId="77777777" w:rsidR="00A1445E" w:rsidRPr="004161ED" w:rsidRDefault="00A1445E" w:rsidP="00A1445E">
      <w:pPr>
        <w:pStyle w:val="Heading2"/>
        <w:rPr>
          <w:ins w:id="1532" w:author="Prabhvir Saran" w:date="2017-02-02T23:24:00Z"/>
        </w:rPr>
      </w:pPr>
      <w:bookmarkStart w:id="1533" w:name="_Toc479688129"/>
      <w:ins w:id="1534" w:author="Prabhvir Saran" w:date="2017-02-02T23:24:00Z">
        <w:r w:rsidRPr="004161ED">
          <w:rPr>
            <w:sz w:val="32"/>
          </w:rPr>
          <w:t>Sitemap</w:t>
        </w:r>
        <w:bookmarkEnd w:id="1533"/>
        <w:r w:rsidRPr="004161ED">
          <w:t xml:space="preserve"> </w:t>
        </w:r>
      </w:ins>
    </w:p>
    <w:p w14:paraId="5458728B" w14:textId="1A1EC81D" w:rsidR="005529B6" w:rsidRPr="005529B6" w:rsidRDefault="005529B6">
      <w:pPr>
        <w:rPr>
          <w:ins w:id="1535" w:author="Prabhvir Saran" w:date="2017-02-02T16:48:00Z"/>
          <w:rPrChange w:id="1536" w:author="Prabhvir Saran" w:date="2017-02-02T22:45:00Z">
            <w:rPr>
              <w:ins w:id="1537" w:author="Prabhvir Saran" w:date="2017-02-02T16:48:00Z"/>
              <w:b/>
              <w:sz w:val="44"/>
              <w:u w:val="single"/>
            </w:rPr>
          </w:rPrChange>
        </w:rPr>
        <w:pPrChange w:id="1538" w:author="Prabhvir Saran" w:date="2017-02-02T22:45:00Z">
          <w:pPr>
            <w:pStyle w:val="Heading1"/>
            <w:jc w:val="center"/>
          </w:pPr>
        </w:pPrChange>
      </w:pPr>
    </w:p>
    <w:p w14:paraId="6EC667E2" w14:textId="44871AA6" w:rsidR="00CE27D4" w:rsidRDefault="00717083" w:rsidP="0029077D">
      <w:pPr>
        <w:pStyle w:val="Heading1"/>
        <w:spacing w:line="360" w:lineRule="auto"/>
        <w:rPr>
          <w:ins w:id="1539" w:author="Prabhvir Saran" w:date="2017-02-02T15:38:00Z"/>
          <w:b/>
          <w:color w:val="4472C4" w:themeColor="accent1"/>
          <w:sz w:val="40"/>
        </w:rPr>
      </w:pPr>
      <w:bookmarkStart w:id="1540" w:name="_Toc473839892"/>
      <w:bookmarkStart w:id="1541" w:name="_Toc473840759"/>
      <w:bookmarkStart w:id="1542" w:name="_Toc473842177"/>
      <w:bookmarkStart w:id="1543" w:name="_Toc474878132"/>
      <w:bookmarkStart w:id="1544" w:name="_Toc475042570"/>
      <w:bookmarkStart w:id="1545" w:name="_Toc475055578"/>
      <w:bookmarkStart w:id="1546" w:name="_Toc475058256"/>
      <w:bookmarkStart w:id="1547" w:name="_Toc475067189"/>
      <w:bookmarkStart w:id="1548" w:name="_Toc478050882"/>
      <w:bookmarkStart w:id="1549" w:name="_Toc478070525"/>
      <w:bookmarkStart w:id="1550" w:name="_Toc478076895"/>
      <w:bookmarkStart w:id="1551" w:name="_Toc478080003"/>
      <w:bookmarkStart w:id="1552" w:name="_Toc479688130"/>
      <w:ins w:id="1553" w:author="Prabhvir Saran" w:date="2017-02-02T15:37:00Z">
        <w:r w:rsidRPr="004161ED">
          <w:rPr>
            <w:noProof/>
          </w:rPr>
          <mc:AlternateContent>
            <mc:Choice Requires="wpg">
              <w:drawing>
                <wp:anchor distT="0" distB="0" distL="114300" distR="114300" simplePos="0" relativeHeight="251630592" behindDoc="0" locked="0" layoutInCell="1" allowOverlap="1" wp14:anchorId="4056CFE6" wp14:editId="357C48EF">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D04120" w:rsidRDefault="00D04120"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D04120" w:rsidRDefault="00D04120" w:rsidP="00CE27D4">
                                <w:pPr>
                                  <w:jc w:val="center"/>
                                </w:pPr>
                                <w:r>
                                  <w:t>H</w:t>
                                </w:r>
                                <w:ins w:id="1554" w:author="Prabhvir Saran" w:date="2017-02-02T22:56:00Z">
                                  <w:r>
                                    <w:t>EMA</w:t>
                                  </w:r>
                                </w:ins>
                                <w:del w:id="1555"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D04120" w:rsidRDefault="00D04120"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D04120" w:rsidRDefault="00D04120" w:rsidP="00CE27D4">
                                <w:pPr>
                                  <w:jc w:val="center"/>
                                </w:pPr>
                                <w:del w:id="1556" w:author="Prabhvir Saran" w:date="2017-02-16T19:47:00Z">
                                  <w:r w:rsidDel="00BE0F35">
                                    <w:delText>Login/</w:delText>
                                  </w:r>
                                </w:del>
                                <w:ins w:id="1557" w:author="Prabhvir Saran" w:date="2017-02-02T22:42:00Z">
                                  <w:r>
                                    <w:t>Si</w:t>
                                  </w:r>
                                </w:ins>
                                <w:ins w:id="1558" w:author="Prabhvir Saran" w:date="2017-02-16T19:47:00Z">
                                  <w:r>
                                    <w:t>temap</w:t>
                                  </w:r>
                                </w:ins>
                                <w:del w:id="1559"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D04120" w:rsidRDefault="00D04120" w:rsidP="00CE27D4">
                                <w:pPr>
                                  <w:jc w:val="center"/>
                                </w:pPr>
                                <w:r>
                                  <w:t xml:space="preserve">About </w:t>
                                </w:r>
                                <w:del w:id="1560" w:author="Prabhvir Saran" w:date="2017-02-16T19:52:00Z">
                                  <w:r w:rsidDel="00F76B85">
                                    <w:delText>Hema</w:delText>
                                  </w:r>
                                </w:del>
                                <w:ins w:id="1561"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D04120" w:rsidRDefault="00D04120" w:rsidP="00CE27D4">
                                <w:pPr>
                                  <w:jc w:val="center"/>
                                </w:pPr>
                                <w:ins w:id="1562"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D04120" w:rsidRDefault="00D04120"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D04120" w:rsidRDefault="00D04120" w:rsidP="00CE27D4">
                                <w:pPr>
                                  <w:jc w:val="center"/>
                                </w:pPr>
                                <w:del w:id="1563" w:author="Prabhvir Saran" w:date="2017-02-16T18:10:00Z">
                                  <w:r w:rsidDel="00A93EAD">
                                    <w:delText>Meet the team</w:delText>
                                  </w:r>
                                </w:del>
                                <w:ins w:id="1564"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71" style="position:absolute;margin-left:-27.55pt;margin-top:18.6pt;width:540.3pt;height:203.15pt;z-index:251630592;mso-position-horizontal-relative:margin;mso-position-vertical-relative:text;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">
                  <v:shape id="Text Box 2" o:spid="_x0000_s1072"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D04120" w:rsidRDefault="00D04120" w:rsidP="00CE27D4">
                          <w:pPr>
                            <w:jc w:val="center"/>
                          </w:pPr>
                          <w:r>
                            <w:t>Home</w:t>
                          </w:r>
                        </w:p>
                      </w:txbxContent>
                    </v:textbox>
                  </v:shape>
                  <v:shape id="Text Box 4" o:spid="_x0000_s1073"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D04120" w:rsidRDefault="00D04120" w:rsidP="00CE27D4">
                          <w:pPr>
                            <w:jc w:val="center"/>
                          </w:pPr>
                          <w:r>
                            <w:t>H</w:t>
                          </w:r>
                          <w:ins w:id="1565" w:author="Prabhvir Saran" w:date="2017-02-02T22:56:00Z">
                            <w:r>
                              <w:t>EMA</w:t>
                            </w:r>
                          </w:ins>
                          <w:del w:id="1566" w:author="Prabhvir Saran" w:date="2017-02-02T22:56:00Z">
                            <w:r w:rsidDel="00953782">
                              <w:delText>ema</w:delText>
                            </w:r>
                          </w:del>
                        </w:p>
                      </w:txbxContent>
                    </v:textbox>
                  </v:shape>
                  <v:shape id="Text Box 5" o:spid="_x0000_s1074"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D04120" w:rsidRDefault="00D04120" w:rsidP="00CE27D4">
                          <w:pPr>
                            <w:jc w:val="center"/>
                          </w:pPr>
                          <w:r>
                            <w:t>About us</w:t>
                          </w:r>
                        </w:p>
                      </w:txbxContent>
                    </v:textbox>
                  </v:shape>
                  <v:shape id="Text Box 6" o:spid="_x0000_s1075"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D04120" w:rsidRDefault="00D04120" w:rsidP="00CE27D4">
                          <w:pPr>
                            <w:jc w:val="center"/>
                          </w:pPr>
                          <w:del w:id="1567" w:author="Prabhvir Saran" w:date="2017-02-16T19:47:00Z">
                            <w:r w:rsidDel="00BE0F35">
                              <w:delText>Login/</w:delText>
                            </w:r>
                          </w:del>
                          <w:ins w:id="1568" w:author="Prabhvir Saran" w:date="2017-02-02T22:42:00Z">
                            <w:r>
                              <w:t>Si</w:t>
                            </w:r>
                          </w:ins>
                          <w:ins w:id="1569" w:author="Prabhvir Saran" w:date="2017-02-16T19:47:00Z">
                            <w:r>
                              <w:t>temap</w:t>
                            </w:r>
                          </w:ins>
                          <w:del w:id="1570" w:author="Prabhvir Saran" w:date="2017-02-02T22:42:00Z">
                            <w:r w:rsidDel="005529B6">
                              <w:delText>Register</w:delText>
                            </w:r>
                          </w:del>
                        </w:p>
                      </w:txbxContent>
                    </v:textbox>
                  </v:shape>
                  <v:shape id="Text Box 7" o:spid="_x0000_s1076"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D04120" w:rsidRDefault="00D04120" w:rsidP="00CE27D4">
                          <w:pPr>
                            <w:jc w:val="center"/>
                          </w:pPr>
                          <w:r>
                            <w:t xml:space="preserve">About </w:t>
                          </w:r>
                          <w:del w:id="1571" w:author="Prabhvir Saran" w:date="2017-02-16T19:52:00Z">
                            <w:r w:rsidDel="00F76B85">
                              <w:delText>Hema</w:delText>
                            </w:r>
                          </w:del>
                          <w:ins w:id="1572" w:author="Prabhvir Saran" w:date="2017-02-16T19:52:00Z">
                            <w:r>
                              <w:t>HEMA</w:t>
                            </w:r>
                          </w:ins>
                        </w:p>
                      </w:txbxContent>
                    </v:textbox>
                  </v:shape>
                  <v:shape id="Text Box 8" o:spid="_x0000_s1077"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D04120" w:rsidRDefault="00D04120" w:rsidP="00CE27D4">
                          <w:pPr>
                            <w:jc w:val="center"/>
                          </w:pPr>
                          <w:ins w:id="1573" w:author="Prabhvir Saran" w:date="2017-02-16T18:09:00Z">
                            <w:r>
                              <w:t xml:space="preserve">HEMA </w:t>
                            </w:r>
                          </w:ins>
                          <w:r>
                            <w:t>Styles</w:t>
                          </w:r>
                        </w:p>
                      </w:txbxContent>
                    </v:textbox>
                  </v:shape>
                  <v:shape id="Text Box 9" o:spid="_x0000_s1078"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D04120" w:rsidRDefault="00D04120" w:rsidP="00CE27D4">
                          <w:pPr>
                            <w:jc w:val="center"/>
                          </w:pPr>
                          <w:r>
                            <w:t>HEMA in BC</w:t>
                          </w:r>
                        </w:p>
                      </w:txbxContent>
                    </v:textbox>
                  </v:shape>
                  <v:shape id="Text Box 11" o:spid="_x0000_s1079"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D04120" w:rsidRDefault="00D04120" w:rsidP="00CE27D4">
                          <w:pPr>
                            <w:jc w:val="center"/>
                          </w:pPr>
                          <w:del w:id="1574" w:author="Prabhvir Saran" w:date="2017-02-16T18:10:00Z">
                            <w:r w:rsidDel="00A93EAD">
                              <w:delText>Meet the team</w:delText>
                            </w:r>
                          </w:del>
                          <w:ins w:id="1575"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8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81"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82"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8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8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8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86"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3A024865" w14:textId="77777777" w:rsidR="00CE27D4" w:rsidRDefault="00CE27D4" w:rsidP="0029077D">
      <w:pPr>
        <w:pStyle w:val="Heading1"/>
        <w:spacing w:line="360" w:lineRule="auto"/>
        <w:rPr>
          <w:ins w:id="1576" w:author="Prabhvir Saran" w:date="2017-02-02T15:38:00Z"/>
          <w:b/>
          <w:color w:val="4472C4" w:themeColor="accent1"/>
          <w:sz w:val="40"/>
        </w:rPr>
      </w:pPr>
    </w:p>
    <w:p w14:paraId="0E69E9CC" w14:textId="77777777" w:rsidR="00CE27D4" w:rsidRDefault="00CE27D4" w:rsidP="0029077D">
      <w:pPr>
        <w:pStyle w:val="Heading1"/>
        <w:spacing w:line="360" w:lineRule="auto"/>
        <w:rPr>
          <w:ins w:id="1577" w:author="Prabhvir Saran" w:date="2017-02-02T15:38:00Z"/>
          <w:b/>
          <w:color w:val="4472C4" w:themeColor="accent1"/>
          <w:sz w:val="40"/>
        </w:rPr>
      </w:pPr>
    </w:p>
    <w:p w14:paraId="40AD9E00" w14:textId="77777777" w:rsidR="00CE27D4" w:rsidRDefault="00CE27D4" w:rsidP="0029077D">
      <w:pPr>
        <w:pStyle w:val="Heading1"/>
        <w:spacing w:line="360" w:lineRule="auto"/>
        <w:rPr>
          <w:ins w:id="1578" w:author="Prabhvir Saran" w:date="2017-02-02T15:38:00Z"/>
          <w:b/>
          <w:color w:val="4472C4" w:themeColor="accent1"/>
          <w:sz w:val="40"/>
        </w:rPr>
      </w:pPr>
    </w:p>
    <w:p w14:paraId="2EA24C7C" w14:textId="77777777" w:rsidR="006641F0" w:rsidRDefault="006641F0" w:rsidP="00CE27D4">
      <w:pPr>
        <w:pStyle w:val="Heading2"/>
        <w:rPr>
          <w:ins w:id="1579" w:author="Prabhvir Saran" w:date="2017-02-02T15:47:00Z"/>
          <w:rFonts w:ascii="Calibri" w:hAnsi="Calibri" w:cs="Calibri"/>
          <w:b/>
          <w:bCs/>
          <w:color w:val="2F5496"/>
        </w:rPr>
      </w:pPr>
    </w:p>
    <w:p w14:paraId="101DFCCC" w14:textId="77777777" w:rsidR="00EC6476" w:rsidRDefault="00EC6476" w:rsidP="004161ED">
      <w:pPr>
        <w:pStyle w:val="Heading3"/>
        <w:rPr>
          <w:ins w:id="1580" w:author="Prabhvir Saran" w:date="2017-02-02T16:05:00Z"/>
          <w:sz w:val="28"/>
          <w:u w:val="single"/>
        </w:rPr>
      </w:pPr>
    </w:p>
    <w:p w14:paraId="0C2719A3" w14:textId="77777777" w:rsidR="005529B6" w:rsidRDefault="005529B6">
      <w:pPr>
        <w:rPr>
          <w:ins w:id="1581" w:author="Prabhvir Saran" w:date="2017-02-02T22:45:00Z"/>
        </w:rPr>
        <w:pPrChange w:id="1582" w:author="Prabhvir Saran" w:date="2017-02-02T16:49:00Z">
          <w:pPr>
            <w:pStyle w:val="Heading3"/>
          </w:pPr>
        </w:pPrChange>
      </w:pPr>
    </w:p>
    <w:p w14:paraId="1C1A9965" w14:textId="054C3D08" w:rsidR="00903FA7" w:rsidRPr="00553070" w:rsidRDefault="005529B6">
      <w:pPr>
        <w:pStyle w:val="Heading3"/>
        <w:rPr>
          <w:ins w:id="1583" w:author="Prabhvir Saran" w:date="2017-02-02T22:59:00Z"/>
          <w:sz w:val="26"/>
          <w:szCs w:val="26"/>
          <w:rPrChange w:id="1584" w:author="Prabhvir Saran" w:date="2017-02-02T23:39:00Z">
            <w:rPr>
              <w:ins w:id="1585" w:author="Prabhvir Saran" w:date="2017-02-02T22:59:00Z"/>
            </w:rPr>
          </w:rPrChange>
        </w:rPr>
      </w:pPr>
      <w:bookmarkStart w:id="1586" w:name="_Toc479688131"/>
      <w:ins w:id="1587" w:author="Prabhvir Saran" w:date="2017-02-02T22:43:00Z">
        <w:r w:rsidRPr="00553070">
          <w:rPr>
            <w:sz w:val="26"/>
            <w:szCs w:val="26"/>
            <w:rPrChange w:id="1588" w:author="Prabhvir Saran" w:date="2017-02-02T23:39:00Z">
              <w:rPr/>
            </w:rPrChange>
          </w:rPr>
          <w:t>Site map explained</w:t>
        </w:r>
        <w:bookmarkEnd w:id="1586"/>
        <w:r w:rsidRPr="00553070">
          <w:rPr>
            <w:sz w:val="26"/>
            <w:szCs w:val="26"/>
            <w:rPrChange w:id="1589" w:author="Prabhvir Saran" w:date="2017-02-02T23:39:00Z">
              <w:rPr/>
            </w:rPrChange>
          </w:rPr>
          <w:t xml:space="preserve"> </w:t>
        </w:r>
      </w:ins>
    </w:p>
    <w:p w14:paraId="58CE117B" w14:textId="77777777" w:rsidR="00953782" w:rsidRPr="00487BA1" w:rsidRDefault="00953782">
      <w:pPr>
        <w:rPr>
          <w:ins w:id="1590" w:author="Prabhvir Saran" w:date="2017-02-02T22:56:00Z"/>
        </w:rPr>
        <w:pPrChange w:id="1591" w:author="Prabhvir Saran" w:date="2017-02-02T22:59:00Z">
          <w:pPr>
            <w:pStyle w:val="Heading3"/>
          </w:pPr>
        </w:pPrChange>
      </w:pPr>
    </w:p>
    <w:p w14:paraId="75EC4CD3" w14:textId="77777777" w:rsidR="00953782" w:rsidRPr="00487BA1" w:rsidRDefault="00953782">
      <w:pPr>
        <w:rPr>
          <w:ins w:id="1592" w:author="Prabhvir Saran" w:date="2017-02-02T22:59:00Z"/>
          <w:rFonts w:cstheme="minorHAnsi"/>
        </w:rPr>
        <w:pPrChange w:id="1593" w:author="Prabhvir Saran" w:date="2017-02-02T22:56:00Z">
          <w:pPr>
            <w:pStyle w:val="Heading3"/>
          </w:pPr>
        </w:pPrChange>
      </w:pPr>
      <w:ins w:id="1594" w:author="Prabhvir Saran" w:date="2017-02-02T22:56:00Z">
        <w:r w:rsidRPr="00553070">
          <w:rPr>
            <w:rFonts w:cstheme="minorHAnsi"/>
            <w:sz w:val="24"/>
            <w:szCs w:val="24"/>
            <w:rPrChange w:id="1595" w:author="Prabhvir Saran" w:date="2017-02-02T23:38:00Z">
              <w:rPr/>
            </w:rPrChange>
          </w:rPr>
          <w:t>Home</w:t>
        </w:r>
      </w:ins>
    </w:p>
    <w:p w14:paraId="580CFF53" w14:textId="1814C222" w:rsidR="00953782" w:rsidRPr="00434297" w:rsidRDefault="00953782">
      <w:pPr>
        <w:pStyle w:val="ListParagraph"/>
        <w:numPr>
          <w:ilvl w:val="0"/>
          <w:numId w:val="13"/>
        </w:numPr>
        <w:rPr>
          <w:ins w:id="1596" w:author="Prabhvir Saran" w:date="2017-02-16T19:53:00Z"/>
          <w:rFonts w:cstheme="minorHAnsi"/>
          <w:rPrChange w:id="1597" w:author="Prabhvir Saran" w:date="2017-02-16T19:53:00Z">
            <w:rPr>
              <w:ins w:id="1598" w:author="Prabhvir Saran" w:date="2017-02-16T19:53:00Z"/>
              <w:rFonts w:cstheme="minorHAnsi"/>
            </w:rPr>
          </w:rPrChange>
        </w:rPr>
        <w:pPrChange w:id="1599" w:author="Prabhvir Saran" w:date="2017-02-02T22:59:00Z">
          <w:pPr>
            <w:pStyle w:val="Heading3"/>
          </w:pPr>
        </w:pPrChange>
      </w:pPr>
      <w:ins w:id="1600" w:author="Prabhvir Saran" w:date="2017-02-02T22:57:00Z">
        <w:r w:rsidRPr="00553070">
          <w:rPr>
            <w:rFonts w:cstheme="minorHAnsi"/>
            <w:sz w:val="24"/>
            <w:szCs w:val="24"/>
            <w:rPrChange w:id="1601" w:author="Prabhvir Saran" w:date="2017-02-02T23:38:00Z">
              <w:rPr/>
            </w:rPrChange>
          </w:rPr>
          <w:t xml:space="preserve">The home page would have a picture representing HEMA, a quick </w:t>
        </w:r>
      </w:ins>
      <w:ins w:id="1602" w:author="Prabhvir Saran" w:date="2017-02-02T22:58:00Z">
        <w:r w:rsidRPr="00553070">
          <w:rPr>
            <w:rFonts w:cstheme="minorHAnsi"/>
            <w:sz w:val="24"/>
            <w:szCs w:val="24"/>
            <w:rPrChange w:id="1603" w:author="Prabhvir Saran" w:date="2017-02-02T23:38:00Z">
              <w:rPr/>
            </w:rPrChange>
          </w:rPr>
          <w:t xml:space="preserve">introduction and some facts about HEMA. </w:t>
        </w:r>
      </w:ins>
    </w:p>
    <w:p w14:paraId="6F685675" w14:textId="77777777" w:rsidR="00434297" w:rsidRPr="00553070" w:rsidRDefault="00434297">
      <w:pPr>
        <w:pStyle w:val="ListParagraph"/>
        <w:rPr>
          <w:ins w:id="1604" w:author="Prabhvir Saran" w:date="2017-02-02T15:39:00Z"/>
          <w:rFonts w:cstheme="minorHAnsi"/>
          <w:sz w:val="24"/>
          <w:rPrChange w:id="1605" w:author="Prabhvir Saran" w:date="2017-02-02T23:38:00Z">
            <w:rPr>
              <w:ins w:id="1606" w:author="Prabhvir Saran" w:date="2017-02-02T15:39:00Z"/>
              <w:sz w:val="28"/>
            </w:rPr>
          </w:rPrChange>
        </w:rPr>
        <w:pPrChange w:id="1607" w:author="Prabhvir Saran" w:date="2017-02-16T19:53:00Z">
          <w:pPr>
            <w:pStyle w:val="Heading3"/>
          </w:pPr>
        </w:pPrChange>
      </w:pPr>
    </w:p>
    <w:p w14:paraId="74503960" w14:textId="2121BAD2" w:rsidR="00CE27D4" w:rsidRPr="00553070" w:rsidRDefault="00953782">
      <w:pPr>
        <w:rPr>
          <w:ins w:id="1608" w:author="Prabhvir Saran" w:date="2017-02-02T15:39:00Z"/>
          <w:rFonts w:cstheme="minorHAnsi"/>
          <w:sz w:val="24"/>
          <w:szCs w:val="24"/>
          <w:rPrChange w:id="1609" w:author="Prabhvir Saran" w:date="2017-02-02T23:38:00Z">
            <w:rPr>
              <w:ins w:id="1610" w:author="Prabhvir Saran" w:date="2017-02-02T15:39:00Z"/>
            </w:rPr>
          </w:rPrChange>
        </w:rPr>
        <w:pPrChange w:id="1611" w:author="Prabhvir Saran" w:date="2017-02-02T22:56:00Z">
          <w:pPr>
            <w:pStyle w:val="Heading4"/>
          </w:pPr>
        </w:pPrChange>
      </w:pPr>
      <w:ins w:id="1612" w:author="Prabhvir Saran" w:date="2017-02-02T15:39:00Z">
        <w:r w:rsidRPr="00553070">
          <w:rPr>
            <w:rFonts w:cstheme="minorHAnsi"/>
            <w:sz w:val="24"/>
            <w:szCs w:val="24"/>
            <w:rPrChange w:id="1613" w:author="Prabhvir Saran" w:date="2017-02-02T23:38:00Z">
              <w:rPr/>
            </w:rPrChange>
          </w:rPr>
          <w:t>HEMA</w:t>
        </w:r>
        <w:r w:rsidR="00CE27D4" w:rsidRPr="00553070">
          <w:rPr>
            <w:rFonts w:cstheme="minorHAnsi"/>
            <w:sz w:val="24"/>
            <w:szCs w:val="24"/>
            <w:rPrChange w:id="1614" w:author="Prabhvir Saran" w:date="2017-02-02T23:38:00Z">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1615" w:author="Prabhvir Saran" w:date="2017-02-02T15:39:00Z"/>
          <w:rFonts w:asciiTheme="minorHAnsi" w:hAnsiTheme="minorHAnsi" w:cstheme="minorHAnsi"/>
          <w:color w:val="000000"/>
          <w:rPrChange w:id="1616" w:author="Prabhvir Saran" w:date="2017-02-02T23:38:00Z">
            <w:rPr>
              <w:ins w:id="1617" w:author="Prabhvir Saran" w:date="2017-02-02T15:39:00Z"/>
              <w:rFonts w:ascii="Arial" w:hAnsi="Arial" w:cs="Arial"/>
              <w:color w:val="000000"/>
            </w:rPr>
          </w:rPrChange>
        </w:rPr>
      </w:pPr>
      <w:ins w:id="1618" w:author="Prabhvir Saran" w:date="2017-02-02T15:39:00Z">
        <w:r w:rsidRPr="00553070">
          <w:rPr>
            <w:rFonts w:asciiTheme="minorHAnsi" w:hAnsiTheme="minorHAnsi" w:cstheme="minorHAnsi"/>
            <w:color w:val="000000"/>
            <w:rPrChange w:id="1619"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1620" w:author="Prabhvir Saran" w:date="2017-02-16T19:53:00Z"/>
          <w:rFonts w:asciiTheme="minorHAnsi" w:hAnsiTheme="minorHAnsi" w:cstheme="minorHAnsi"/>
          <w:color w:val="000000"/>
        </w:rPr>
      </w:pPr>
      <w:ins w:id="1621" w:author="Prabhvir Saran" w:date="2017-02-02T15:39:00Z">
        <w:r w:rsidRPr="00553070">
          <w:rPr>
            <w:rFonts w:asciiTheme="minorHAnsi" w:hAnsiTheme="minorHAnsi" w:cstheme="minorHAnsi"/>
            <w:color w:val="000000"/>
            <w:rPrChange w:id="1622"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1623" w:author="Prabhvir Saran" w:date="2017-02-16T19:53:00Z"/>
          <w:rFonts w:asciiTheme="minorHAnsi" w:hAnsiTheme="minorHAnsi" w:cstheme="minorHAnsi"/>
          <w:color w:val="000000"/>
        </w:rPr>
        <w:pPrChange w:id="1624"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1625" w:author="Prabhvir Saran" w:date="2017-02-16T19:53:00Z"/>
          <w:rFonts w:asciiTheme="minorHAnsi" w:hAnsiTheme="minorHAnsi" w:cstheme="minorHAnsi"/>
          <w:color w:val="000000"/>
        </w:rPr>
        <w:pPrChange w:id="1626"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1627" w:author="Prabhvir Saran" w:date="2017-02-02T15:39:00Z"/>
          <w:rFonts w:asciiTheme="minorHAnsi" w:hAnsiTheme="minorHAnsi" w:cstheme="minorHAnsi"/>
          <w:color w:val="000000"/>
          <w:rPrChange w:id="1628" w:author="Prabhvir Saran" w:date="2017-02-02T23:38:00Z">
            <w:rPr>
              <w:ins w:id="1629" w:author="Prabhvir Saran" w:date="2017-02-02T15:39:00Z"/>
              <w:rFonts w:ascii="Arial" w:hAnsi="Arial" w:cs="Arial"/>
              <w:color w:val="000000"/>
            </w:rPr>
          </w:rPrChange>
        </w:rPr>
        <w:pPrChange w:id="1630"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1631" w:author="Prabhvir Saran" w:date="2017-02-16T19:53:00Z"/>
          <w:rFonts w:asciiTheme="minorHAnsi" w:hAnsiTheme="minorHAnsi" w:cstheme="minorHAnsi"/>
          <w:color w:val="000000"/>
        </w:rPr>
      </w:pPr>
      <w:ins w:id="1632" w:author="Prabhvir Saran" w:date="2017-02-02T15:39:00Z">
        <w:r w:rsidRPr="00553070">
          <w:rPr>
            <w:rFonts w:asciiTheme="minorHAnsi" w:hAnsiTheme="minorHAnsi" w:cstheme="minorHAnsi"/>
            <w:color w:val="000000"/>
            <w:rPrChange w:id="1633"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1634" w:author="Prabhvir Saran" w:date="2017-02-02T15:39:00Z"/>
          <w:rFonts w:asciiTheme="minorHAnsi" w:hAnsiTheme="minorHAnsi" w:cstheme="minorHAnsi"/>
          <w:color w:val="000000"/>
          <w:rPrChange w:id="1635" w:author="Prabhvir Saran" w:date="2017-02-02T23:38:00Z">
            <w:rPr>
              <w:ins w:id="1636" w:author="Prabhvir Saran" w:date="2017-02-02T15:39:00Z"/>
              <w:rFonts w:ascii="Arial" w:hAnsi="Arial" w:cs="Arial"/>
              <w:color w:val="000000"/>
            </w:rPr>
          </w:rPrChange>
        </w:rPr>
        <w:pPrChange w:id="1637"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1638" w:author="Prabhvir Saran" w:date="2017-02-02T15:39:00Z"/>
          <w:rFonts w:asciiTheme="minorHAnsi" w:hAnsiTheme="minorHAnsi" w:cstheme="minorHAnsi"/>
          <w:color w:val="000000"/>
          <w:rPrChange w:id="1639" w:author="Prabhvir Saran" w:date="2017-02-02T23:38:00Z">
            <w:rPr>
              <w:ins w:id="1640" w:author="Prabhvir Saran" w:date="2017-02-02T15:39:00Z"/>
              <w:rFonts w:ascii="Arial" w:hAnsi="Arial" w:cs="Arial"/>
              <w:color w:val="000000"/>
            </w:rPr>
          </w:rPrChange>
        </w:rPr>
      </w:pPr>
      <w:ins w:id="1641" w:author="Prabhvir Saran" w:date="2017-02-16T18:11:00Z">
        <w:r>
          <w:rPr>
            <w:rFonts w:asciiTheme="minorHAnsi" w:hAnsiTheme="minorHAnsi" w:cstheme="minorHAnsi"/>
            <w:color w:val="000000"/>
          </w:rPr>
          <w:t xml:space="preserve">HEMA </w:t>
        </w:r>
      </w:ins>
      <w:ins w:id="1642" w:author="Prabhvir Saran" w:date="2017-02-02T15:39:00Z">
        <w:r w:rsidR="00CE27D4" w:rsidRPr="00553070">
          <w:rPr>
            <w:rFonts w:asciiTheme="minorHAnsi" w:hAnsiTheme="minorHAnsi" w:cstheme="minorHAnsi"/>
            <w:color w:val="000000"/>
            <w:rPrChange w:id="1643"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1644" w:author="Prabhvir Saran" w:date="2017-02-02T23:28:00Z"/>
          <w:rFonts w:asciiTheme="minorHAnsi" w:hAnsiTheme="minorHAnsi" w:cstheme="minorHAnsi"/>
          <w:color w:val="000000"/>
          <w:rPrChange w:id="1645" w:author="Prabhvir Saran" w:date="2017-02-02T23:38:00Z">
            <w:rPr>
              <w:ins w:id="1646" w:author="Prabhvir Saran" w:date="2017-02-02T23:28:00Z"/>
              <w:rFonts w:ascii="Calibri" w:hAnsi="Calibri" w:cs="Calibri"/>
              <w:color w:val="000000"/>
            </w:rPr>
          </w:rPrChange>
        </w:rPr>
      </w:pPr>
      <w:ins w:id="1647" w:author="Prabhvir Saran" w:date="2017-02-02T15:39:00Z">
        <w:r w:rsidRPr="00553070">
          <w:rPr>
            <w:rFonts w:asciiTheme="minorHAnsi" w:hAnsiTheme="minorHAnsi" w:cstheme="minorHAnsi"/>
            <w:color w:val="000000"/>
            <w:rPrChange w:id="1648"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1649"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1650"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1651" w:author="Prabhvir Saran" w:date="2017-02-02T15:47:00Z"/>
          <w:rFonts w:asciiTheme="minorHAnsi" w:hAnsiTheme="minorHAnsi" w:cstheme="minorHAnsi"/>
          <w:color w:val="000000"/>
          <w:rPrChange w:id="1652" w:author="Prabhvir Saran" w:date="2017-02-02T23:38:00Z">
            <w:rPr>
              <w:ins w:id="1653" w:author="Prabhvir Saran" w:date="2017-02-02T15:47:00Z"/>
              <w:rFonts w:ascii="Arial" w:hAnsi="Arial" w:cs="Arial"/>
              <w:color w:val="000000"/>
            </w:rPr>
          </w:rPrChange>
        </w:rPr>
        <w:pPrChange w:id="1654"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1655" w:author="Prabhvir Saran" w:date="2017-02-02T15:39:00Z"/>
          <w:rFonts w:asciiTheme="minorHAnsi" w:hAnsiTheme="minorHAnsi" w:cstheme="minorHAnsi"/>
          <w:color w:val="000000"/>
          <w:rPrChange w:id="1656" w:author="Prabhvir Saran" w:date="2017-02-02T23:38:00Z">
            <w:rPr>
              <w:ins w:id="1657"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1658" w:author="Prabhvir Saran" w:date="2017-02-02T15:39:00Z"/>
          <w:rFonts w:asciiTheme="minorHAnsi" w:hAnsiTheme="minorHAnsi" w:cstheme="minorHAnsi"/>
          <w:color w:val="000000"/>
          <w:rPrChange w:id="1659" w:author="Prabhvir Saran" w:date="2017-02-02T23:38:00Z">
            <w:rPr>
              <w:ins w:id="1660" w:author="Prabhvir Saran" w:date="2017-02-02T15:39:00Z"/>
              <w:rFonts w:ascii="Arial" w:hAnsi="Arial" w:cs="Arial"/>
              <w:color w:val="000000"/>
            </w:rPr>
          </w:rPrChange>
        </w:rPr>
      </w:pPr>
      <w:ins w:id="1661" w:author="Prabhvir Saran" w:date="2017-02-02T15:39:00Z">
        <w:r w:rsidRPr="00553070">
          <w:rPr>
            <w:rFonts w:asciiTheme="minorHAnsi" w:hAnsiTheme="minorHAnsi" w:cstheme="minorHAnsi"/>
            <w:color w:val="000000"/>
            <w:rPrChange w:id="1662"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1663" w:author="Prabhvir Saran" w:date="2017-02-16T19:53:00Z"/>
          <w:rFonts w:asciiTheme="minorHAnsi" w:hAnsiTheme="minorHAnsi" w:cstheme="minorHAnsi"/>
          <w:color w:val="000000"/>
        </w:rPr>
      </w:pPr>
      <w:ins w:id="1664" w:author="Prabhvir Saran" w:date="2017-02-02T15:39:00Z">
        <w:r w:rsidRPr="00553070">
          <w:rPr>
            <w:rFonts w:asciiTheme="minorHAnsi" w:hAnsiTheme="minorHAnsi" w:cstheme="minorHAnsi"/>
            <w:color w:val="000000"/>
            <w:rPrChange w:id="1665" w:author="Prabhvir Saran" w:date="2017-02-02T23:38:00Z">
              <w:rPr>
                <w:rFonts w:ascii="Calibri" w:hAnsi="Calibri" w:cs="Calibri"/>
                <w:color w:val="000000"/>
              </w:rPr>
            </w:rPrChange>
          </w:rPr>
          <w:t xml:space="preserve">A short list of local HEMA clubs, groups, schools </w:t>
        </w:r>
      </w:ins>
      <w:ins w:id="1666" w:author="Prabhvir Saran" w:date="2017-02-02T23:28:00Z">
        <w:r w:rsidR="00D40537" w:rsidRPr="00553070">
          <w:rPr>
            <w:rFonts w:asciiTheme="minorHAnsi" w:hAnsiTheme="minorHAnsi" w:cstheme="minorHAnsi"/>
            <w:color w:val="000000"/>
            <w:rPrChange w:id="1667"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1668" w:author="Prabhvir Saran" w:date="2017-02-02T15:39:00Z"/>
          <w:rFonts w:asciiTheme="minorHAnsi" w:hAnsiTheme="minorHAnsi" w:cstheme="minorHAnsi"/>
          <w:color w:val="000000"/>
          <w:rPrChange w:id="1669" w:author="Prabhvir Saran" w:date="2017-02-02T23:38:00Z">
            <w:rPr>
              <w:ins w:id="1670" w:author="Prabhvir Saran" w:date="2017-02-02T15:39:00Z"/>
              <w:rFonts w:ascii="Arial" w:hAnsi="Arial" w:cs="Arial"/>
              <w:color w:val="000000"/>
            </w:rPr>
          </w:rPrChange>
        </w:rPr>
        <w:pPrChange w:id="1671"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1672" w:author="Prabhvir Saran" w:date="2017-02-16T18:12:00Z"/>
          <w:rFonts w:cstheme="minorHAnsi"/>
        </w:rPr>
        <w:pPrChange w:id="1673"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1674" w:author="Prabhvir Saran" w:date="2017-02-02T15:39:00Z">
        <w:r w:rsidRPr="00553070">
          <w:rPr>
            <w:rFonts w:cstheme="minorHAnsi"/>
            <w:sz w:val="24"/>
            <w:szCs w:val="24"/>
            <w:rPrChange w:id="1675"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1676" w:author="Prabhvir Saran" w:date="2017-02-16T19:53:00Z"/>
          <w:rFonts w:asciiTheme="minorHAnsi" w:hAnsiTheme="minorHAnsi" w:cstheme="minorHAnsi"/>
          <w:color w:val="000000"/>
        </w:rPr>
      </w:pPr>
      <w:ins w:id="1677"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1678" w:author="Prabhvir Saran" w:date="2017-02-02T15:39:00Z"/>
          <w:rFonts w:asciiTheme="minorHAnsi" w:hAnsiTheme="minorHAnsi" w:cstheme="minorHAnsi"/>
          <w:color w:val="000000"/>
          <w:rPrChange w:id="1679" w:author="Prabhvir Saran" w:date="2017-02-02T23:38:00Z">
            <w:rPr>
              <w:ins w:id="1680" w:author="Prabhvir Saran" w:date="2017-02-02T15:39:00Z"/>
              <w:rFonts w:ascii="Arial" w:hAnsi="Arial" w:cs="Arial"/>
              <w:color w:val="000000"/>
            </w:rPr>
          </w:rPrChange>
        </w:rPr>
        <w:pPrChange w:id="1681"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1682" w:author="Prabhvir Saran" w:date="2017-02-02T15:57:00Z"/>
          <w:rFonts w:cstheme="minorHAnsi"/>
          <w:sz w:val="24"/>
          <w:szCs w:val="24"/>
          <w:rPrChange w:id="1683" w:author="Prabhvir Saran" w:date="2017-02-02T23:38:00Z">
            <w:rPr>
              <w:ins w:id="1684" w:author="Prabhvir Saran" w:date="2017-02-02T15:57:00Z"/>
            </w:rPr>
          </w:rPrChange>
        </w:rPr>
        <w:pPrChange w:id="1685" w:author="Prabhvir Saran" w:date="2017-02-02T22:59:00Z">
          <w:pPr>
            <w:pStyle w:val="Heading4"/>
          </w:pPr>
        </w:pPrChange>
      </w:pPr>
      <w:ins w:id="1686" w:author="Prabhvir Saran" w:date="2017-02-02T15:39:00Z">
        <w:r w:rsidRPr="00553070">
          <w:rPr>
            <w:rFonts w:cstheme="minorHAnsi"/>
            <w:sz w:val="24"/>
            <w:szCs w:val="24"/>
            <w:rPrChange w:id="1687" w:author="Prabhvir Saran" w:date="2017-02-02T23:38:00Z">
              <w:rPr/>
            </w:rPrChange>
          </w:rPr>
          <w:t>Login/</w:t>
        </w:r>
      </w:ins>
      <w:ins w:id="1688"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1689" w:author="Prabhvir Saran" w:date="2017-02-16T19:53:00Z"/>
          <w:rFonts w:cstheme="minorHAnsi"/>
          <w:sz w:val="24"/>
          <w:szCs w:val="24"/>
        </w:rPr>
      </w:pPr>
      <w:ins w:id="1690"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1691" w:author="Prabhvir Saran" w:date="2017-02-02T15:58:00Z">
        <w:r w:rsidR="001665B5" w:rsidRPr="00487BA1">
          <w:rPr>
            <w:rFonts w:cstheme="minorHAnsi"/>
            <w:sz w:val="24"/>
            <w:szCs w:val="24"/>
          </w:rPr>
          <w:t xml:space="preserve">Login / Signup page. This page will be divided in to two sections, the </w:t>
        </w:r>
      </w:ins>
      <w:ins w:id="1692"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1693" w:author="Prabhvir Saran" w:date="2017-02-16T19:47:00Z"/>
          <w:rFonts w:cstheme="minorHAnsi"/>
          <w:sz w:val="24"/>
          <w:szCs w:val="24"/>
        </w:rPr>
        <w:pPrChange w:id="1694" w:author="Prabhvir Saran" w:date="2017-02-16T19:53:00Z">
          <w:pPr>
            <w:pStyle w:val="ListParagraph"/>
            <w:numPr>
              <w:numId w:val="11"/>
            </w:numPr>
            <w:ind w:hanging="360"/>
          </w:pPr>
        </w:pPrChange>
      </w:pPr>
    </w:p>
    <w:p w14:paraId="1C034447" w14:textId="3B441CAE" w:rsidR="00BE0F35" w:rsidRPr="004450D8" w:rsidRDefault="00BE0F35" w:rsidP="00BE0F35">
      <w:pPr>
        <w:rPr>
          <w:ins w:id="1695" w:author="Prabhvir Saran" w:date="2017-02-16T19:47:00Z"/>
          <w:rFonts w:cstheme="minorHAnsi"/>
          <w:sz w:val="24"/>
          <w:szCs w:val="24"/>
        </w:rPr>
      </w:pPr>
      <w:ins w:id="1696"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1697" w:author="Prabhvir Saran" w:date="2017-02-16T19:47:00Z"/>
          <w:rFonts w:cstheme="minorHAnsi"/>
          <w:sz w:val="24"/>
          <w:szCs w:val="24"/>
        </w:rPr>
      </w:pPr>
      <w:ins w:id="1698" w:author="Prabhvir Saran" w:date="2017-02-16T19:47:00Z">
        <w:r>
          <w:rPr>
            <w:rFonts w:cstheme="minorHAnsi"/>
            <w:sz w:val="24"/>
            <w:szCs w:val="24"/>
          </w:rPr>
          <w:t xml:space="preserve">This page will contain a link to all the pages </w:t>
        </w:r>
      </w:ins>
      <w:ins w:id="1699" w:author="Prabhvir Saran" w:date="2017-02-16T23:27:00Z">
        <w:r w:rsidR="00942360">
          <w:rPr>
            <w:rFonts w:cstheme="minorHAnsi"/>
            <w:sz w:val="24"/>
            <w:szCs w:val="24"/>
          </w:rPr>
          <w:t>using</w:t>
        </w:r>
      </w:ins>
      <w:ins w:id="1700" w:author="Prabhvir Saran" w:date="2017-02-16T19:47:00Z">
        <w:r>
          <w:rPr>
            <w:rFonts w:cstheme="minorHAnsi"/>
            <w:sz w:val="24"/>
            <w:szCs w:val="24"/>
          </w:rPr>
          <w:t xml:space="preserve"> a list. </w:t>
        </w:r>
      </w:ins>
    </w:p>
    <w:p w14:paraId="7FE69AA1" w14:textId="0E4CC938" w:rsidR="00BE0F35" w:rsidRDefault="00BE0F35">
      <w:pPr>
        <w:rPr>
          <w:ins w:id="1701" w:author="Prabhvir Saran" w:date="2017-02-16T19:47:00Z"/>
          <w:rFonts w:cstheme="minorHAnsi"/>
          <w:sz w:val="24"/>
          <w:szCs w:val="24"/>
        </w:rPr>
        <w:pPrChange w:id="1702" w:author="Prabhvir Saran" w:date="2017-02-16T19:47:00Z">
          <w:pPr>
            <w:pStyle w:val="ListParagraph"/>
            <w:numPr>
              <w:numId w:val="11"/>
            </w:numPr>
            <w:ind w:hanging="360"/>
          </w:pPr>
        </w:pPrChange>
      </w:pPr>
      <w:ins w:id="1703" w:author="Prabhvir Saran" w:date="2017-02-16T19:47:00Z">
        <w:r>
          <w:rPr>
            <w:rFonts w:cstheme="minorHAnsi"/>
            <w:sz w:val="24"/>
            <w:szCs w:val="24"/>
          </w:rPr>
          <w:tab/>
        </w:r>
      </w:ins>
    </w:p>
    <w:p w14:paraId="32D031BA" w14:textId="77777777" w:rsidR="00BE0F35" w:rsidRPr="00FF76DD" w:rsidRDefault="00BE0F35">
      <w:pPr>
        <w:rPr>
          <w:ins w:id="1704" w:author="Prabhvir Saran" w:date="2017-02-02T22:43:00Z"/>
          <w:rFonts w:cstheme="minorHAnsi"/>
          <w:sz w:val="24"/>
          <w:szCs w:val="24"/>
        </w:rPr>
        <w:pPrChange w:id="1705" w:author="Prabhvir Saran" w:date="2017-02-16T19:47:00Z">
          <w:pPr>
            <w:pStyle w:val="ListParagraph"/>
            <w:numPr>
              <w:numId w:val="11"/>
            </w:numPr>
            <w:ind w:hanging="360"/>
          </w:pPr>
        </w:pPrChange>
      </w:pPr>
    </w:p>
    <w:p w14:paraId="6EF97863" w14:textId="3457F40D" w:rsidR="005529B6" w:rsidRDefault="005529B6">
      <w:pPr>
        <w:pStyle w:val="ListParagraph"/>
        <w:rPr>
          <w:ins w:id="1706" w:author="Prabhvir Saran" w:date="2017-02-02T22:44:00Z"/>
          <w:sz w:val="24"/>
          <w:szCs w:val="24"/>
        </w:rPr>
        <w:pPrChange w:id="1707" w:author="Prabhvir Saran" w:date="2017-02-02T22:43:00Z">
          <w:pPr>
            <w:pStyle w:val="ListParagraph"/>
            <w:numPr>
              <w:numId w:val="11"/>
            </w:numPr>
            <w:ind w:hanging="360"/>
          </w:pPr>
        </w:pPrChange>
      </w:pPr>
    </w:p>
    <w:p w14:paraId="2D3A5FEE" w14:textId="337EF2B2" w:rsidR="005529B6" w:rsidRDefault="005529B6">
      <w:pPr>
        <w:pStyle w:val="ListParagraph"/>
        <w:rPr>
          <w:ins w:id="1708" w:author="Prabhvir Saran" w:date="2017-02-02T22:44:00Z"/>
          <w:sz w:val="24"/>
          <w:szCs w:val="24"/>
        </w:rPr>
        <w:pPrChange w:id="1709"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1710" w:author="Prabhvir Saran" w:date="2017-02-02T15:39:00Z"/>
          <w:sz w:val="24"/>
          <w:szCs w:val="24"/>
        </w:rPr>
        <w:pPrChange w:id="1711" w:author="Prabhvir Saran" w:date="2017-02-02T22:43:00Z">
          <w:pPr>
            <w:pStyle w:val="ListParagraph"/>
            <w:numPr>
              <w:numId w:val="11"/>
            </w:numPr>
            <w:ind w:hanging="360"/>
          </w:pPr>
        </w:pPrChange>
      </w:pPr>
    </w:p>
    <w:p w14:paraId="76B083AE" w14:textId="3D56F43C" w:rsidR="00EC6476" w:rsidRPr="00522B41" w:rsidRDefault="00B92D69">
      <w:pPr>
        <w:pStyle w:val="Heading2"/>
        <w:rPr>
          <w:ins w:id="1712" w:author="Prabhvir Saran" w:date="2017-02-02T16:08:00Z"/>
          <w:sz w:val="32"/>
          <w:rPrChange w:id="1713" w:author="Prabhvir Saran" w:date="2017-02-02T23:40:00Z">
            <w:rPr>
              <w:ins w:id="1714" w:author="Prabhvir Saran" w:date="2017-02-02T16:08:00Z"/>
              <w:noProof/>
            </w:rPr>
          </w:rPrChange>
        </w:rPr>
        <w:pPrChange w:id="1715" w:author="Prabhvir Saran" w:date="2017-02-02T23:40:00Z">
          <w:pPr/>
        </w:pPrChange>
      </w:pPr>
      <w:bookmarkStart w:id="1716" w:name="_Toc479688132"/>
      <w:ins w:id="1717" w:author="Prabhvir Saran" w:date="2017-02-02T23:01:00Z">
        <w:r w:rsidRPr="00522B41">
          <w:rPr>
            <w:sz w:val="32"/>
            <w:rPrChange w:id="1718" w:author="Prabhvir Saran" w:date="2017-02-02T23:40:00Z">
              <w:rPr/>
            </w:rPrChange>
          </w:rPr>
          <w:lastRenderedPageBreak/>
          <w:t xml:space="preserve">Wireframe </w:t>
        </w:r>
      </w:ins>
      <w:ins w:id="1719" w:author="Prabhvir Saran" w:date="2017-02-02T15:43:00Z">
        <w:r w:rsidR="00CE27D4" w:rsidRPr="00522B41">
          <w:rPr>
            <w:sz w:val="32"/>
            <w:rPrChange w:id="1720" w:author="Prabhvir Saran" w:date="2017-02-02T23:40:00Z">
              <w:rPr/>
            </w:rPrChange>
          </w:rPr>
          <w:t>Page</w:t>
        </w:r>
      </w:ins>
      <w:ins w:id="1721" w:author="Prabhvir Saran" w:date="2017-02-02T23:40:00Z">
        <w:r w:rsidR="00522B41">
          <w:rPr>
            <w:sz w:val="32"/>
          </w:rPr>
          <w:t xml:space="preserve"> Layouts</w:t>
        </w:r>
      </w:ins>
      <w:bookmarkEnd w:id="1716"/>
      <w:ins w:id="1722" w:author="Prabhvir Saran" w:date="2017-02-02T15:43:00Z">
        <w:r w:rsidR="00CE27D4" w:rsidRPr="00522B41">
          <w:rPr>
            <w:sz w:val="32"/>
            <w:rPrChange w:id="1723" w:author="Prabhvir Saran" w:date="2017-02-02T23:40:00Z">
              <w:rPr/>
            </w:rPrChange>
          </w:rPr>
          <w:t xml:space="preserve"> </w:t>
        </w:r>
      </w:ins>
    </w:p>
    <w:p w14:paraId="4710AC53" w14:textId="11FA9E26" w:rsidR="00BE0F35" w:rsidRDefault="006202F6" w:rsidP="004161ED">
      <w:pPr>
        <w:rPr>
          <w:ins w:id="1724" w:author="Prabhvir Saran" w:date="2017-02-16T19:49:00Z"/>
          <w:noProof/>
        </w:rPr>
      </w:pPr>
      <w:r>
        <w:rPr>
          <w:noProof/>
        </w:rPr>
        <mc:AlternateContent>
          <mc:Choice Requires="wpg">
            <w:drawing>
              <wp:anchor distT="0" distB="0" distL="114300" distR="114300" simplePos="0" relativeHeight="251691008" behindDoc="0" locked="0" layoutInCell="1" allowOverlap="1" wp14:anchorId="3C1C41C2" wp14:editId="7C06CAB8">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33">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D04120" w:rsidRPr="00516E94" w:rsidRDefault="00D04120">
                              <w:pPr>
                                <w:pStyle w:val="Caption"/>
                                <w:rPr>
                                  <w:noProof/>
                                </w:rPr>
                                <w:pPrChange w:id="1725" w:author="Prabhvir Saran" w:date="2017-02-16T19:52:00Z">
                                  <w:pPr/>
                                </w:pPrChange>
                              </w:pPr>
                              <w:ins w:id="1726"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87" style="position:absolute;margin-left:0;margin-top:315pt;width:250.35pt;height:294.6pt;z-index:251691008;mso-position-horizontal:left;mso-position-horizontal-relative:margin;mso-position-vertical-relative:text"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h4AGAAAAAABIHAIa&#10;AAAAAAAgcQhoAAAAAACAxCGgAQAAAAAAEoeABgAAAAAASBwCGgAAAAAAIHEIaAAAAAAAgMQhoAEA&#10;AAAAABKHgAYAAAAAAEgcAhoAAAAAACBxCGgAAAAAAIDEIaABAAAAAAASh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">
                <v:shape id="Picture 485" o:spid="_x0000_s1088"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34" o:title="" cropright="28187f"/>
                  <v:path arrowok="t"/>
                </v:shape>
                <v:shape id="Text Box 486" o:spid="_x0000_s1089"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D04120" w:rsidRPr="00516E94" w:rsidRDefault="00D04120">
                        <w:pPr>
                          <w:pStyle w:val="Caption"/>
                          <w:rPr>
                            <w:noProof/>
                          </w:rPr>
                          <w:pPrChange w:id="1727" w:author="Prabhvir Saran" w:date="2017-02-16T19:52:00Z">
                            <w:pPr/>
                          </w:pPrChange>
                        </w:pPr>
                        <w:ins w:id="1728" w:author="Prabhvir Saran" w:date="2017-02-16T19:52:00Z">
                          <w:r>
                            <w:t xml:space="preserve">HEMA Styles page </w:t>
                          </w:r>
                        </w:ins>
                      </w:p>
                    </w:txbxContent>
                  </v:textbox>
                </v:shape>
                <w10:wrap type="square" anchorx="margin"/>
              </v:group>
            </w:pict>
          </mc:Fallback>
        </mc:AlternateContent>
      </w:r>
      <w:r w:rsidR="00971EB2">
        <w:rPr>
          <w:noProof/>
        </w:rPr>
        <mc:AlternateContent>
          <mc:Choice Requires="wpg">
            <w:drawing>
              <wp:anchor distT="0" distB="0" distL="114300" distR="114300" simplePos="0" relativeHeight="251695104" behindDoc="0" locked="0" layoutInCell="1" allowOverlap="1" wp14:anchorId="34947703" wp14:editId="2B9BE324">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35">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D04120" w:rsidRPr="00C534BB" w:rsidRDefault="00D04120">
                              <w:pPr>
                                <w:pStyle w:val="Caption"/>
                                <w:rPr>
                                  <w:noProof/>
                                </w:rPr>
                                <w:pPrChange w:id="1729" w:author="Prabhvir Saran" w:date="2017-02-16T19:55:00Z">
                                  <w:pPr/>
                                </w:pPrChange>
                              </w:pPr>
                              <w:ins w:id="1730"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90" style="position:absolute;margin-left:259.05pt;margin-top:313.2pt;width:255.4pt;height:293.35pt;z-index:251695104;mso-position-horizontal-relative:text;mso-position-vertical-relative:text"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">
                <v:shape id="Picture 488" o:spid="_x0000_s1091"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36" o:title="" cropright="28012f"/>
                  <v:path arrowok="t"/>
                </v:shape>
                <v:shape id="Text Box 489" o:spid="_x0000_s1092"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D04120" w:rsidRPr="00C534BB" w:rsidRDefault="00D04120">
                        <w:pPr>
                          <w:pStyle w:val="Caption"/>
                          <w:rPr>
                            <w:noProof/>
                          </w:rPr>
                          <w:pPrChange w:id="1731" w:author="Prabhvir Saran" w:date="2017-02-16T19:55:00Z">
                            <w:pPr/>
                          </w:pPrChange>
                        </w:pPr>
                        <w:ins w:id="1732" w:author="Prabhvir Saran" w:date="2017-02-16T19:55:00Z">
                          <w:r>
                            <w:t xml:space="preserve">HEMA in BC page </w:t>
                          </w:r>
                        </w:ins>
                      </w:p>
                    </w:txbxContent>
                  </v:textbox>
                </v:shape>
                <w10:wrap type="square"/>
              </v:group>
            </w:pict>
          </mc:Fallback>
        </mc:AlternateContent>
      </w:r>
      <w:r w:rsidR="00971EB2">
        <w:rPr>
          <w:noProof/>
        </w:rPr>
        <mc:AlternateContent>
          <mc:Choice Requires="wpg">
            <w:drawing>
              <wp:anchor distT="0" distB="0" distL="114300" distR="114300" simplePos="0" relativeHeight="251686912" behindDoc="0" locked="0" layoutInCell="1" allowOverlap="1" wp14:anchorId="0FCB3856" wp14:editId="16659DF1">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37">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D04120" w:rsidRPr="00B01630" w:rsidRDefault="00D04120">
                              <w:pPr>
                                <w:pStyle w:val="Caption"/>
                                <w:rPr>
                                  <w:noProof/>
                                </w:rPr>
                                <w:pPrChange w:id="1733" w:author="Prabhvir Saran" w:date="2017-02-16T19:50:00Z">
                                  <w:pPr/>
                                </w:pPrChange>
                              </w:pPr>
                              <w:ins w:id="1734"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93" style="position:absolute;margin-left:258.5pt;margin-top:21pt;width:248.5pt;height:293.35pt;z-index:251686912;mso-position-horizontal-relative:text;mso-position-vertical-relative:text"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QOAQ0A&#10;AAAAAJA4BDQAAAAAAEDiENAAAAAAAACJQ0ADAAAAAAAkDgENAAAAAACQOAQ0AAAAAABA4hDQAAAA&#10;AAAAiUNAAwAAAAAAJA4BDQAAAAAAkDgENAAAAAAAQOIQ0AAAAAAAAIlDQA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">
                <v:shape id="Picture 481" o:spid="_x0000_s1094"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8" o:title="" cropright="27749f"/>
                  <v:path arrowok="t"/>
                </v:shape>
                <v:shape id="Text Box 482" o:spid="_x0000_s1095"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D04120" w:rsidRPr="00B01630" w:rsidRDefault="00D04120">
                        <w:pPr>
                          <w:pStyle w:val="Caption"/>
                          <w:rPr>
                            <w:noProof/>
                          </w:rPr>
                          <w:pPrChange w:id="1735" w:author="Prabhvir Saran" w:date="2017-02-16T19:50:00Z">
                            <w:pPr/>
                          </w:pPrChange>
                        </w:pPr>
                        <w:ins w:id="1736" w:author="Prabhvir Saran" w:date="2017-02-16T19:50:00Z">
                          <w:r>
                            <w:t xml:space="preserve">About HEMA page </w:t>
                          </w:r>
                        </w:ins>
                      </w:p>
                    </w:txbxContent>
                  </v:textbox>
                </v:shape>
                <w10:wrap type="square"/>
              </v:group>
            </w:pict>
          </mc:Fallback>
        </mc:AlternateContent>
      </w:r>
      <w:del w:id="1737" w:author="Prabhvir Saran" w:date="2017-02-16T19:55:00Z">
        <w:r w:rsidR="005F45B6" w:rsidDel="005F45B6">
          <w:rPr>
            <w:noProof/>
          </w:rPr>
          <mc:AlternateContent>
            <mc:Choice Requires="wpg">
              <w:drawing>
                <wp:anchor distT="0" distB="0" distL="114300" distR="114300" simplePos="0" relativeHeight="251662336" behindDoc="0" locked="0" layoutInCell="1" allowOverlap="1" wp14:anchorId="46E311D6" wp14:editId="5368F36D">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9">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D04120" w:rsidRPr="00C613FC" w:rsidRDefault="00D04120">
                                <w:pPr>
                                  <w:pStyle w:val="Caption"/>
                                  <w:rPr>
                                    <w:noProof/>
                                  </w:rPr>
                                  <w:pPrChange w:id="1738" w:author="Windows User" w:date="2017-02-02T18:03:00Z">
                                    <w:pPr/>
                                  </w:pPrChange>
                                </w:pPr>
                                <w:ins w:id="1739"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96" style="position:absolute;margin-left:1.25pt;margin-top:322.15pt;width:228.6pt;height:304.5pt;z-index:251662336;mso-position-horizontal-relative:margin;mso-position-vertical-relative:text"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AndMlS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9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40" o:title="vk0USVkHGQKplo2_nEf4c883bhVRJYaO-BFORdsDyVQ7ZFO0ITGv8-oxPz5TY6f-wW_-Udw0YbbBGJR6BayAsYeujfCsRb-j5CXoI_-SB7hT2x5Ac4IR9K8ZHcpNixLdbdZsyKdf" croptop="2963f" cropbottom="1825f" cropleft="1159f" cropright="29043f"/>
                  </v:shape>
                  <v:shape id="Text Box 461" o:spid="_x0000_s109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D04120" w:rsidRPr="00C613FC" w:rsidRDefault="00D04120">
                          <w:pPr>
                            <w:pStyle w:val="Caption"/>
                            <w:rPr>
                              <w:noProof/>
                            </w:rPr>
                            <w:pPrChange w:id="1740" w:author="Windows User" w:date="2017-02-02T18:03:00Z">
                              <w:pPr/>
                            </w:pPrChange>
                          </w:pPr>
                          <w:ins w:id="1741" w:author="Windows User" w:date="2017-02-02T18:03:00Z">
                            <w:r>
                              <w:t xml:space="preserve">Signup / Login Page </w:t>
                            </w:r>
                          </w:ins>
                        </w:p>
                      </w:txbxContent>
                    </v:textbox>
                  </v:shape>
                  <w10:wrap type="square" anchorx="margin"/>
                </v:group>
              </w:pict>
            </mc:Fallback>
          </mc:AlternateContent>
        </w:r>
      </w:del>
      <w:r w:rsidR="00BE0F35">
        <w:rPr>
          <w:noProof/>
        </w:rPr>
        <mc:AlternateContent>
          <mc:Choice Requires="wpg">
            <w:drawing>
              <wp:anchor distT="0" distB="0" distL="114300" distR="114300" simplePos="0" relativeHeight="251682816" behindDoc="0" locked="0" layoutInCell="1" allowOverlap="1" wp14:anchorId="37BF5628" wp14:editId="7C4F845F">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41">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D04120" w:rsidRPr="00B2507F" w:rsidRDefault="00D04120">
                              <w:pPr>
                                <w:pStyle w:val="Caption"/>
                                <w:rPr>
                                  <w:noProof/>
                                </w:rPr>
                                <w:pPrChange w:id="1742" w:author="Prabhvir Saran" w:date="2017-02-16T19:49:00Z">
                                  <w:pPr/>
                                </w:pPrChange>
                              </w:pPr>
                              <w:ins w:id="1743"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99" style="position:absolute;margin-left:0;margin-top:22.75pt;width:244.15pt;height:295.85pt;z-index:251682816;mso-position-horizontal-relative:text;mso-position-vertical-relative:text"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JgvnvA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100"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42" o:title="" cropright="27836f"/>
                  <v:path arrowok="t"/>
                </v:shape>
                <v:shape id="Text Box 21" o:spid="_x0000_s1101"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D04120" w:rsidRPr="00B2507F" w:rsidRDefault="00D04120">
                        <w:pPr>
                          <w:pStyle w:val="Caption"/>
                          <w:rPr>
                            <w:noProof/>
                          </w:rPr>
                          <w:pPrChange w:id="1744" w:author="Prabhvir Saran" w:date="2017-02-16T19:49:00Z">
                            <w:pPr/>
                          </w:pPrChange>
                        </w:pPr>
                        <w:ins w:id="1745" w:author="Prabhvir Saran" w:date="2017-02-16T19:49:00Z">
                          <w:r>
                            <w:t xml:space="preserve">Home page </w:t>
                          </w:r>
                        </w:ins>
                      </w:p>
                    </w:txbxContent>
                  </v:textbox>
                </v:shape>
                <w10:wrap type="square"/>
              </v:group>
            </w:pict>
          </mc:Fallback>
        </mc:AlternateContent>
      </w:r>
      <w:del w:id="1746" w:author="Prabhvir Saran" w:date="2017-02-16T19:48:00Z">
        <w:r w:rsidR="00A3104A" w:rsidDel="00BE0F35">
          <w:rPr>
            <w:noProof/>
          </w:rPr>
          <mc:AlternateContent>
            <mc:Choice Requires="wpg">
              <w:drawing>
                <wp:anchor distT="0" distB="0" distL="114300" distR="114300" simplePos="0" relativeHeight="251637760" behindDoc="0" locked="0" layoutInCell="1" allowOverlap="1" wp14:anchorId="6D7E8DC4" wp14:editId="1196204F">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43">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D04120" w:rsidRPr="006A3986" w:rsidRDefault="00D04120">
                                <w:pPr>
                                  <w:pStyle w:val="Caption"/>
                                  <w:rPr>
                                    <w:noProof/>
                                  </w:rPr>
                                  <w:pPrChange w:id="1747" w:author="Windows User" w:date="2017-02-02T17:59:00Z">
                                    <w:pPr/>
                                  </w:pPrChange>
                                </w:pPr>
                                <w:ins w:id="1748"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102" style="position:absolute;margin-left:0;margin-top:39.05pt;width:234pt;height:296.25pt;z-index:251637760;mso-position-horizontal:left;mso-position-horizontal-relative:margin;mso-position-vertical-relative:text"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fio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cdjI4obG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L2l+Kg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103"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44" o:title="" croptop="3219f" cropbottom="1958f" cropleft="1189f" cropright="29135f"/>
                  </v:shape>
                  <v:shape id="Text Box 12" o:spid="_x0000_s1104"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D04120" w:rsidRPr="006A3986" w:rsidRDefault="00D04120">
                          <w:pPr>
                            <w:pStyle w:val="Caption"/>
                            <w:rPr>
                              <w:noProof/>
                            </w:rPr>
                            <w:pPrChange w:id="1749" w:author="Windows User" w:date="2017-02-02T17:59:00Z">
                              <w:pPr/>
                            </w:pPrChange>
                          </w:pPr>
                          <w:ins w:id="1750" w:author="Windows User" w:date="2017-02-02T17:59:00Z">
                            <w:r>
                              <w:t xml:space="preserve">Home Page </w:t>
                            </w:r>
                          </w:ins>
                        </w:p>
                      </w:txbxContent>
                    </v:textbox>
                  </v:shape>
                  <w10:wrap type="square" anchorx="margin"/>
                </v:group>
              </w:pict>
            </mc:Fallback>
          </mc:AlternateContent>
        </w:r>
      </w:del>
      <w:del w:id="1751" w:author="Prabhvir Saran" w:date="2017-02-16T19:50:00Z">
        <w:r w:rsidR="00EF7EC8" w:rsidDel="00BE0F35">
          <w:rPr>
            <w:noProof/>
          </w:rPr>
          <mc:AlternateContent>
            <mc:Choice Requires="wpg">
              <w:drawing>
                <wp:anchor distT="0" distB="0" distL="114300" distR="114300" simplePos="0" relativeHeight="251641856" behindDoc="0" locked="0" layoutInCell="1" allowOverlap="1" wp14:anchorId="4017600C" wp14:editId="47622A79">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45">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D04120" w:rsidRPr="002B6948" w:rsidRDefault="00D04120">
                                <w:pPr>
                                  <w:pStyle w:val="Caption"/>
                                  <w:rPr>
                                    <w:noProof/>
                                  </w:rPr>
                                  <w:pPrChange w:id="1752" w:author="Windows User" w:date="2017-02-02T18:00:00Z">
                                    <w:pPr/>
                                  </w:pPrChange>
                                </w:pPr>
                                <w:ins w:id="1753"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105" style="position:absolute;margin-left:254.9pt;margin-top:39.2pt;width:231.3pt;height:296.25pt;z-index:251641856;mso-position-horizontal-relative:text;mso-position-vertical-relative:text"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zxnNg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d7dMJNJf9qNyN4AAkqNuzK0pNccG94RbR6JwgUMHeFRYR7Q5KVo5r7oLN8r&#10;hPp6atyuRzox63sNLvS5r//YEVvJy9saibbS7A3VG5veqHdVKqDhMZ4rkjoTHyhT9mauRGVL6sLu&#10;gilSU+w1901vpgY9TOCtQtli4ez2QrirnySukbbKWWCf9y9EyU6GBgm9Fz2VSPJBje1aV2nkAgXh&#10;mjupWmBbFJEV2wGtneVeCi5T3avG3hr/7LtV72+vy7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">
                  <v:shape id="image06.png" o:spid="_x0000_s1106"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46" o:title="2" croptop="3057f" cropbottom="1976f" cropleft="4404f" cropright="29428f"/>
                  </v:shape>
                  <v:shape id="Text Box 27" o:spid="_x0000_s1107"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D04120" w:rsidRPr="002B6948" w:rsidRDefault="00D04120">
                          <w:pPr>
                            <w:pStyle w:val="Caption"/>
                            <w:rPr>
                              <w:noProof/>
                            </w:rPr>
                            <w:pPrChange w:id="1754" w:author="Windows User" w:date="2017-02-02T18:00:00Z">
                              <w:pPr/>
                            </w:pPrChange>
                          </w:pPr>
                          <w:ins w:id="1755" w:author="Windows User" w:date="2017-02-02T18:00:00Z">
                            <w:r>
                              <w:t xml:space="preserve">About HEMA Page </w:t>
                            </w:r>
                          </w:ins>
                        </w:p>
                      </w:txbxContent>
                    </v:textbox>
                  </v:shape>
                  <w10:wrap type="square"/>
                </v:group>
              </w:pict>
            </mc:Fallback>
          </mc:AlternateContent>
        </w:r>
      </w:del>
      <w:ins w:id="1756" w:author="Prabhvir Saran" w:date="2017-02-02T16:09:00Z">
        <w:r w:rsidR="006E7AC6">
          <w:rPr>
            <w:noProof/>
          </w:rPr>
          <w:t xml:space="preserve"> </w:t>
        </w:r>
      </w:ins>
    </w:p>
    <w:p w14:paraId="4F66653F" w14:textId="173EC324" w:rsidR="005F45B6" w:rsidRDefault="00012E49" w:rsidP="004161ED">
      <w:pPr>
        <w:rPr>
          <w:ins w:id="1757" w:author="Prabhvir Saran" w:date="2017-02-16T19:53:00Z"/>
          <w:noProof/>
        </w:rPr>
      </w:pPr>
      <w:r>
        <w:rPr>
          <w:noProof/>
        </w:rPr>
        <w:lastRenderedPageBreak/>
        <mc:AlternateContent>
          <mc:Choice Requires="wpg">
            <w:drawing>
              <wp:anchor distT="0" distB="0" distL="114300" distR="114300" simplePos="0" relativeHeight="251707392" behindDoc="0" locked="0" layoutInCell="1" allowOverlap="1" wp14:anchorId="5DD10788" wp14:editId="1C045181">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47">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D04120" w:rsidRPr="00C9721F" w:rsidRDefault="00D04120">
                              <w:pPr>
                                <w:pStyle w:val="Caption"/>
                                <w:rPr>
                                  <w:noProof/>
                                </w:rPr>
                                <w:pPrChange w:id="1758" w:author="Prabhvir Saran" w:date="2017-02-16T20:01:00Z">
                                  <w:pPr/>
                                </w:pPrChange>
                              </w:pPr>
                              <w:ins w:id="1759"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108" style="position:absolute;margin-left:-10pt;margin-top:316.8pt;width:252.15pt;height:294.6pt;z-index:251707392;mso-position-horizontal-relative:text;mso-position-vertical-relative:text"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PvsJP0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109"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8" o:title="" cropright="27836f"/>
                  <v:path arrowok="t"/>
                </v:shape>
                <v:shape id="Text Box 499" o:spid="_x0000_s1110"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D04120" w:rsidRPr="00C9721F" w:rsidRDefault="00D04120">
                        <w:pPr>
                          <w:pStyle w:val="Caption"/>
                          <w:rPr>
                            <w:noProof/>
                          </w:rPr>
                          <w:pPrChange w:id="1760" w:author="Prabhvir Saran" w:date="2017-02-16T20:01:00Z">
                            <w:pPr/>
                          </w:pPrChange>
                        </w:pPr>
                        <w:ins w:id="1761" w:author="Prabhvir Saran" w:date="2017-02-16T20:01:00Z">
                          <w:r>
                            <w:t xml:space="preserve">Sitemap page </w:t>
                          </w:r>
                        </w:ins>
                      </w:p>
                    </w:txbxContent>
                  </v:textbox>
                </v:shape>
                <w10:wrap type="square"/>
              </v:group>
            </w:pict>
          </mc:Fallback>
        </mc:AlternateContent>
      </w:r>
      <w:r w:rsidR="002C11BD">
        <w:rPr>
          <w:noProof/>
        </w:rPr>
        <mc:AlternateContent>
          <mc:Choice Requires="wpg">
            <w:drawing>
              <wp:anchor distT="0" distB="0" distL="114300" distR="114300" simplePos="0" relativeHeight="251703296" behindDoc="0" locked="0" layoutInCell="1" allowOverlap="1" wp14:anchorId="41017640" wp14:editId="6CB78AC4">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9">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D04120" w:rsidRPr="00875C34" w:rsidRDefault="00D04120">
                              <w:pPr>
                                <w:pStyle w:val="Caption"/>
                                <w:rPr>
                                  <w:noProof/>
                                </w:rPr>
                                <w:pPrChange w:id="1762" w:author="Prabhvir Saran" w:date="2017-02-16T20:01:00Z">
                                  <w:pPr/>
                                </w:pPrChange>
                              </w:pPr>
                              <w:ins w:id="1763"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111" style="position:absolute;margin-left:250.45pt;margin-top:0;width:257.9pt;height:292.7pt;z-index:251703296;mso-position-horizontal-relative:text;mso-position-vertical-relative:text"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BQ226Q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112"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50" o:title="" cropright="27924f"/>
                  <v:path arrowok="t"/>
                </v:shape>
                <v:shape id="Text Box 496" o:spid="_x0000_s1113"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D04120" w:rsidRPr="00875C34" w:rsidRDefault="00D04120">
                        <w:pPr>
                          <w:pStyle w:val="Caption"/>
                          <w:rPr>
                            <w:noProof/>
                          </w:rPr>
                          <w:pPrChange w:id="1764" w:author="Prabhvir Saran" w:date="2017-02-16T20:01:00Z">
                            <w:pPr/>
                          </w:pPrChange>
                        </w:pPr>
                        <w:ins w:id="1765" w:author="Prabhvir Saran" w:date="2017-02-16T20:01:00Z">
                          <w:r>
                            <w:t xml:space="preserve">Login/Signup page </w:t>
                          </w:r>
                        </w:ins>
                      </w:p>
                    </w:txbxContent>
                  </v:textbox>
                </v:shape>
                <w10:wrap type="square"/>
              </v:group>
            </w:pict>
          </mc:Fallback>
        </mc:AlternateContent>
      </w:r>
      <w:r w:rsidR="002C11BD">
        <w:rPr>
          <w:noProof/>
        </w:rPr>
        <mc:AlternateContent>
          <mc:Choice Requires="wpg">
            <w:drawing>
              <wp:anchor distT="0" distB="0" distL="114300" distR="114300" simplePos="0" relativeHeight="251699200" behindDoc="0" locked="0" layoutInCell="1" allowOverlap="1" wp14:anchorId="4DE8D01C" wp14:editId="5853774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51">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D04120" w:rsidRPr="001825C9" w:rsidRDefault="00D04120">
                              <w:pPr>
                                <w:pStyle w:val="Caption"/>
                                <w:rPr>
                                  <w:noProof/>
                                </w:rPr>
                                <w:pPrChange w:id="1766" w:author="Prabhvir Saran" w:date="2017-02-16T19:56:00Z">
                                  <w:pPr/>
                                </w:pPrChange>
                              </w:pPr>
                              <w:ins w:id="1767"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114" style="position:absolute;margin-left:-8.15pt;margin-top:.65pt;width:251.6pt;height:297.1pt;z-index:251699200;mso-position-horizontal-relative:text;mso-position-vertical-relative:text"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BnzjlP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115"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52" o:title="" cropright="27924f"/>
                  <v:path arrowok="t"/>
                </v:shape>
                <v:shape id="Text Box 492" o:spid="_x0000_s1116"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D04120" w:rsidRPr="001825C9" w:rsidRDefault="00D04120">
                        <w:pPr>
                          <w:pStyle w:val="Caption"/>
                          <w:rPr>
                            <w:noProof/>
                          </w:rPr>
                          <w:pPrChange w:id="1768" w:author="Prabhvir Saran" w:date="2017-02-16T19:56:00Z">
                            <w:pPr/>
                          </w:pPrChange>
                        </w:pPr>
                        <w:ins w:id="1769"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1770" w:author="Prabhvir Saran" w:date="2017-02-16T19:56:00Z"/>
          <w:noProof/>
        </w:rPr>
      </w:pPr>
    </w:p>
    <w:p w14:paraId="2321D55E" w14:textId="62EC654F" w:rsidR="00012E49" w:rsidRDefault="00012E49" w:rsidP="004161ED">
      <w:pPr>
        <w:rPr>
          <w:ins w:id="1771" w:author="Prabhvir Saran" w:date="2017-02-16T20:01:00Z"/>
          <w:noProof/>
        </w:rPr>
      </w:pPr>
    </w:p>
    <w:p w14:paraId="2C6C12E5" w14:textId="1271AD99" w:rsidR="00CE27D4" w:rsidRDefault="00CE27D4" w:rsidP="004161ED">
      <w:pPr>
        <w:rPr>
          <w:ins w:id="1772" w:author="Prabhvir Saran" w:date="2017-02-16T19:54:00Z"/>
          <w:noProof/>
        </w:rPr>
      </w:pPr>
    </w:p>
    <w:p w14:paraId="2B42A1CE" w14:textId="2C52FBC9" w:rsidR="005F45B6" w:rsidRDefault="005F45B6" w:rsidP="004161ED">
      <w:pPr>
        <w:rPr>
          <w:ins w:id="1773" w:author="Prabhvir Saran" w:date="2017-02-02T15:39:00Z"/>
          <w:noProof/>
        </w:rPr>
      </w:pPr>
    </w:p>
    <w:p w14:paraId="4BCD294A" w14:textId="57CD5CAF" w:rsidR="006E7AC6" w:rsidRDefault="00167652" w:rsidP="004161ED">
      <w:pPr>
        <w:rPr>
          <w:ins w:id="1774" w:author="Prabhvir Saran" w:date="2017-02-02T16:10:00Z"/>
          <w:noProof/>
        </w:rPr>
      </w:pPr>
      <w:del w:id="1775" w:author="Prabhvir Saran" w:date="2017-02-16T19:54:00Z">
        <w:r w:rsidDel="005F45B6">
          <w:rPr>
            <w:noProof/>
          </w:rPr>
          <mc:AlternateContent>
            <mc:Choice Requires="wpg">
              <w:drawing>
                <wp:anchor distT="0" distB="0" distL="114300" distR="114300" simplePos="0" relativeHeight="251658240" behindDoc="0" locked="0" layoutInCell="1" allowOverlap="1" wp14:anchorId="0BC5ADAE" wp14:editId="151435E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53">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D04120" w:rsidRPr="00993766" w:rsidRDefault="00D04120">
                                <w:pPr>
                                  <w:pStyle w:val="Caption"/>
                                  <w:rPr>
                                    <w:noProof/>
                                  </w:rPr>
                                  <w:pPrChange w:id="1776" w:author="Windows User" w:date="2017-02-02T18:02:00Z">
                                    <w:pPr/>
                                  </w:pPrChange>
                                </w:pPr>
                                <w:ins w:id="1777"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117" style="position:absolute;margin-left:328.15pt;margin-top:321.75pt;width:234.4pt;height:303.75pt;z-index:251658240;mso-position-horizontal-relative:page;mso-position-vertical-relative:text"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NsUIhy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18"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54" o:title="Tla5F-F5HHSWq_w-buY_KF4xiw60fb5hUT9D5u9r1AlDeajpTk5r28zHVoCM1INWJeIG7Zz43X8RCC0mk1JqKqHHTv2pOUhfIcFWnErFx5Dygm6Pbn9ivyyR14l0Si5LQeWh70ZE" croptop="3080f" cropbottom="1940f" cropleft="1195f" cropright="29044f"/>
                  </v:shape>
                  <v:shape id="Text Box 458" o:spid="_x0000_s1119"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D04120" w:rsidRPr="00993766" w:rsidRDefault="00D04120">
                          <w:pPr>
                            <w:pStyle w:val="Caption"/>
                            <w:rPr>
                              <w:noProof/>
                            </w:rPr>
                            <w:pPrChange w:id="1778" w:author="Windows User" w:date="2017-02-02T18:02:00Z">
                              <w:pPr/>
                            </w:pPrChange>
                          </w:pPr>
                          <w:ins w:id="1779" w:author="Windows User" w:date="2017-02-02T18:02:00Z">
                            <w:r>
                              <w:t xml:space="preserve">Meet the team Page </w:t>
                            </w:r>
                          </w:ins>
                        </w:p>
                      </w:txbxContent>
                    </v:textbox>
                  </v:shape>
                  <w10:wrap type="square" anchorx="page"/>
                </v:group>
              </w:pict>
            </mc:Fallback>
          </mc:AlternateContent>
        </w:r>
        <w:r w:rsidDel="005F45B6">
          <w:rPr>
            <w:noProof/>
          </w:rPr>
          <mc:AlternateContent>
            <mc:Choice Requires="wpg">
              <w:drawing>
                <wp:anchor distT="0" distB="0" distL="114300" distR="114300" simplePos="0" relativeHeight="251654144" behindDoc="0" locked="0" layoutInCell="1" allowOverlap="1" wp14:anchorId="2A84802E" wp14:editId="4365184A">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55">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D04120" w:rsidRPr="007556B8" w:rsidRDefault="00D04120">
                                <w:pPr>
                                  <w:pStyle w:val="Caption"/>
                                  <w:rPr>
                                    <w:noProof/>
                                  </w:rPr>
                                  <w:pPrChange w:id="1780" w:author="Windows User" w:date="2017-02-02T18:02:00Z">
                                    <w:pPr/>
                                  </w:pPrChange>
                                </w:pPr>
                                <w:ins w:id="1781"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20" style="position:absolute;margin-left:-3.75pt;margin-top:327.55pt;width:230.65pt;height:303pt;z-index:251654144;mso-position-horizontal-relative:text;mso-position-vertical-relative:text"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K5wQw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az7rQbnb0BCWA24dZwhl9L2PCOOf/ILNzCUEDw&#10;ZeEf4JGXul5Q3UaUFNr+eaof50NCYZSSGm71BXV/7BiaeXmrINX4CdAFtgs2XaB2VaqhisGUAU0I&#10;sYh92YW51RWa6hJ3gSGmOOy1oL4LUw8tGIAPFi6WyxA3d8KdejJwkzQ+h8Q+71+YNW1aPCT0Xndi&#10;YsmHemzmBq8xS7CEaxmKFYltWASFYwOEHaLwuRBqof20wXvj3+0w6/0D7O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daUhzjLsizLsqy1vp5//nkFFgCgwFJgWZZlWZZlKbAAABRYMyqwAADMPgAA06X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">
                  <v:shape id="image08.png" o:spid="_x0000_s1121"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56" o:title="5" croptop="3139f" cropbottom="1935f" cropleft="4484f" cropright="29423f"/>
                  </v:shape>
                  <v:shape id="Text Box 452" o:spid="_x0000_s1122"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D04120" w:rsidRPr="007556B8" w:rsidRDefault="00D04120">
                          <w:pPr>
                            <w:pStyle w:val="Caption"/>
                            <w:rPr>
                              <w:noProof/>
                            </w:rPr>
                            <w:pPrChange w:id="1782" w:author="Windows User" w:date="2017-02-02T18:02:00Z">
                              <w:pPr/>
                            </w:pPrChange>
                          </w:pPr>
                          <w:ins w:id="1783" w:author="Windows User" w:date="2017-02-02T18:02:00Z">
                            <w:r>
                              <w:t xml:space="preserve">Contact Page </w:t>
                            </w:r>
                          </w:ins>
                        </w:p>
                      </w:txbxContent>
                    </v:textbox>
                  </v:shape>
                  <w10:wrap type="square"/>
                </v:group>
              </w:pict>
            </mc:Fallback>
          </mc:AlternateContent>
        </w:r>
        <w:r w:rsidDel="005F45B6">
          <w:rPr>
            <w:noProof/>
          </w:rPr>
          <mc:AlternateContent>
            <mc:Choice Requires="wpg">
              <w:drawing>
                <wp:anchor distT="0" distB="0" distL="114300" distR="114300" simplePos="0" relativeHeight="251650048" behindDoc="0" locked="0" layoutInCell="1" allowOverlap="1" wp14:anchorId="7C6A4228" wp14:editId="1861B743">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57">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D04120" w:rsidRPr="00DF3D13" w:rsidRDefault="00D04120">
                                <w:pPr>
                                  <w:pStyle w:val="Caption"/>
                                  <w:rPr>
                                    <w:noProof/>
                                  </w:rPr>
                                  <w:pPrChange w:id="1784" w:author="Windows User" w:date="2017-02-02T18:01:00Z">
                                    <w:pPr/>
                                  </w:pPrChange>
                                </w:pPr>
                                <w:ins w:id="1785"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23" style="position:absolute;margin-left:247.6pt;margin-top:0;width:231.35pt;height:306.75pt;z-index:251650048;mso-position-horizontal-relative:text;mso-position-vertical-relative:text"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Oe+Qw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nRvLvtRmVvQAIkG182rObXEg68Y9Y9MgNlGDiE&#10;p4V7gE9eqmZBVWtRUijz56l+nA8OhVFKGijrC2r/2DHM5uVtDa7GN0BnmM7YdEa9q1IFUQyVENB4&#10;ExYYV3ZmblSFSXWJp8AQqzmctaCuM1MHLRiAFwsXy6W3Q1G4q580lJKQ55DY5/0LM7p1iwOH3qtO&#10;TCz5EI9hrs81egkp4Vr6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wtznv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24"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8" o:title="4" croptop="3064f" cropbottom="1931f" cropleft="4481f" cropright="29493f"/>
                  </v:shape>
                  <v:shape id="Text Box 450" o:spid="_x0000_s1125"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D04120" w:rsidRPr="00DF3D13" w:rsidRDefault="00D04120">
                          <w:pPr>
                            <w:pStyle w:val="Caption"/>
                            <w:rPr>
                              <w:noProof/>
                            </w:rPr>
                            <w:pPrChange w:id="1786" w:author="Windows User" w:date="2017-02-02T18:01:00Z">
                              <w:pPr/>
                            </w:pPrChange>
                          </w:pPr>
                          <w:ins w:id="1787" w:author="Windows User" w:date="2017-02-02T18:01:00Z">
                            <w:r>
                              <w:t xml:space="preserve">HEMA in BC Page </w:t>
                            </w:r>
                          </w:ins>
                        </w:p>
                      </w:txbxContent>
                    </v:textbox>
                  </v:shape>
                  <w10:wrap type="square"/>
                </v:group>
              </w:pict>
            </mc:Fallback>
          </mc:AlternateContent>
        </w:r>
      </w:del>
      <w:del w:id="1788" w:author="Prabhvir Saran" w:date="2017-02-16T19:51:00Z">
        <w:r w:rsidR="005529B6" w:rsidDel="00BE0F35">
          <w:rPr>
            <w:noProof/>
          </w:rPr>
          <mc:AlternateContent>
            <mc:Choice Requires="wpg">
              <w:drawing>
                <wp:anchor distT="0" distB="0" distL="114300" distR="114300" simplePos="0" relativeHeight="251645952" behindDoc="0" locked="0" layoutInCell="1" allowOverlap="1" wp14:anchorId="3F70B76E" wp14:editId="77C039C9">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9">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D04120" w:rsidRPr="00CB790E" w:rsidRDefault="00D04120">
                                <w:pPr>
                                  <w:pStyle w:val="Caption"/>
                                  <w:rPr>
                                    <w:noProof/>
                                  </w:rPr>
                                  <w:pPrChange w:id="1789" w:author="Windows User" w:date="2017-02-02T18:01:00Z">
                                    <w:pPr/>
                                  </w:pPrChange>
                                </w:pPr>
                                <w:ins w:id="1790"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26" style="position:absolute;margin-left:-4.4pt;margin-top:-.05pt;width:233.05pt;height:305.25pt;z-index:251645952;mso-position-horizontal-relative:margin;mso-position-vertical-relative:text"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V7wPA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N9dMCBCHNjp7AxBAbMKt4Qy/lrDhHXP+kVm4heG+hpeFf4Am&#10;L3W9oLq1KCm0/f3UOK6HhMIsJTXc6gvqftsxFPPyVkGq8QnQGbYzNp2hdlWqsYrhzWJ4MOED68vO&#10;zK2uUFSXuAtMMcVhrwX1nZl66MEEPFi4WC6D3dwJd+rJwE3S6BwC+7x/Yda0heghofe6IxNLPtRj&#10;szZojVmCJFzLUKzvKEJWsAPEDlZ4LoRMtU8bvDf+3g+r3h9gF3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">
                  <v:shape id="image04.png" o:spid="_x0000_s1127"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60" o:title="3" croptop="3157f" cropbottom="1915f" cropleft="1268f" cropright="29192f"/>
                  </v:shape>
                  <v:shape id="Text Box 448" o:spid="_x0000_s1128"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D04120" w:rsidRPr="00CB790E" w:rsidRDefault="00D04120">
                          <w:pPr>
                            <w:pStyle w:val="Caption"/>
                            <w:rPr>
                              <w:noProof/>
                            </w:rPr>
                            <w:pPrChange w:id="1791" w:author="Windows User" w:date="2017-02-02T18:01:00Z">
                              <w:pPr/>
                            </w:pPrChange>
                          </w:pPr>
                          <w:ins w:id="1792" w:author="Windows User" w:date="2017-02-02T18:01:00Z">
                            <w:r>
                              <w:t xml:space="preserve">Styles Page </w:t>
                            </w:r>
                          </w:ins>
                        </w:p>
                      </w:txbxContent>
                    </v:textbox>
                  </v:shape>
                  <w10:wrap type="square" anchorx="margin"/>
                </v:group>
              </w:pict>
            </mc:Fallback>
          </mc:AlternateContent>
        </w:r>
      </w:del>
      <w:ins w:id="1793" w:author="Prabhvir Saran" w:date="2017-02-02T15:42:00Z">
        <w:del w:id="1794" w:author="Windows User" w:date="2017-02-02T18:00:00Z">
          <w:r w:rsidR="004161ED" w:rsidDel="005D4B24">
            <w:rPr>
              <w:noProof/>
            </w:rPr>
            <w:drawing>
              <wp:inline distT="0" distB="0" distL="0" distR="0" wp14:anchorId="3B1979B9" wp14:editId="2475D9EB">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9"/>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1795" w:author="Windows User" w:date="2017-02-02T18:00:00Z">
        <w:r w:rsidR="00F911EF" w:rsidDel="005D4B24">
          <w:rPr>
            <w:noProof/>
          </w:rPr>
          <w:delText xml:space="preserve"> </w:delText>
        </w:r>
      </w:del>
    </w:p>
    <w:p w14:paraId="122B4865" w14:textId="2E627A45" w:rsidR="006E7AC6" w:rsidRDefault="00CE27D4" w:rsidP="004161ED">
      <w:pPr>
        <w:rPr>
          <w:ins w:id="1796" w:author="Prabhvir Saran" w:date="2017-02-02T16:11:00Z"/>
          <w:noProof/>
        </w:rPr>
      </w:pPr>
      <w:ins w:id="1797" w:author="Prabhvir Saran" w:date="2017-02-02T15:42:00Z">
        <w:del w:id="1798" w:author="Windows User" w:date="2017-02-02T18:01:00Z">
          <w:r w:rsidDel="00EF572A">
            <w:rPr>
              <w:noProof/>
            </w:rPr>
            <w:drawing>
              <wp:inline distT="0" distB="0" distL="0" distR="0" wp14:anchorId="2C623F0C" wp14:editId="5835D6A0">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55"/>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1799" w:author="Windows User" w:date="2017-02-02T18:01:00Z">
        <w:r w:rsidR="00F911EF" w:rsidDel="00EF572A">
          <w:rPr>
            <w:noProof/>
          </w:rPr>
          <w:delText xml:space="preserve"> </w:delText>
        </w:r>
      </w:del>
      <w:ins w:id="1800" w:author="Prabhvir Saran" w:date="2017-02-02T16:11:00Z">
        <w:del w:id="1801" w:author="Windows User" w:date="2017-02-02T18:01:00Z">
          <w:r w:rsidR="006E7AC6" w:rsidDel="00EF572A">
            <w:rPr>
              <w:noProof/>
            </w:rPr>
            <w:drawing>
              <wp:inline distT="0" distB="0" distL="0" distR="0" wp14:anchorId="07EC4B6A" wp14:editId="2477923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53"/>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1802" w:author="Prabhvir Saran" w:date="2017-02-02T15:39:00Z"/>
        </w:rPr>
      </w:pPr>
    </w:p>
    <w:p w14:paraId="7F612A02" w14:textId="1FFEFC6B" w:rsidR="004161ED" w:rsidRDefault="004161ED" w:rsidP="004161ED">
      <w:pPr>
        <w:rPr>
          <w:ins w:id="1803" w:author="Prabhvir Saran" w:date="2017-02-02T16:11:00Z"/>
          <w:noProof/>
        </w:rPr>
      </w:pPr>
    </w:p>
    <w:p w14:paraId="71AEF726" w14:textId="3698B09E" w:rsidR="00CE27D4" w:rsidRDefault="00CE27D4" w:rsidP="004161ED">
      <w:pPr>
        <w:rPr>
          <w:ins w:id="1804" w:author="Prabhvir Saran" w:date="2017-02-02T15:39:00Z"/>
        </w:rPr>
      </w:pPr>
    </w:p>
    <w:p w14:paraId="5E3C030D" w14:textId="393FDC96" w:rsidR="00EF572A" w:rsidRDefault="00EF572A" w:rsidP="004161ED">
      <w:pPr>
        <w:rPr>
          <w:ins w:id="1805" w:author="Windows User" w:date="2017-02-02T18:03:00Z"/>
        </w:rPr>
      </w:pPr>
    </w:p>
    <w:p w14:paraId="2E728B32" w14:textId="03639C9F" w:rsidR="00EF572A" w:rsidRDefault="00EF572A" w:rsidP="004161ED">
      <w:pPr>
        <w:rPr>
          <w:ins w:id="1806" w:author="Windows User" w:date="2017-02-02T18:03:00Z"/>
        </w:rPr>
      </w:pPr>
    </w:p>
    <w:p w14:paraId="31EFCB7B" w14:textId="77777777" w:rsidR="00EF572A" w:rsidRDefault="00EF572A" w:rsidP="004161ED">
      <w:pPr>
        <w:rPr>
          <w:ins w:id="1807" w:author="Windows User" w:date="2017-02-02T18:03:00Z"/>
        </w:rPr>
      </w:pPr>
    </w:p>
    <w:p w14:paraId="4942E02B" w14:textId="6DCA8406" w:rsidR="00EF572A" w:rsidRDefault="00EF572A" w:rsidP="004161ED">
      <w:pPr>
        <w:rPr>
          <w:ins w:id="1808" w:author="Windows User" w:date="2017-02-02T18:03:00Z"/>
        </w:rPr>
      </w:pPr>
    </w:p>
    <w:p w14:paraId="526CA7D1" w14:textId="06AF947C" w:rsidR="00EF572A" w:rsidRDefault="00EF572A" w:rsidP="004161ED">
      <w:pPr>
        <w:rPr>
          <w:ins w:id="1809" w:author="Windows User" w:date="2017-02-02T18:03:00Z"/>
        </w:rPr>
      </w:pPr>
    </w:p>
    <w:p w14:paraId="7E2782AB" w14:textId="2E6F610B" w:rsidR="002C11BD" w:rsidRDefault="002C11BD" w:rsidP="004161ED">
      <w:pPr>
        <w:rPr>
          <w:ins w:id="1810" w:author="Prabhvir Saran" w:date="2017-02-16T20:00:00Z"/>
          <w:noProof/>
        </w:rPr>
      </w:pPr>
    </w:p>
    <w:p w14:paraId="0F68B7EE" w14:textId="77BCF4DB" w:rsidR="00EF572A" w:rsidDel="00DE5061" w:rsidRDefault="00EF572A" w:rsidP="004161ED">
      <w:pPr>
        <w:rPr>
          <w:ins w:id="1811" w:author="Windows User" w:date="2017-02-02T18:03:00Z"/>
          <w:del w:id="1812" w:author="Prabhvir Saran" w:date="2017-02-16T20:02:00Z"/>
        </w:rPr>
      </w:pPr>
    </w:p>
    <w:p w14:paraId="1DCE9F3D" w14:textId="77777777" w:rsidR="00EF572A" w:rsidDel="00DE5061" w:rsidRDefault="00EF572A" w:rsidP="004161ED">
      <w:pPr>
        <w:rPr>
          <w:ins w:id="1813" w:author="Windows User" w:date="2017-02-02T18:03:00Z"/>
          <w:del w:id="1814" w:author="Prabhvir Saran" w:date="2017-02-16T20:02:00Z"/>
        </w:rPr>
      </w:pPr>
    </w:p>
    <w:p w14:paraId="43F26D02" w14:textId="77777777" w:rsidR="00EF572A" w:rsidDel="00DE5061" w:rsidRDefault="00EF572A" w:rsidP="004161ED">
      <w:pPr>
        <w:rPr>
          <w:ins w:id="1815" w:author="Windows User" w:date="2017-02-02T18:03:00Z"/>
          <w:del w:id="1816" w:author="Prabhvir Saran" w:date="2017-02-16T20:02:00Z"/>
        </w:rPr>
      </w:pPr>
    </w:p>
    <w:p w14:paraId="0804FEDF" w14:textId="77777777" w:rsidR="00EF572A" w:rsidDel="00DE5061" w:rsidRDefault="00EF572A" w:rsidP="004161ED">
      <w:pPr>
        <w:rPr>
          <w:ins w:id="1817" w:author="Windows User" w:date="2017-02-02T18:03:00Z"/>
          <w:del w:id="1818" w:author="Prabhvir Saran" w:date="2017-02-16T20:02:00Z"/>
        </w:rPr>
      </w:pPr>
    </w:p>
    <w:p w14:paraId="5013A919" w14:textId="77777777" w:rsidR="00EF572A" w:rsidDel="00DE5061" w:rsidRDefault="00EF572A" w:rsidP="004161ED">
      <w:pPr>
        <w:rPr>
          <w:ins w:id="1819" w:author="Windows User" w:date="2017-02-02T18:03:00Z"/>
          <w:del w:id="1820" w:author="Prabhvir Saran" w:date="2017-02-16T20:02:00Z"/>
        </w:rPr>
      </w:pPr>
    </w:p>
    <w:p w14:paraId="1754A19A" w14:textId="77777777" w:rsidR="00EF572A" w:rsidDel="00DE5061" w:rsidRDefault="00EF572A" w:rsidP="004161ED">
      <w:pPr>
        <w:rPr>
          <w:ins w:id="1821" w:author="Windows User" w:date="2017-02-02T18:03:00Z"/>
          <w:del w:id="1822" w:author="Prabhvir Saran" w:date="2017-02-16T20:02:00Z"/>
        </w:rPr>
      </w:pPr>
    </w:p>
    <w:p w14:paraId="6BFC5A21" w14:textId="3DE08769" w:rsidR="00CE27D4" w:rsidRPr="00066FC0" w:rsidRDefault="00903FA7">
      <w:pPr>
        <w:pStyle w:val="Heading2"/>
        <w:rPr>
          <w:ins w:id="1823" w:author="Prabhvir Saran" w:date="2017-02-02T22:54:00Z"/>
          <w:sz w:val="32"/>
          <w:rPrChange w:id="1824" w:author="Prabhvir Saran" w:date="2017-02-02T23:35:00Z">
            <w:rPr>
              <w:ins w:id="1825" w:author="Prabhvir Saran" w:date="2017-02-02T22:54:00Z"/>
            </w:rPr>
          </w:rPrChange>
        </w:rPr>
        <w:pPrChange w:id="1826" w:author="Prabhvir Saran" w:date="2017-02-02T23:02:00Z">
          <w:pPr/>
        </w:pPrChange>
      </w:pPr>
      <w:bookmarkStart w:id="1827" w:name="_Toc479688133"/>
      <w:ins w:id="1828" w:author="Prabhvir Saran" w:date="2017-02-02T16:49:00Z">
        <w:r w:rsidRPr="00066FC0">
          <w:rPr>
            <w:sz w:val="32"/>
            <w:rPrChange w:id="1829" w:author="Prabhvir Saran" w:date="2017-02-02T23:35:00Z">
              <w:rPr/>
            </w:rPrChange>
          </w:rPr>
          <w:t>Print Layout</w:t>
        </w:r>
        <w:r w:rsidR="001E5BDC" w:rsidRPr="00066FC0">
          <w:rPr>
            <w:sz w:val="32"/>
            <w:rPrChange w:id="1830" w:author="Prabhvir Saran" w:date="2017-02-02T23:35:00Z">
              <w:rPr/>
            </w:rPrChange>
          </w:rPr>
          <w:t>s</w:t>
        </w:r>
      </w:ins>
      <w:bookmarkEnd w:id="1827"/>
    </w:p>
    <w:p w14:paraId="0083E591" w14:textId="77777777" w:rsidR="00583BE8" w:rsidRPr="00583BE8" w:rsidRDefault="00583BE8">
      <w:pPr>
        <w:rPr>
          <w:ins w:id="1831" w:author="Prabhvir Saran" w:date="2017-02-02T16:52:00Z"/>
        </w:rPr>
      </w:pPr>
    </w:p>
    <w:p w14:paraId="30DAFADE" w14:textId="60DC6EAE" w:rsidR="001E44DE" w:rsidRPr="00066FC0" w:rsidRDefault="00DE5061">
      <w:pPr>
        <w:ind w:firstLine="720"/>
        <w:rPr>
          <w:ins w:id="1832" w:author="Windows User" w:date="2017-02-02T18:06:00Z"/>
          <w:sz w:val="24"/>
          <w:szCs w:val="24"/>
          <w:rPrChange w:id="1833" w:author="Prabhvir Saran" w:date="2017-02-02T23:37:00Z">
            <w:rPr>
              <w:ins w:id="1834" w:author="Windows User" w:date="2017-02-02T18:06:00Z"/>
            </w:rPr>
          </w:rPrChange>
        </w:rPr>
        <w:pPrChange w:id="1835" w:author="Prabhvir Saran" w:date="2017-02-02T23:34:00Z">
          <w:pPr/>
        </w:pPrChange>
      </w:pPr>
      <w:r>
        <w:rPr>
          <w:noProof/>
        </w:rPr>
        <mc:AlternateContent>
          <mc:Choice Requires="wpg">
            <w:drawing>
              <wp:anchor distT="0" distB="0" distL="114300" distR="114300" simplePos="0" relativeHeight="251711488" behindDoc="0" locked="0" layoutInCell="1" allowOverlap="1" wp14:anchorId="0AF01AD7" wp14:editId="1A302204">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61">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D04120" w:rsidRPr="00277B56" w:rsidRDefault="00D04120">
                              <w:pPr>
                                <w:pStyle w:val="Caption"/>
                                <w:rPr>
                                  <w:noProof/>
                                </w:rPr>
                                <w:pPrChange w:id="1836" w:author="Prabhvir Saran" w:date="2017-02-16T20:04:00Z">
                                  <w:pPr>
                                    <w:ind w:firstLine="720"/>
                                  </w:pPr>
                                </w:pPrChange>
                              </w:pPr>
                              <w:ins w:id="1837"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29" style="position:absolute;left:0;text-align:left;margin-left:254.8pt;margin-top:62.9pt;width:249.75pt;height:293.95pt;z-index:251711488;mso-position-horizontal-relative:text;mso-position-vertical-relative:text"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&#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E4U/do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30"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62" o:title="" cropright="27573f"/>
                  <v:path arrowok="t"/>
                </v:shape>
                <v:shape id="Text Box 502" o:spid="_x0000_s1131"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D04120" w:rsidRPr="00277B56" w:rsidRDefault="00D04120">
                        <w:pPr>
                          <w:pStyle w:val="Caption"/>
                          <w:rPr>
                            <w:noProof/>
                          </w:rPr>
                          <w:pPrChange w:id="1838" w:author="Prabhvir Saran" w:date="2017-02-16T20:04:00Z">
                            <w:pPr>
                              <w:ind w:firstLine="720"/>
                            </w:pPr>
                          </w:pPrChange>
                        </w:pPr>
                        <w:ins w:id="1839" w:author="Prabhvir Saran" w:date="2017-02-16T20:04:00Z">
                          <w:r>
                            <w:t xml:space="preserve">Print Layout 2 </w:t>
                          </w:r>
                        </w:ins>
                      </w:p>
                    </w:txbxContent>
                  </v:textbox>
                </v:shape>
                <w10:wrap type="square"/>
              </v:group>
            </w:pict>
          </mc:Fallback>
        </mc:AlternateContent>
      </w:r>
      <w:del w:id="1840" w:author="Prabhvir Saran" w:date="2017-02-16T20:03:00Z">
        <w:r w:rsidDel="00DE5061">
          <w:rPr>
            <w:noProof/>
          </w:rPr>
          <mc:AlternateContent>
            <mc:Choice Requires="wpg">
              <w:drawing>
                <wp:anchor distT="0" distB="0" distL="114300" distR="114300" simplePos="0" relativeHeight="251675648" behindDoc="0" locked="0" layoutInCell="1" allowOverlap="1" wp14:anchorId="6F74E7DD" wp14:editId="4395C07B">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63">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D04120" w:rsidRPr="00920BD5" w:rsidRDefault="00D04120">
                                <w:pPr>
                                  <w:pStyle w:val="Caption"/>
                                  <w:rPr>
                                    <w:noProof/>
                                  </w:rPr>
                                  <w:pPrChange w:id="1841" w:author="Windows User" w:date="2017-02-02T18:09:00Z">
                                    <w:pPr/>
                                  </w:pPrChange>
                                </w:pPr>
                                <w:ins w:id="1842" w:author="Windows User" w:date="2017-02-02T18:09:00Z">
                                  <w:r>
                                    <w:t xml:space="preserve">Print layout </w:t>
                                  </w:r>
                                </w:ins>
                                <w:ins w:id="1843" w:author="Prabhvir Saran" w:date="2017-02-02T22:50:00Z">
                                  <w:r>
                                    <w:t>2</w:t>
                                  </w:r>
                                </w:ins>
                                <w:ins w:id="1844" w:author="Windows User" w:date="2017-02-02T18:09:00Z">
                                  <w:del w:id="1845" w:author="Prabhvir Saran" w:date="2017-02-02T22:50:00Z">
                                    <w:r w:rsidDel="00583BE8">
                                      <w:fldChar w:fldCharType="begin"/>
                                    </w:r>
                                    <w:r w:rsidDel="00583BE8">
                                      <w:delInstrText xml:space="preserve"> SEQ Print_layout \* ARABIC </w:delInstrText>
                                    </w:r>
                                  </w:del>
                                </w:ins>
                                <w:del w:id="1846" w:author="Prabhvir Saran" w:date="2017-02-02T22:50:00Z">
                                  <w:r w:rsidDel="00583BE8">
                                    <w:fldChar w:fldCharType="separate"/>
                                  </w:r>
                                </w:del>
                                <w:ins w:id="1847" w:author="Windows User" w:date="2017-02-02T18:09:00Z">
                                  <w:del w:id="1848"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32" style="position:absolute;left:0;text-align:left;margin-left:249.9pt;margin-top:59.65pt;width:229.95pt;height:295.5pt;z-index:251675648;mso-position-horizontal-relative:text;mso-position-vertical-relative:text"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">
                  <v:shape id="Picture 14" o:spid="_x0000_s1133"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64" o:title="" cropright="27882f"/>
                    <v:path arrowok="t"/>
                  </v:shape>
                  <v:shape id="Text Box 474" o:spid="_x0000_s1134"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D04120" w:rsidRPr="00920BD5" w:rsidRDefault="00D04120">
                          <w:pPr>
                            <w:pStyle w:val="Caption"/>
                            <w:rPr>
                              <w:noProof/>
                            </w:rPr>
                            <w:pPrChange w:id="1849" w:author="Windows User" w:date="2017-02-02T18:09:00Z">
                              <w:pPr/>
                            </w:pPrChange>
                          </w:pPr>
                          <w:ins w:id="1850" w:author="Windows User" w:date="2017-02-02T18:09:00Z">
                            <w:r>
                              <w:t xml:space="preserve">Print layout </w:t>
                            </w:r>
                          </w:ins>
                          <w:ins w:id="1851" w:author="Prabhvir Saran" w:date="2017-02-02T22:50:00Z">
                            <w:r>
                              <w:t>2</w:t>
                            </w:r>
                          </w:ins>
                          <w:ins w:id="1852" w:author="Windows User" w:date="2017-02-02T18:09:00Z">
                            <w:del w:id="1853" w:author="Prabhvir Saran" w:date="2017-02-02T22:50:00Z">
                              <w:r w:rsidDel="00583BE8">
                                <w:fldChar w:fldCharType="begin"/>
                              </w:r>
                              <w:r w:rsidDel="00583BE8">
                                <w:delInstrText xml:space="preserve"> SEQ Print_layout \* ARABIC </w:delInstrText>
                              </w:r>
                            </w:del>
                          </w:ins>
                          <w:del w:id="1854" w:author="Prabhvir Saran" w:date="2017-02-02T22:50:00Z">
                            <w:r w:rsidDel="00583BE8">
                              <w:fldChar w:fldCharType="separate"/>
                            </w:r>
                          </w:del>
                          <w:ins w:id="1855" w:author="Windows User" w:date="2017-02-02T18:09:00Z">
                            <w:del w:id="1856" w:author="Prabhvir Saran" w:date="2017-02-02T22:50:00Z">
                              <w:r w:rsidDel="00583BE8">
                                <w:rPr>
                                  <w:noProof/>
                                </w:rPr>
                                <w:delText>1</w:delText>
                              </w:r>
                              <w:r w:rsidDel="00583BE8">
                                <w:fldChar w:fldCharType="end"/>
                              </w:r>
                            </w:del>
                          </w:ins>
                        </w:p>
                      </w:txbxContent>
                    </v:textbox>
                  </v:shape>
                  <w10:wrap type="square"/>
                </v:group>
              </w:pict>
            </mc:Fallback>
          </mc:AlternateContent>
        </w:r>
      </w:del>
      <w:ins w:id="1857" w:author="Prabhvir Saran" w:date="2017-02-02T16:52:00Z">
        <w:r w:rsidR="00600944" w:rsidRPr="00066FC0">
          <w:rPr>
            <w:sz w:val="24"/>
            <w:szCs w:val="24"/>
            <w:rPrChange w:id="1858" w:author="Prabhvir Saran" w:date="2017-02-02T23:37:00Z">
              <w:rPr/>
            </w:rPrChange>
          </w:rPr>
          <w:t xml:space="preserve">There are </w:t>
        </w:r>
      </w:ins>
      <w:ins w:id="1859" w:author="Prabhvir Saran" w:date="2017-02-16T20:02:00Z">
        <w:r>
          <w:rPr>
            <w:sz w:val="24"/>
            <w:szCs w:val="24"/>
          </w:rPr>
          <w:t>four</w:t>
        </w:r>
      </w:ins>
      <w:ins w:id="1860" w:author="Prabhvir Saran" w:date="2017-02-02T22:45:00Z">
        <w:r w:rsidR="005529B6" w:rsidRPr="00066FC0">
          <w:rPr>
            <w:sz w:val="24"/>
            <w:szCs w:val="24"/>
            <w:rPrChange w:id="1861" w:author="Prabhvir Saran" w:date="2017-02-02T23:37:00Z">
              <w:rPr/>
            </w:rPrChange>
          </w:rPr>
          <w:t xml:space="preserve"> types of</w:t>
        </w:r>
      </w:ins>
      <w:ins w:id="1862" w:author="Prabhvir Saran" w:date="2017-02-02T16:52:00Z">
        <w:r w:rsidR="00600944" w:rsidRPr="00066FC0">
          <w:rPr>
            <w:sz w:val="24"/>
            <w:szCs w:val="24"/>
            <w:rPrChange w:id="1863" w:author="Prabhvir Saran" w:date="2017-02-02T23:37:00Z">
              <w:rPr/>
            </w:rPrChange>
          </w:rPr>
          <w:t xml:space="preserve"> print </w:t>
        </w:r>
      </w:ins>
      <w:ins w:id="1864" w:author="Prabhvir Saran" w:date="2017-02-02T17:10:00Z">
        <w:r w:rsidR="0043098F" w:rsidRPr="00066FC0">
          <w:rPr>
            <w:sz w:val="24"/>
            <w:szCs w:val="24"/>
            <w:rPrChange w:id="1865" w:author="Prabhvir Saran" w:date="2017-02-02T23:37:00Z">
              <w:rPr/>
            </w:rPrChange>
          </w:rPr>
          <w:t>layouts</w:t>
        </w:r>
      </w:ins>
      <w:ins w:id="1866" w:author="Prabhvir Saran" w:date="2017-02-02T16:52:00Z">
        <w:r w:rsidR="00600944" w:rsidRPr="00066FC0">
          <w:rPr>
            <w:sz w:val="24"/>
            <w:szCs w:val="24"/>
            <w:rPrChange w:id="1867" w:author="Prabhvir Saran" w:date="2017-02-02T23:37:00Z">
              <w:rPr/>
            </w:rPrChange>
          </w:rPr>
          <w:t xml:space="preserve">. </w:t>
        </w:r>
      </w:ins>
      <w:ins w:id="1868" w:author="Prabhvir Saran" w:date="2017-02-02T22:51:00Z">
        <w:r w:rsidR="00583BE8" w:rsidRPr="00066FC0">
          <w:rPr>
            <w:sz w:val="24"/>
            <w:szCs w:val="24"/>
            <w:rPrChange w:id="1869" w:author="Prabhvir Saran" w:date="2017-02-02T23:37:00Z">
              <w:rPr/>
            </w:rPrChange>
          </w:rPr>
          <w:t xml:space="preserve">Print layout 1 would be used for the home page. Print layout </w:t>
        </w:r>
      </w:ins>
      <w:ins w:id="1870" w:author="Prabhvir Saran" w:date="2017-02-02T22:52:00Z">
        <w:r w:rsidR="00583BE8" w:rsidRPr="00066FC0">
          <w:rPr>
            <w:sz w:val="24"/>
            <w:szCs w:val="24"/>
            <w:rPrChange w:id="1871" w:author="Prabhvir Saran" w:date="2017-02-02T23:37:00Z">
              <w:rPr/>
            </w:rPrChange>
          </w:rPr>
          <w:t xml:space="preserve">2 is for pages using the div that changes the content </w:t>
        </w:r>
      </w:ins>
      <w:ins w:id="1872" w:author="Prabhvir Saran" w:date="2017-02-02T23:30:00Z">
        <w:r w:rsidR="00066FC0" w:rsidRPr="00066FC0">
          <w:rPr>
            <w:sz w:val="24"/>
            <w:szCs w:val="24"/>
            <w:rPrChange w:id="1873" w:author="Prabhvir Saran" w:date="2017-02-02T23:37:00Z">
              <w:rPr/>
            </w:rPrChange>
          </w:rPr>
          <w:t>based</w:t>
        </w:r>
      </w:ins>
      <w:ins w:id="1874" w:author="Prabhvir Saran" w:date="2017-02-02T22:52:00Z">
        <w:r w:rsidRPr="00FF76DD">
          <w:rPr>
            <w:sz w:val="24"/>
            <w:szCs w:val="24"/>
          </w:rPr>
          <w:t xml:space="preserve"> on user selection. P</w:t>
        </w:r>
        <w:r w:rsidR="00583BE8" w:rsidRPr="00066FC0">
          <w:rPr>
            <w:sz w:val="24"/>
            <w:szCs w:val="24"/>
            <w:rPrChange w:id="1875" w:author="Prabhvir Saran" w:date="2017-02-02T23:37:00Z">
              <w:rPr/>
            </w:rPrChange>
          </w:rPr>
          <w:t xml:space="preserve">rint layout 3 </w:t>
        </w:r>
      </w:ins>
      <w:ins w:id="1876"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1877" w:author="Prabhvir Saran" w:date="2017-02-02T23:37:00Z">
              <w:rPr/>
            </w:rPrChange>
          </w:rPr>
          <w:t xml:space="preserve"> </w:t>
        </w:r>
      </w:ins>
    </w:p>
    <w:p w14:paraId="63696064" w14:textId="1E191450" w:rsidR="00EF572A" w:rsidRDefault="00DE5061" w:rsidP="004161ED">
      <w:pPr>
        <w:rPr>
          <w:ins w:id="1878" w:author="Prabhvir Saran" w:date="2017-02-02T17:36:00Z"/>
        </w:rPr>
      </w:pPr>
      <w:r>
        <w:rPr>
          <w:noProof/>
        </w:rPr>
        <mc:AlternateContent>
          <mc:Choice Requires="wpg">
            <w:drawing>
              <wp:anchor distT="0" distB="0" distL="114300" distR="114300" simplePos="0" relativeHeight="251669504" behindDoc="0" locked="0" layoutInCell="1" allowOverlap="1" wp14:anchorId="38B508AE" wp14:editId="6305FE08">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65">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D04120" w:rsidRPr="00850DA3" w:rsidRDefault="00D04120">
                              <w:pPr>
                                <w:pStyle w:val="Caption"/>
                                <w:rPr>
                                  <w:noProof/>
                                </w:rPr>
                                <w:pPrChange w:id="1879" w:author="Windows User" w:date="2017-02-02T18:07:00Z">
                                  <w:pPr/>
                                </w:pPrChange>
                              </w:pPr>
                              <w:ins w:id="1880" w:author="Windows User" w:date="2017-02-02T18:08:00Z">
                                <w:r>
                                  <w:t xml:space="preserve"> </w:t>
                                </w:r>
                              </w:ins>
                              <w:ins w:id="1881" w:author="Prabhvir Saran" w:date="2017-02-02T22:51:00Z">
                                <w:r>
                                  <w:t>Print layout 1</w:t>
                                </w:r>
                              </w:ins>
                              <w:ins w:id="1882" w:author="Windows User" w:date="2017-02-02T18:07:00Z">
                                <w:del w:id="1883" w:author="Prabhvir Saran" w:date="2017-02-02T22:51:00Z">
                                  <w:r w:rsidDel="00583BE8">
                                    <w:delText xml:space="preserve">Home </w:delText>
                                  </w:r>
                                </w:del>
                                <w:del w:id="1884"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35" style="position:absolute;margin-left:0;margin-top:7.35pt;width:241.25pt;height:294.75pt;z-index:251669504;mso-position-horizontal:left;mso-position-horizontal-relative:margin;mso-position-vertical-relative:text"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">
                <v:shape id="Picture 13" o:spid="_x0000_s1136"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66" o:title="" cropright="27882f"/>
                  <v:path arrowok="t"/>
                </v:shape>
                <v:shape id="Text Box 471" o:spid="_x0000_s1137"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D04120" w:rsidRPr="00850DA3" w:rsidRDefault="00D04120">
                        <w:pPr>
                          <w:pStyle w:val="Caption"/>
                          <w:rPr>
                            <w:noProof/>
                          </w:rPr>
                          <w:pPrChange w:id="1885" w:author="Windows User" w:date="2017-02-02T18:07:00Z">
                            <w:pPr/>
                          </w:pPrChange>
                        </w:pPr>
                        <w:ins w:id="1886" w:author="Windows User" w:date="2017-02-02T18:08:00Z">
                          <w:r>
                            <w:t xml:space="preserve"> </w:t>
                          </w:r>
                        </w:ins>
                        <w:ins w:id="1887" w:author="Prabhvir Saran" w:date="2017-02-02T22:51:00Z">
                          <w:r>
                            <w:t>Print layout 1</w:t>
                          </w:r>
                        </w:ins>
                        <w:ins w:id="1888" w:author="Windows User" w:date="2017-02-02T18:07:00Z">
                          <w:del w:id="1889" w:author="Prabhvir Saran" w:date="2017-02-02T22:51:00Z">
                            <w:r w:rsidDel="00583BE8">
                              <w:delText xml:space="preserve">Home </w:delText>
                            </w:r>
                          </w:del>
                          <w:del w:id="1890"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1891" w:author="Prabhvir Saran" w:date="2017-02-02T17:26:00Z"/>
        </w:rPr>
      </w:pPr>
    </w:p>
    <w:p w14:paraId="2807ABFF" w14:textId="65A82630" w:rsidR="001E44DE" w:rsidRDefault="001E44DE" w:rsidP="004161ED">
      <w:pPr>
        <w:rPr>
          <w:ins w:id="1892" w:author="Prabhvir Saran" w:date="2017-02-02T17:27:00Z"/>
          <w:noProof/>
        </w:rPr>
      </w:pPr>
    </w:p>
    <w:p w14:paraId="3C97BFCF" w14:textId="6AED1A23" w:rsidR="00DE5061" w:rsidRDefault="00DE5061" w:rsidP="004161ED">
      <w:pPr>
        <w:rPr>
          <w:ins w:id="1893" w:author="Prabhvir Saran" w:date="2017-02-16T20:03:00Z"/>
          <w:noProof/>
        </w:rPr>
      </w:pPr>
    </w:p>
    <w:p w14:paraId="15CAF324" w14:textId="77777777" w:rsidR="00DE5061" w:rsidRDefault="00DE5061" w:rsidP="004161ED">
      <w:pPr>
        <w:rPr>
          <w:ins w:id="1894" w:author="Prabhvir Saran" w:date="2017-02-16T20:03:00Z"/>
          <w:noProof/>
        </w:rPr>
      </w:pPr>
    </w:p>
    <w:p w14:paraId="5F71D758" w14:textId="472CEAF5" w:rsidR="00DE5061" w:rsidRDefault="00DE5061" w:rsidP="004161ED">
      <w:pPr>
        <w:rPr>
          <w:ins w:id="1895" w:author="Prabhvir Saran" w:date="2017-02-16T20:03:00Z"/>
          <w:noProof/>
        </w:rPr>
      </w:pPr>
    </w:p>
    <w:p w14:paraId="3589F114" w14:textId="320147AF" w:rsidR="00DE5061" w:rsidRDefault="00DE5061" w:rsidP="004161ED">
      <w:pPr>
        <w:rPr>
          <w:ins w:id="1896" w:author="Prabhvir Saran" w:date="2017-02-16T20:03:00Z"/>
          <w:noProof/>
        </w:rPr>
      </w:pPr>
    </w:p>
    <w:p w14:paraId="7A18A1E8" w14:textId="6A0A521D" w:rsidR="00DE5061" w:rsidRDefault="00DE5061" w:rsidP="004161ED">
      <w:pPr>
        <w:rPr>
          <w:ins w:id="1897" w:author="Prabhvir Saran" w:date="2017-02-16T20:03:00Z"/>
          <w:noProof/>
        </w:rPr>
      </w:pPr>
    </w:p>
    <w:p w14:paraId="3DFE8135" w14:textId="77777777" w:rsidR="00DE5061" w:rsidRDefault="00DE5061" w:rsidP="004161ED">
      <w:pPr>
        <w:rPr>
          <w:ins w:id="1898" w:author="Prabhvir Saran" w:date="2017-02-16T20:03:00Z"/>
          <w:noProof/>
        </w:rPr>
      </w:pPr>
    </w:p>
    <w:p w14:paraId="58F010F8" w14:textId="7259B550" w:rsidR="00DE5061" w:rsidRDefault="00DE5061" w:rsidP="004161ED">
      <w:pPr>
        <w:rPr>
          <w:ins w:id="1899" w:author="Prabhvir Saran" w:date="2017-02-16T20:03:00Z"/>
          <w:noProof/>
        </w:rPr>
      </w:pPr>
    </w:p>
    <w:p w14:paraId="461B50C6" w14:textId="5DD9DC18" w:rsidR="00FF76DD" w:rsidDel="00971EB2" w:rsidRDefault="000B201E">
      <w:pPr>
        <w:rPr>
          <w:del w:id="1900" w:author="Prabhvir Saran" w:date="2017-02-16T20:40:00Z"/>
          <w:noProof/>
        </w:rPr>
        <w:pPrChange w:id="1901" w:author="Prabhvir Saran" w:date="2017-02-16T20:40:00Z">
          <w:pPr>
            <w:pStyle w:val="Heading3"/>
          </w:pPr>
        </w:pPrChange>
      </w:pPr>
      <w:r>
        <w:rPr>
          <w:noProof/>
        </w:rPr>
        <w:lastRenderedPageBreak/>
        <mc:AlternateContent>
          <mc:Choice Requires="wpg">
            <w:drawing>
              <wp:anchor distT="0" distB="0" distL="114300" distR="114300" simplePos="0" relativeHeight="251715584" behindDoc="0" locked="0" layoutInCell="1" allowOverlap="1" wp14:anchorId="07C73A42" wp14:editId="77EF6074">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67">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D04120" w:rsidRPr="0086353B" w:rsidRDefault="00D04120">
                              <w:pPr>
                                <w:pStyle w:val="Caption"/>
                                <w:rPr>
                                  <w:noProof/>
                                </w:rPr>
                                <w:pPrChange w:id="1902" w:author="Prabhvir Saran" w:date="2017-02-16T20:06:00Z">
                                  <w:pPr/>
                                </w:pPrChange>
                              </w:pPr>
                              <w:ins w:id="1903"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38" style="position:absolute;margin-left:248.5pt;margin-top:1.05pt;width:252.85pt;height:292.7pt;z-index:251715584;mso-position-horizontal-relative:margin;mso-position-vertical-relative:text"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Jyj74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39"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8" o:title="" cropright="28099f"/>
                  <v:path arrowok="t"/>
                </v:shape>
                <v:shape id="Text Box 505" o:spid="_x0000_s1140"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D04120" w:rsidRPr="0086353B" w:rsidRDefault="00D04120">
                        <w:pPr>
                          <w:pStyle w:val="Caption"/>
                          <w:rPr>
                            <w:noProof/>
                          </w:rPr>
                          <w:pPrChange w:id="1904" w:author="Prabhvir Saran" w:date="2017-02-16T20:06:00Z">
                            <w:pPr/>
                          </w:pPrChange>
                        </w:pPr>
                        <w:ins w:id="1905" w:author="Prabhvir Saran" w:date="2017-02-16T20:06:00Z">
                          <w:r>
                            <w:t xml:space="preserve">Print Layout 4 </w:t>
                          </w:r>
                        </w:ins>
                      </w:p>
                    </w:txbxContent>
                  </v:textbox>
                </v:shape>
                <w10:wrap type="square" anchorx="margin"/>
              </v:group>
            </w:pict>
          </mc:Fallback>
        </mc:AlternateContent>
      </w:r>
      <w:r>
        <w:rPr>
          <w:noProof/>
        </w:rPr>
        <mc:AlternateContent>
          <mc:Choice Requires="wpg">
            <w:drawing>
              <wp:anchor distT="0" distB="0" distL="114300" distR="114300" simplePos="0" relativeHeight="251672576" behindDoc="0" locked="0" layoutInCell="1" allowOverlap="1" wp14:anchorId="429557C1" wp14:editId="35544365">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D04120" w:rsidRPr="00D229C1" w:rsidRDefault="00D04120">
                              <w:pPr>
                                <w:pStyle w:val="Caption"/>
                                <w:rPr>
                                  <w:noProof/>
                                </w:rPr>
                                <w:pPrChange w:id="1906" w:author="Windows User" w:date="2017-02-02T18:08:00Z">
                                  <w:pPr/>
                                </w:pPrChange>
                              </w:pPr>
                              <w:ins w:id="1907" w:author="Windows User" w:date="2017-02-02T18:08:00Z">
                                <w:r>
                                  <w:t xml:space="preserve">Print Layout </w:t>
                                </w:r>
                              </w:ins>
                              <w:ins w:id="1908" w:author="Prabhvir Saran" w:date="2017-02-02T22:50:00Z">
                                <w:r>
                                  <w:t>3</w:t>
                                </w:r>
                              </w:ins>
                              <w:ins w:id="1909" w:author="Windows User" w:date="2017-02-02T18:08:00Z">
                                <w:del w:id="1910"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911" w:author="Prabhvir Saran" w:date="2017-02-02T22:50:00Z">
                                <w:r w:rsidDel="00583BE8">
                                  <w:fldChar w:fldCharType="separate"/>
                                </w:r>
                              </w:del>
                              <w:ins w:id="1912" w:author="Windows User" w:date="2017-02-02T18:08:00Z">
                                <w:del w:id="1913"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41" style="position:absolute;margin-left:0;margin-top:5.55pt;width:247.35pt;height:296.25pt;z-index:251672576;mso-position-horizontal:left;mso-position-horizontal-relative:margin;mso-position-vertical-relative:text"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MZ4FQ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Q3hZMo7NrK/BmAAFVxwm8UuxFw&#10;4B01dkM1XKQQNzwO7D18ikq280B2VkBKqb+d68f5kFQYDUgLF/M8MH/uKepx9bGBdOMt3hu6N7a9&#10;0ezrpYTijuDZoZgzYYG2VW8WWtZPwIYFngJDtGFw1jywvbm00IIBeHMwvlg428v6XfOg4DLwgobA&#10;Ph6fqFZdMVpI6CfZE4pmr2rSz3WiohYgCzfCFewLisBybAC5neVufKdL3esEnxTft92slzfU1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Gkwq8EAACAASURBVBNQaKSL1EAEcgs4OOT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KTPi9QAAIABJREFU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">
                <v:shape id="Picture 25" o:spid="_x0000_s1142"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70" o:title="" cropright="27930f"/>
                  <v:path arrowok="t"/>
                </v:shape>
                <v:shape id="Text Box 473" o:spid="_x0000_s1143"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D04120" w:rsidRPr="00D229C1" w:rsidRDefault="00D04120">
                        <w:pPr>
                          <w:pStyle w:val="Caption"/>
                          <w:rPr>
                            <w:noProof/>
                          </w:rPr>
                          <w:pPrChange w:id="1914" w:author="Windows User" w:date="2017-02-02T18:08:00Z">
                            <w:pPr/>
                          </w:pPrChange>
                        </w:pPr>
                        <w:ins w:id="1915" w:author="Windows User" w:date="2017-02-02T18:08:00Z">
                          <w:r>
                            <w:t xml:space="preserve">Print Layout </w:t>
                          </w:r>
                        </w:ins>
                        <w:ins w:id="1916" w:author="Prabhvir Saran" w:date="2017-02-02T22:50:00Z">
                          <w:r>
                            <w:t>3</w:t>
                          </w:r>
                        </w:ins>
                        <w:ins w:id="1917" w:author="Windows User" w:date="2017-02-02T18:08:00Z">
                          <w:del w:id="1918"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919" w:author="Prabhvir Saran" w:date="2017-02-02T22:50:00Z">
                          <w:r w:rsidDel="00583BE8">
                            <w:fldChar w:fldCharType="separate"/>
                          </w:r>
                        </w:del>
                        <w:ins w:id="1920" w:author="Windows User" w:date="2017-02-02T18:08:00Z">
                          <w:del w:id="1921"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1922" w:author="Windows User" w:date="2017-02-02T18:07:00Z">
        <w:r w:rsidR="00EF572A" w:rsidDel="00EF572A">
          <w:rPr>
            <w:noProof/>
          </w:rPr>
          <mc:AlternateContent>
            <mc:Choice Requires="wpg">
              <w:drawing>
                <wp:anchor distT="0" distB="0" distL="114300" distR="114300" simplePos="0" relativeHeight="251666432" behindDoc="0" locked="0" layoutInCell="1" allowOverlap="1" wp14:anchorId="7AD55EB7" wp14:editId="7CAA39E7">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9">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C5F4F0E" id="Group 464" o:spid="_x0000_s1026" style="position:absolute;margin-left:0;margin-top:0;width:247.35pt;height:599.25pt;z-index:251666432;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71" o:title="" cropright="27930f"/>
                    <v:path arrowok="t"/>
                  </v:shape>
                  <w10:wrap type="square"/>
                </v:group>
              </w:pict>
            </mc:Fallback>
          </mc:AlternateContent>
        </w:r>
      </w:del>
    </w:p>
    <w:p w14:paraId="388C7665" w14:textId="38CB052D" w:rsidR="00971EB2" w:rsidRDefault="00971EB2">
      <w:pPr>
        <w:rPr>
          <w:ins w:id="1923" w:author="Prabhvir Saran" w:date="2017-02-16T20:40:00Z"/>
          <w:noProof/>
        </w:rPr>
        <w:pPrChange w:id="1924" w:author="Prabhvir Saran" w:date="2017-02-16T20:40:00Z">
          <w:pPr>
            <w:pStyle w:val="Heading3"/>
          </w:pPr>
        </w:pPrChange>
      </w:pPr>
    </w:p>
    <w:p w14:paraId="5F925B40" w14:textId="77777777" w:rsidR="00971EB2" w:rsidRPr="00345E1C" w:rsidRDefault="00971EB2">
      <w:pPr>
        <w:rPr>
          <w:ins w:id="1925" w:author="Prabhvir Saran" w:date="2017-02-16T20:40:00Z"/>
          <w:noProof/>
        </w:rPr>
        <w:pPrChange w:id="1926" w:author="Prabhvir Saran" w:date="2017-02-16T20:40:00Z">
          <w:pPr>
            <w:pStyle w:val="Heading3"/>
          </w:pPr>
        </w:pPrChange>
      </w:pPr>
    </w:p>
    <w:p w14:paraId="0EB81A6D" w14:textId="7D165215" w:rsidR="00CE27D4" w:rsidRPr="00066FC0" w:rsidRDefault="00E268E0">
      <w:pPr>
        <w:rPr>
          <w:ins w:id="1927" w:author="Prabhvir Saran" w:date="2017-02-02T15:43:00Z"/>
          <w:color w:val="2F5496" w:themeColor="accent1" w:themeShade="BF"/>
          <w:sz w:val="32"/>
          <w:szCs w:val="26"/>
          <w:rPrChange w:id="1928" w:author="Prabhvir Saran" w:date="2017-02-02T23:35:00Z">
            <w:rPr>
              <w:ins w:id="1929" w:author="Prabhvir Saran" w:date="2017-02-02T15:43:00Z"/>
            </w:rPr>
          </w:rPrChange>
        </w:rPr>
        <w:pPrChange w:id="1930" w:author="Prabhvir Saran" w:date="2017-02-16T20:40:00Z">
          <w:pPr>
            <w:pStyle w:val="Heading3"/>
          </w:pPr>
        </w:pPrChange>
      </w:pPr>
      <w:ins w:id="1931" w:author="Prabhvir Saran" w:date="2017-02-02T23:15:00Z">
        <w:r w:rsidRPr="00066FC0">
          <w:rPr>
            <w:color w:val="2F5496" w:themeColor="accent1" w:themeShade="BF"/>
            <w:sz w:val="32"/>
            <w:szCs w:val="26"/>
            <w:rPrChange w:id="1932" w:author="Prabhvir Saran" w:date="2017-02-02T23:35:00Z">
              <w:rPr/>
            </w:rPrChange>
          </w:rPr>
          <w:t xml:space="preserve">Page Design / </w:t>
        </w:r>
        <w:proofErr w:type="spellStart"/>
        <w:r w:rsidRPr="00066FC0">
          <w:rPr>
            <w:color w:val="2F5496" w:themeColor="accent1" w:themeShade="BF"/>
            <w:sz w:val="32"/>
            <w:szCs w:val="26"/>
            <w:rPrChange w:id="1933" w:author="Prabhvir Saran" w:date="2017-02-02T23:35:00Z">
              <w:rPr/>
            </w:rPrChange>
          </w:rPr>
          <w:t>Colour</w:t>
        </w:r>
        <w:proofErr w:type="spellEnd"/>
        <w:r w:rsidRPr="00066FC0">
          <w:rPr>
            <w:color w:val="2F5496" w:themeColor="accent1" w:themeShade="BF"/>
            <w:sz w:val="32"/>
            <w:szCs w:val="26"/>
            <w:rPrChange w:id="1934" w:author="Prabhvir Saran" w:date="2017-02-02T23:35:00Z">
              <w:rPr/>
            </w:rPrChange>
          </w:rPr>
          <w:t xml:space="preserve"> Scheme </w:t>
        </w:r>
      </w:ins>
    </w:p>
    <w:p w14:paraId="47DA7F7C" w14:textId="77777777" w:rsidR="00CE27D4" w:rsidRDefault="00CE27D4" w:rsidP="00CE27D4">
      <w:pPr>
        <w:rPr>
          <w:ins w:id="1935" w:author="Prabhvir Saran" w:date="2017-02-02T15:43:00Z"/>
        </w:rPr>
      </w:pPr>
      <w:ins w:id="1936" w:author="Prabhvir Saran" w:date="2017-02-02T15:43:00Z">
        <w:r>
          <w:t xml:space="preserve">  </w:t>
        </w:r>
      </w:ins>
    </w:p>
    <w:p w14:paraId="1BDB2C0E" w14:textId="3C04FE9B" w:rsidR="00CE27D4" w:rsidRPr="00066FC0" w:rsidRDefault="00E268E0" w:rsidP="00F911EF">
      <w:pPr>
        <w:ind w:firstLine="720"/>
        <w:rPr>
          <w:ins w:id="1937" w:author="Prabhvir Saran" w:date="2017-02-02T15:43:00Z"/>
          <w:sz w:val="24"/>
          <w:szCs w:val="26"/>
          <w:rPrChange w:id="1938" w:author="Prabhvir Saran" w:date="2017-02-02T23:37:00Z">
            <w:rPr>
              <w:ins w:id="1939" w:author="Prabhvir Saran" w:date="2017-02-02T15:43:00Z"/>
            </w:rPr>
          </w:rPrChange>
        </w:rPr>
      </w:pPr>
      <w:bookmarkStart w:id="1940" w:name="_3rdcrjn" w:colFirst="0" w:colLast="0"/>
      <w:bookmarkEnd w:id="1940"/>
      <w:ins w:id="1941" w:author="Prabhvir Saran" w:date="2017-02-02T23:12:00Z">
        <w:r w:rsidRPr="00487BA1">
          <w:rPr>
            <w:sz w:val="24"/>
            <w:szCs w:val="26"/>
          </w:rPr>
          <w:t xml:space="preserve">The layout will be fluid to be more user friendly. </w:t>
        </w:r>
      </w:ins>
      <w:ins w:id="1942"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943" w:author="Prabhvir Saran" w:date="2017-02-02T15:51:00Z">
        <w:r w:rsidR="00092D90">
          <w:rPr>
            <w:sz w:val="24"/>
            <w:szCs w:val="26"/>
          </w:rPr>
          <w:t xml:space="preserve">About HEMA page, </w:t>
        </w:r>
        <w:r w:rsidR="00066FC0" w:rsidRPr="00FF76DD">
          <w:rPr>
            <w:sz w:val="24"/>
            <w:szCs w:val="26"/>
          </w:rPr>
          <w:t>the Styles page</w:t>
        </w:r>
      </w:ins>
      <w:ins w:id="1944" w:author="Prabhvir Saran" w:date="2017-02-16T23:25:00Z">
        <w:r w:rsidR="00092D90">
          <w:rPr>
            <w:sz w:val="24"/>
            <w:szCs w:val="26"/>
          </w:rPr>
          <w:t xml:space="preserve"> and HEMA in BC page</w:t>
        </w:r>
      </w:ins>
      <w:ins w:id="1945" w:author="Prabhvir Saran" w:date="2017-02-02T15:51:00Z">
        <w:r w:rsidR="00066FC0" w:rsidRPr="00FF76DD">
          <w:rPr>
            <w:sz w:val="24"/>
            <w:szCs w:val="26"/>
          </w:rPr>
          <w:t xml:space="preserve">, </w:t>
        </w:r>
        <w:r w:rsidR="00775F5D" w:rsidRPr="00FF76DD">
          <w:rPr>
            <w:sz w:val="24"/>
            <w:szCs w:val="26"/>
          </w:rPr>
          <w:t>the left side navigation bar will have button</w:t>
        </w:r>
      </w:ins>
      <w:ins w:id="1946" w:author="Prabhvir Saran" w:date="2017-02-02T15:52:00Z">
        <w:r w:rsidR="00775F5D" w:rsidRPr="00971EB2">
          <w:rPr>
            <w:sz w:val="24"/>
            <w:szCs w:val="26"/>
          </w:rPr>
          <w:t>s which change the content in the main pane to match what the user wants to see.</w:t>
        </w:r>
      </w:ins>
      <w:ins w:id="1947" w:author="Prabhvir Saran" w:date="2017-02-02T15:53:00Z">
        <w:r w:rsidR="00775F5D" w:rsidRPr="00971EB2">
          <w:rPr>
            <w:sz w:val="24"/>
            <w:szCs w:val="26"/>
          </w:rPr>
          <w:t xml:space="preserve"> This will help user quickly find the content they want to see without having to sit through pages of links.</w:t>
        </w:r>
      </w:ins>
      <w:ins w:id="1948" w:author="Prabhvir Saran" w:date="2017-02-02T15:52:00Z">
        <w:r w:rsidR="00775F5D" w:rsidRPr="00971EB2">
          <w:rPr>
            <w:sz w:val="24"/>
            <w:szCs w:val="26"/>
          </w:rPr>
          <w:t xml:space="preserve"> </w:t>
        </w:r>
      </w:ins>
      <w:ins w:id="1949" w:author="Prabhvir Saran" w:date="2017-02-02T15:43:00Z">
        <w:r w:rsidR="00CE27D4" w:rsidRPr="00971EB2">
          <w:rPr>
            <w:sz w:val="24"/>
            <w:szCs w:val="26"/>
          </w:rPr>
          <w:t xml:space="preserve">Our color scheme </w:t>
        </w:r>
      </w:ins>
      <w:ins w:id="1950" w:author="Prabhvir Saran" w:date="2017-02-02T15:50:00Z">
        <w:r w:rsidR="00775F5D" w:rsidRPr="00971EB2">
          <w:rPr>
            <w:sz w:val="24"/>
            <w:szCs w:val="26"/>
          </w:rPr>
          <w:t xml:space="preserve">(below) we chose </w:t>
        </w:r>
      </w:ins>
      <w:ins w:id="1951"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1952" w:author="Prabhvir Saran" w:date="2017-02-02T15:43:00Z"/>
        </w:rPr>
      </w:pPr>
      <w:ins w:id="1953" w:author="Prabhvir Saran" w:date="2017-02-02T15:43:00Z">
        <w:r>
          <w:t xml:space="preserve"> </w:t>
        </w:r>
      </w:ins>
    </w:p>
    <w:p w14:paraId="249B4B24" w14:textId="77777777" w:rsidR="00CE27D4" w:rsidRDefault="00CE27D4" w:rsidP="00CE27D4">
      <w:pPr>
        <w:spacing w:after="0"/>
        <w:rPr>
          <w:ins w:id="1954" w:author="Prabhvir Saran" w:date="2017-02-02T15:43:00Z"/>
        </w:rPr>
      </w:pPr>
      <w:ins w:id="1955" w:author="Prabhvir Saran" w:date="2017-02-02T15:43:00Z">
        <w:r>
          <w:rPr>
            <w:noProof/>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72"/>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956" w:author="Prabhvir Saran" w:date="2017-02-02T15:43:00Z"/>
        </w:rPr>
      </w:pPr>
      <w:ins w:id="1957" w:author="Prabhvir Saran" w:date="2017-02-02T15:43:00Z">
        <w:r>
          <w:t xml:space="preserve">| 000000                    | 450001                     | A50C0E                     | 2E3323                     | FFFEBB </w:t>
        </w:r>
      </w:ins>
    </w:p>
    <w:p w14:paraId="5E13183C" w14:textId="566DF36F" w:rsidR="00F911EF" w:rsidDel="00BD7077" w:rsidRDefault="00F911EF" w:rsidP="004161ED">
      <w:pPr>
        <w:pStyle w:val="Heading1"/>
        <w:rPr>
          <w:del w:id="1958"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959" w:author="Prabhvir Saran" w:date="2017-02-16T20:07:00Z"/>
        </w:rPr>
        <w:pPrChange w:id="1960" w:author="Prabhvir Saran" w:date="2017-02-16T20:07:00Z">
          <w:pPr>
            <w:pStyle w:val="Heading1"/>
          </w:pPr>
        </w:pPrChange>
      </w:pPr>
    </w:p>
    <w:p w14:paraId="3FE9E9CF" w14:textId="0BBB80D2" w:rsidR="00F911EF" w:rsidDel="00BD7077" w:rsidRDefault="00F911EF" w:rsidP="00F911EF">
      <w:pPr>
        <w:rPr>
          <w:del w:id="1961" w:author="Prabhvir Saran" w:date="2017-02-16T20:07:00Z"/>
        </w:rPr>
      </w:pPr>
    </w:p>
    <w:p w14:paraId="3349AADE" w14:textId="2C2CD16E" w:rsidR="00F911EF" w:rsidDel="00BD7077" w:rsidRDefault="00F911EF" w:rsidP="00F911EF">
      <w:pPr>
        <w:rPr>
          <w:del w:id="1962" w:author="Prabhvir Saran" w:date="2017-02-16T20:07:00Z"/>
        </w:rPr>
      </w:pPr>
    </w:p>
    <w:p w14:paraId="4E6B2713" w14:textId="7FC6F3FE" w:rsidR="00F911EF" w:rsidDel="00BD7077" w:rsidRDefault="00F911EF" w:rsidP="00F911EF">
      <w:pPr>
        <w:rPr>
          <w:del w:id="1963" w:author="Prabhvir Saran" w:date="2017-02-16T20:07:00Z"/>
        </w:rPr>
      </w:pPr>
    </w:p>
    <w:p w14:paraId="0E8B4D4A" w14:textId="1120C6A9" w:rsidR="00F911EF" w:rsidDel="00BD7077" w:rsidRDefault="00F911EF" w:rsidP="00F911EF">
      <w:pPr>
        <w:rPr>
          <w:del w:id="1964" w:author="Prabhvir Saran" w:date="2017-02-16T20:07:00Z"/>
        </w:rPr>
      </w:pPr>
    </w:p>
    <w:p w14:paraId="3171EC68" w14:textId="7A870F4B" w:rsidR="00F911EF" w:rsidDel="00BD7077" w:rsidRDefault="00F911EF" w:rsidP="00F911EF">
      <w:pPr>
        <w:rPr>
          <w:del w:id="1965" w:author="Prabhvir Saran" w:date="2017-02-16T20:07:00Z"/>
        </w:rPr>
      </w:pPr>
    </w:p>
    <w:p w14:paraId="2A62B552" w14:textId="27D2D50B" w:rsidR="00F911EF" w:rsidDel="00BD7077" w:rsidRDefault="00F911EF" w:rsidP="00F911EF">
      <w:pPr>
        <w:rPr>
          <w:del w:id="1966" w:author="Prabhvir Saran" w:date="2017-02-16T20:07:00Z"/>
        </w:rPr>
      </w:pPr>
    </w:p>
    <w:p w14:paraId="5E43E10F" w14:textId="6D1DE306" w:rsidR="00F911EF" w:rsidDel="00BD7077" w:rsidRDefault="00F911EF" w:rsidP="00F911EF">
      <w:pPr>
        <w:rPr>
          <w:del w:id="1967" w:author="Prabhvir Saran" w:date="2017-02-16T20:07:00Z"/>
        </w:rPr>
      </w:pPr>
    </w:p>
    <w:p w14:paraId="2E9B5092" w14:textId="176EC064" w:rsidR="00F911EF" w:rsidDel="00BD7077" w:rsidRDefault="00F911EF" w:rsidP="00F911EF">
      <w:pPr>
        <w:rPr>
          <w:del w:id="1968" w:author="Prabhvir Saran" w:date="2017-02-16T20:07:00Z"/>
        </w:rPr>
      </w:pPr>
    </w:p>
    <w:p w14:paraId="0ED77D85" w14:textId="7BF70BD6" w:rsidR="00F911EF" w:rsidDel="00BD7077" w:rsidRDefault="00F911EF" w:rsidP="00F911EF">
      <w:pPr>
        <w:rPr>
          <w:del w:id="1969" w:author="Prabhvir Saran" w:date="2017-02-16T20:07:00Z"/>
        </w:rPr>
      </w:pPr>
    </w:p>
    <w:p w14:paraId="4F8E1D9B" w14:textId="1A12AFBC" w:rsidR="00F911EF" w:rsidDel="00BD7077" w:rsidRDefault="00F911EF" w:rsidP="00F911EF">
      <w:pPr>
        <w:rPr>
          <w:del w:id="1970" w:author="Prabhvir Saran" w:date="2017-02-16T20:07:00Z"/>
        </w:rPr>
      </w:pPr>
    </w:p>
    <w:p w14:paraId="59EC6C67" w14:textId="5E079298" w:rsidR="00F911EF" w:rsidDel="00BD7077" w:rsidRDefault="00F911EF" w:rsidP="00F911EF">
      <w:pPr>
        <w:rPr>
          <w:del w:id="1971" w:author="Prabhvir Saran" w:date="2017-02-16T20:07:00Z"/>
        </w:rPr>
      </w:pPr>
    </w:p>
    <w:p w14:paraId="638FAFA0" w14:textId="1A51883C" w:rsidR="00F911EF" w:rsidDel="00BD7077" w:rsidRDefault="00F911EF" w:rsidP="00F911EF">
      <w:pPr>
        <w:rPr>
          <w:del w:id="1972" w:author="Prabhvir Saran" w:date="2017-02-16T20:07:00Z"/>
        </w:rPr>
      </w:pPr>
    </w:p>
    <w:p w14:paraId="5110372B" w14:textId="547F4196" w:rsidR="00E268E0" w:rsidRPr="00F911EF" w:rsidDel="00BD7077" w:rsidRDefault="00E268E0" w:rsidP="00F911EF">
      <w:pPr>
        <w:rPr>
          <w:del w:id="1973" w:author="Prabhvir Saran" w:date="2017-02-16T20:07:00Z"/>
        </w:rPr>
      </w:pPr>
    </w:p>
    <w:p w14:paraId="6AD3D1CD" w14:textId="3CCDB4AD" w:rsidR="00CE27D4" w:rsidRPr="004161ED" w:rsidRDefault="00CE27D4" w:rsidP="004161ED">
      <w:pPr>
        <w:pStyle w:val="Heading1"/>
        <w:rPr>
          <w:ins w:id="1974" w:author="Prabhvir Saran" w:date="2017-02-02T15:43:00Z"/>
        </w:rPr>
      </w:pPr>
      <w:bookmarkStart w:id="1975" w:name="_Toc479688134"/>
      <w:ins w:id="1976" w:author="Prabhvir Saran" w:date="2017-02-02T15:43:00Z">
        <w:r w:rsidRPr="004161ED">
          <w:t>Appendix 1</w:t>
        </w:r>
        <w:bookmarkEnd w:id="1975"/>
      </w:ins>
    </w:p>
    <w:p w14:paraId="5B86598F" w14:textId="4C26B8A9" w:rsidR="00CE27D4" w:rsidRDefault="00CE27D4" w:rsidP="004161ED">
      <w:pPr>
        <w:rPr>
          <w:ins w:id="1977" w:author="Prabhvir Saran" w:date="2017-02-02T15:39:00Z"/>
        </w:rPr>
      </w:pPr>
    </w:p>
    <w:p w14:paraId="3D66A0F0" w14:textId="370D486C" w:rsidR="00121F28" w:rsidRDefault="00121F28" w:rsidP="004161ED">
      <w:pPr>
        <w:pStyle w:val="Heading2"/>
        <w:rPr>
          <w:ins w:id="1978" w:author="Prabhvir Saran" w:date="2017-02-02T23:16:00Z"/>
        </w:rPr>
      </w:pPr>
      <w:bookmarkStart w:id="1979" w:name="_Toc479688135"/>
      <w:r w:rsidRPr="005341BF">
        <w:t>Introduction</w:t>
      </w:r>
      <w:bookmarkEnd w:id="1979"/>
    </w:p>
    <w:p w14:paraId="13A03A11" w14:textId="77777777" w:rsidR="00E268E0" w:rsidRPr="00487BA1" w:rsidRDefault="00E268E0">
      <w:pPr>
        <w:pPrChange w:id="1980" w:author="Prabhvir Saran" w:date="2017-02-02T23:16:00Z">
          <w:pPr>
            <w:pStyle w:val="Heading2"/>
          </w:pPr>
        </w:pPrChange>
      </w:pPr>
    </w:p>
    <w:p w14:paraId="4533D929" w14:textId="69B916F0" w:rsidR="00E47E58" w:rsidRDefault="00E47E58" w:rsidP="00E47E58">
      <w:pPr>
        <w:ind w:firstLine="720"/>
        <w:rPr>
          <w:ins w:id="1981" w:author="Tony Pacheco" w:date="2017-01-31T18:38:00Z"/>
        </w:rPr>
      </w:pPr>
      <w:ins w:id="1982"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983" w:author="Prabhvir Saran" w:date="2017-02-02T22:41:00Z">
          <w:r w:rsidDel="005529B6">
            <w:rPr>
              <w:sz w:val="24"/>
              <w:szCs w:val="24"/>
            </w:rPr>
            <w:delText>self defence</w:delText>
          </w:r>
        </w:del>
      </w:ins>
      <w:ins w:id="1984" w:author="Prabhvir Saran" w:date="2017-02-02T22:41:00Z">
        <w:r w:rsidR="005529B6">
          <w:rPr>
            <w:sz w:val="24"/>
            <w:szCs w:val="24"/>
          </w:rPr>
          <w:t>self-defense</w:t>
        </w:r>
      </w:ins>
      <w:ins w:id="1985"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986" w:author="Tony Pacheco" w:date="2017-01-31T18:38:00Z"/>
          <w:sz w:val="24"/>
          <w:szCs w:val="24"/>
        </w:rPr>
      </w:pPr>
      <w:del w:id="1987"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988" w:author="Prabhvir Saran" w:date="2017-02-02T23:16:00Z"/>
        </w:rPr>
      </w:pPr>
      <w:bookmarkStart w:id="1989" w:name="_Toc479688136"/>
      <w:r>
        <w:t>About</w:t>
      </w:r>
      <w:r w:rsidR="00121F28" w:rsidRPr="005341BF">
        <w:t xml:space="preserve"> the website</w:t>
      </w:r>
      <w:bookmarkEnd w:id="1989"/>
      <w:r w:rsidR="00380CD1" w:rsidRPr="005341BF">
        <w:t xml:space="preserve"> </w:t>
      </w:r>
    </w:p>
    <w:p w14:paraId="7D300A6F" w14:textId="77777777" w:rsidR="00E268E0" w:rsidRPr="00487BA1" w:rsidRDefault="00E268E0">
      <w:pPr>
        <w:pPrChange w:id="1990" w:author="Prabhvir Saran" w:date="2017-02-02T23:16:00Z">
          <w:pPr>
            <w:pStyle w:val="Heading2"/>
          </w:pPr>
        </w:pPrChange>
      </w:pPr>
    </w:p>
    <w:p w14:paraId="4713C747" w14:textId="77777777" w:rsidR="00E47E58" w:rsidRDefault="00E47E58" w:rsidP="00E47E58">
      <w:pPr>
        <w:ind w:firstLine="720"/>
        <w:rPr>
          <w:ins w:id="1991" w:author="Tony Pacheco" w:date="2017-01-31T18:39:00Z"/>
          <w:sz w:val="24"/>
          <w:szCs w:val="24"/>
        </w:rPr>
      </w:pPr>
      <w:ins w:id="1992"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993" w:author="Tony Pacheco" w:date="2017-01-31T18:39:00Z"/>
          <w:sz w:val="24"/>
          <w:szCs w:val="24"/>
        </w:rPr>
      </w:pPr>
      <w:ins w:id="1994"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995" w:author="Tony Pacheco" w:date="2017-01-31T18:39:00Z"/>
          <w:sz w:val="24"/>
          <w:szCs w:val="24"/>
        </w:rPr>
      </w:pPr>
      <w:ins w:id="1996"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997" w:author="Tony Pacheco" w:date="2017-01-31T18:39:00Z"/>
          <w:del w:id="1998" w:author="Prabhvir Saran" w:date="2017-02-02T16:01:00Z"/>
          <w:sz w:val="24"/>
          <w:szCs w:val="24"/>
        </w:rPr>
      </w:pPr>
      <w:ins w:id="1999"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2000" w:author="Tony Pacheco" w:date="2017-01-31T18:39:00Z"/>
          <w:sz w:val="24"/>
          <w:szCs w:val="24"/>
        </w:rPr>
      </w:pPr>
    </w:p>
    <w:p w14:paraId="75935159" w14:textId="77777777" w:rsidR="00E268E0" w:rsidRDefault="00E47E58" w:rsidP="00F55454">
      <w:pPr>
        <w:ind w:firstLine="720"/>
        <w:rPr>
          <w:ins w:id="2001" w:author="Prabhvir Saran" w:date="2017-02-02T23:16:00Z"/>
          <w:sz w:val="24"/>
          <w:szCs w:val="24"/>
        </w:rPr>
      </w:pPr>
      <w:ins w:id="2002"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2003" w:author="Tony Pacheco" w:date="2017-01-31T18:39:00Z"/>
          <w:sz w:val="24"/>
          <w:szCs w:val="24"/>
        </w:rPr>
      </w:pPr>
      <w:del w:id="2004"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2005" w:author="Tony Pacheco" w:date="2017-01-31T18:39:00Z"/>
          <w:sz w:val="24"/>
          <w:szCs w:val="24"/>
        </w:rPr>
      </w:pPr>
      <w:del w:id="2006"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2007" w:author="Tony Pacheco" w:date="2017-01-31T18:39:00Z"/>
          <w:sz w:val="24"/>
          <w:szCs w:val="24"/>
        </w:rPr>
      </w:pPr>
      <w:del w:id="2008"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2009" w:author="Tony Pacheco" w:date="2017-01-31T18:39:00Z"/>
          <w:sz w:val="24"/>
          <w:szCs w:val="24"/>
        </w:rPr>
      </w:pPr>
      <w:del w:id="2010"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2011" w:author="Tony Pacheco" w:date="2017-01-31T18:39:00Z"/>
          <w:sz w:val="24"/>
          <w:szCs w:val="24"/>
        </w:rPr>
      </w:pPr>
      <w:del w:id="2012"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2013" w:author="Prabhvir Saran" w:date="2017-02-02T23:16:00Z"/>
        </w:rPr>
      </w:pPr>
      <w:bookmarkStart w:id="2014" w:name="_Toc479688137"/>
      <w:r w:rsidRPr="005341BF">
        <w:t>Functional Requirements</w:t>
      </w:r>
      <w:bookmarkEnd w:id="2014"/>
      <w:r w:rsidRPr="005341BF">
        <w:t xml:space="preserve"> </w:t>
      </w:r>
    </w:p>
    <w:p w14:paraId="7ABDC0F0" w14:textId="77777777" w:rsidR="00E268E0" w:rsidRPr="00487BA1" w:rsidRDefault="00E268E0">
      <w:pPr>
        <w:pPrChange w:id="2015" w:author="Prabhvir Saran" w:date="2017-02-02T23:16:00Z">
          <w:pPr>
            <w:pStyle w:val="Heading2"/>
          </w:pPr>
        </w:pPrChange>
      </w:pPr>
    </w:p>
    <w:p w14:paraId="07076490" w14:textId="032FEC25" w:rsidR="001A25C4" w:rsidDel="009732DE" w:rsidRDefault="009732DE">
      <w:pPr>
        <w:ind w:firstLine="720"/>
        <w:rPr>
          <w:del w:id="2016" w:author="Prabhvir Saran" w:date="2017-02-02T15:44:00Z"/>
        </w:rPr>
      </w:pPr>
      <w:ins w:id="2017"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2018"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2019" w:author="Prabhvir Saran" w:date="2017-02-02T15:44:00Z"/>
        </w:rPr>
        <w:pPrChange w:id="2020" w:author="Prabhvir Saran" w:date="2017-02-02T23:16:00Z">
          <w:pPr/>
        </w:pPrChange>
      </w:pPr>
      <w:del w:id="2021"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2022" w:author="Prabhvir Saran" w:date="2017-02-02T15:44:00Z"/>
          <w:sz w:val="24"/>
          <w:szCs w:val="24"/>
        </w:rPr>
        <w:pPrChange w:id="2023" w:author="Prabhvir Saran" w:date="2017-02-02T23:16:00Z">
          <w:pPr>
            <w:widowControl w:val="0"/>
            <w:numPr>
              <w:numId w:val="4"/>
            </w:numPr>
            <w:spacing w:after="0" w:line="256" w:lineRule="auto"/>
            <w:ind w:left="720" w:hanging="360"/>
            <w:contextualSpacing/>
          </w:pPr>
        </w:pPrChange>
      </w:pPr>
      <w:del w:id="2024"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2025" w:author="Prabhvir Saran" w:date="2017-02-02T15:44:00Z"/>
          <w:sz w:val="24"/>
          <w:szCs w:val="24"/>
        </w:rPr>
        <w:pPrChange w:id="2026" w:author="Prabhvir Saran" w:date="2017-02-02T23:16:00Z">
          <w:pPr>
            <w:widowControl w:val="0"/>
            <w:numPr>
              <w:numId w:val="4"/>
            </w:numPr>
            <w:spacing w:after="0" w:line="256" w:lineRule="auto"/>
            <w:ind w:left="720" w:hanging="360"/>
            <w:contextualSpacing/>
          </w:pPr>
        </w:pPrChange>
      </w:pPr>
      <w:del w:id="2027"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2028" w:author="Prabhvir Saran" w:date="2017-02-02T15:44:00Z"/>
          <w:sz w:val="24"/>
          <w:szCs w:val="24"/>
        </w:rPr>
        <w:pPrChange w:id="2029" w:author="Prabhvir Saran" w:date="2017-02-02T23:16:00Z">
          <w:pPr>
            <w:widowControl w:val="0"/>
            <w:numPr>
              <w:numId w:val="4"/>
            </w:numPr>
            <w:spacing w:after="0" w:line="256" w:lineRule="auto"/>
            <w:ind w:left="720" w:hanging="360"/>
            <w:contextualSpacing/>
          </w:pPr>
        </w:pPrChange>
      </w:pPr>
      <w:del w:id="2030"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2031" w:author="Prabhvir Saran" w:date="2017-02-02T15:44:00Z"/>
          <w:sz w:val="24"/>
          <w:szCs w:val="24"/>
        </w:rPr>
        <w:pPrChange w:id="2032" w:author="Prabhvir Saran" w:date="2017-02-02T23:16:00Z">
          <w:pPr>
            <w:widowControl w:val="0"/>
            <w:numPr>
              <w:numId w:val="4"/>
            </w:numPr>
            <w:spacing w:after="0" w:line="256" w:lineRule="auto"/>
            <w:ind w:left="720" w:hanging="360"/>
            <w:contextualSpacing/>
          </w:pPr>
        </w:pPrChange>
      </w:pPr>
      <w:del w:id="2033"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2034" w:author="Prabhvir Saran" w:date="2017-02-02T15:44:00Z"/>
          <w:sz w:val="24"/>
          <w:szCs w:val="24"/>
        </w:rPr>
        <w:pPrChange w:id="2035" w:author="Prabhvir Saran" w:date="2017-02-02T23:16:00Z">
          <w:pPr>
            <w:widowControl w:val="0"/>
            <w:numPr>
              <w:numId w:val="4"/>
            </w:numPr>
            <w:spacing w:after="0" w:line="256" w:lineRule="auto"/>
            <w:ind w:left="720" w:hanging="360"/>
            <w:contextualSpacing/>
          </w:pPr>
        </w:pPrChange>
      </w:pPr>
      <w:del w:id="2036"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2037" w:author="Prabhvir Saran" w:date="2017-02-02T15:44:00Z"/>
          <w:sz w:val="24"/>
          <w:szCs w:val="24"/>
        </w:rPr>
        <w:pPrChange w:id="2038" w:author="Prabhvir Saran" w:date="2017-02-02T23:16:00Z">
          <w:pPr>
            <w:widowControl w:val="0"/>
            <w:numPr>
              <w:numId w:val="4"/>
            </w:numPr>
            <w:spacing w:line="256" w:lineRule="auto"/>
            <w:ind w:left="720" w:hanging="360"/>
            <w:contextualSpacing/>
          </w:pPr>
        </w:pPrChange>
      </w:pPr>
      <w:del w:id="2039"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2040"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2041" w:author="Prabhvir Saran" w:date="2017-02-02T23:16:00Z"/>
        </w:rPr>
      </w:pPr>
      <w:bookmarkStart w:id="2042" w:name="_Toc479688138"/>
      <w:r>
        <w:t>Work P</w:t>
      </w:r>
      <w:r w:rsidR="00380CD1" w:rsidRPr="005341BF">
        <w:t>lan</w:t>
      </w:r>
      <w:bookmarkEnd w:id="2042"/>
    </w:p>
    <w:p w14:paraId="1A569111" w14:textId="77777777" w:rsidR="00E268E0" w:rsidRPr="00487BA1" w:rsidRDefault="00E268E0">
      <w:pPr>
        <w:pPrChange w:id="2043"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D04120"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2044" w:author="Prabhvir Saran" w:date="2017-02-02T16:28:00Z"/>
          <w:b/>
          <w:sz w:val="32"/>
          <w:u w:val="single"/>
        </w:rPr>
      </w:pPr>
      <w:r w:rsidRPr="003F6EAA">
        <w:rPr>
          <w:b/>
          <w:sz w:val="32"/>
          <w:u w:val="single"/>
        </w:rPr>
        <w:t xml:space="preserve">                                                                                                                                                                                      </w:t>
      </w:r>
      <w:del w:id="2045"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2046" w:author="Prabhvir Saran" w:date="2017-02-02T16:28:00Z"/>
          <w:b/>
          <w:sz w:val="32"/>
        </w:rPr>
      </w:pPr>
    </w:p>
    <w:p w14:paraId="2591A100" w14:textId="5EDA5590" w:rsidR="00B83921" w:rsidDel="00760B99" w:rsidRDefault="00B83921">
      <w:pPr>
        <w:rPr>
          <w:del w:id="2047" w:author="Prabhvir Saran" w:date="2017-02-02T16:28:00Z"/>
          <w:b/>
        </w:rPr>
      </w:pPr>
    </w:p>
    <w:p w14:paraId="336C925A" w14:textId="5270514B" w:rsidR="00B83921" w:rsidDel="00760B99" w:rsidRDefault="00B83921">
      <w:pPr>
        <w:rPr>
          <w:del w:id="2048" w:author="Prabhvir Saran" w:date="2017-02-02T16:28:00Z"/>
          <w:b/>
        </w:rPr>
      </w:pPr>
      <w:del w:id="2049" w:author="Prabhvir Saran" w:date="2017-02-02T16:28:00Z">
        <w:r w:rsidDel="00760B99">
          <w:rPr>
            <w:b/>
          </w:rPr>
          <w:delText xml:space="preserve">                           </w:delText>
        </w:r>
      </w:del>
    </w:p>
    <w:p w14:paraId="7A378C6A" w14:textId="449D858F" w:rsidR="00B83921" w:rsidDel="00760B99" w:rsidRDefault="00B83921">
      <w:pPr>
        <w:rPr>
          <w:del w:id="2050" w:author="Prabhvir Saran" w:date="2017-02-02T16:28:00Z"/>
          <w:b/>
        </w:rPr>
      </w:pPr>
    </w:p>
    <w:p w14:paraId="72F172ED" w14:textId="77777777" w:rsidR="00B83921" w:rsidDel="00760B99" w:rsidRDefault="00B83921">
      <w:pPr>
        <w:rPr>
          <w:del w:id="2051" w:author="Prabhvir Saran" w:date="2017-02-02T16:28:00Z"/>
          <w:b/>
          <w:sz w:val="32"/>
          <w:szCs w:val="32"/>
          <w:u w:val="single"/>
        </w:rPr>
      </w:pPr>
      <w:del w:id="2052" w:author="Prabhvir Saran" w:date="2017-02-02T16:28:00Z">
        <w:r w:rsidDel="00760B99">
          <w:rPr>
            <w:b/>
            <w:sz w:val="32"/>
            <w:szCs w:val="32"/>
            <w:u w:val="single"/>
          </w:rPr>
          <w:delText xml:space="preserve">                   </w:delText>
        </w:r>
      </w:del>
    </w:p>
    <w:p w14:paraId="3CD65FB0" w14:textId="77777777" w:rsidR="00B83921" w:rsidDel="00760B99" w:rsidRDefault="00B83921">
      <w:pPr>
        <w:rPr>
          <w:del w:id="2053" w:author="Prabhvir Saran" w:date="2017-02-02T16:28:00Z"/>
          <w:b/>
          <w:sz w:val="32"/>
          <w:szCs w:val="32"/>
          <w:u w:val="single"/>
        </w:rPr>
      </w:pPr>
    </w:p>
    <w:p w14:paraId="33039F19" w14:textId="77777777" w:rsidR="00B83921" w:rsidDel="00760B99" w:rsidRDefault="00B83921">
      <w:pPr>
        <w:rPr>
          <w:del w:id="2054" w:author="Prabhvir Saran" w:date="2017-02-02T16:28:00Z"/>
          <w:b/>
          <w:sz w:val="32"/>
          <w:szCs w:val="32"/>
          <w:u w:val="single"/>
        </w:rPr>
      </w:pPr>
    </w:p>
    <w:p w14:paraId="3F75BBC3" w14:textId="77777777" w:rsidR="00B83921" w:rsidDel="00760B99" w:rsidRDefault="00B83921">
      <w:pPr>
        <w:rPr>
          <w:del w:id="2055" w:author="Prabhvir Saran" w:date="2017-02-02T16:28:00Z"/>
          <w:b/>
          <w:sz w:val="32"/>
          <w:szCs w:val="32"/>
          <w:u w:val="single"/>
        </w:rPr>
      </w:pPr>
    </w:p>
    <w:p w14:paraId="7DBF492E" w14:textId="77777777" w:rsidR="00B83921" w:rsidDel="00760B99" w:rsidRDefault="00B83921">
      <w:pPr>
        <w:rPr>
          <w:del w:id="2056" w:author="Prabhvir Saran" w:date="2017-02-02T16:28:00Z"/>
          <w:b/>
          <w:sz w:val="32"/>
          <w:szCs w:val="32"/>
          <w:u w:val="single"/>
        </w:rPr>
      </w:pPr>
    </w:p>
    <w:p w14:paraId="4D4C0ABA" w14:textId="77777777" w:rsidR="00B83921" w:rsidDel="00760B99" w:rsidRDefault="00B83921">
      <w:pPr>
        <w:rPr>
          <w:del w:id="2057" w:author="Prabhvir Saran" w:date="2017-02-02T16:28:00Z"/>
          <w:b/>
          <w:sz w:val="32"/>
          <w:szCs w:val="32"/>
          <w:u w:val="single"/>
        </w:rPr>
      </w:pPr>
    </w:p>
    <w:p w14:paraId="4F063638" w14:textId="77777777" w:rsidR="00B83921" w:rsidDel="00760B99" w:rsidRDefault="00B83921">
      <w:pPr>
        <w:rPr>
          <w:del w:id="2058" w:author="Prabhvir Saran" w:date="2017-02-02T16:28:00Z"/>
          <w:b/>
          <w:sz w:val="32"/>
          <w:szCs w:val="32"/>
          <w:u w:val="single"/>
        </w:rPr>
      </w:pPr>
    </w:p>
    <w:p w14:paraId="07AEE6DE" w14:textId="77777777" w:rsidR="00B83921" w:rsidDel="00760B99" w:rsidRDefault="00B83921">
      <w:pPr>
        <w:rPr>
          <w:del w:id="2059" w:author="Prabhvir Saran" w:date="2017-02-02T16:28:00Z"/>
          <w:b/>
          <w:sz w:val="32"/>
          <w:szCs w:val="32"/>
          <w:u w:val="single"/>
        </w:rPr>
      </w:pPr>
    </w:p>
    <w:p w14:paraId="0ECF55A5" w14:textId="77777777" w:rsidR="00B83921" w:rsidDel="00760B99" w:rsidRDefault="00B83921">
      <w:pPr>
        <w:rPr>
          <w:del w:id="2060" w:author="Prabhvir Saran" w:date="2017-02-02T16:28:00Z"/>
          <w:b/>
          <w:sz w:val="32"/>
          <w:szCs w:val="32"/>
          <w:u w:val="single"/>
        </w:rPr>
      </w:pPr>
    </w:p>
    <w:p w14:paraId="26C6CA01" w14:textId="77777777" w:rsidR="00B83921" w:rsidDel="00760B99" w:rsidRDefault="00B83921">
      <w:pPr>
        <w:rPr>
          <w:del w:id="2061" w:author="Prabhvir Saran" w:date="2017-02-02T16:28:00Z"/>
          <w:b/>
          <w:sz w:val="32"/>
          <w:szCs w:val="32"/>
          <w:u w:val="single"/>
        </w:rPr>
      </w:pPr>
    </w:p>
    <w:p w14:paraId="47E1B81D" w14:textId="77777777" w:rsidR="00B83921" w:rsidDel="00760B99" w:rsidRDefault="00B83921">
      <w:pPr>
        <w:rPr>
          <w:del w:id="2062" w:author="Prabhvir Saran" w:date="2017-02-02T16:28:00Z"/>
          <w:b/>
          <w:sz w:val="32"/>
          <w:szCs w:val="32"/>
          <w:u w:val="single"/>
        </w:rPr>
      </w:pPr>
    </w:p>
    <w:p w14:paraId="5C70042E" w14:textId="77777777" w:rsidR="00B83921" w:rsidDel="00760B99" w:rsidRDefault="00B83921">
      <w:pPr>
        <w:rPr>
          <w:del w:id="2063" w:author="Prabhvir Saran" w:date="2017-02-02T16:28:00Z"/>
          <w:b/>
          <w:sz w:val="32"/>
          <w:szCs w:val="32"/>
          <w:u w:val="single"/>
        </w:rPr>
      </w:pPr>
    </w:p>
    <w:p w14:paraId="26A1EC45" w14:textId="77777777" w:rsidR="00B83921" w:rsidDel="00760B99" w:rsidRDefault="00B83921">
      <w:pPr>
        <w:rPr>
          <w:del w:id="2064" w:author="Prabhvir Saran" w:date="2017-02-02T16:28:00Z"/>
          <w:b/>
          <w:sz w:val="32"/>
          <w:szCs w:val="32"/>
          <w:u w:val="single"/>
        </w:rPr>
      </w:pPr>
    </w:p>
    <w:p w14:paraId="55CA2C98" w14:textId="77777777" w:rsidR="00B83921" w:rsidDel="00760B99" w:rsidRDefault="00B83921">
      <w:pPr>
        <w:rPr>
          <w:del w:id="2065" w:author="Prabhvir Saran" w:date="2017-02-02T16:28:00Z"/>
          <w:b/>
          <w:sz w:val="32"/>
          <w:szCs w:val="32"/>
          <w:u w:val="single"/>
        </w:rPr>
      </w:pPr>
    </w:p>
    <w:p w14:paraId="33CB925D" w14:textId="77777777" w:rsidR="00B83921" w:rsidDel="00760B99" w:rsidRDefault="00B83921">
      <w:pPr>
        <w:rPr>
          <w:del w:id="2066" w:author="Prabhvir Saran" w:date="2017-02-02T16:28:00Z"/>
          <w:b/>
          <w:sz w:val="32"/>
          <w:szCs w:val="32"/>
          <w:u w:val="single"/>
        </w:rPr>
      </w:pPr>
    </w:p>
    <w:p w14:paraId="4EB4D10F" w14:textId="77777777" w:rsidR="00B83921" w:rsidDel="00760B99" w:rsidRDefault="00B83921">
      <w:pPr>
        <w:rPr>
          <w:del w:id="2067" w:author="Prabhvir Saran" w:date="2017-02-02T16:28:00Z"/>
          <w:b/>
          <w:sz w:val="32"/>
          <w:szCs w:val="32"/>
          <w:u w:val="single"/>
        </w:rPr>
      </w:pPr>
    </w:p>
    <w:p w14:paraId="67470E47" w14:textId="77777777" w:rsidR="00B83921" w:rsidDel="00760B99" w:rsidRDefault="00B83921">
      <w:pPr>
        <w:rPr>
          <w:del w:id="2068" w:author="Prabhvir Saran" w:date="2017-02-02T16:28:00Z"/>
          <w:b/>
          <w:sz w:val="32"/>
          <w:szCs w:val="32"/>
          <w:u w:val="single"/>
        </w:rPr>
      </w:pPr>
    </w:p>
    <w:p w14:paraId="31B1294E" w14:textId="579874EA" w:rsidR="00B83921" w:rsidRPr="00121F28" w:rsidRDefault="00B83921">
      <w:pPr>
        <w:rPr>
          <w:b/>
        </w:rPr>
      </w:pPr>
      <w:del w:id="2069" w:author="Prabhvir Saran" w:date="2017-02-02T16:28:00Z">
        <w:r w:rsidDel="00760B99">
          <w:rPr>
            <w:b/>
            <w:sz w:val="32"/>
            <w:szCs w:val="32"/>
            <w:u w:val="single"/>
          </w:rPr>
          <w:delText xml:space="preserve"> </w:delText>
        </w:r>
      </w:del>
    </w:p>
    <w:sectPr w:rsidR="00B83921" w:rsidRPr="00121F28" w:rsidSect="005A76A2">
      <w:headerReference w:type="defaul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8B983" w14:textId="77777777" w:rsidR="00351918" w:rsidRDefault="00351918" w:rsidP="0028412B">
      <w:pPr>
        <w:spacing w:after="0" w:line="240" w:lineRule="auto"/>
      </w:pPr>
      <w:r>
        <w:separator/>
      </w:r>
    </w:p>
  </w:endnote>
  <w:endnote w:type="continuationSeparator" w:id="0">
    <w:p w14:paraId="3682AD7C" w14:textId="77777777" w:rsidR="00351918" w:rsidRDefault="00351918"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68EF9" w14:textId="77777777" w:rsidR="00351918" w:rsidRDefault="00351918" w:rsidP="0028412B">
      <w:pPr>
        <w:spacing w:after="0" w:line="240" w:lineRule="auto"/>
      </w:pPr>
      <w:r>
        <w:separator/>
      </w:r>
    </w:p>
  </w:footnote>
  <w:footnote w:type="continuationSeparator" w:id="0">
    <w:p w14:paraId="14D18EBF" w14:textId="77777777" w:rsidR="00351918" w:rsidRDefault="00351918"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D04120" w:rsidRDefault="00D04120" w:rsidP="005A76A2">
    <w:pPr>
      <w:pStyle w:val="Header"/>
      <w:jc w:val="right"/>
    </w:pPr>
  </w:p>
  <w:p w14:paraId="056D1BD3" w14:textId="77777777" w:rsidR="00D04120" w:rsidRPr="005A76A2" w:rsidRDefault="00D04120"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Bhagwan Virdi">
    <w15:presenceInfo w15:providerId="Windows Live" w15:userId="40513c0a0b51384f"/>
  </w15:person>
  <w15:person w15:author="Prabhvir Saran [2]">
    <w15:presenceInfo w15:providerId="Windows Live" w15:userId="d7938aed8a62bc35"/>
  </w15:person>
  <w15:person w15:author="prabh">
    <w15:presenceInfo w15:providerId="Windows Live" w15:userId="d7938aed8a62bc35"/>
  </w15:person>
  <w15:person w15:author="prabh [2]">
    <w15:presenceInfo w15:providerId="None" w15:userId="prab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22245"/>
    <w:rsid w:val="00047999"/>
    <w:rsid w:val="0005111D"/>
    <w:rsid w:val="000606D1"/>
    <w:rsid w:val="00063B35"/>
    <w:rsid w:val="000661C9"/>
    <w:rsid w:val="00066FC0"/>
    <w:rsid w:val="000763DB"/>
    <w:rsid w:val="0008509B"/>
    <w:rsid w:val="00085465"/>
    <w:rsid w:val="00092D90"/>
    <w:rsid w:val="000A5E87"/>
    <w:rsid w:val="000B18C4"/>
    <w:rsid w:val="000B201E"/>
    <w:rsid w:val="000C0008"/>
    <w:rsid w:val="000D11F7"/>
    <w:rsid w:val="000E02EE"/>
    <w:rsid w:val="000E3144"/>
    <w:rsid w:val="000E4105"/>
    <w:rsid w:val="000E778D"/>
    <w:rsid w:val="00110E2C"/>
    <w:rsid w:val="00116AA7"/>
    <w:rsid w:val="00120B5E"/>
    <w:rsid w:val="00121F28"/>
    <w:rsid w:val="00122A71"/>
    <w:rsid w:val="0012395B"/>
    <w:rsid w:val="00124C35"/>
    <w:rsid w:val="00130463"/>
    <w:rsid w:val="00130AC0"/>
    <w:rsid w:val="00132EC9"/>
    <w:rsid w:val="001517EF"/>
    <w:rsid w:val="001609EC"/>
    <w:rsid w:val="0016316E"/>
    <w:rsid w:val="00165CCA"/>
    <w:rsid w:val="001665B5"/>
    <w:rsid w:val="00167652"/>
    <w:rsid w:val="00170042"/>
    <w:rsid w:val="00180A80"/>
    <w:rsid w:val="0019162B"/>
    <w:rsid w:val="00197962"/>
    <w:rsid w:val="001A1BBF"/>
    <w:rsid w:val="001A25C4"/>
    <w:rsid w:val="001A75D8"/>
    <w:rsid w:val="001B012E"/>
    <w:rsid w:val="001B01E3"/>
    <w:rsid w:val="001B77FC"/>
    <w:rsid w:val="001C2347"/>
    <w:rsid w:val="001C4BA0"/>
    <w:rsid w:val="001D692D"/>
    <w:rsid w:val="001E3397"/>
    <w:rsid w:val="001E44DE"/>
    <w:rsid w:val="001E5810"/>
    <w:rsid w:val="001E5BDC"/>
    <w:rsid w:val="001F1EBD"/>
    <w:rsid w:val="001F5F37"/>
    <w:rsid w:val="00203AC7"/>
    <w:rsid w:val="002048E5"/>
    <w:rsid w:val="002124E1"/>
    <w:rsid w:val="00217B10"/>
    <w:rsid w:val="00221339"/>
    <w:rsid w:val="00221B3D"/>
    <w:rsid w:val="00221D15"/>
    <w:rsid w:val="002303C6"/>
    <w:rsid w:val="00231726"/>
    <w:rsid w:val="002340E7"/>
    <w:rsid w:val="00236B82"/>
    <w:rsid w:val="00251B68"/>
    <w:rsid w:val="00255729"/>
    <w:rsid w:val="002616E3"/>
    <w:rsid w:val="00265C61"/>
    <w:rsid w:val="002753A3"/>
    <w:rsid w:val="00275E49"/>
    <w:rsid w:val="002832A7"/>
    <w:rsid w:val="0028412B"/>
    <w:rsid w:val="0028688E"/>
    <w:rsid w:val="0029077D"/>
    <w:rsid w:val="00290EFC"/>
    <w:rsid w:val="002A21B5"/>
    <w:rsid w:val="002B2FF8"/>
    <w:rsid w:val="002B4101"/>
    <w:rsid w:val="002B5111"/>
    <w:rsid w:val="002C11BD"/>
    <w:rsid w:val="002C15DF"/>
    <w:rsid w:val="002C2296"/>
    <w:rsid w:val="002C30BD"/>
    <w:rsid w:val="002C798B"/>
    <w:rsid w:val="002D4FE5"/>
    <w:rsid w:val="002F1CF2"/>
    <w:rsid w:val="002F1E15"/>
    <w:rsid w:val="00306683"/>
    <w:rsid w:val="00310B36"/>
    <w:rsid w:val="003127CE"/>
    <w:rsid w:val="0031282D"/>
    <w:rsid w:val="00315233"/>
    <w:rsid w:val="00324368"/>
    <w:rsid w:val="00334C62"/>
    <w:rsid w:val="00334D18"/>
    <w:rsid w:val="00341909"/>
    <w:rsid w:val="003443F7"/>
    <w:rsid w:val="00345E1C"/>
    <w:rsid w:val="00351918"/>
    <w:rsid w:val="00352648"/>
    <w:rsid w:val="0036068B"/>
    <w:rsid w:val="00360DC7"/>
    <w:rsid w:val="00361CB6"/>
    <w:rsid w:val="00363304"/>
    <w:rsid w:val="00366C2A"/>
    <w:rsid w:val="00370AC9"/>
    <w:rsid w:val="003753D1"/>
    <w:rsid w:val="00380CD1"/>
    <w:rsid w:val="00381A22"/>
    <w:rsid w:val="00385666"/>
    <w:rsid w:val="003865F8"/>
    <w:rsid w:val="003A58CD"/>
    <w:rsid w:val="003B00C0"/>
    <w:rsid w:val="003B7D1F"/>
    <w:rsid w:val="003B7E9F"/>
    <w:rsid w:val="003C7398"/>
    <w:rsid w:val="003D0C8E"/>
    <w:rsid w:val="003D633D"/>
    <w:rsid w:val="003D75E9"/>
    <w:rsid w:val="003E185E"/>
    <w:rsid w:val="003F6EAA"/>
    <w:rsid w:val="00411D89"/>
    <w:rsid w:val="00412C81"/>
    <w:rsid w:val="004154BF"/>
    <w:rsid w:val="004161ED"/>
    <w:rsid w:val="00425EE1"/>
    <w:rsid w:val="004269A2"/>
    <w:rsid w:val="0043098F"/>
    <w:rsid w:val="00432394"/>
    <w:rsid w:val="00434297"/>
    <w:rsid w:val="00436213"/>
    <w:rsid w:val="00444304"/>
    <w:rsid w:val="00452847"/>
    <w:rsid w:val="004605B7"/>
    <w:rsid w:val="0046230F"/>
    <w:rsid w:val="00477C6C"/>
    <w:rsid w:val="00481F58"/>
    <w:rsid w:val="00484B05"/>
    <w:rsid w:val="00484EA6"/>
    <w:rsid w:val="00487BA1"/>
    <w:rsid w:val="00491EC0"/>
    <w:rsid w:val="004A17E7"/>
    <w:rsid w:val="004A2ADD"/>
    <w:rsid w:val="004A5284"/>
    <w:rsid w:val="004A7CE2"/>
    <w:rsid w:val="004A7F09"/>
    <w:rsid w:val="004B272E"/>
    <w:rsid w:val="004C0937"/>
    <w:rsid w:val="004C1396"/>
    <w:rsid w:val="004C1B73"/>
    <w:rsid w:val="004D14C3"/>
    <w:rsid w:val="004D4D92"/>
    <w:rsid w:val="004D5572"/>
    <w:rsid w:val="004E3F3A"/>
    <w:rsid w:val="0050278E"/>
    <w:rsid w:val="0050335C"/>
    <w:rsid w:val="00516893"/>
    <w:rsid w:val="0051798E"/>
    <w:rsid w:val="00520569"/>
    <w:rsid w:val="00522B41"/>
    <w:rsid w:val="0052364E"/>
    <w:rsid w:val="00524ACB"/>
    <w:rsid w:val="005341BF"/>
    <w:rsid w:val="00535BE1"/>
    <w:rsid w:val="005374C4"/>
    <w:rsid w:val="005529B6"/>
    <w:rsid w:val="00553070"/>
    <w:rsid w:val="005644C4"/>
    <w:rsid w:val="00565996"/>
    <w:rsid w:val="00565C62"/>
    <w:rsid w:val="00570C1C"/>
    <w:rsid w:val="005710E2"/>
    <w:rsid w:val="00583BE8"/>
    <w:rsid w:val="00587379"/>
    <w:rsid w:val="0059234D"/>
    <w:rsid w:val="005A04E4"/>
    <w:rsid w:val="005A251B"/>
    <w:rsid w:val="005A27FE"/>
    <w:rsid w:val="005A76A2"/>
    <w:rsid w:val="005B788D"/>
    <w:rsid w:val="005C1A64"/>
    <w:rsid w:val="005C20FE"/>
    <w:rsid w:val="005D4026"/>
    <w:rsid w:val="005D4B24"/>
    <w:rsid w:val="005E12C5"/>
    <w:rsid w:val="005E17B7"/>
    <w:rsid w:val="005E1A1C"/>
    <w:rsid w:val="005E35E2"/>
    <w:rsid w:val="005E5569"/>
    <w:rsid w:val="005F147E"/>
    <w:rsid w:val="005F2653"/>
    <w:rsid w:val="005F369C"/>
    <w:rsid w:val="005F45B6"/>
    <w:rsid w:val="00600944"/>
    <w:rsid w:val="006202F6"/>
    <w:rsid w:val="00623396"/>
    <w:rsid w:val="006241C4"/>
    <w:rsid w:val="00625493"/>
    <w:rsid w:val="00627169"/>
    <w:rsid w:val="006326B9"/>
    <w:rsid w:val="006377FC"/>
    <w:rsid w:val="006400FE"/>
    <w:rsid w:val="006407DB"/>
    <w:rsid w:val="00640DC4"/>
    <w:rsid w:val="0064264C"/>
    <w:rsid w:val="006438B4"/>
    <w:rsid w:val="00645B64"/>
    <w:rsid w:val="006523A4"/>
    <w:rsid w:val="006641F0"/>
    <w:rsid w:val="00666BDC"/>
    <w:rsid w:val="00680865"/>
    <w:rsid w:val="00684743"/>
    <w:rsid w:val="006874EB"/>
    <w:rsid w:val="00690AC5"/>
    <w:rsid w:val="006A108C"/>
    <w:rsid w:val="006B09CE"/>
    <w:rsid w:val="006B3F3B"/>
    <w:rsid w:val="006B5D4D"/>
    <w:rsid w:val="006B6CF4"/>
    <w:rsid w:val="006C0035"/>
    <w:rsid w:val="006D26CE"/>
    <w:rsid w:val="006D29C2"/>
    <w:rsid w:val="006D2A31"/>
    <w:rsid w:val="006D4964"/>
    <w:rsid w:val="006D5511"/>
    <w:rsid w:val="006D5F43"/>
    <w:rsid w:val="006E05DC"/>
    <w:rsid w:val="006E128C"/>
    <w:rsid w:val="006E7AC6"/>
    <w:rsid w:val="006F0D56"/>
    <w:rsid w:val="00717083"/>
    <w:rsid w:val="0072300C"/>
    <w:rsid w:val="007243EA"/>
    <w:rsid w:val="0073044C"/>
    <w:rsid w:val="00737246"/>
    <w:rsid w:val="0075202D"/>
    <w:rsid w:val="00756B3E"/>
    <w:rsid w:val="007602BC"/>
    <w:rsid w:val="00760B99"/>
    <w:rsid w:val="00770DC1"/>
    <w:rsid w:val="00773491"/>
    <w:rsid w:val="00775F5D"/>
    <w:rsid w:val="00776164"/>
    <w:rsid w:val="007768F7"/>
    <w:rsid w:val="007833BF"/>
    <w:rsid w:val="00784695"/>
    <w:rsid w:val="0078676A"/>
    <w:rsid w:val="007A0008"/>
    <w:rsid w:val="007B07EB"/>
    <w:rsid w:val="007B3BDF"/>
    <w:rsid w:val="007D3DCA"/>
    <w:rsid w:val="007E3FC9"/>
    <w:rsid w:val="00800474"/>
    <w:rsid w:val="008013EF"/>
    <w:rsid w:val="0080454E"/>
    <w:rsid w:val="00814DE6"/>
    <w:rsid w:val="00833878"/>
    <w:rsid w:val="00835269"/>
    <w:rsid w:val="00843D79"/>
    <w:rsid w:val="00870D6F"/>
    <w:rsid w:val="00871A48"/>
    <w:rsid w:val="00880981"/>
    <w:rsid w:val="00894C26"/>
    <w:rsid w:val="00896970"/>
    <w:rsid w:val="008A0611"/>
    <w:rsid w:val="008A2DFB"/>
    <w:rsid w:val="008A3BCA"/>
    <w:rsid w:val="008A61F0"/>
    <w:rsid w:val="008A7390"/>
    <w:rsid w:val="008A7E1C"/>
    <w:rsid w:val="008B1404"/>
    <w:rsid w:val="008B1D25"/>
    <w:rsid w:val="008D527E"/>
    <w:rsid w:val="008D745E"/>
    <w:rsid w:val="008E4305"/>
    <w:rsid w:val="008E7B36"/>
    <w:rsid w:val="008E7E99"/>
    <w:rsid w:val="008F1378"/>
    <w:rsid w:val="008F254E"/>
    <w:rsid w:val="009000FD"/>
    <w:rsid w:val="00902EFF"/>
    <w:rsid w:val="00903FA7"/>
    <w:rsid w:val="00904F83"/>
    <w:rsid w:val="009142AF"/>
    <w:rsid w:val="0092294F"/>
    <w:rsid w:val="00922D5A"/>
    <w:rsid w:val="00930BA6"/>
    <w:rsid w:val="00930F36"/>
    <w:rsid w:val="00935867"/>
    <w:rsid w:val="00941892"/>
    <w:rsid w:val="00942360"/>
    <w:rsid w:val="009437D9"/>
    <w:rsid w:val="009460A9"/>
    <w:rsid w:val="00946908"/>
    <w:rsid w:val="00946A41"/>
    <w:rsid w:val="00950958"/>
    <w:rsid w:val="00953782"/>
    <w:rsid w:val="00955FF1"/>
    <w:rsid w:val="0096103A"/>
    <w:rsid w:val="00971AB5"/>
    <w:rsid w:val="00971EB2"/>
    <w:rsid w:val="009732DE"/>
    <w:rsid w:val="009774A5"/>
    <w:rsid w:val="00977581"/>
    <w:rsid w:val="00980BFC"/>
    <w:rsid w:val="009812FF"/>
    <w:rsid w:val="00982E0F"/>
    <w:rsid w:val="009963FD"/>
    <w:rsid w:val="00997C73"/>
    <w:rsid w:val="009A619C"/>
    <w:rsid w:val="009A69B0"/>
    <w:rsid w:val="009B645E"/>
    <w:rsid w:val="009C151C"/>
    <w:rsid w:val="009E6A96"/>
    <w:rsid w:val="00A004D0"/>
    <w:rsid w:val="00A05477"/>
    <w:rsid w:val="00A1445E"/>
    <w:rsid w:val="00A22DDC"/>
    <w:rsid w:val="00A3104A"/>
    <w:rsid w:val="00A37F93"/>
    <w:rsid w:val="00A40C2D"/>
    <w:rsid w:val="00A44F84"/>
    <w:rsid w:val="00A477D7"/>
    <w:rsid w:val="00A52768"/>
    <w:rsid w:val="00A553AE"/>
    <w:rsid w:val="00A6287F"/>
    <w:rsid w:val="00A7485C"/>
    <w:rsid w:val="00A75E62"/>
    <w:rsid w:val="00A82ADE"/>
    <w:rsid w:val="00A83A71"/>
    <w:rsid w:val="00A9131E"/>
    <w:rsid w:val="00A93EAD"/>
    <w:rsid w:val="00AB5474"/>
    <w:rsid w:val="00AB6F1C"/>
    <w:rsid w:val="00AB7328"/>
    <w:rsid w:val="00AD320B"/>
    <w:rsid w:val="00AE6FFC"/>
    <w:rsid w:val="00AF2742"/>
    <w:rsid w:val="00B12BA9"/>
    <w:rsid w:val="00B1433C"/>
    <w:rsid w:val="00B15D99"/>
    <w:rsid w:val="00B2191E"/>
    <w:rsid w:val="00B26E66"/>
    <w:rsid w:val="00B31CDD"/>
    <w:rsid w:val="00B413F9"/>
    <w:rsid w:val="00B42A06"/>
    <w:rsid w:val="00B4522C"/>
    <w:rsid w:val="00B45422"/>
    <w:rsid w:val="00B47B3D"/>
    <w:rsid w:val="00B50380"/>
    <w:rsid w:val="00B538E0"/>
    <w:rsid w:val="00B62295"/>
    <w:rsid w:val="00B6316B"/>
    <w:rsid w:val="00B6502F"/>
    <w:rsid w:val="00B65495"/>
    <w:rsid w:val="00B67FBE"/>
    <w:rsid w:val="00B718EC"/>
    <w:rsid w:val="00B83921"/>
    <w:rsid w:val="00B915CA"/>
    <w:rsid w:val="00B92D69"/>
    <w:rsid w:val="00BA003E"/>
    <w:rsid w:val="00BA63DE"/>
    <w:rsid w:val="00BA7B9A"/>
    <w:rsid w:val="00BB09A4"/>
    <w:rsid w:val="00BC6E03"/>
    <w:rsid w:val="00BD001E"/>
    <w:rsid w:val="00BD7077"/>
    <w:rsid w:val="00BE0F35"/>
    <w:rsid w:val="00BE19B9"/>
    <w:rsid w:val="00BE5EB1"/>
    <w:rsid w:val="00BE7934"/>
    <w:rsid w:val="00BF1A78"/>
    <w:rsid w:val="00BF785C"/>
    <w:rsid w:val="00C15E6D"/>
    <w:rsid w:val="00C26893"/>
    <w:rsid w:val="00C325F4"/>
    <w:rsid w:val="00C32CCB"/>
    <w:rsid w:val="00C35A98"/>
    <w:rsid w:val="00C400DE"/>
    <w:rsid w:val="00C53D8B"/>
    <w:rsid w:val="00C6374D"/>
    <w:rsid w:val="00C642C2"/>
    <w:rsid w:val="00C774D2"/>
    <w:rsid w:val="00C86785"/>
    <w:rsid w:val="00CA7BD3"/>
    <w:rsid w:val="00CB13C5"/>
    <w:rsid w:val="00CC7C1A"/>
    <w:rsid w:val="00CD1BFE"/>
    <w:rsid w:val="00CD4409"/>
    <w:rsid w:val="00CE0D1C"/>
    <w:rsid w:val="00CE27D4"/>
    <w:rsid w:val="00CE5EDC"/>
    <w:rsid w:val="00CF40EB"/>
    <w:rsid w:val="00CF60F9"/>
    <w:rsid w:val="00CF75C9"/>
    <w:rsid w:val="00D01AED"/>
    <w:rsid w:val="00D01C23"/>
    <w:rsid w:val="00D04120"/>
    <w:rsid w:val="00D069C5"/>
    <w:rsid w:val="00D113B2"/>
    <w:rsid w:val="00D11ECA"/>
    <w:rsid w:val="00D148C6"/>
    <w:rsid w:val="00D31015"/>
    <w:rsid w:val="00D40537"/>
    <w:rsid w:val="00D45279"/>
    <w:rsid w:val="00D47253"/>
    <w:rsid w:val="00D57C9F"/>
    <w:rsid w:val="00D60E75"/>
    <w:rsid w:val="00D64DDA"/>
    <w:rsid w:val="00D650A7"/>
    <w:rsid w:val="00D70E4A"/>
    <w:rsid w:val="00D71FFD"/>
    <w:rsid w:val="00D73BF8"/>
    <w:rsid w:val="00D81006"/>
    <w:rsid w:val="00D92629"/>
    <w:rsid w:val="00D95C23"/>
    <w:rsid w:val="00D96154"/>
    <w:rsid w:val="00DA422D"/>
    <w:rsid w:val="00DA548F"/>
    <w:rsid w:val="00DA7437"/>
    <w:rsid w:val="00DD0D97"/>
    <w:rsid w:val="00DE5061"/>
    <w:rsid w:val="00DE5854"/>
    <w:rsid w:val="00DF31E2"/>
    <w:rsid w:val="00E037F3"/>
    <w:rsid w:val="00E124D6"/>
    <w:rsid w:val="00E124EB"/>
    <w:rsid w:val="00E268E0"/>
    <w:rsid w:val="00E2697D"/>
    <w:rsid w:val="00E31C81"/>
    <w:rsid w:val="00E325F2"/>
    <w:rsid w:val="00E401C0"/>
    <w:rsid w:val="00E407C8"/>
    <w:rsid w:val="00E47E58"/>
    <w:rsid w:val="00E50883"/>
    <w:rsid w:val="00E62152"/>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0346D"/>
    <w:rsid w:val="00F0771F"/>
    <w:rsid w:val="00F55454"/>
    <w:rsid w:val="00F626FF"/>
    <w:rsid w:val="00F73CC7"/>
    <w:rsid w:val="00F76B85"/>
    <w:rsid w:val="00F80E9A"/>
    <w:rsid w:val="00F8500B"/>
    <w:rsid w:val="00F873CD"/>
    <w:rsid w:val="00F905F6"/>
    <w:rsid w:val="00F90B49"/>
    <w:rsid w:val="00F911EF"/>
    <w:rsid w:val="00F91D8D"/>
    <w:rsid w:val="00F92DCC"/>
    <w:rsid w:val="00FA13EA"/>
    <w:rsid w:val="00FA5304"/>
    <w:rsid w:val="00FD0654"/>
    <w:rsid w:val="00FE7EC9"/>
    <w:rsid w:val="00FF33F2"/>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Default">
    <w:name w:val="Default"/>
    <w:rsid w:val="00B718EC"/>
    <w:pPr>
      <w:autoSpaceDE w:val="0"/>
      <w:autoSpaceDN w:val="0"/>
      <w:adjustRightInd w:val="0"/>
      <w:spacing w:after="0" w:line="240" w:lineRule="auto"/>
    </w:pPr>
    <w:rPr>
      <w:rFonts w:ascii="Times New Roman" w:hAnsi="Times New Roman" w:cs="Times New Roman"/>
      <w:color w:val="000000"/>
      <w:sz w:val="24"/>
      <w:szCs w:val="24"/>
      <w:lang w:val="en-CA"/>
    </w:rPr>
  </w:style>
  <w:style w:type="character" w:styleId="Mention">
    <w:name w:val="Mention"/>
    <w:basedOn w:val="DefaultParagraphFont"/>
    <w:uiPriority w:val="99"/>
    <w:semiHidden/>
    <w:unhideWhenUsed/>
    <w:rsid w:val="008F137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tmp"/><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F1090A-35FB-447B-A1C0-D247E7E9E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20</Pages>
  <Words>3750</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5</dc:subject>
  <dc:creator>Prabhvir Saran, Bhagwan Virdi, Jaisreet Khaira, Tony Pacheco, and Liam MacIntyre</dc:creator>
  <cp:keywords/>
  <dc:description/>
  <cp:lastModifiedBy>prabh</cp:lastModifiedBy>
  <cp:revision>262</cp:revision>
  <dcterms:created xsi:type="dcterms:W3CDTF">2017-02-03T02:09:00Z</dcterms:created>
  <dcterms:modified xsi:type="dcterms:W3CDTF">2017-04-14T07:46:00Z</dcterms:modified>
  <cp:category>Web Development</cp:category>
</cp:coreProperties>
</file>