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1616" behindDoc="1" locked="0" layoutInCell="1" allowOverlap="1" wp14:anchorId="6C57AAEE" wp14:editId="76D8B41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014241" w:rsidRPr="00CE27D4" w:rsidRDefault="00014241">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48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014241" w:rsidRPr="00CE27D4" w:rsidRDefault="00014241">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8544" behindDoc="0" locked="0" layoutInCell="1" allowOverlap="1" wp14:anchorId="52B19B29" wp14:editId="7280EA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014241" w:rsidRDefault="00014241" w:rsidP="00E47E58">
                                <w:pPr>
                                  <w:spacing w:before="240"/>
                                  <w:jc w:val="center"/>
                                  <w:rPr>
                                    <w:ins w:id="2"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3" w:author="Tony Pacheco" w:date="2017-01-31T18:36:00Z">
                                      <w:r w:rsidDel="00E47E58">
                                        <w:rPr>
                                          <w:color w:val="FFFFFF" w:themeColor="background1"/>
                                        </w:rPr>
                                        <w:delText>A website to educate, inform, and bring about a positive change in our climate.</w:delText>
                                      </w:r>
                                    </w:del>
                                  </w:sdtContent>
                                </w:sdt>
                                <w:ins w:id="4" w:author="Tony Pacheco" w:date="2017-01-31T18:36:00Z">
                                  <w:r w:rsidRPr="00E47E58">
                                    <w:rPr>
                                      <w:color w:val="FFFFFF" w:themeColor="background1"/>
                                    </w:rPr>
                                    <w:t xml:space="preserve"> </w:t>
                                  </w:r>
                                </w:ins>
                                <w:customXmlInsRangeStart w:id="5"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5"/>
                                    <w:r>
                                      <w:rPr>
                                        <w:color w:val="FFFFFF" w:themeColor="background1"/>
                                      </w:rPr>
                                      <w:t xml:space="preserve">     </w:t>
                                    </w:r>
                                    <w:customXmlInsRangeStart w:id="6" w:author="Tony Pacheco" w:date="2017-01-31T18:36:00Z"/>
                                  </w:sdtContent>
                                </w:sdt>
                                <w:customXmlInsRangeEnd w:id="6"/>
                              </w:p>
                              <w:p w14:paraId="7AF49FFF" w14:textId="11CE5982" w:rsidR="00014241" w:rsidRDefault="00014241">
                                <w:pPr>
                                  <w:spacing w:before="240"/>
                                  <w:jc w:val="center"/>
                                  <w:rPr>
                                    <w:color w:val="FFFFFF" w:themeColor="background1"/>
                                  </w:rPr>
                                </w:pPr>
                                <w:ins w:id="7"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85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014241" w:rsidRDefault="00014241"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014241" w:rsidRDefault="00014241">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7520" behindDoc="0" locked="0" layoutInCell="1" allowOverlap="1" wp14:anchorId="7784D5DC" wp14:editId="56A9B58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3F87E3" id="Rectangle 468" o:spid="_x0000_s1026" style="position:absolute;margin-left:0;margin-top:0;width:244.8pt;height:554.4pt;z-index:2516275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1E2FEB30" wp14:editId="47A624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2CCA4C" id="Rectangle 469" o:spid="_x0000_s1026" style="position:absolute;margin-left:0;margin-top:0;width:226.45pt;height:9.35pt;z-index:2516305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9568" behindDoc="0" locked="0" layoutInCell="1" allowOverlap="1" wp14:anchorId="4DC7E089" wp14:editId="4BDB08B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014241" w:rsidRDefault="00014241">
                                    <w:pPr>
                                      <w:spacing w:line="240" w:lineRule="auto"/>
                                      <w:rPr>
                                        <w:rFonts w:asciiTheme="majorHAnsi" w:eastAsiaTheme="majorEastAsia" w:hAnsiTheme="majorHAnsi" w:cstheme="majorBidi"/>
                                        <w:noProof/>
                                        <w:color w:val="4472C4" w:themeColor="accent1"/>
                                        <w:sz w:val="72"/>
                                        <w:szCs w:val="144"/>
                                      </w:rPr>
                                    </w:pPr>
                                    <w:del w:id="14"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5"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043F4FB6" w:rsidR="00014241" w:rsidRDefault="00014241">
                                    <w:pPr>
                                      <w:rPr>
                                        <w:rFonts w:asciiTheme="majorHAnsi" w:eastAsiaTheme="majorEastAsia" w:hAnsiTheme="majorHAnsi" w:cstheme="majorBidi"/>
                                        <w:noProof/>
                                        <w:color w:val="44546A" w:themeColor="text2"/>
                                        <w:sz w:val="32"/>
                                        <w:szCs w:val="40"/>
                                      </w:rPr>
                                    </w:pPr>
                                    <w:del w:id="16"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7" w:author="Prabhvir Saran" w:date="2017-02-02T15:55:00Z">
                                      <w:r>
                                        <w:rPr>
                                          <w:rFonts w:asciiTheme="majorHAnsi" w:eastAsiaTheme="majorEastAsia" w:hAnsiTheme="majorHAnsi" w:cstheme="majorBidi"/>
                                          <w:noProof/>
                                          <w:color w:val="44546A" w:themeColor="text2"/>
                                          <w:sz w:val="32"/>
                                          <w:szCs w:val="32"/>
                                        </w:rPr>
                                        <w:t>Milestone 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956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014241" w:rsidRDefault="00014241">
                              <w:pPr>
                                <w:spacing w:line="240" w:lineRule="auto"/>
                                <w:rPr>
                                  <w:rFonts w:asciiTheme="majorHAnsi" w:eastAsiaTheme="majorEastAsia" w:hAnsiTheme="majorHAnsi" w:cstheme="majorBidi"/>
                                  <w:noProof/>
                                  <w:color w:val="4472C4" w:themeColor="accent1"/>
                                  <w:sz w:val="72"/>
                                  <w:szCs w:val="144"/>
                                </w:rPr>
                              </w:pPr>
                              <w:del w:id="18"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9"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043F4FB6" w:rsidR="00014241" w:rsidRDefault="00014241">
                              <w:pPr>
                                <w:rPr>
                                  <w:rFonts w:asciiTheme="majorHAnsi" w:eastAsiaTheme="majorEastAsia" w:hAnsiTheme="majorHAnsi" w:cstheme="majorBidi"/>
                                  <w:noProof/>
                                  <w:color w:val="44546A" w:themeColor="text2"/>
                                  <w:sz w:val="32"/>
                                  <w:szCs w:val="40"/>
                                </w:rPr>
                              </w:pPr>
                              <w:del w:id="20"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1" w:author="Prabhvir Saran" w:date="2017-02-02T15:55:00Z">
                                <w:r>
                                  <w:rPr>
                                    <w:rFonts w:asciiTheme="majorHAnsi" w:eastAsiaTheme="majorEastAsia" w:hAnsiTheme="majorHAnsi" w:cstheme="majorBidi"/>
                                    <w:noProof/>
                                    <w:color w:val="44546A" w:themeColor="text2"/>
                                    <w:sz w:val="32"/>
                                    <w:szCs w:val="32"/>
                                  </w:rPr>
                                  <w:t>Milestone 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2640" behindDoc="0" locked="0" layoutInCell="1" allowOverlap="1" wp14:anchorId="035FB17B" wp14:editId="2CEA7A4C">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014241" w:rsidRDefault="0001424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26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014241" w:rsidRDefault="0001424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2"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2"/>
        <w:p w14:paraId="3A6C39AC" w14:textId="244E61ED" w:rsidR="00EC6476" w:rsidRPr="004161ED" w:rsidRDefault="00EC6476" w:rsidP="004161ED">
          <w:pPr>
            <w:pStyle w:val="TOCHeading"/>
            <w:ind w:firstLine="720"/>
            <w:jc w:val="center"/>
            <w:rPr>
              <w:ins w:id="23" w:author="Prabhvir Saran" w:date="2017-02-02T16:03:00Z"/>
              <w:b/>
              <w:sz w:val="44"/>
              <w:u w:val="single"/>
            </w:rPr>
          </w:pPr>
          <w:ins w:id="24" w:author="Prabhvir Saran" w:date="2017-02-02T16:03:00Z">
            <w:r w:rsidRPr="004161ED">
              <w:rPr>
                <w:b/>
                <w:sz w:val="44"/>
                <w:u w:val="single"/>
              </w:rPr>
              <w:t>Table of Contents</w:t>
            </w:r>
          </w:ins>
        </w:p>
        <w:p w14:paraId="6E0F9A09" w14:textId="77777777" w:rsidR="00EC6476" w:rsidRPr="004161ED" w:rsidRDefault="00EC6476" w:rsidP="004161ED">
          <w:pPr>
            <w:rPr>
              <w:ins w:id="25" w:author="Prabhvir Saran" w:date="2017-02-02T16:03:00Z"/>
            </w:rPr>
          </w:pPr>
        </w:p>
        <w:p w14:paraId="7CF51AF3" w14:textId="5D89916C" w:rsidR="00F91D8D" w:rsidRDefault="00EC6476">
          <w:pPr>
            <w:pStyle w:val="TOC1"/>
            <w:tabs>
              <w:tab w:val="right" w:leader="dot" w:pos="9350"/>
            </w:tabs>
            <w:rPr>
              <w:ins w:id="26" w:author="Prabhvir Saran [2]" w:date="2017-03-23T16:45:00Z"/>
              <w:rFonts w:eastAsiaTheme="minorEastAsia"/>
              <w:noProof/>
              <w:lang w:val="en-CA" w:eastAsia="en-CA"/>
            </w:rPr>
          </w:pPr>
          <w:ins w:id="27" w:author="Prabhvir Saran" w:date="2017-02-02T16:03:00Z">
            <w:r>
              <w:fldChar w:fldCharType="begin"/>
            </w:r>
            <w:r>
              <w:instrText xml:space="preserve"> TOC \o "1-3" \h \z \u </w:instrText>
            </w:r>
            <w:r>
              <w:fldChar w:fldCharType="separate"/>
            </w:r>
          </w:ins>
          <w:ins w:id="28" w:author="Prabhvir Saran [2]" w:date="2017-03-23T16:45:00Z">
            <w:r w:rsidR="00F91D8D" w:rsidRPr="00B0007A">
              <w:rPr>
                <w:rStyle w:val="Hyperlink"/>
                <w:noProof/>
              </w:rPr>
              <w:fldChar w:fldCharType="begin"/>
            </w:r>
            <w:r w:rsidR="00F91D8D" w:rsidRPr="00B0007A">
              <w:rPr>
                <w:rStyle w:val="Hyperlink"/>
                <w:noProof/>
              </w:rPr>
              <w:instrText xml:space="preserve"> </w:instrText>
            </w:r>
            <w:r w:rsidR="00F91D8D">
              <w:rPr>
                <w:noProof/>
              </w:rPr>
              <w:instrText>HYPERLINK \l "_Toc478050861"</w:instrText>
            </w:r>
            <w:r w:rsidR="00F91D8D" w:rsidRPr="00B0007A">
              <w:rPr>
                <w:rStyle w:val="Hyperlink"/>
                <w:noProof/>
              </w:rPr>
              <w:instrText xml:space="preserve"> </w:instrText>
            </w:r>
            <w:r w:rsidR="00F91D8D" w:rsidRPr="00B0007A">
              <w:rPr>
                <w:rStyle w:val="Hyperlink"/>
                <w:noProof/>
              </w:rPr>
              <w:fldChar w:fldCharType="separate"/>
            </w:r>
            <w:r w:rsidR="00F91D8D" w:rsidRPr="00B0007A">
              <w:rPr>
                <w:rStyle w:val="Hyperlink"/>
                <w:noProof/>
              </w:rPr>
              <w:t>Milestone 4: Deployed Javascript-enabled site – validated, tested</w:t>
            </w:r>
            <w:r w:rsidR="00F91D8D">
              <w:rPr>
                <w:noProof/>
                <w:webHidden/>
              </w:rPr>
              <w:tab/>
            </w:r>
            <w:r w:rsidR="00F91D8D">
              <w:rPr>
                <w:noProof/>
                <w:webHidden/>
              </w:rPr>
              <w:fldChar w:fldCharType="begin"/>
            </w:r>
            <w:r w:rsidR="00F91D8D">
              <w:rPr>
                <w:noProof/>
                <w:webHidden/>
              </w:rPr>
              <w:instrText xml:space="preserve"> PAGEREF _Toc478050861 \h </w:instrText>
            </w:r>
          </w:ins>
          <w:r w:rsidR="00F91D8D">
            <w:rPr>
              <w:noProof/>
              <w:webHidden/>
            </w:rPr>
          </w:r>
          <w:r w:rsidR="00F91D8D">
            <w:rPr>
              <w:noProof/>
              <w:webHidden/>
            </w:rPr>
            <w:fldChar w:fldCharType="separate"/>
          </w:r>
          <w:ins w:id="29" w:author="Prabhvir Saran [2]" w:date="2017-03-23T16:45:00Z">
            <w:r w:rsidR="00F91D8D">
              <w:rPr>
                <w:noProof/>
                <w:webHidden/>
              </w:rPr>
              <w:t>2</w:t>
            </w:r>
            <w:r w:rsidR="00F91D8D">
              <w:rPr>
                <w:noProof/>
                <w:webHidden/>
              </w:rPr>
              <w:fldChar w:fldCharType="end"/>
            </w:r>
            <w:r w:rsidR="00F91D8D" w:rsidRPr="00B0007A">
              <w:rPr>
                <w:rStyle w:val="Hyperlink"/>
                <w:noProof/>
              </w:rPr>
              <w:fldChar w:fldCharType="end"/>
            </w:r>
          </w:ins>
        </w:p>
        <w:p w14:paraId="6217C759" w14:textId="76625683" w:rsidR="00F91D8D" w:rsidRDefault="00F91D8D">
          <w:pPr>
            <w:pStyle w:val="TOC2"/>
            <w:tabs>
              <w:tab w:val="right" w:leader="dot" w:pos="9350"/>
            </w:tabs>
            <w:rPr>
              <w:ins w:id="30" w:author="Prabhvir Saran [2]" w:date="2017-03-23T16:45:00Z"/>
              <w:rFonts w:eastAsiaTheme="minorEastAsia"/>
              <w:noProof/>
              <w:lang w:val="en-CA" w:eastAsia="en-CA"/>
            </w:rPr>
          </w:pPr>
          <w:ins w:id="31"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"_Toc478050862"</w:instrText>
            </w:r>
            <w:r w:rsidRPr="00B0007A">
              <w:rPr>
                <w:rStyle w:val="Hyperlink"/>
                <w:noProof/>
              </w:rPr>
              <w:instrText xml:space="preserve"> </w:instrText>
            </w:r>
            <w:r w:rsidRPr="00B0007A">
              <w:rPr>
                <w:rStyle w:val="Hyperlink"/>
                <w:noProof/>
              </w:rPr>
              <w:fldChar w:fldCharType="separate"/>
            </w:r>
            <w:r w:rsidRPr="00B0007A">
              <w:rPr>
                <w:rStyle w:val="Hyperlink"/>
                <w:noProof/>
              </w:rPr>
              <w:t>Url of the website</w:t>
            </w:r>
            <w:r>
              <w:rPr>
                <w:noProof/>
                <w:webHidden/>
              </w:rPr>
              <w:tab/>
            </w:r>
            <w:r>
              <w:rPr>
                <w:noProof/>
                <w:webHidden/>
              </w:rPr>
              <w:fldChar w:fldCharType="begin"/>
            </w:r>
            <w:r>
              <w:rPr>
                <w:noProof/>
                <w:webHidden/>
              </w:rPr>
              <w:instrText xml:space="preserve"> PAGEREF _Toc478050862 \h </w:instrText>
            </w:r>
          </w:ins>
          <w:r>
            <w:rPr>
              <w:noProof/>
              <w:webHidden/>
            </w:rPr>
          </w:r>
          <w:r>
            <w:rPr>
              <w:noProof/>
              <w:webHidden/>
            </w:rPr>
            <w:fldChar w:fldCharType="separate"/>
          </w:r>
          <w:ins w:id="32" w:author="Prabhvir Saran [2]" w:date="2017-03-23T16:45:00Z">
            <w:r>
              <w:rPr>
                <w:noProof/>
                <w:webHidden/>
              </w:rPr>
              <w:t>2</w:t>
            </w:r>
            <w:r>
              <w:rPr>
                <w:noProof/>
                <w:webHidden/>
              </w:rPr>
              <w:fldChar w:fldCharType="end"/>
            </w:r>
            <w:r w:rsidRPr="00B0007A">
              <w:rPr>
                <w:rStyle w:val="Hyperlink"/>
                <w:noProof/>
              </w:rPr>
              <w:fldChar w:fldCharType="end"/>
            </w:r>
          </w:ins>
        </w:p>
        <w:p w14:paraId="454790E6" w14:textId="2B760706" w:rsidR="00F91D8D" w:rsidRDefault="00F91D8D">
          <w:pPr>
            <w:pStyle w:val="TOC2"/>
            <w:tabs>
              <w:tab w:val="right" w:leader="dot" w:pos="9350"/>
            </w:tabs>
            <w:rPr>
              <w:ins w:id="33" w:author="Prabhvir Saran [2]" w:date="2017-03-23T16:45:00Z"/>
              <w:rFonts w:eastAsiaTheme="minorEastAsia"/>
              <w:noProof/>
              <w:lang w:val="en-CA" w:eastAsia="en-CA"/>
            </w:rPr>
          </w:pPr>
          <w:ins w:id="34"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"_Toc478050863"</w:instrText>
            </w:r>
            <w:r w:rsidRPr="00B0007A">
              <w:rPr>
                <w:rStyle w:val="Hyperlink"/>
                <w:noProof/>
              </w:rPr>
              <w:instrText xml:space="preserve"> </w:instrText>
            </w:r>
            <w:r w:rsidRPr="00B0007A">
              <w:rPr>
                <w:rStyle w:val="Hyperlink"/>
                <w:noProof/>
              </w:rPr>
              <w:fldChar w:fldCharType="separate"/>
            </w:r>
            <w:r w:rsidRPr="00B0007A">
              <w:rPr>
                <w:rStyle w:val="Hyperlink"/>
                <w:noProof/>
              </w:rPr>
              <w:t>1. Define validation requirements</w:t>
            </w:r>
            <w:r>
              <w:rPr>
                <w:noProof/>
                <w:webHidden/>
              </w:rPr>
              <w:tab/>
            </w:r>
            <w:r>
              <w:rPr>
                <w:noProof/>
                <w:webHidden/>
              </w:rPr>
              <w:fldChar w:fldCharType="begin"/>
            </w:r>
            <w:r>
              <w:rPr>
                <w:noProof/>
                <w:webHidden/>
              </w:rPr>
              <w:instrText xml:space="preserve"> PAGEREF _Toc478050863 \h </w:instrText>
            </w:r>
          </w:ins>
          <w:r>
            <w:rPr>
              <w:noProof/>
              <w:webHidden/>
            </w:rPr>
          </w:r>
          <w:r>
            <w:rPr>
              <w:noProof/>
              <w:webHidden/>
            </w:rPr>
            <w:fldChar w:fldCharType="separate"/>
          </w:r>
          <w:ins w:id="35" w:author="Prabhvir Saran [2]" w:date="2017-03-23T16:45:00Z">
            <w:r>
              <w:rPr>
                <w:noProof/>
                <w:webHidden/>
              </w:rPr>
              <w:t>2</w:t>
            </w:r>
            <w:r>
              <w:rPr>
                <w:noProof/>
                <w:webHidden/>
              </w:rPr>
              <w:fldChar w:fldCharType="end"/>
            </w:r>
            <w:r w:rsidRPr="00B0007A">
              <w:rPr>
                <w:rStyle w:val="Hyperlink"/>
                <w:noProof/>
              </w:rPr>
              <w:fldChar w:fldCharType="end"/>
            </w:r>
          </w:ins>
        </w:p>
        <w:p w14:paraId="658EB326" w14:textId="3A311E5F" w:rsidR="00F91D8D" w:rsidRDefault="00F91D8D">
          <w:pPr>
            <w:pStyle w:val="TOC2"/>
            <w:tabs>
              <w:tab w:val="right" w:leader="dot" w:pos="9350"/>
            </w:tabs>
            <w:rPr>
              <w:ins w:id="36" w:author="Prabhvir Saran [2]" w:date="2017-03-23T16:45:00Z"/>
              <w:rFonts w:eastAsiaTheme="minorEastAsia"/>
              <w:noProof/>
              <w:lang w:val="en-CA" w:eastAsia="en-CA"/>
            </w:rPr>
          </w:pPr>
          <w:ins w:id="37"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"_Toc478050864"</w:instrText>
            </w:r>
            <w:r w:rsidRPr="00B0007A">
              <w:rPr>
                <w:rStyle w:val="Hyperlink"/>
                <w:noProof/>
              </w:rPr>
              <w:instrText xml:space="preserve"> </w:instrText>
            </w:r>
            <w:r w:rsidRPr="00B0007A">
              <w:rPr>
                <w:rStyle w:val="Hyperlink"/>
                <w:noProof/>
              </w:rPr>
              <w:fldChar w:fldCharType="separate"/>
            </w:r>
            <w:r w:rsidRPr="00B0007A">
              <w:rPr>
                <w:rStyle w:val="Hyperlink"/>
                <w:noProof/>
              </w:rPr>
              <w:t>2. Implement validation requirements</w:t>
            </w:r>
            <w:r>
              <w:rPr>
                <w:noProof/>
                <w:webHidden/>
              </w:rPr>
              <w:tab/>
            </w:r>
            <w:r>
              <w:rPr>
                <w:noProof/>
                <w:webHidden/>
              </w:rPr>
              <w:fldChar w:fldCharType="begin"/>
            </w:r>
            <w:r>
              <w:rPr>
                <w:noProof/>
                <w:webHidden/>
              </w:rPr>
              <w:instrText xml:space="preserve"> PAGEREF _Toc478050864 \h </w:instrText>
            </w:r>
          </w:ins>
          <w:r>
            <w:rPr>
              <w:noProof/>
              <w:webHidden/>
            </w:rPr>
          </w:r>
          <w:r>
            <w:rPr>
              <w:noProof/>
              <w:webHidden/>
            </w:rPr>
            <w:fldChar w:fldCharType="separate"/>
          </w:r>
          <w:ins w:id="38" w:author="Prabhvir Saran [2]" w:date="2017-03-23T16:45:00Z">
            <w:r>
              <w:rPr>
                <w:noProof/>
                <w:webHidden/>
              </w:rPr>
              <w:t>3</w:t>
            </w:r>
            <w:r>
              <w:rPr>
                <w:noProof/>
                <w:webHidden/>
              </w:rPr>
              <w:fldChar w:fldCharType="end"/>
            </w:r>
            <w:r w:rsidRPr="00B0007A">
              <w:rPr>
                <w:rStyle w:val="Hyperlink"/>
                <w:noProof/>
              </w:rPr>
              <w:fldChar w:fldCharType="end"/>
            </w:r>
          </w:ins>
        </w:p>
        <w:p w14:paraId="2E7BB2B7" w14:textId="65A15593" w:rsidR="00F91D8D" w:rsidRDefault="00F91D8D">
          <w:pPr>
            <w:pStyle w:val="TOC2"/>
            <w:tabs>
              <w:tab w:val="right" w:leader="dot" w:pos="9350"/>
            </w:tabs>
            <w:rPr>
              <w:ins w:id="39" w:author="Prabhvir Saran [2]" w:date="2017-03-23T16:45:00Z"/>
              <w:rFonts w:eastAsiaTheme="minorEastAsia"/>
              <w:noProof/>
              <w:lang w:val="en-CA" w:eastAsia="en-CA"/>
            </w:rPr>
          </w:pPr>
          <w:ins w:id="40"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"_Toc478050865"</w:instrText>
            </w:r>
            <w:r w:rsidRPr="00B0007A">
              <w:rPr>
                <w:rStyle w:val="Hyperlink"/>
                <w:noProof/>
              </w:rPr>
              <w:instrText xml:space="preserve"> </w:instrText>
            </w:r>
            <w:r w:rsidRPr="00B0007A">
              <w:rPr>
                <w:rStyle w:val="Hyperlink"/>
                <w:noProof/>
              </w:rPr>
              <w:fldChar w:fldCharType="separate"/>
            </w:r>
            <w:r w:rsidRPr="00B0007A">
              <w:rPr>
                <w:rStyle w:val="Hyperlink"/>
                <w:noProof/>
              </w:rPr>
              <w:t>3. Test form</w:t>
            </w:r>
            <w:r>
              <w:rPr>
                <w:noProof/>
                <w:webHidden/>
              </w:rPr>
              <w:tab/>
            </w:r>
            <w:r>
              <w:rPr>
                <w:noProof/>
                <w:webHidden/>
              </w:rPr>
              <w:fldChar w:fldCharType="begin"/>
            </w:r>
            <w:r>
              <w:rPr>
                <w:noProof/>
                <w:webHidden/>
              </w:rPr>
              <w:instrText xml:space="preserve"> PAGEREF _Toc478050865 \h </w:instrText>
            </w:r>
          </w:ins>
          <w:r>
            <w:rPr>
              <w:noProof/>
              <w:webHidden/>
            </w:rPr>
          </w:r>
          <w:r>
            <w:rPr>
              <w:noProof/>
              <w:webHidden/>
            </w:rPr>
            <w:fldChar w:fldCharType="separate"/>
          </w:r>
          <w:ins w:id="41" w:author="Prabhvir Saran [2]" w:date="2017-03-23T16:45:00Z">
            <w:r>
              <w:rPr>
                <w:noProof/>
                <w:webHidden/>
              </w:rPr>
              <w:t>3</w:t>
            </w:r>
            <w:r>
              <w:rPr>
                <w:noProof/>
                <w:webHidden/>
              </w:rPr>
              <w:fldChar w:fldCharType="end"/>
            </w:r>
            <w:r w:rsidRPr="00B0007A">
              <w:rPr>
                <w:rStyle w:val="Hyperlink"/>
                <w:noProof/>
              </w:rPr>
              <w:fldChar w:fldCharType="end"/>
            </w:r>
          </w:ins>
        </w:p>
        <w:p w14:paraId="5A83DE43" w14:textId="370B0783" w:rsidR="00F91D8D" w:rsidRDefault="00F91D8D">
          <w:pPr>
            <w:pStyle w:val="TOC2"/>
            <w:tabs>
              <w:tab w:val="right" w:leader="dot" w:pos="9350"/>
            </w:tabs>
            <w:rPr>
              <w:ins w:id="42" w:author="Prabhvir Saran [2]" w:date="2017-03-23T16:45:00Z"/>
              <w:rFonts w:eastAsiaTheme="minorEastAsia"/>
              <w:noProof/>
              <w:lang w:val="en-CA" w:eastAsia="en-CA"/>
            </w:rPr>
          </w:pPr>
          <w:ins w:id="43"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"_Toc478050866"</w:instrText>
            </w:r>
            <w:r w:rsidRPr="00B0007A">
              <w:rPr>
                <w:rStyle w:val="Hyperlink"/>
                <w:noProof/>
              </w:rPr>
              <w:instrText xml:space="preserve"> </w:instrText>
            </w:r>
            <w:r w:rsidRPr="00B0007A">
              <w:rPr>
                <w:rStyle w:val="Hyperlink"/>
                <w:noProof/>
              </w:rPr>
              <w:fldChar w:fldCharType="separate"/>
            </w:r>
            <w:r w:rsidRPr="00B0007A">
              <w:rPr>
                <w:rStyle w:val="Hyperlink"/>
                <w:noProof/>
              </w:rPr>
              <w:t>4. Javascript or jquery third party widget</w:t>
            </w:r>
            <w:r>
              <w:rPr>
                <w:noProof/>
                <w:webHidden/>
              </w:rPr>
              <w:tab/>
            </w:r>
            <w:r>
              <w:rPr>
                <w:noProof/>
                <w:webHidden/>
              </w:rPr>
              <w:fldChar w:fldCharType="begin"/>
            </w:r>
            <w:r>
              <w:rPr>
                <w:noProof/>
                <w:webHidden/>
              </w:rPr>
              <w:instrText xml:space="preserve"> PAGEREF _Toc478050866 \h </w:instrText>
            </w:r>
          </w:ins>
          <w:r>
            <w:rPr>
              <w:noProof/>
              <w:webHidden/>
            </w:rPr>
          </w:r>
          <w:r>
            <w:rPr>
              <w:noProof/>
              <w:webHidden/>
            </w:rPr>
            <w:fldChar w:fldCharType="separate"/>
          </w:r>
          <w:ins w:id="44" w:author="Prabhvir Saran [2]" w:date="2017-03-23T16:45:00Z">
            <w:r>
              <w:rPr>
                <w:noProof/>
                <w:webHidden/>
              </w:rPr>
              <w:t>3</w:t>
            </w:r>
            <w:r>
              <w:rPr>
                <w:noProof/>
                <w:webHidden/>
              </w:rPr>
              <w:fldChar w:fldCharType="end"/>
            </w:r>
            <w:r w:rsidRPr="00B0007A">
              <w:rPr>
                <w:rStyle w:val="Hyperlink"/>
                <w:noProof/>
              </w:rPr>
              <w:fldChar w:fldCharType="end"/>
            </w:r>
          </w:ins>
        </w:p>
        <w:p w14:paraId="0FF28AA2" w14:textId="2108AEDD" w:rsidR="00F91D8D" w:rsidRDefault="00F91D8D">
          <w:pPr>
            <w:pStyle w:val="TOC2"/>
            <w:tabs>
              <w:tab w:val="right" w:leader="dot" w:pos="9350"/>
            </w:tabs>
            <w:rPr>
              <w:ins w:id="45" w:author="Prabhvir Saran [2]" w:date="2017-03-23T16:45:00Z"/>
              <w:rFonts w:eastAsiaTheme="minorEastAsia"/>
              <w:noProof/>
              <w:lang w:val="en-CA" w:eastAsia="en-CA"/>
            </w:rPr>
          </w:pPr>
          <w:ins w:id="46"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"_Toc478050867"</w:instrText>
            </w:r>
            <w:r w:rsidRPr="00B0007A">
              <w:rPr>
                <w:rStyle w:val="Hyperlink"/>
                <w:noProof/>
              </w:rPr>
              <w:instrText xml:space="preserve"> </w:instrText>
            </w:r>
            <w:r w:rsidRPr="00B0007A">
              <w:rPr>
                <w:rStyle w:val="Hyperlink"/>
                <w:noProof/>
              </w:rPr>
              <w:fldChar w:fldCharType="separate"/>
            </w:r>
            <w:r w:rsidRPr="00B0007A">
              <w:rPr>
                <w:rStyle w:val="Hyperlink"/>
                <w:noProof/>
              </w:rPr>
              <w:t>5. Testing with Javascript disabled</w:t>
            </w:r>
            <w:r>
              <w:rPr>
                <w:noProof/>
                <w:webHidden/>
              </w:rPr>
              <w:tab/>
            </w:r>
            <w:r>
              <w:rPr>
                <w:noProof/>
                <w:webHidden/>
              </w:rPr>
              <w:fldChar w:fldCharType="begin"/>
            </w:r>
            <w:r>
              <w:rPr>
                <w:noProof/>
                <w:webHidden/>
              </w:rPr>
              <w:instrText xml:space="preserve"> PAGEREF _Toc478050867 \h </w:instrText>
            </w:r>
          </w:ins>
          <w:r>
            <w:rPr>
              <w:noProof/>
              <w:webHidden/>
            </w:rPr>
          </w:r>
          <w:r>
            <w:rPr>
              <w:noProof/>
              <w:webHidden/>
            </w:rPr>
            <w:fldChar w:fldCharType="separate"/>
          </w:r>
          <w:ins w:id="47" w:author="Prabhvir Saran [2]" w:date="2017-03-23T16:45:00Z">
            <w:r>
              <w:rPr>
                <w:noProof/>
                <w:webHidden/>
              </w:rPr>
              <w:t>3</w:t>
            </w:r>
            <w:r>
              <w:rPr>
                <w:noProof/>
                <w:webHidden/>
              </w:rPr>
              <w:fldChar w:fldCharType="end"/>
            </w:r>
            <w:r w:rsidRPr="00B0007A">
              <w:rPr>
                <w:rStyle w:val="Hyperlink"/>
                <w:noProof/>
              </w:rPr>
              <w:fldChar w:fldCharType="end"/>
            </w:r>
          </w:ins>
        </w:p>
        <w:p w14:paraId="66BD179B" w14:textId="4C89D2DD" w:rsidR="00F91D8D" w:rsidRDefault="00F91D8D">
          <w:pPr>
            <w:pStyle w:val="TOC2"/>
            <w:tabs>
              <w:tab w:val="right" w:leader="dot" w:pos="9350"/>
            </w:tabs>
            <w:rPr>
              <w:ins w:id="48" w:author="Prabhvir Saran [2]" w:date="2017-03-23T16:45:00Z"/>
              <w:rFonts w:eastAsiaTheme="minorEastAsia"/>
              <w:noProof/>
              <w:lang w:val="en-CA" w:eastAsia="en-CA"/>
            </w:rPr>
          </w:pPr>
          <w:ins w:id="49"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"_Toc478050868"</w:instrText>
            </w:r>
            <w:r w:rsidRPr="00B0007A">
              <w:rPr>
                <w:rStyle w:val="Hyperlink"/>
                <w:noProof/>
              </w:rPr>
              <w:instrText xml:space="preserve"> </w:instrText>
            </w:r>
            <w:r w:rsidRPr="00B0007A">
              <w:rPr>
                <w:rStyle w:val="Hyperlink"/>
                <w:noProof/>
              </w:rPr>
              <w:fldChar w:fldCharType="separate"/>
            </w:r>
            <w:r w:rsidRPr="00B0007A">
              <w:rPr>
                <w:rStyle w:val="Hyperlink"/>
                <w:noProof/>
              </w:rPr>
              <w:t>6. Publish site and test</w:t>
            </w:r>
            <w:r>
              <w:rPr>
                <w:noProof/>
                <w:webHidden/>
              </w:rPr>
              <w:tab/>
            </w:r>
            <w:r>
              <w:rPr>
                <w:noProof/>
                <w:webHidden/>
              </w:rPr>
              <w:fldChar w:fldCharType="begin"/>
            </w:r>
            <w:r>
              <w:rPr>
                <w:noProof/>
                <w:webHidden/>
              </w:rPr>
              <w:instrText xml:space="preserve"> PAGEREF _Toc478050868 \h </w:instrText>
            </w:r>
          </w:ins>
          <w:r>
            <w:rPr>
              <w:noProof/>
              <w:webHidden/>
            </w:rPr>
          </w:r>
          <w:r>
            <w:rPr>
              <w:noProof/>
              <w:webHidden/>
            </w:rPr>
            <w:fldChar w:fldCharType="separate"/>
          </w:r>
          <w:ins w:id="50" w:author="Prabhvir Saran [2]" w:date="2017-03-23T16:45:00Z">
            <w:r>
              <w:rPr>
                <w:noProof/>
                <w:webHidden/>
              </w:rPr>
              <w:t>3</w:t>
            </w:r>
            <w:r>
              <w:rPr>
                <w:noProof/>
                <w:webHidden/>
              </w:rPr>
              <w:fldChar w:fldCharType="end"/>
            </w:r>
            <w:r w:rsidRPr="00B0007A">
              <w:rPr>
                <w:rStyle w:val="Hyperlink"/>
                <w:noProof/>
              </w:rPr>
              <w:fldChar w:fldCharType="end"/>
            </w:r>
          </w:ins>
        </w:p>
        <w:p w14:paraId="7F3F7C55" w14:textId="66F7B12D" w:rsidR="00F91D8D" w:rsidRDefault="00F91D8D">
          <w:pPr>
            <w:pStyle w:val="TOC1"/>
            <w:tabs>
              <w:tab w:val="right" w:leader="dot" w:pos="9350"/>
            </w:tabs>
            <w:rPr>
              <w:ins w:id="51" w:author="Prabhvir Saran [2]" w:date="2017-03-23T16:45:00Z"/>
              <w:rFonts w:eastAsiaTheme="minorEastAsia"/>
              <w:noProof/>
              <w:lang w:val="en-CA" w:eastAsia="en-CA"/>
            </w:rPr>
          </w:pPr>
          <w:ins w:id="52"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"_Toc478050869"</w:instrText>
            </w:r>
            <w:r w:rsidRPr="00B0007A">
              <w:rPr>
                <w:rStyle w:val="Hyperlink"/>
                <w:noProof/>
              </w:rPr>
              <w:instrText xml:space="preserve"> </w:instrText>
            </w:r>
            <w:r w:rsidRPr="00B0007A">
              <w:rPr>
                <w:rStyle w:val="Hyperlink"/>
                <w:noProof/>
              </w:rPr>
              <w:fldChar w:fldCharType="separate"/>
            </w:r>
            <w:r w:rsidRPr="00B0007A">
              <w:rPr>
                <w:rStyle w:val="Hyperlink"/>
                <w:noProof/>
              </w:rPr>
              <w:t>Appendix 3</w:t>
            </w:r>
            <w:r>
              <w:rPr>
                <w:noProof/>
                <w:webHidden/>
              </w:rPr>
              <w:tab/>
            </w:r>
            <w:r>
              <w:rPr>
                <w:noProof/>
                <w:webHidden/>
              </w:rPr>
              <w:fldChar w:fldCharType="begin"/>
            </w:r>
            <w:r>
              <w:rPr>
                <w:noProof/>
                <w:webHidden/>
              </w:rPr>
              <w:instrText xml:space="preserve"> PAGEREF _Toc478050869 \h </w:instrText>
            </w:r>
          </w:ins>
          <w:r>
            <w:rPr>
              <w:noProof/>
              <w:webHidden/>
            </w:rPr>
          </w:r>
          <w:r>
            <w:rPr>
              <w:noProof/>
              <w:webHidden/>
            </w:rPr>
            <w:fldChar w:fldCharType="separate"/>
          </w:r>
          <w:ins w:id="53" w:author="Prabhvir Saran [2]" w:date="2017-03-23T16:45:00Z">
            <w:r>
              <w:rPr>
                <w:noProof/>
                <w:webHidden/>
              </w:rPr>
              <w:t>4</w:t>
            </w:r>
            <w:r>
              <w:rPr>
                <w:noProof/>
                <w:webHidden/>
              </w:rPr>
              <w:fldChar w:fldCharType="end"/>
            </w:r>
            <w:r w:rsidRPr="00B0007A">
              <w:rPr>
                <w:rStyle w:val="Hyperlink"/>
                <w:noProof/>
              </w:rPr>
              <w:fldChar w:fldCharType="end"/>
            </w:r>
          </w:ins>
        </w:p>
        <w:p w14:paraId="4191BFB7" w14:textId="45CB55AE" w:rsidR="00F91D8D" w:rsidRDefault="00F91D8D">
          <w:pPr>
            <w:pStyle w:val="TOC1"/>
            <w:tabs>
              <w:tab w:val="right" w:leader="dot" w:pos="9350"/>
            </w:tabs>
            <w:rPr>
              <w:ins w:id="54" w:author="Prabhvir Saran [2]" w:date="2017-03-23T16:45:00Z"/>
              <w:rFonts w:eastAsiaTheme="minorEastAsia"/>
              <w:noProof/>
              <w:lang w:val="en-CA" w:eastAsia="en-CA"/>
            </w:rPr>
          </w:pPr>
          <w:ins w:id="55"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"_Toc478050870"</w:instrText>
            </w:r>
            <w:r w:rsidRPr="00B0007A">
              <w:rPr>
                <w:rStyle w:val="Hyperlink"/>
                <w:noProof/>
              </w:rPr>
              <w:instrText xml:space="preserve"> </w:instrText>
            </w:r>
            <w:r w:rsidRPr="00B0007A">
              <w:rPr>
                <w:rStyle w:val="Hyperlink"/>
                <w:noProof/>
              </w:rPr>
              <w:fldChar w:fldCharType="separate"/>
            </w:r>
            <w:r w:rsidRPr="00B0007A">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_Toc478050870 \h </w:instrText>
            </w:r>
          </w:ins>
          <w:r>
            <w:rPr>
              <w:noProof/>
              <w:webHidden/>
            </w:rPr>
          </w:r>
          <w:r>
            <w:rPr>
              <w:noProof/>
              <w:webHidden/>
            </w:rPr>
            <w:fldChar w:fldCharType="separate"/>
          </w:r>
          <w:ins w:id="56" w:author="Prabhvir Saran [2]" w:date="2017-03-23T16:45:00Z">
            <w:r>
              <w:rPr>
                <w:noProof/>
                <w:webHidden/>
              </w:rPr>
              <w:t>4</w:t>
            </w:r>
            <w:r>
              <w:rPr>
                <w:noProof/>
                <w:webHidden/>
              </w:rPr>
              <w:fldChar w:fldCharType="end"/>
            </w:r>
            <w:r w:rsidRPr="00B0007A">
              <w:rPr>
                <w:rStyle w:val="Hyperlink"/>
                <w:noProof/>
              </w:rPr>
              <w:fldChar w:fldCharType="end"/>
            </w:r>
          </w:ins>
        </w:p>
        <w:p w14:paraId="0F74AC9F" w14:textId="6DFF373A" w:rsidR="00F91D8D" w:rsidRDefault="00F91D8D">
          <w:pPr>
            <w:pStyle w:val="TOC2"/>
            <w:tabs>
              <w:tab w:val="right" w:leader="dot" w:pos="9350"/>
            </w:tabs>
            <w:rPr>
              <w:ins w:id="57" w:author="Prabhvir Saran [2]" w:date="2017-03-23T16:45:00Z"/>
              <w:rFonts w:eastAsiaTheme="minorEastAsia"/>
              <w:noProof/>
              <w:lang w:val="en-CA" w:eastAsia="en-CA"/>
            </w:rPr>
          </w:pPr>
          <w:ins w:id="58"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"_Toc478050871"</w:instrText>
            </w:r>
            <w:r w:rsidRPr="00B0007A">
              <w:rPr>
                <w:rStyle w:val="Hyperlink"/>
                <w:noProof/>
              </w:rPr>
              <w:instrText xml:space="preserve"> </w:instrText>
            </w:r>
            <w:r w:rsidRPr="00B0007A">
              <w:rPr>
                <w:rStyle w:val="Hyperlink"/>
                <w:noProof/>
              </w:rPr>
              <w:fldChar w:fldCharType="separate"/>
            </w:r>
            <w:r w:rsidRPr="00B0007A">
              <w:rPr>
                <w:rStyle w:val="Hyperlink"/>
                <w:noProof/>
              </w:rPr>
              <w:t>Url of the prototype website</w:t>
            </w:r>
            <w:r>
              <w:rPr>
                <w:noProof/>
                <w:webHidden/>
              </w:rPr>
              <w:tab/>
            </w:r>
            <w:r>
              <w:rPr>
                <w:noProof/>
                <w:webHidden/>
              </w:rPr>
              <w:fldChar w:fldCharType="begin"/>
            </w:r>
            <w:r>
              <w:rPr>
                <w:noProof/>
                <w:webHidden/>
              </w:rPr>
              <w:instrText xml:space="preserve"> PAGEREF _Toc478050871 \h </w:instrText>
            </w:r>
          </w:ins>
          <w:r>
            <w:rPr>
              <w:noProof/>
              <w:webHidden/>
            </w:rPr>
          </w:r>
          <w:r>
            <w:rPr>
              <w:noProof/>
              <w:webHidden/>
            </w:rPr>
            <w:fldChar w:fldCharType="separate"/>
          </w:r>
          <w:ins w:id="59" w:author="Prabhvir Saran [2]" w:date="2017-03-23T16:45:00Z">
            <w:r>
              <w:rPr>
                <w:noProof/>
                <w:webHidden/>
              </w:rPr>
              <w:t>4</w:t>
            </w:r>
            <w:r>
              <w:rPr>
                <w:noProof/>
                <w:webHidden/>
              </w:rPr>
              <w:fldChar w:fldCharType="end"/>
            </w:r>
            <w:r w:rsidRPr="00B0007A">
              <w:rPr>
                <w:rStyle w:val="Hyperlink"/>
                <w:noProof/>
              </w:rPr>
              <w:fldChar w:fldCharType="end"/>
            </w:r>
          </w:ins>
        </w:p>
        <w:p w14:paraId="0A0EFAC6" w14:textId="6B8512FE" w:rsidR="00F91D8D" w:rsidRDefault="00F91D8D">
          <w:pPr>
            <w:pStyle w:val="TOC2"/>
            <w:tabs>
              <w:tab w:val="right" w:leader="dot" w:pos="9350"/>
            </w:tabs>
            <w:rPr>
              <w:ins w:id="60" w:author="Prabhvir Saran [2]" w:date="2017-03-23T16:45:00Z"/>
              <w:rFonts w:eastAsiaTheme="minorEastAsia"/>
              <w:noProof/>
              <w:lang w:val="en-CA" w:eastAsia="en-CA"/>
            </w:rPr>
          </w:pPr>
          <w:ins w:id="61"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"_Toc478050872"</w:instrText>
            </w:r>
            <w:r w:rsidRPr="00B0007A">
              <w:rPr>
                <w:rStyle w:val="Hyperlink"/>
                <w:noProof/>
              </w:rPr>
              <w:instrText xml:space="preserve"> </w:instrText>
            </w:r>
            <w:r w:rsidRPr="00B0007A">
              <w:rPr>
                <w:rStyle w:val="Hyperlink"/>
                <w:noProof/>
              </w:rPr>
              <w:fldChar w:fldCharType="separate"/>
            </w:r>
            <w:r w:rsidRPr="00B0007A">
              <w:rPr>
                <w:rStyle w:val="Hyperlink"/>
                <w:noProof/>
              </w:rPr>
              <w:t>http://students.bcitdev.com/A00980505/G2/index.html</w:t>
            </w:r>
            <w:r>
              <w:rPr>
                <w:noProof/>
                <w:webHidden/>
              </w:rPr>
              <w:tab/>
            </w:r>
            <w:r>
              <w:rPr>
                <w:noProof/>
                <w:webHidden/>
              </w:rPr>
              <w:fldChar w:fldCharType="begin"/>
            </w:r>
            <w:r>
              <w:rPr>
                <w:noProof/>
                <w:webHidden/>
              </w:rPr>
              <w:instrText xml:space="preserve"> PAGEREF _Toc478050872 \h </w:instrText>
            </w:r>
          </w:ins>
          <w:r>
            <w:rPr>
              <w:noProof/>
              <w:webHidden/>
            </w:rPr>
          </w:r>
          <w:r>
            <w:rPr>
              <w:noProof/>
              <w:webHidden/>
            </w:rPr>
            <w:fldChar w:fldCharType="separate"/>
          </w:r>
          <w:ins w:id="62" w:author="Prabhvir Saran [2]" w:date="2017-03-23T16:45:00Z">
            <w:r>
              <w:rPr>
                <w:noProof/>
                <w:webHidden/>
              </w:rPr>
              <w:t>4</w:t>
            </w:r>
            <w:r>
              <w:rPr>
                <w:noProof/>
                <w:webHidden/>
              </w:rPr>
              <w:fldChar w:fldCharType="end"/>
            </w:r>
            <w:r w:rsidRPr="00B0007A">
              <w:rPr>
                <w:rStyle w:val="Hyperlink"/>
                <w:noProof/>
              </w:rPr>
              <w:fldChar w:fldCharType="end"/>
            </w:r>
          </w:ins>
        </w:p>
        <w:p w14:paraId="7BB73B71" w14:textId="12024460" w:rsidR="00F91D8D" w:rsidRDefault="00F91D8D">
          <w:pPr>
            <w:pStyle w:val="TOC2"/>
            <w:tabs>
              <w:tab w:val="right" w:leader="dot" w:pos="9350"/>
            </w:tabs>
            <w:rPr>
              <w:ins w:id="63" w:author="Prabhvir Saran [2]" w:date="2017-03-23T16:45:00Z"/>
              <w:rFonts w:eastAsiaTheme="minorEastAsia"/>
              <w:noProof/>
              <w:lang w:val="en-CA" w:eastAsia="en-CA"/>
            </w:rPr>
          </w:pPr>
          <w:ins w:id="64"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"_Toc478050873"</w:instrText>
            </w:r>
            <w:r w:rsidRPr="00B0007A">
              <w:rPr>
                <w:rStyle w:val="Hyperlink"/>
                <w:noProof/>
              </w:rPr>
              <w:instrText xml:space="preserve"> </w:instrText>
            </w:r>
            <w:r w:rsidRPr="00B0007A">
              <w:rPr>
                <w:rStyle w:val="Hyperlink"/>
                <w:noProof/>
              </w:rPr>
              <w:fldChar w:fldCharType="separate"/>
            </w:r>
            <w:r w:rsidRPr="00B0007A">
              <w:rPr>
                <w:rStyle w:val="Hyperlink"/>
                <w:noProof/>
              </w:rPr>
              <w:t>List of all the items completed</w:t>
            </w:r>
            <w:r>
              <w:rPr>
                <w:noProof/>
                <w:webHidden/>
              </w:rPr>
              <w:tab/>
            </w:r>
            <w:r>
              <w:rPr>
                <w:noProof/>
                <w:webHidden/>
              </w:rPr>
              <w:fldChar w:fldCharType="begin"/>
            </w:r>
            <w:r>
              <w:rPr>
                <w:noProof/>
                <w:webHidden/>
              </w:rPr>
              <w:instrText xml:space="preserve"> PAGEREF _Toc478050873 \h </w:instrText>
            </w:r>
          </w:ins>
          <w:r>
            <w:rPr>
              <w:noProof/>
              <w:webHidden/>
            </w:rPr>
          </w:r>
          <w:r>
            <w:rPr>
              <w:noProof/>
              <w:webHidden/>
            </w:rPr>
            <w:fldChar w:fldCharType="separate"/>
          </w:r>
          <w:ins w:id="65" w:author="Prabhvir Saran [2]" w:date="2017-03-23T16:45:00Z">
            <w:r>
              <w:rPr>
                <w:noProof/>
                <w:webHidden/>
              </w:rPr>
              <w:t>4</w:t>
            </w:r>
            <w:r>
              <w:rPr>
                <w:noProof/>
                <w:webHidden/>
              </w:rPr>
              <w:fldChar w:fldCharType="end"/>
            </w:r>
            <w:r w:rsidRPr="00B0007A">
              <w:rPr>
                <w:rStyle w:val="Hyperlink"/>
                <w:noProof/>
              </w:rPr>
              <w:fldChar w:fldCharType="end"/>
            </w:r>
          </w:ins>
        </w:p>
        <w:p w14:paraId="3F706320" w14:textId="1B50D4CB" w:rsidR="00F91D8D" w:rsidRDefault="00F91D8D">
          <w:pPr>
            <w:pStyle w:val="TOC2"/>
            <w:tabs>
              <w:tab w:val="right" w:leader="dot" w:pos="9350"/>
            </w:tabs>
            <w:rPr>
              <w:ins w:id="66" w:author="Prabhvir Saran [2]" w:date="2017-03-23T16:45:00Z"/>
              <w:rFonts w:eastAsiaTheme="minorEastAsia"/>
              <w:noProof/>
              <w:lang w:val="en-CA" w:eastAsia="en-CA"/>
            </w:rPr>
          </w:pPr>
          <w:ins w:id="67"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"_Toc478050874"</w:instrText>
            </w:r>
            <w:r w:rsidRPr="00B0007A">
              <w:rPr>
                <w:rStyle w:val="Hyperlink"/>
                <w:noProof/>
              </w:rPr>
              <w:instrText xml:space="preserve"> </w:instrText>
            </w:r>
            <w:r w:rsidRPr="00B0007A">
              <w:rPr>
                <w:rStyle w:val="Hyperlink"/>
                <w:noProof/>
              </w:rPr>
              <w:fldChar w:fldCharType="separate"/>
            </w:r>
            <w:r w:rsidRPr="00B0007A">
              <w:rPr>
                <w:rStyle w:val="Hyperlink"/>
                <w:noProof/>
              </w:rPr>
              <w:t>Additional work/Issues/Changes</w:t>
            </w:r>
            <w:r>
              <w:rPr>
                <w:noProof/>
                <w:webHidden/>
              </w:rPr>
              <w:tab/>
            </w:r>
            <w:r>
              <w:rPr>
                <w:noProof/>
                <w:webHidden/>
              </w:rPr>
              <w:fldChar w:fldCharType="begin"/>
            </w:r>
            <w:r>
              <w:rPr>
                <w:noProof/>
                <w:webHidden/>
              </w:rPr>
              <w:instrText xml:space="preserve"> PAGEREF _Toc478050874 \h </w:instrText>
            </w:r>
          </w:ins>
          <w:r>
            <w:rPr>
              <w:noProof/>
              <w:webHidden/>
            </w:rPr>
          </w:r>
          <w:r>
            <w:rPr>
              <w:noProof/>
              <w:webHidden/>
            </w:rPr>
            <w:fldChar w:fldCharType="separate"/>
          </w:r>
          <w:ins w:id="68" w:author="Prabhvir Saran [2]" w:date="2017-03-23T16:45:00Z">
            <w:r>
              <w:rPr>
                <w:noProof/>
                <w:webHidden/>
              </w:rPr>
              <w:t>4</w:t>
            </w:r>
            <w:r>
              <w:rPr>
                <w:noProof/>
                <w:webHidden/>
              </w:rPr>
              <w:fldChar w:fldCharType="end"/>
            </w:r>
            <w:r w:rsidRPr="00B0007A">
              <w:rPr>
                <w:rStyle w:val="Hyperlink"/>
                <w:noProof/>
              </w:rPr>
              <w:fldChar w:fldCharType="end"/>
            </w:r>
          </w:ins>
        </w:p>
        <w:p w14:paraId="55978CE1" w14:textId="15ECAB77" w:rsidR="00F91D8D" w:rsidRDefault="00F91D8D">
          <w:pPr>
            <w:pStyle w:val="TOC2"/>
            <w:tabs>
              <w:tab w:val="right" w:leader="dot" w:pos="9350"/>
            </w:tabs>
            <w:rPr>
              <w:ins w:id="69" w:author="Prabhvir Saran [2]" w:date="2017-03-23T16:45:00Z"/>
              <w:rFonts w:eastAsiaTheme="minorEastAsia"/>
              <w:noProof/>
              <w:lang w:val="en-CA" w:eastAsia="en-CA"/>
            </w:rPr>
          </w:pPr>
          <w:ins w:id="70"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"_Toc478050875"</w:instrText>
            </w:r>
            <w:r w:rsidRPr="00B0007A">
              <w:rPr>
                <w:rStyle w:val="Hyperlink"/>
                <w:noProof/>
              </w:rPr>
              <w:instrText xml:space="preserve"> </w:instrText>
            </w:r>
            <w:r w:rsidRPr="00B0007A">
              <w:rPr>
                <w:rStyle w:val="Hyperlink"/>
                <w:noProof/>
              </w:rPr>
              <w:fldChar w:fldCharType="separate"/>
            </w:r>
            <w:r w:rsidRPr="00B0007A">
              <w:rPr>
                <w:rStyle w:val="Hyperlink"/>
                <w:noProof/>
              </w:rPr>
              <w:t>Documentation of Work</w:t>
            </w:r>
            <w:r>
              <w:rPr>
                <w:noProof/>
                <w:webHidden/>
              </w:rPr>
              <w:tab/>
            </w:r>
            <w:r>
              <w:rPr>
                <w:noProof/>
                <w:webHidden/>
              </w:rPr>
              <w:fldChar w:fldCharType="begin"/>
            </w:r>
            <w:r>
              <w:rPr>
                <w:noProof/>
                <w:webHidden/>
              </w:rPr>
              <w:instrText xml:space="preserve"> PAGEREF _Toc478050875 \h </w:instrText>
            </w:r>
          </w:ins>
          <w:r>
            <w:rPr>
              <w:noProof/>
              <w:webHidden/>
            </w:rPr>
          </w:r>
          <w:r>
            <w:rPr>
              <w:noProof/>
              <w:webHidden/>
            </w:rPr>
            <w:fldChar w:fldCharType="separate"/>
          </w:r>
          <w:ins w:id="71" w:author="Prabhvir Saran [2]" w:date="2017-03-23T16:45:00Z">
            <w:r>
              <w:rPr>
                <w:noProof/>
                <w:webHidden/>
              </w:rPr>
              <w:t>5</w:t>
            </w:r>
            <w:r>
              <w:rPr>
                <w:noProof/>
                <w:webHidden/>
              </w:rPr>
              <w:fldChar w:fldCharType="end"/>
            </w:r>
            <w:r w:rsidRPr="00B0007A">
              <w:rPr>
                <w:rStyle w:val="Hyperlink"/>
                <w:noProof/>
              </w:rPr>
              <w:fldChar w:fldCharType="end"/>
            </w:r>
          </w:ins>
        </w:p>
        <w:p w14:paraId="32046DCE" w14:textId="3E21BFEF" w:rsidR="00F91D8D" w:rsidRDefault="00F91D8D">
          <w:pPr>
            <w:pStyle w:val="TOC2"/>
            <w:tabs>
              <w:tab w:val="right" w:leader="dot" w:pos="9350"/>
            </w:tabs>
            <w:rPr>
              <w:ins w:id="72" w:author="Prabhvir Saran [2]" w:date="2017-03-23T16:45:00Z"/>
              <w:rFonts w:eastAsiaTheme="minorEastAsia"/>
              <w:noProof/>
              <w:lang w:val="en-CA" w:eastAsia="en-CA"/>
            </w:rPr>
          </w:pPr>
          <w:ins w:id="73"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"_Toc478050876"</w:instrText>
            </w:r>
            <w:r w:rsidRPr="00B0007A">
              <w:rPr>
                <w:rStyle w:val="Hyperlink"/>
                <w:noProof/>
              </w:rPr>
              <w:instrText xml:space="preserve"> </w:instrText>
            </w:r>
            <w:r w:rsidRPr="00B0007A">
              <w:rPr>
                <w:rStyle w:val="Hyperlink"/>
                <w:noProof/>
              </w:rPr>
              <w:fldChar w:fldCharType="separate"/>
            </w:r>
            <w:r w:rsidRPr="00B0007A">
              <w:rPr>
                <w:rStyle w:val="Hyperlink"/>
                <w:noProof/>
              </w:rPr>
              <w:t>A/B Testing</w:t>
            </w:r>
            <w:r>
              <w:rPr>
                <w:noProof/>
                <w:webHidden/>
              </w:rPr>
              <w:tab/>
            </w:r>
            <w:r>
              <w:rPr>
                <w:noProof/>
                <w:webHidden/>
              </w:rPr>
              <w:fldChar w:fldCharType="begin"/>
            </w:r>
            <w:r>
              <w:rPr>
                <w:noProof/>
                <w:webHidden/>
              </w:rPr>
              <w:instrText xml:space="preserve"> PAGEREF _Toc478050876 \h </w:instrText>
            </w:r>
          </w:ins>
          <w:r>
            <w:rPr>
              <w:noProof/>
              <w:webHidden/>
            </w:rPr>
          </w:r>
          <w:r>
            <w:rPr>
              <w:noProof/>
              <w:webHidden/>
            </w:rPr>
            <w:fldChar w:fldCharType="separate"/>
          </w:r>
          <w:ins w:id="74" w:author="Prabhvir Saran [2]" w:date="2017-03-23T16:45:00Z">
            <w:r>
              <w:rPr>
                <w:noProof/>
                <w:webHidden/>
              </w:rPr>
              <w:t>6</w:t>
            </w:r>
            <w:r>
              <w:rPr>
                <w:noProof/>
                <w:webHidden/>
              </w:rPr>
              <w:fldChar w:fldCharType="end"/>
            </w:r>
            <w:r w:rsidRPr="00B0007A">
              <w:rPr>
                <w:rStyle w:val="Hyperlink"/>
                <w:noProof/>
              </w:rPr>
              <w:fldChar w:fldCharType="end"/>
            </w:r>
          </w:ins>
        </w:p>
        <w:p w14:paraId="6EF5380C" w14:textId="05CA11D4" w:rsidR="00F91D8D" w:rsidRDefault="00F91D8D">
          <w:pPr>
            <w:pStyle w:val="TOC3"/>
            <w:tabs>
              <w:tab w:val="right" w:leader="dot" w:pos="9350"/>
            </w:tabs>
            <w:rPr>
              <w:ins w:id="75" w:author="Prabhvir Saran [2]" w:date="2017-03-23T16:45:00Z"/>
              <w:rFonts w:eastAsiaTheme="minorEastAsia"/>
              <w:noProof/>
              <w:lang w:val="en-CA" w:eastAsia="en-CA"/>
            </w:rPr>
          </w:pPr>
          <w:ins w:id="76"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"_Toc478050877"</w:instrText>
            </w:r>
            <w:r w:rsidRPr="00B0007A">
              <w:rPr>
                <w:rStyle w:val="Hyperlink"/>
                <w:noProof/>
              </w:rPr>
              <w:instrText xml:space="preserve"> </w:instrText>
            </w:r>
            <w:r w:rsidRPr="00B0007A">
              <w:rPr>
                <w:rStyle w:val="Hyperlink"/>
                <w:noProof/>
              </w:rPr>
              <w:fldChar w:fldCharType="separate"/>
            </w:r>
            <w:r w:rsidRPr="00B0007A">
              <w:rPr>
                <w:rStyle w:val="Hyperlink"/>
                <w:noProof/>
              </w:rPr>
              <w:t>Test 1</w:t>
            </w:r>
            <w:r>
              <w:rPr>
                <w:noProof/>
                <w:webHidden/>
              </w:rPr>
              <w:tab/>
            </w:r>
            <w:r>
              <w:rPr>
                <w:noProof/>
                <w:webHidden/>
              </w:rPr>
              <w:fldChar w:fldCharType="begin"/>
            </w:r>
            <w:r>
              <w:rPr>
                <w:noProof/>
                <w:webHidden/>
              </w:rPr>
              <w:instrText xml:space="preserve"> PAGEREF _Toc478050877 \h </w:instrText>
            </w:r>
          </w:ins>
          <w:r>
            <w:rPr>
              <w:noProof/>
              <w:webHidden/>
            </w:rPr>
          </w:r>
          <w:r>
            <w:rPr>
              <w:noProof/>
              <w:webHidden/>
            </w:rPr>
            <w:fldChar w:fldCharType="separate"/>
          </w:r>
          <w:ins w:id="77" w:author="Prabhvir Saran [2]" w:date="2017-03-23T16:45:00Z">
            <w:r>
              <w:rPr>
                <w:noProof/>
                <w:webHidden/>
              </w:rPr>
              <w:t>7</w:t>
            </w:r>
            <w:r>
              <w:rPr>
                <w:noProof/>
                <w:webHidden/>
              </w:rPr>
              <w:fldChar w:fldCharType="end"/>
            </w:r>
            <w:r w:rsidRPr="00B0007A">
              <w:rPr>
                <w:rStyle w:val="Hyperlink"/>
                <w:noProof/>
              </w:rPr>
              <w:fldChar w:fldCharType="end"/>
            </w:r>
          </w:ins>
        </w:p>
        <w:p w14:paraId="507417C0" w14:textId="4EA572D5" w:rsidR="00F91D8D" w:rsidRDefault="00F91D8D">
          <w:pPr>
            <w:pStyle w:val="TOC3"/>
            <w:tabs>
              <w:tab w:val="right" w:leader="dot" w:pos="9350"/>
            </w:tabs>
            <w:rPr>
              <w:ins w:id="78" w:author="Prabhvir Saran [2]" w:date="2017-03-23T16:45:00Z"/>
              <w:rFonts w:eastAsiaTheme="minorEastAsia"/>
              <w:noProof/>
              <w:lang w:val="en-CA" w:eastAsia="en-CA"/>
            </w:rPr>
          </w:pPr>
          <w:ins w:id="79"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"_Toc478050878"</w:instrText>
            </w:r>
            <w:r w:rsidRPr="00B0007A">
              <w:rPr>
                <w:rStyle w:val="Hyperlink"/>
                <w:noProof/>
              </w:rPr>
              <w:instrText xml:space="preserve"> </w:instrText>
            </w:r>
            <w:r w:rsidRPr="00B0007A">
              <w:rPr>
                <w:rStyle w:val="Hyperlink"/>
                <w:noProof/>
              </w:rPr>
              <w:fldChar w:fldCharType="separate"/>
            </w:r>
            <w:r w:rsidRPr="00B0007A">
              <w:rPr>
                <w:rStyle w:val="Hyperlink"/>
                <w:noProof/>
              </w:rPr>
              <w:t>Test 2</w:t>
            </w:r>
            <w:r>
              <w:rPr>
                <w:noProof/>
                <w:webHidden/>
              </w:rPr>
              <w:tab/>
            </w:r>
            <w:r>
              <w:rPr>
                <w:noProof/>
                <w:webHidden/>
              </w:rPr>
              <w:fldChar w:fldCharType="begin"/>
            </w:r>
            <w:r>
              <w:rPr>
                <w:noProof/>
                <w:webHidden/>
              </w:rPr>
              <w:instrText xml:space="preserve"> PAGEREF _Toc478050878 \h </w:instrText>
            </w:r>
          </w:ins>
          <w:r>
            <w:rPr>
              <w:noProof/>
              <w:webHidden/>
            </w:rPr>
          </w:r>
          <w:r>
            <w:rPr>
              <w:noProof/>
              <w:webHidden/>
            </w:rPr>
            <w:fldChar w:fldCharType="separate"/>
          </w:r>
          <w:ins w:id="80" w:author="Prabhvir Saran [2]" w:date="2017-03-23T16:45:00Z">
            <w:r>
              <w:rPr>
                <w:noProof/>
                <w:webHidden/>
              </w:rPr>
              <w:t>8</w:t>
            </w:r>
            <w:r>
              <w:rPr>
                <w:noProof/>
                <w:webHidden/>
              </w:rPr>
              <w:fldChar w:fldCharType="end"/>
            </w:r>
            <w:r w:rsidRPr="00B0007A">
              <w:rPr>
                <w:rStyle w:val="Hyperlink"/>
                <w:noProof/>
              </w:rPr>
              <w:fldChar w:fldCharType="end"/>
            </w:r>
          </w:ins>
        </w:p>
        <w:p w14:paraId="10BFF01A" w14:textId="194E1F04" w:rsidR="00F91D8D" w:rsidRDefault="00F91D8D">
          <w:pPr>
            <w:pStyle w:val="TOC1"/>
            <w:tabs>
              <w:tab w:val="right" w:leader="dot" w:pos="9350"/>
            </w:tabs>
            <w:rPr>
              <w:ins w:id="81" w:author="Prabhvir Saran [2]" w:date="2017-03-23T16:45:00Z"/>
              <w:rFonts w:eastAsiaTheme="minorEastAsia"/>
              <w:noProof/>
              <w:lang w:val="en-CA" w:eastAsia="en-CA"/>
            </w:rPr>
          </w:pPr>
          <w:ins w:id="82"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"_Toc478050879"</w:instrText>
            </w:r>
            <w:r w:rsidRPr="00B0007A">
              <w:rPr>
                <w:rStyle w:val="Hyperlink"/>
                <w:noProof/>
              </w:rPr>
              <w:instrText xml:space="preserve"> </w:instrText>
            </w:r>
            <w:r w:rsidRPr="00B0007A">
              <w:rPr>
                <w:rStyle w:val="Hyperlink"/>
                <w:noProof/>
              </w:rPr>
              <w:fldChar w:fldCharType="separate"/>
            </w:r>
            <w:r w:rsidRPr="00B0007A">
              <w:rPr>
                <w:rStyle w:val="Hyperlink"/>
                <w:noProof/>
              </w:rPr>
              <w:t>Appendix 2</w:t>
            </w:r>
            <w:r>
              <w:rPr>
                <w:noProof/>
                <w:webHidden/>
              </w:rPr>
              <w:tab/>
            </w:r>
            <w:r>
              <w:rPr>
                <w:noProof/>
                <w:webHidden/>
              </w:rPr>
              <w:fldChar w:fldCharType="begin"/>
            </w:r>
            <w:r>
              <w:rPr>
                <w:noProof/>
                <w:webHidden/>
              </w:rPr>
              <w:instrText xml:space="preserve"> PAGEREF _Toc478050879 \h </w:instrText>
            </w:r>
          </w:ins>
          <w:r>
            <w:rPr>
              <w:noProof/>
              <w:webHidden/>
            </w:rPr>
          </w:r>
          <w:r>
            <w:rPr>
              <w:noProof/>
              <w:webHidden/>
            </w:rPr>
            <w:fldChar w:fldCharType="separate"/>
          </w:r>
          <w:ins w:id="83" w:author="Prabhvir Saran [2]" w:date="2017-03-23T16:45:00Z">
            <w:r>
              <w:rPr>
                <w:noProof/>
                <w:webHidden/>
              </w:rPr>
              <w:t>9</w:t>
            </w:r>
            <w:r>
              <w:rPr>
                <w:noProof/>
                <w:webHidden/>
              </w:rPr>
              <w:fldChar w:fldCharType="end"/>
            </w:r>
            <w:r w:rsidRPr="00B0007A">
              <w:rPr>
                <w:rStyle w:val="Hyperlink"/>
                <w:noProof/>
              </w:rPr>
              <w:fldChar w:fldCharType="end"/>
            </w:r>
          </w:ins>
        </w:p>
        <w:p w14:paraId="2E6AD6A2" w14:textId="3667309D" w:rsidR="00F91D8D" w:rsidRDefault="00F91D8D">
          <w:pPr>
            <w:pStyle w:val="TOC2"/>
            <w:tabs>
              <w:tab w:val="right" w:leader="dot" w:pos="9350"/>
            </w:tabs>
            <w:rPr>
              <w:ins w:id="84" w:author="Prabhvir Saran [2]" w:date="2017-03-23T16:45:00Z"/>
              <w:rFonts w:eastAsiaTheme="minorEastAsia"/>
              <w:noProof/>
              <w:lang w:val="en-CA" w:eastAsia="en-CA"/>
            </w:rPr>
          </w:pPr>
          <w:ins w:id="85"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"_Toc478050880"</w:instrText>
            </w:r>
            <w:r w:rsidRPr="00B0007A">
              <w:rPr>
                <w:rStyle w:val="Hyperlink"/>
                <w:noProof/>
              </w:rPr>
              <w:instrText xml:space="preserve"> </w:instrText>
            </w:r>
            <w:r w:rsidRPr="00B0007A">
              <w:rPr>
                <w:rStyle w:val="Hyperlink"/>
                <w:noProof/>
              </w:rPr>
              <w:fldChar w:fldCharType="separate"/>
            </w:r>
            <w:r w:rsidRPr="00B0007A">
              <w:rPr>
                <w:rStyle w:val="Hyperlink"/>
                <w:noProof/>
              </w:rPr>
              <w:t>Milestone 2: Site Map and Page Design</w:t>
            </w:r>
            <w:r>
              <w:rPr>
                <w:noProof/>
                <w:webHidden/>
              </w:rPr>
              <w:tab/>
            </w:r>
            <w:r>
              <w:rPr>
                <w:noProof/>
                <w:webHidden/>
              </w:rPr>
              <w:fldChar w:fldCharType="begin"/>
            </w:r>
            <w:r>
              <w:rPr>
                <w:noProof/>
                <w:webHidden/>
              </w:rPr>
              <w:instrText xml:space="preserve"> PAGEREF _Toc478050880 \h </w:instrText>
            </w:r>
          </w:ins>
          <w:r>
            <w:rPr>
              <w:noProof/>
              <w:webHidden/>
            </w:rPr>
          </w:r>
          <w:r>
            <w:rPr>
              <w:noProof/>
              <w:webHidden/>
            </w:rPr>
            <w:fldChar w:fldCharType="separate"/>
          </w:r>
          <w:ins w:id="86" w:author="Prabhvir Saran [2]" w:date="2017-03-23T16:45:00Z">
            <w:r>
              <w:rPr>
                <w:noProof/>
                <w:webHidden/>
              </w:rPr>
              <w:t>9</w:t>
            </w:r>
            <w:r>
              <w:rPr>
                <w:noProof/>
                <w:webHidden/>
              </w:rPr>
              <w:fldChar w:fldCharType="end"/>
            </w:r>
            <w:r w:rsidRPr="00B0007A">
              <w:rPr>
                <w:rStyle w:val="Hyperlink"/>
                <w:noProof/>
              </w:rPr>
              <w:fldChar w:fldCharType="end"/>
            </w:r>
          </w:ins>
        </w:p>
        <w:p w14:paraId="53B8DFBD" w14:textId="2164014C" w:rsidR="00F91D8D" w:rsidRDefault="00F91D8D">
          <w:pPr>
            <w:pStyle w:val="TOC2"/>
            <w:tabs>
              <w:tab w:val="right" w:leader="dot" w:pos="9350"/>
            </w:tabs>
            <w:rPr>
              <w:ins w:id="87" w:author="Prabhvir Saran [2]" w:date="2017-03-23T16:45:00Z"/>
              <w:rFonts w:eastAsiaTheme="minorEastAsia"/>
              <w:noProof/>
              <w:lang w:val="en-CA" w:eastAsia="en-CA"/>
            </w:rPr>
          </w:pPr>
          <w:ins w:id="88"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"_Toc478050881"</w:instrText>
            </w:r>
            <w:r w:rsidRPr="00B0007A">
              <w:rPr>
                <w:rStyle w:val="Hyperlink"/>
                <w:noProof/>
              </w:rPr>
              <w:instrText xml:space="preserve"> </w:instrText>
            </w:r>
            <w:r w:rsidRPr="00B0007A">
              <w:rPr>
                <w:rStyle w:val="Hyperlink"/>
                <w:noProof/>
              </w:rPr>
              <w:fldChar w:fldCharType="separate"/>
            </w:r>
            <w:r w:rsidRPr="00B0007A">
              <w:rPr>
                <w:rStyle w:val="Hyperlink"/>
                <w:noProof/>
              </w:rPr>
              <w:t>Sitemap</w:t>
            </w:r>
            <w:r>
              <w:rPr>
                <w:noProof/>
                <w:webHidden/>
              </w:rPr>
              <w:tab/>
            </w:r>
            <w:r>
              <w:rPr>
                <w:noProof/>
                <w:webHidden/>
              </w:rPr>
              <w:fldChar w:fldCharType="begin"/>
            </w:r>
            <w:r>
              <w:rPr>
                <w:noProof/>
                <w:webHidden/>
              </w:rPr>
              <w:instrText xml:space="preserve"> PAGEREF _Toc478050881 \h </w:instrText>
            </w:r>
          </w:ins>
          <w:r>
            <w:rPr>
              <w:noProof/>
              <w:webHidden/>
            </w:rPr>
          </w:r>
          <w:r>
            <w:rPr>
              <w:noProof/>
              <w:webHidden/>
            </w:rPr>
            <w:fldChar w:fldCharType="separate"/>
          </w:r>
          <w:ins w:id="89" w:author="Prabhvir Saran [2]" w:date="2017-03-23T16:45:00Z">
            <w:r>
              <w:rPr>
                <w:noProof/>
                <w:webHidden/>
              </w:rPr>
              <w:t>9</w:t>
            </w:r>
            <w:r>
              <w:rPr>
                <w:noProof/>
                <w:webHidden/>
              </w:rPr>
              <w:fldChar w:fldCharType="end"/>
            </w:r>
            <w:r w:rsidRPr="00B0007A">
              <w:rPr>
                <w:rStyle w:val="Hyperlink"/>
                <w:noProof/>
              </w:rPr>
              <w:fldChar w:fldCharType="end"/>
            </w:r>
          </w:ins>
        </w:p>
        <w:p w14:paraId="314CDD51" w14:textId="449C4C80" w:rsidR="00F91D8D" w:rsidRDefault="00F91D8D">
          <w:pPr>
            <w:pStyle w:val="TOC3"/>
            <w:tabs>
              <w:tab w:val="right" w:leader="dot" w:pos="9350"/>
            </w:tabs>
            <w:rPr>
              <w:ins w:id="90" w:author="Prabhvir Saran [2]" w:date="2017-03-23T16:45:00Z"/>
              <w:rFonts w:eastAsiaTheme="minorEastAsia"/>
              <w:noProof/>
              <w:lang w:val="en-CA" w:eastAsia="en-CA"/>
            </w:rPr>
          </w:pPr>
          <w:ins w:id="91"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"_Toc478050883"</w:instrText>
            </w:r>
            <w:r w:rsidRPr="00B0007A">
              <w:rPr>
                <w:rStyle w:val="Hyperlink"/>
                <w:noProof/>
              </w:rPr>
              <w:instrText xml:space="preserve"> </w:instrText>
            </w:r>
            <w:r w:rsidRPr="00B0007A">
              <w:rPr>
                <w:rStyle w:val="Hyperlink"/>
                <w:noProof/>
              </w:rPr>
              <w:fldChar w:fldCharType="separate"/>
            </w:r>
            <w:r w:rsidRPr="00B0007A">
              <w:rPr>
                <w:rStyle w:val="Hyperlink"/>
                <w:noProof/>
              </w:rPr>
              <w:t>Site map explained</w:t>
            </w:r>
            <w:r>
              <w:rPr>
                <w:noProof/>
                <w:webHidden/>
              </w:rPr>
              <w:tab/>
            </w:r>
            <w:r>
              <w:rPr>
                <w:noProof/>
                <w:webHidden/>
              </w:rPr>
              <w:fldChar w:fldCharType="begin"/>
            </w:r>
            <w:r>
              <w:rPr>
                <w:noProof/>
                <w:webHidden/>
              </w:rPr>
              <w:instrText xml:space="preserve"> PAGEREF _Toc478050883 \h </w:instrText>
            </w:r>
          </w:ins>
          <w:r>
            <w:rPr>
              <w:noProof/>
              <w:webHidden/>
            </w:rPr>
          </w:r>
          <w:r>
            <w:rPr>
              <w:noProof/>
              <w:webHidden/>
            </w:rPr>
            <w:fldChar w:fldCharType="separate"/>
          </w:r>
          <w:ins w:id="92" w:author="Prabhvir Saran [2]" w:date="2017-03-23T16:45:00Z">
            <w:r>
              <w:rPr>
                <w:noProof/>
                <w:webHidden/>
              </w:rPr>
              <w:t>10</w:t>
            </w:r>
            <w:r>
              <w:rPr>
                <w:noProof/>
                <w:webHidden/>
              </w:rPr>
              <w:fldChar w:fldCharType="end"/>
            </w:r>
            <w:r w:rsidRPr="00B0007A">
              <w:rPr>
                <w:rStyle w:val="Hyperlink"/>
                <w:noProof/>
              </w:rPr>
              <w:fldChar w:fldCharType="end"/>
            </w:r>
          </w:ins>
        </w:p>
        <w:p w14:paraId="6CD33FF8" w14:textId="6A56C402" w:rsidR="00F91D8D" w:rsidRDefault="00F91D8D">
          <w:pPr>
            <w:pStyle w:val="TOC2"/>
            <w:tabs>
              <w:tab w:val="right" w:leader="dot" w:pos="9350"/>
            </w:tabs>
            <w:rPr>
              <w:ins w:id="93" w:author="Prabhvir Saran [2]" w:date="2017-03-23T16:45:00Z"/>
              <w:rFonts w:eastAsiaTheme="minorEastAsia"/>
              <w:noProof/>
              <w:lang w:val="en-CA" w:eastAsia="en-CA"/>
            </w:rPr>
          </w:pPr>
          <w:ins w:id="94"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"_Toc478050884"</w:instrText>
            </w:r>
            <w:r w:rsidRPr="00B0007A">
              <w:rPr>
                <w:rStyle w:val="Hyperlink"/>
                <w:noProof/>
              </w:rPr>
              <w:instrText xml:space="preserve"> </w:instrText>
            </w:r>
            <w:r w:rsidRPr="00B0007A">
              <w:rPr>
                <w:rStyle w:val="Hyperlink"/>
                <w:noProof/>
              </w:rPr>
              <w:fldChar w:fldCharType="separate"/>
            </w:r>
            <w:r w:rsidRPr="00B0007A">
              <w:rPr>
                <w:rStyle w:val="Hyperlink"/>
                <w:noProof/>
              </w:rPr>
              <w:t>Wireframe Page Layouts</w:t>
            </w:r>
            <w:r>
              <w:rPr>
                <w:noProof/>
                <w:webHidden/>
              </w:rPr>
              <w:tab/>
            </w:r>
            <w:r>
              <w:rPr>
                <w:noProof/>
                <w:webHidden/>
              </w:rPr>
              <w:fldChar w:fldCharType="begin"/>
            </w:r>
            <w:r>
              <w:rPr>
                <w:noProof/>
                <w:webHidden/>
              </w:rPr>
              <w:instrText xml:space="preserve"> PAGEREF _Toc478050884 \h </w:instrText>
            </w:r>
          </w:ins>
          <w:r>
            <w:rPr>
              <w:noProof/>
              <w:webHidden/>
            </w:rPr>
          </w:r>
          <w:r>
            <w:rPr>
              <w:noProof/>
              <w:webHidden/>
            </w:rPr>
            <w:fldChar w:fldCharType="separate"/>
          </w:r>
          <w:ins w:id="95" w:author="Prabhvir Saran [2]" w:date="2017-03-23T16:45:00Z">
            <w:r>
              <w:rPr>
                <w:noProof/>
                <w:webHidden/>
              </w:rPr>
              <w:t>12</w:t>
            </w:r>
            <w:r>
              <w:rPr>
                <w:noProof/>
                <w:webHidden/>
              </w:rPr>
              <w:fldChar w:fldCharType="end"/>
            </w:r>
            <w:r w:rsidRPr="00B0007A">
              <w:rPr>
                <w:rStyle w:val="Hyperlink"/>
                <w:noProof/>
              </w:rPr>
              <w:fldChar w:fldCharType="end"/>
            </w:r>
          </w:ins>
        </w:p>
        <w:p w14:paraId="7F49FB3C" w14:textId="18DAFC46" w:rsidR="00F91D8D" w:rsidRDefault="00F91D8D">
          <w:pPr>
            <w:pStyle w:val="TOC2"/>
            <w:tabs>
              <w:tab w:val="right" w:leader="dot" w:pos="9350"/>
            </w:tabs>
            <w:rPr>
              <w:ins w:id="96" w:author="Prabhvir Saran [2]" w:date="2017-03-23T16:45:00Z"/>
              <w:rFonts w:eastAsiaTheme="minorEastAsia"/>
              <w:noProof/>
              <w:lang w:val="en-CA" w:eastAsia="en-CA"/>
            </w:rPr>
          </w:pPr>
          <w:ins w:id="97"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"_Toc478050885"</w:instrText>
            </w:r>
            <w:r w:rsidRPr="00B0007A">
              <w:rPr>
                <w:rStyle w:val="Hyperlink"/>
                <w:noProof/>
              </w:rPr>
              <w:instrText xml:space="preserve"> </w:instrText>
            </w:r>
            <w:r w:rsidRPr="00B0007A">
              <w:rPr>
                <w:rStyle w:val="Hyperlink"/>
                <w:noProof/>
              </w:rPr>
              <w:fldChar w:fldCharType="separate"/>
            </w:r>
            <w:r w:rsidRPr="00B0007A">
              <w:rPr>
                <w:rStyle w:val="Hyperlink"/>
                <w:noProof/>
              </w:rPr>
              <w:t>Print Layouts</w:t>
            </w:r>
            <w:r>
              <w:rPr>
                <w:noProof/>
                <w:webHidden/>
              </w:rPr>
              <w:tab/>
            </w:r>
            <w:r>
              <w:rPr>
                <w:noProof/>
                <w:webHidden/>
              </w:rPr>
              <w:fldChar w:fldCharType="begin"/>
            </w:r>
            <w:r>
              <w:rPr>
                <w:noProof/>
                <w:webHidden/>
              </w:rPr>
              <w:instrText xml:space="preserve"> PAGEREF _Toc478050885 \h </w:instrText>
            </w:r>
          </w:ins>
          <w:r>
            <w:rPr>
              <w:noProof/>
              <w:webHidden/>
            </w:rPr>
          </w:r>
          <w:r>
            <w:rPr>
              <w:noProof/>
              <w:webHidden/>
            </w:rPr>
            <w:fldChar w:fldCharType="separate"/>
          </w:r>
          <w:ins w:id="98" w:author="Prabhvir Saran [2]" w:date="2017-03-23T16:45:00Z">
            <w:r>
              <w:rPr>
                <w:noProof/>
                <w:webHidden/>
              </w:rPr>
              <w:t>14</w:t>
            </w:r>
            <w:r>
              <w:rPr>
                <w:noProof/>
                <w:webHidden/>
              </w:rPr>
              <w:fldChar w:fldCharType="end"/>
            </w:r>
            <w:r w:rsidRPr="00B0007A">
              <w:rPr>
                <w:rStyle w:val="Hyperlink"/>
                <w:noProof/>
              </w:rPr>
              <w:fldChar w:fldCharType="end"/>
            </w:r>
          </w:ins>
        </w:p>
        <w:p w14:paraId="54382D99" w14:textId="2D6421E8" w:rsidR="00F91D8D" w:rsidRDefault="00F91D8D">
          <w:pPr>
            <w:pStyle w:val="TOC1"/>
            <w:tabs>
              <w:tab w:val="right" w:leader="dot" w:pos="9350"/>
            </w:tabs>
            <w:rPr>
              <w:ins w:id="99" w:author="Prabhvir Saran [2]" w:date="2017-03-23T16:45:00Z"/>
              <w:rFonts w:eastAsiaTheme="minorEastAsia"/>
              <w:noProof/>
              <w:lang w:val="en-CA" w:eastAsia="en-CA"/>
            </w:rPr>
          </w:pPr>
          <w:ins w:id="100"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"_Toc478050886"</w:instrText>
            </w:r>
            <w:r w:rsidRPr="00B0007A">
              <w:rPr>
                <w:rStyle w:val="Hyperlink"/>
                <w:noProof/>
              </w:rPr>
              <w:instrText xml:space="preserve"> </w:instrText>
            </w:r>
            <w:r w:rsidRPr="00B0007A">
              <w:rPr>
                <w:rStyle w:val="Hyperlink"/>
                <w:noProof/>
              </w:rPr>
              <w:fldChar w:fldCharType="separate"/>
            </w:r>
            <w:r w:rsidRPr="00B0007A">
              <w:rPr>
                <w:rStyle w:val="Hyperlink"/>
                <w:noProof/>
              </w:rPr>
              <w:t>Appendix 1</w:t>
            </w:r>
            <w:r>
              <w:rPr>
                <w:noProof/>
                <w:webHidden/>
              </w:rPr>
              <w:tab/>
            </w:r>
            <w:r>
              <w:rPr>
                <w:noProof/>
                <w:webHidden/>
              </w:rPr>
              <w:fldChar w:fldCharType="begin"/>
            </w:r>
            <w:r>
              <w:rPr>
                <w:noProof/>
                <w:webHidden/>
              </w:rPr>
              <w:instrText xml:space="preserve"> PAGEREF _Toc478050886 \h </w:instrText>
            </w:r>
          </w:ins>
          <w:r>
            <w:rPr>
              <w:noProof/>
              <w:webHidden/>
            </w:rPr>
          </w:r>
          <w:r>
            <w:rPr>
              <w:noProof/>
              <w:webHidden/>
            </w:rPr>
            <w:fldChar w:fldCharType="separate"/>
          </w:r>
          <w:ins w:id="101" w:author="Prabhvir Saran [2]" w:date="2017-03-23T16:45:00Z">
            <w:r>
              <w:rPr>
                <w:noProof/>
                <w:webHidden/>
              </w:rPr>
              <w:t>16</w:t>
            </w:r>
            <w:r>
              <w:rPr>
                <w:noProof/>
                <w:webHidden/>
              </w:rPr>
              <w:fldChar w:fldCharType="end"/>
            </w:r>
            <w:r w:rsidRPr="00B0007A">
              <w:rPr>
                <w:rStyle w:val="Hyperlink"/>
                <w:noProof/>
              </w:rPr>
              <w:fldChar w:fldCharType="end"/>
            </w:r>
          </w:ins>
        </w:p>
        <w:p w14:paraId="0A3A29B7" w14:textId="3E767AEE" w:rsidR="00F91D8D" w:rsidRDefault="00F91D8D">
          <w:pPr>
            <w:pStyle w:val="TOC2"/>
            <w:tabs>
              <w:tab w:val="right" w:leader="dot" w:pos="9350"/>
            </w:tabs>
            <w:rPr>
              <w:ins w:id="102" w:author="Prabhvir Saran [2]" w:date="2017-03-23T16:45:00Z"/>
              <w:rFonts w:eastAsiaTheme="minorEastAsia"/>
              <w:noProof/>
              <w:lang w:val="en-CA" w:eastAsia="en-CA"/>
            </w:rPr>
          </w:pPr>
          <w:ins w:id="103"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"_Toc478050887"</w:instrText>
            </w:r>
            <w:r w:rsidRPr="00B0007A">
              <w:rPr>
                <w:rStyle w:val="Hyperlink"/>
                <w:noProof/>
              </w:rPr>
              <w:instrText xml:space="preserve"> </w:instrText>
            </w:r>
            <w:r w:rsidRPr="00B0007A">
              <w:rPr>
                <w:rStyle w:val="Hyperlink"/>
                <w:noProof/>
              </w:rPr>
              <w:fldChar w:fldCharType="separate"/>
            </w:r>
            <w:r w:rsidRPr="00B0007A">
              <w:rPr>
                <w:rStyle w:val="Hyperlink"/>
                <w:noProof/>
              </w:rPr>
              <w:t>Introduction</w:t>
            </w:r>
            <w:r>
              <w:rPr>
                <w:noProof/>
                <w:webHidden/>
              </w:rPr>
              <w:tab/>
            </w:r>
            <w:r>
              <w:rPr>
                <w:noProof/>
                <w:webHidden/>
              </w:rPr>
              <w:fldChar w:fldCharType="begin"/>
            </w:r>
            <w:r>
              <w:rPr>
                <w:noProof/>
                <w:webHidden/>
              </w:rPr>
              <w:instrText xml:space="preserve"> PAGEREF _Toc478050887 \h </w:instrText>
            </w:r>
          </w:ins>
          <w:r>
            <w:rPr>
              <w:noProof/>
              <w:webHidden/>
            </w:rPr>
          </w:r>
          <w:r>
            <w:rPr>
              <w:noProof/>
              <w:webHidden/>
            </w:rPr>
            <w:fldChar w:fldCharType="separate"/>
          </w:r>
          <w:ins w:id="104" w:author="Prabhvir Saran [2]" w:date="2017-03-23T16:45:00Z">
            <w:r>
              <w:rPr>
                <w:noProof/>
                <w:webHidden/>
              </w:rPr>
              <w:t>16</w:t>
            </w:r>
            <w:r>
              <w:rPr>
                <w:noProof/>
                <w:webHidden/>
              </w:rPr>
              <w:fldChar w:fldCharType="end"/>
            </w:r>
            <w:r w:rsidRPr="00B0007A">
              <w:rPr>
                <w:rStyle w:val="Hyperlink"/>
                <w:noProof/>
              </w:rPr>
              <w:fldChar w:fldCharType="end"/>
            </w:r>
          </w:ins>
        </w:p>
        <w:p w14:paraId="745F10DE" w14:textId="64FEDD19" w:rsidR="00F91D8D" w:rsidRDefault="00F91D8D">
          <w:pPr>
            <w:pStyle w:val="TOC2"/>
            <w:tabs>
              <w:tab w:val="right" w:leader="dot" w:pos="9350"/>
            </w:tabs>
            <w:rPr>
              <w:ins w:id="105" w:author="Prabhvir Saran [2]" w:date="2017-03-23T16:45:00Z"/>
              <w:rFonts w:eastAsiaTheme="minorEastAsia"/>
              <w:noProof/>
              <w:lang w:val="en-CA" w:eastAsia="en-CA"/>
            </w:rPr>
          </w:pPr>
          <w:ins w:id="106"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"_Toc478050888"</w:instrText>
            </w:r>
            <w:r w:rsidRPr="00B0007A">
              <w:rPr>
                <w:rStyle w:val="Hyperlink"/>
                <w:noProof/>
              </w:rPr>
              <w:instrText xml:space="preserve"> </w:instrText>
            </w:r>
            <w:r w:rsidRPr="00B0007A">
              <w:rPr>
                <w:rStyle w:val="Hyperlink"/>
                <w:noProof/>
              </w:rPr>
              <w:fldChar w:fldCharType="separate"/>
            </w:r>
            <w:r w:rsidRPr="00B0007A">
              <w:rPr>
                <w:rStyle w:val="Hyperlink"/>
                <w:noProof/>
              </w:rPr>
              <w:t>About the website</w:t>
            </w:r>
            <w:r>
              <w:rPr>
                <w:noProof/>
                <w:webHidden/>
              </w:rPr>
              <w:tab/>
            </w:r>
            <w:r>
              <w:rPr>
                <w:noProof/>
                <w:webHidden/>
              </w:rPr>
              <w:fldChar w:fldCharType="begin"/>
            </w:r>
            <w:r>
              <w:rPr>
                <w:noProof/>
                <w:webHidden/>
              </w:rPr>
              <w:instrText xml:space="preserve"> PAGEREF _Toc478050888 \h </w:instrText>
            </w:r>
          </w:ins>
          <w:r>
            <w:rPr>
              <w:noProof/>
              <w:webHidden/>
            </w:rPr>
          </w:r>
          <w:r>
            <w:rPr>
              <w:noProof/>
              <w:webHidden/>
            </w:rPr>
            <w:fldChar w:fldCharType="separate"/>
          </w:r>
          <w:ins w:id="107" w:author="Prabhvir Saran [2]" w:date="2017-03-23T16:45:00Z">
            <w:r>
              <w:rPr>
                <w:noProof/>
                <w:webHidden/>
              </w:rPr>
              <w:t>16</w:t>
            </w:r>
            <w:r>
              <w:rPr>
                <w:noProof/>
                <w:webHidden/>
              </w:rPr>
              <w:fldChar w:fldCharType="end"/>
            </w:r>
            <w:r w:rsidRPr="00B0007A">
              <w:rPr>
                <w:rStyle w:val="Hyperlink"/>
                <w:noProof/>
              </w:rPr>
              <w:fldChar w:fldCharType="end"/>
            </w:r>
          </w:ins>
        </w:p>
        <w:p w14:paraId="7E17081C" w14:textId="108438B1" w:rsidR="00F91D8D" w:rsidRDefault="00F91D8D">
          <w:pPr>
            <w:pStyle w:val="TOC2"/>
            <w:tabs>
              <w:tab w:val="right" w:leader="dot" w:pos="9350"/>
            </w:tabs>
            <w:rPr>
              <w:ins w:id="108" w:author="Prabhvir Saran [2]" w:date="2017-03-23T16:45:00Z"/>
              <w:rFonts w:eastAsiaTheme="minorEastAsia"/>
              <w:noProof/>
              <w:lang w:val="en-CA" w:eastAsia="en-CA"/>
            </w:rPr>
          </w:pPr>
          <w:ins w:id="109"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"_Toc478050889"</w:instrText>
            </w:r>
            <w:r w:rsidRPr="00B0007A">
              <w:rPr>
                <w:rStyle w:val="Hyperlink"/>
                <w:noProof/>
              </w:rPr>
              <w:instrText xml:space="preserve"> </w:instrText>
            </w:r>
            <w:r w:rsidRPr="00B0007A">
              <w:rPr>
                <w:rStyle w:val="Hyperlink"/>
                <w:noProof/>
              </w:rPr>
              <w:fldChar w:fldCharType="separate"/>
            </w:r>
            <w:r w:rsidRPr="00B0007A">
              <w:rPr>
                <w:rStyle w:val="Hyperlink"/>
                <w:noProof/>
              </w:rPr>
              <w:t>Functional Requirements</w:t>
            </w:r>
            <w:r>
              <w:rPr>
                <w:noProof/>
                <w:webHidden/>
              </w:rPr>
              <w:tab/>
            </w:r>
            <w:r>
              <w:rPr>
                <w:noProof/>
                <w:webHidden/>
              </w:rPr>
              <w:fldChar w:fldCharType="begin"/>
            </w:r>
            <w:r>
              <w:rPr>
                <w:noProof/>
                <w:webHidden/>
              </w:rPr>
              <w:instrText xml:space="preserve"> PAGEREF _Toc478050889 \h </w:instrText>
            </w:r>
          </w:ins>
          <w:r>
            <w:rPr>
              <w:noProof/>
              <w:webHidden/>
            </w:rPr>
          </w:r>
          <w:r>
            <w:rPr>
              <w:noProof/>
              <w:webHidden/>
            </w:rPr>
            <w:fldChar w:fldCharType="separate"/>
          </w:r>
          <w:ins w:id="110" w:author="Prabhvir Saran [2]" w:date="2017-03-23T16:45:00Z">
            <w:r>
              <w:rPr>
                <w:noProof/>
                <w:webHidden/>
              </w:rPr>
              <w:t>16</w:t>
            </w:r>
            <w:r>
              <w:rPr>
                <w:noProof/>
                <w:webHidden/>
              </w:rPr>
              <w:fldChar w:fldCharType="end"/>
            </w:r>
            <w:r w:rsidRPr="00B0007A">
              <w:rPr>
                <w:rStyle w:val="Hyperlink"/>
                <w:noProof/>
              </w:rPr>
              <w:fldChar w:fldCharType="end"/>
            </w:r>
          </w:ins>
        </w:p>
        <w:p w14:paraId="549F16ED" w14:textId="48B3BD64" w:rsidR="00F91D8D" w:rsidRDefault="00F91D8D">
          <w:pPr>
            <w:pStyle w:val="TOC2"/>
            <w:tabs>
              <w:tab w:val="right" w:leader="dot" w:pos="9350"/>
            </w:tabs>
            <w:rPr>
              <w:ins w:id="111" w:author="Prabhvir Saran [2]" w:date="2017-03-23T16:45:00Z"/>
              <w:rFonts w:eastAsiaTheme="minorEastAsia"/>
              <w:noProof/>
              <w:lang w:val="en-CA" w:eastAsia="en-CA"/>
            </w:rPr>
          </w:pPr>
          <w:ins w:id="112"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"_Toc478050890"</w:instrText>
            </w:r>
            <w:r w:rsidRPr="00B0007A">
              <w:rPr>
                <w:rStyle w:val="Hyperlink"/>
                <w:noProof/>
              </w:rPr>
              <w:instrText xml:space="preserve"> </w:instrText>
            </w:r>
            <w:r w:rsidRPr="00B0007A">
              <w:rPr>
                <w:rStyle w:val="Hyperlink"/>
                <w:noProof/>
              </w:rPr>
              <w:fldChar w:fldCharType="separate"/>
            </w:r>
            <w:r w:rsidRPr="00B0007A">
              <w:rPr>
                <w:rStyle w:val="Hyperlink"/>
                <w:noProof/>
              </w:rPr>
              <w:t>Work Plan</w:t>
            </w:r>
            <w:r>
              <w:rPr>
                <w:noProof/>
                <w:webHidden/>
              </w:rPr>
              <w:tab/>
            </w:r>
            <w:r>
              <w:rPr>
                <w:noProof/>
                <w:webHidden/>
              </w:rPr>
              <w:fldChar w:fldCharType="begin"/>
            </w:r>
            <w:r>
              <w:rPr>
                <w:noProof/>
                <w:webHidden/>
              </w:rPr>
              <w:instrText xml:space="preserve"> PAGEREF _Toc478050890 \h </w:instrText>
            </w:r>
          </w:ins>
          <w:r>
            <w:rPr>
              <w:noProof/>
              <w:webHidden/>
            </w:rPr>
          </w:r>
          <w:r>
            <w:rPr>
              <w:noProof/>
              <w:webHidden/>
            </w:rPr>
            <w:fldChar w:fldCharType="separate"/>
          </w:r>
          <w:ins w:id="113" w:author="Prabhvir Saran [2]" w:date="2017-03-23T16:45:00Z">
            <w:r>
              <w:rPr>
                <w:noProof/>
                <w:webHidden/>
              </w:rPr>
              <w:t>17</w:t>
            </w:r>
            <w:r>
              <w:rPr>
                <w:noProof/>
                <w:webHidden/>
              </w:rPr>
              <w:fldChar w:fldCharType="end"/>
            </w:r>
            <w:r w:rsidRPr="00B0007A">
              <w:rPr>
                <w:rStyle w:val="Hyperlink"/>
                <w:noProof/>
              </w:rPr>
              <w:fldChar w:fldCharType="end"/>
            </w:r>
          </w:ins>
        </w:p>
        <w:p w14:paraId="15FE0687" w14:textId="499EDC55" w:rsidR="00A6287F" w:rsidDel="00F91D8D" w:rsidRDefault="00A6287F">
          <w:pPr>
            <w:pStyle w:val="TOC1"/>
            <w:tabs>
              <w:tab w:val="right" w:leader="dot" w:pos="9350"/>
            </w:tabs>
            <w:rPr>
              <w:ins w:id="114" w:author="Prabhvir Saran" w:date="2017-02-17T03:57:00Z"/>
              <w:del w:id="115" w:author="Prabhvir Saran [2]" w:date="2017-03-23T16:45:00Z"/>
              <w:rFonts w:eastAsiaTheme="minorEastAsia"/>
              <w:noProof/>
            </w:rPr>
          </w:pPr>
          <w:ins w:id="116" w:author="Prabhvir Saran" w:date="2017-02-17T03:57:00Z">
            <w:del w:id="117" w:author="Prabhvir Saran [2]" w:date="2017-03-23T16:45:00Z">
              <w:r w:rsidRPr="00F91D8D" w:rsidDel="00F91D8D">
                <w:rPr>
                  <w:rStyle w:val="Hyperlink"/>
                  <w:noProof/>
                </w:rPr>
                <w:delText>Milestone 3: Skeleton site with layout, tables and forms</w:delText>
              </w:r>
              <w:r w:rsidDel="00F91D8D">
                <w:rPr>
                  <w:noProof/>
                  <w:webHidden/>
                </w:rPr>
                <w:tab/>
                <w:delText>2</w:delText>
              </w:r>
            </w:del>
          </w:ins>
        </w:p>
        <w:p w14:paraId="4D4D2057" w14:textId="4408172F" w:rsidR="00A6287F" w:rsidDel="00F91D8D" w:rsidRDefault="00A6287F">
          <w:pPr>
            <w:pStyle w:val="TOC2"/>
            <w:tabs>
              <w:tab w:val="right" w:leader="dot" w:pos="9350"/>
            </w:tabs>
            <w:rPr>
              <w:ins w:id="118" w:author="Prabhvir Saran" w:date="2017-02-17T03:57:00Z"/>
              <w:del w:id="119" w:author="Prabhvir Saran [2]" w:date="2017-03-23T16:45:00Z"/>
              <w:rFonts w:eastAsiaTheme="minorEastAsia"/>
              <w:noProof/>
            </w:rPr>
          </w:pPr>
          <w:ins w:id="120" w:author="Prabhvir Saran" w:date="2017-02-17T03:57:00Z">
            <w:del w:id="121" w:author="Prabhvir Saran [2]" w:date="2017-03-23T16:45:00Z">
              <w:r w:rsidRPr="00F91D8D" w:rsidDel="00F91D8D">
                <w:rPr>
                  <w:rStyle w:val="Hyperlink"/>
                  <w:noProof/>
                </w:rPr>
                <w:delText>Url of the prototype website</w:delText>
              </w:r>
              <w:r w:rsidDel="00F91D8D">
                <w:rPr>
                  <w:noProof/>
                  <w:webHidden/>
                </w:rPr>
                <w:tab/>
                <w:delText>2</w:delText>
              </w:r>
            </w:del>
          </w:ins>
        </w:p>
        <w:p w14:paraId="4DB03AB9" w14:textId="6960E846" w:rsidR="00A6287F" w:rsidDel="00F91D8D" w:rsidRDefault="00A6287F">
          <w:pPr>
            <w:pStyle w:val="TOC2"/>
            <w:tabs>
              <w:tab w:val="right" w:leader="dot" w:pos="9350"/>
            </w:tabs>
            <w:rPr>
              <w:ins w:id="122" w:author="Prabhvir Saran" w:date="2017-02-17T03:57:00Z"/>
              <w:del w:id="123" w:author="Prabhvir Saran [2]" w:date="2017-03-23T16:45:00Z"/>
              <w:rFonts w:eastAsiaTheme="minorEastAsia"/>
              <w:noProof/>
            </w:rPr>
          </w:pPr>
          <w:ins w:id="124" w:author="Prabhvir Saran" w:date="2017-02-17T03:57:00Z">
            <w:del w:id="125" w:author="Prabhvir Saran [2]" w:date="2017-03-23T16:45:00Z">
              <w:r w:rsidRPr="00F91D8D" w:rsidDel="00F91D8D">
                <w:rPr>
                  <w:rStyle w:val="Hyperlink"/>
                  <w:noProof/>
                </w:rPr>
                <w:delText>List of all the items completed</w:delText>
              </w:r>
              <w:r w:rsidDel="00F91D8D">
                <w:rPr>
                  <w:noProof/>
                  <w:webHidden/>
                </w:rPr>
                <w:tab/>
                <w:delText>2</w:delText>
              </w:r>
            </w:del>
          </w:ins>
        </w:p>
        <w:p w14:paraId="7CC9AC89" w14:textId="2A2A7BF6" w:rsidR="00A6287F" w:rsidDel="00F91D8D" w:rsidRDefault="00A6287F">
          <w:pPr>
            <w:pStyle w:val="TOC2"/>
            <w:tabs>
              <w:tab w:val="right" w:leader="dot" w:pos="9350"/>
            </w:tabs>
            <w:rPr>
              <w:ins w:id="126" w:author="Prabhvir Saran" w:date="2017-02-17T03:57:00Z"/>
              <w:del w:id="127" w:author="Prabhvir Saran [2]" w:date="2017-03-23T16:45:00Z"/>
              <w:rFonts w:eastAsiaTheme="minorEastAsia"/>
              <w:noProof/>
            </w:rPr>
          </w:pPr>
          <w:ins w:id="128" w:author="Prabhvir Saran" w:date="2017-02-17T03:57:00Z">
            <w:del w:id="129" w:author="Prabhvir Saran [2]" w:date="2017-03-23T16:45:00Z">
              <w:r w:rsidRPr="00F91D8D" w:rsidDel="00F91D8D">
                <w:rPr>
                  <w:rStyle w:val="Hyperlink"/>
                  <w:noProof/>
                </w:rPr>
                <w:delText>Additional work/Issues/Changes</w:delText>
              </w:r>
              <w:r w:rsidDel="00F91D8D">
                <w:rPr>
                  <w:noProof/>
                  <w:webHidden/>
                </w:rPr>
                <w:tab/>
                <w:delText>2</w:delText>
              </w:r>
            </w:del>
          </w:ins>
        </w:p>
        <w:p w14:paraId="5FED0219" w14:textId="28522A96" w:rsidR="00A6287F" w:rsidDel="00F91D8D" w:rsidRDefault="00A6287F">
          <w:pPr>
            <w:pStyle w:val="TOC2"/>
            <w:tabs>
              <w:tab w:val="right" w:leader="dot" w:pos="9350"/>
            </w:tabs>
            <w:rPr>
              <w:ins w:id="130" w:author="Prabhvir Saran" w:date="2017-02-17T03:57:00Z"/>
              <w:del w:id="131" w:author="Prabhvir Saran [2]" w:date="2017-03-23T16:45:00Z"/>
              <w:rFonts w:eastAsiaTheme="minorEastAsia"/>
              <w:noProof/>
            </w:rPr>
          </w:pPr>
          <w:ins w:id="132" w:author="Prabhvir Saran" w:date="2017-02-17T03:57:00Z">
            <w:del w:id="133" w:author="Prabhvir Saran [2]" w:date="2017-03-23T16:45:00Z">
              <w:r w:rsidRPr="00F91D8D" w:rsidDel="00F91D8D">
                <w:rPr>
                  <w:rStyle w:val="Hyperlink"/>
                  <w:noProof/>
                </w:rPr>
                <w:delText>Documentation of Work</w:delText>
              </w:r>
              <w:r w:rsidDel="00F91D8D">
                <w:rPr>
                  <w:noProof/>
                  <w:webHidden/>
                </w:rPr>
                <w:tab/>
                <w:delText>2</w:delText>
              </w:r>
            </w:del>
          </w:ins>
        </w:p>
        <w:p w14:paraId="22765C84" w14:textId="757ED61F" w:rsidR="00A6287F" w:rsidDel="00F91D8D" w:rsidRDefault="00A6287F">
          <w:pPr>
            <w:pStyle w:val="TOC2"/>
            <w:tabs>
              <w:tab w:val="right" w:leader="dot" w:pos="9350"/>
            </w:tabs>
            <w:rPr>
              <w:ins w:id="134" w:author="Prabhvir Saran" w:date="2017-02-17T03:57:00Z"/>
              <w:del w:id="135" w:author="Prabhvir Saran [2]" w:date="2017-03-23T16:45:00Z"/>
              <w:rFonts w:eastAsiaTheme="minorEastAsia"/>
              <w:noProof/>
            </w:rPr>
          </w:pPr>
          <w:ins w:id="136" w:author="Prabhvir Saran" w:date="2017-02-17T03:57:00Z">
            <w:del w:id="137" w:author="Prabhvir Saran [2]" w:date="2017-03-23T16:45:00Z">
              <w:r w:rsidRPr="00F91D8D" w:rsidDel="00F91D8D">
                <w:rPr>
                  <w:rStyle w:val="Hyperlink"/>
                  <w:noProof/>
                </w:rPr>
                <w:delText>A/B Testing</w:delText>
              </w:r>
              <w:r w:rsidDel="00F91D8D">
                <w:rPr>
                  <w:noProof/>
                  <w:webHidden/>
                </w:rPr>
                <w:tab/>
                <w:delText>4</w:delText>
              </w:r>
            </w:del>
          </w:ins>
        </w:p>
        <w:p w14:paraId="31C7E8DB" w14:textId="6D5E562D" w:rsidR="00A6287F" w:rsidDel="00F91D8D" w:rsidRDefault="00A6287F">
          <w:pPr>
            <w:pStyle w:val="TOC3"/>
            <w:tabs>
              <w:tab w:val="right" w:leader="dot" w:pos="9350"/>
            </w:tabs>
            <w:rPr>
              <w:ins w:id="138" w:author="Prabhvir Saran" w:date="2017-02-17T03:57:00Z"/>
              <w:del w:id="139" w:author="Prabhvir Saran [2]" w:date="2017-03-23T16:45:00Z"/>
              <w:rFonts w:eastAsiaTheme="minorEastAsia"/>
              <w:noProof/>
            </w:rPr>
          </w:pPr>
          <w:ins w:id="140" w:author="Prabhvir Saran" w:date="2017-02-17T03:57:00Z">
            <w:del w:id="141" w:author="Prabhvir Saran [2]" w:date="2017-03-23T16:45:00Z">
              <w:r w:rsidRPr="00F91D8D" w:rsidDel="00F91D8D">
                <w:rPr>
                  <w:rStyle w:val="Hyperlink"/>
                  <w:noProof/>
                </w:rPr>
                <w:delText>Test 1</w:delText>
              </w:r>
              <w:r w:rsidDel="00F91D8D">
                <w:rPr>
                  <w:noProof/>
                  <w:webHidden/>
                </w:rPr>
                <w:tab/>
                <w:delText>4</w:delText>
              </w:r>
            </w:del>
          </w:ins>
        </w:p>
        <w:p w14:paraId="5D3CD62D" w14:textId="3738D491" w:rsidR="00A6287F" w:rsidDel="00F91D8D" w:rsidRDefault="00A6287F">
          <w:pPr>
            <w:pStyle w:val="TOC3"/>
            <w:tabs>
              <w:tab w:val="right" w:leader="dot" w:pos="9350"/>
            </w:tabs>
            <w:rPr>
              <w:ins w:id="142" w:author="Prabhvir Saran" w:date="2017-02-17T03:57:00Z"/>
              <w:del w:id="143" w:author="Prabhvir Saran [2]" w:date="2017-03-23T16:45:00Z"/>
              <w:rFonts w:eastAsiaTheme="minorEastAsia"/>
              <w:noProof/>
            </w:rPr>
          </w:pPr>
          <w:ins w:id="144" w:author="Prabhvir Saran" w:date="2017-02-17T03:57:00Z">
            <w:del w:id="145" w:author="Prabhvir Saran [2]" w:date="2017-03-23T16:45:00Z">
              <w:r w:rsidRPr="00F91D8D" w:rsidDel="00F91D8D">
                <w:rPr>
                  <w:rStyle w:val="Hyperlink"/>
                  <w:noProof/>
                </w:rPr>
                <w:delText>Test 2</w:delText>
              </w:r>
              <w:r w:rsidDel="00F91D8D">
                <w:rPr>
                  <w:noProof/>
                  <w:webHidden/>
                </w:rPr>
                <w:tab/>
                <w:delText>5</w:delText>
              </w:r>
            </w:del>
          </w:ins>
        </w:p>
        <w:p w14:paraId="01F1542B" w14:textId="1C100EAC" w:rsidR="00A6287F" w:rsidDel="00F91D8D" w:rsidRDefault="00A6287F">
          <w:pPr>
            <w:pStyle w:val="TOC1"/>
            <w:tabs>
              <w:tab w:val="right" w:leader="dot" w:pos="9350"/>
            </w:tabs>
            <w:rPr>
              <w:ins w:id="146" w:author="Prabhvir Saran" w:date="2017-02-17T03:57:00Z"/>
              <w:del w:id="147" w:author="Prabhvir Saran [2]" w:date="2017-03-23T16:45:00Z"/>
              <w:rFonts w:eastAsiaTheme="minorEastAsia"/>
              <w:noProof/>
            </w:rPr>
          </w:pPr>
          <w:ins w:id="148" w:author="Prabhvir Saran" w:date="2017-02-17T03:57:00Z">
            <w:del w:id="149" w:author="Prabhvir Saran [2]" w:date="2017-03-23T16:45:00Z">
              <w:r w:rsidRPr="00F91D8D" w:rsidDel="00F91D8D">
                <w:rPr>
                  <w:rStyle w:val="Hyperlink"/>
                  <w:noProof/>
                </w:rPr>
                <w:delText>Appendix 2</w:delText>
              </w:r>
              <w:r w:rsidDel="00F91D8D">
                <w:rPr>
                  <w:noProof/>
                  <w:webHidden/>
                </w:rPr>
                <w:tab/>
                <w:delText>7</w:delText>
              </w:r>
            </w:del>
          </w:ins>
        </w:p>
        <w:p w14:paraId="2236A49A" w14:textId="4159B9FF" w:rsidR="00A6287F" w:rsidDel="00F91D8D" w:rsidRDefault="00A6287F">
          <w:pPr>
            <w:pStyle w:val="TOC2"/>
            <w:tabs>
              <w:tab w:val="right" w:leader="dot" w:pos="9350"/>
            </w:tabs>
            <w:rPr>
              <w:ins w:id="150" w:author="Prabhvir Saran" w:date="2017-02-17T03:57:00Z"/>
              <w:del w:id="151" w:author="Prabhvir Saran [2]" w:date="2017-03-23T16:45:00Z"/>
              <w:rFonts w:eastAsiaTheme="minorEastAsia"/>
              <w:noProof/>
            </w:rPr>
          </w:pPr>
          <w:ins w:id="152" w:author="Prabhvir Saran" w:date="2017-02-17T03:57:00Z">
            <w:del w:id="153" w:author="Prabhvir Saran [2]" w:date="2017-03-23T16:45:00Z">
              <w:r w:rsidRPr="00F91D8D" w:rsidDel="00F91D8D">
                <w:rPr>
                  <w:rStyle w:val="Hyperlink"/>
                  <w:noProof/>
                </w:rPr>
                <w:delText>Milestone 2: Site Map and Page Design</w:delText>
              </w:r>
              <w:r w:rsidDel="00F91D8D">
                <w:rPr>
                  <w:noProof/>
                  <w:webHidden/>
                </w:rPr>
                <w:tab/>
                <w:delText>7</w:delText>
              </w:r>
            </w:del>
          </w:ins>
        </w:p>
        <w:p w14:paraId="25557D85" w14:textId="73DD95CA" w:rsidR="00A6287F" w:rsidDel="00F91D8D" w:rsidRDefault="00A6287F">
          <w:pPr>
            <w:pStyle w:val="TOC2"/>
            <w:tabs>
              <w:tab w:val="right" w:leader="dot" w:pos="9350"/>
            </w:tabs>
            <w:rPr>
              <w:ins w:id="154" w:author="Prabhvir Saran" w:date="2017-02-17T03:57:00Z"/>
              <w:del w:id="155" w:author="Prabhvir Saran [2]" w:date="2017-03-23T16:45:00Z"/>
              <w:rFonts w:eastAsiaTheme="minorEastAsia"/>
              <w:noProof/>
            </w:rPr>
          </w:pPr>
          <w:ins w:id="156" w:author="Prabhvir Saran" w:date="2017-02-17T03:57:00Z">
            <w:del w:id="157" w:author="Prabhvir Saran [2]" w:date="2017-03-23T16:45:00Z">
              <w:r w:rsidRPr="00F91D8D" w:rsidDel="00F91D8D">
                <w:rPr>
                  <w:rStyle w:val="Hyperlink"/>
                  <w:noProof/>
                </w:rPr>
                <w:delText>Sitemap</w:delText>
              </w:r>
              <w:r w:rsidDel="00F91D8D">
                <w:rPr>
                  <w:noProof/>
                  <w:webHidden/>
                </w:rPr>
                <w:tab/>
                <w:delText>7</w:delText>
              </w:r>
            </w:del>
          </w:ins>
        </w:p>
        <w:p w14:paraId="7E84BD37" w14:textId="5D1571C0" w:rsidR="00A6287F" w:rsidDel="00F91D8D" w:rsidRDefault="00A6287F">
          <w:pPr>
            <w:pStyle w:val="TOC3"/>
            <w:tabs>
              <w:tab w:val="right" w:leader="dot" w:pos="9350"/>
            </w:tabs>
            <w:rPr>
              <w:ins w:id="158" w:author="Prabhvir Saran" w:date="2017-02-17T03:57:00Z"/>
              <w:del w:id="159" w:author="Prabhvir Saran [2]" w:date="2017-03-23T16:45:00Z"/>
              <w:rFonts w:eastAsiaTheme="minorEastAsia"/>
              <w:noProof/>
            </w:rPr>
          </w:pPr>
          <w:ins w:id="160" w:author="Prabhvir Saran" w:date="2017-02-17T03:57:00Z">
            <w:del w:id="161" w:author="Prabhvir Saran [2]" w:date="2017-03-23T16:45:00Z">
              <w:r w:rsidRPr="00F91D8D" w:rsidDel="00F91D8D">
                <w:rPr>
                  <w:rStyle w:val="Hyperlink"/>
                  <w:noProof/>
                </w:rPr>
                <w:delText>Site map explained</w:delText>
              </w:r>
              <w:r w:rsidDel="00F91D8D">
                <w:rPr>
                  <w:noProof/>
                  <w:webHidden/>
                </w:rPr>
                <w:tab/>
                <w:delText>7</w:delText>
              </w:r>
            </w:del>
          </w:ins>
        </w:p>
        <w:p w14:paraId="455BED67" w14:textId="4BB81266" w:rsidR="00A6287F" w:rsidDel="00F91D8D" w:rsidRDefault="00A6287F">
          <w:pPr>
            <w:pStyle w:val="TOC2"/>
            <w:tabs>
              <w:tab w:val="right" w:leader="dot" w:pos="9350"/>
            </w:tabs>
            <w:rPr>
              <w:ins w:id="162" w:author="Prabhvir Saran" w:date="2017-02-17T03:57:00Z"/>
              <w:del w:id="163" w:author="Prabhvir Saran [2]" w:date="2017-03-23T16:45:00Z"/>
              <w:rFonts w:eastAsiaTheme="minorEastAsia"/>
              <w:noProof/>
            </w:rPr>
          </w:pPr>
          <w:ins w:id="164" w:author="Prabhvir Saran" w:date="2017-02-17T03:57:00Z">
            <w:del w:id="165" w:author="Prabhvir Saran [2]" w:date="2017-03-23T16:45:00Z">
              <w:r w:rsidRPr="00F91D8D" w:rsidDel="00F91D8D">
                <w:rPr>
                  <w:rStyle w:val="Hyperlink"/>
                  <w:noProof/>
                </w:rPr>
                <w:delText>Wireframe Page Layouts</w:delText>
              </w:r>
              <w:r w:rsidDel="00F91D8D">
                <w:rPr>
                  <w:noProof/>
                  <w:webHidden/>
                </w:rPr>
                <w:tab/>
                <w:delText>9</w:delText>
              </w:r>
            </w:del>
          </w:ins>
        </w:p>
        <w:p w14:paraId="72AF5D29" w14:textId="709B4DF9" w:rsidR="00A6287F" w:rsidDel="00F91D8D" w:rsidRDefault="00A6287F">
          <w:pPr>
            <w:pStyle w:val="TOC2"/>
            <w:tabs>
              <w:tab w:val="right" w:leader="dot" w:pos="9350"/>
            </w:tabs>
            <w:rPr>
              <w:ins w:id="166" w:author="Prabhvir Saran" w:date="2017-02-17T03:57:00Z"/>
              <w:del w:id="167" w:author="Prabhvir Saran [2]" w:date="2017-03-23T16:45:00Z"/>
              <w:rFonts w:eastAsiaTheme="minorEastAsia"/>
              <w:noProof/>
            </w:rPr>
          </w:pPr>
          <w:ins w:id="168" w:author="Prabhvir Saran" w:date="2017-02-17T03:57:00Z">
            <w:del w:id="169" w:author="Prabhvir Saran [2]" w:date="2017-03-23T16:45:00Z">
              <w:r w:rsidRPr="00F91D8D" w:rsidDel="00F91D8D">
                <w:rPr>
                  <w:rStyle w:val="Hyperlink"/>
                  <w:noProof/>
                </w:rPr>
                <w:delText>Print Layouts</w:delText>
              </w:r>
              <w:r w:rsidDel="00F91D8D">
                <w:rPr>
                  <w:noProof/>
                  <w:webHidden/>
                </w:rPr>
                <w:tab/>
                <w:delText>11</w:delText>
              </w:r>
            </w:del>
          </w:ins>
        </w:p>
        <w:p w14:paraId="4C95D871" w14:textId="4EA2A37D" w:rsidR="00A6287F" w:rsidDel="00F91D8D" w:rsidRDefault="00A6287F">
          <w:pPr>
            <w:pStyle w:val="TOC1"/>
            <w:tabs>
              <w:tab w:val="right" w:leader="dot" w:pos="9350"/>
            </w:tabs>
            <w:rPr>
              <w:ins w:id="170" w:author="Prabhvir Saran" w:date="2017-02-17T03:57:00Z"/>
              <w:del w:id="171" w:author="Prabhvir Saran [2]" w:date="2017-03-23T16:45:00Z"/>
              <w:rFonts w:eastAsiaTheme="minorEastAsia"/>
              <w:noProof/>
            </w:rPr>
          </w:pPr>
          <w:ins w:id="172" w:author="Prabhvir Saran" w:date="2017-02-17T03:57:00Z">
            <w:del w:id="173" w:author="Prabhvir Saran [2]" w:date="2017-03-23T16:45:00Z">
              <w:r w:rsidRPr="00F91D8D" w:rsidDel="00F91D8D">
                <w:rPr>
                  <w:rStyle w:val="Hyperlink"/>
                  <w:noProof/>
                </w:rPr>
                <w:delText>Appendix 1</w:delText>
              </w:r>
              <w:r w:rsidDel="00F91D8D">
                <w:rPr>
                  <w:noProof/>
                  <w:webHidden/>
                </w:rPr>
                <w:tab/>
                <w:delText>13</w:delText>
              </w:r>
            </w:del>
          </w:ins>
        </w:p>
        <w:p w14:paraId="2B9D4C48" w14:textId="62928A0C" w:rsidR="00A6287F" w:rsidDel="00F91D8D" w:rsidRDefault="00A6287F">
          <w:pPr>
            <w:pStyle w:val="TOC2"/>
            <w:tabs>
              <w:tab w:val="right" w:leader="dot" w:pos="9350"/>
            </w:tabs>
            <w:rPr>
              <w:ins w:id="174" w:author="Prabhvir Saran" w:date="2017-02-17T03:57:00Z"/>
              <w:del w:id="175" w:author="Prabhvir Saran [2]" w:date="2017-03-23T16:45:00Z"/>
              <w:rFonts w:eastAsiaTheme="minorEastAsia"/>
              <w:noProof/>
            </w:rPr>
          </w:pPr>
          <w:ins w:id="176" w:author="Prabhvir Saran" w:date="2017-02-17T03:57:00Z">
            <w:del w:id="177" w:author="Prabhvir Saran [2]" w:date="2017-03-23T16:45:00Z">
              <w:r w:rsidRPr="00F91D8D" w:rsidDel="00F91D8D">
                <w:rPr>
                  <w:rStyle w:val="Hyperlink"/>
                  <w:noProof/>
                </w:rPr>
                <w:delText>Introduction</w:delText>
              </w:r>
              <w:r w:rsidDel="00F91D8D">
                <w:rPr>
                  <w:noProof/>
                  <w:webHidden/>
                </w:rPr>
                <w:tab/>
                <w:delText>13</w:delText>
              </w:r>
            </w:del>
          </w:ins>
        </w:p>
        <w:p w14:paraId="4C8428D8" w14:textId="105E81AE" w:rsidR="00A6287F" w:rsidDel="00F91D8D" w:rsidRDefault="00A6287F">
          <w:pPr>
            <w:pStyle w:val="TOC2"/>
            <w:tabs>
              <w:tab w:val="right" w:leader="dot" w:pos="9350"/>
            </w:tabs>
            <w:rPr>
              <w:ins w:id="178" w:author="Prabhvir Saran" w:date="2017-02-17T03:57:00Z"/>
              <w:del w:id="179" w:author="Prabhvir Saran [2]" w:date="2017-03-23T16:45:00Z"/>
              <w:rFonts w:eastAsiaTheme="minorEastAsia"/>
              <w:noProof/>
            </w:rPr>
          </w:pPr>
          <w:ins w:id="180" w:author="Prabhvir Saran" w:date="2017-02-17T03:57:00Z">
            <w:del w:id="181" w:author="Prabhvir Saran [2]" w:date="2017-03-23T16:45:00Z">
              <w:r w:rsidRPr="00F91D8D" w:rsidDel="00F91D8D">
                <w:rPr>
                  <w:rStyle w:val="Hyperlink"/>
                  <w:noProof/>
                </w:rPr>
                <w:delText>About the website</w:delText>
              </w:r>
              <w:r w:rsidDel="00F91D8D">
                <w:rPr>
                  <w:noProof/>
                  <w:webHidden/>
                </w:rPr>
                <w:tab/>
                <w:delText>13</w:delText>
              </w:r>
            </w:del>
          </w:ins>
        </w:p>
        <w:p w14:paraId="051FB346" w14:textId="55496775" w:rsidR="00A6287F" w:rsidDel="00F91D8D" w:rsidRDefault="00A6287F">
          <w:pPr>
            <w:pStyle w:val="TOC2"/>
            <w:tabs>
              <w:tab w:val="right" w:leader="dot" w:pos="9350"/>
            </w:tabs>
            <w:rPr>
              <w:ins w:id="182" w:author="Prabhvir Saran" w:date="2017-02-17T03:57:00Z"/>
              <w:del w:id="183" w:author="Prabhvir Saran [2]" w:date="2017-03-23T16:45:00Z"/>
              <w:rFonts w:eastAsiaTheme="minorEastAsia"/>
              <w:noProof/>
            </w:rPr>
          </w:pPr>
          <w:ins w:id="184" w:author="Prabhvir Saran" w:date="2017-02-17T03:57:00Z">
            <w:del w:id="185" w:author="Prabhvir Saran [2]" w:date="2017-03-23T16:45:00Z">
              <w:r w:rsidRPr="00F91D8D" w:rsidDel="00F91D8D">
                <w:rPr>
                  <w:rStyle w:val="Hyperlink"/>
                  <w:noProof/>
                </w:rPr>
                <w:delText>Functional Requirements</w:delText>
              </w:r>
              <w:r w:rsidDel="00F91D8D">
                <w:rPr>
                  <w:noProof/>
                  <w:webHidden/>
                </w:rPr>
                <w:tab/>
                <w:delText>13</w:delText>
              </w:r>
            </w:del>
          </w:ins>
        </w:p>
        <w:p w14:paraId="2C2D3EE0" w14:textId="3373D7A3" w:rsidR="00A6287F" w:rsidDel="00F91D8D" w:rsidRDefault="00A6287F">
          <w:pPr>
            <w:pStyle w:val="TOC2"/>
            <w:tabs>
              <w:tab w:val="right" w:leader="dot" w:pos="9350"/>
            </w:tabs>
            <w:rPr>
              <w:ins w:id="186" w:author="Prabhvir Saran" w:date="2017-02-17T03:57:00Z"/>
              <w:del w:id="187" w:author="Prabhvir Saran [2]" w:date="2017-03-23T16:45:00Z"/>
              <w:rFonts w:eastAsiaTheme="minorEastAsia"/>
              <w:noProof/>
            </w:rPr>
          </w:pPr>
          <w:ins w:id="188" w:author="Prabhvir Saran" w:date="2017-02-17T03:57:00Z">
            <w:del w:id="189" w:author="Prabhvir Saran [2]" w:date="2017-03-23T16:45:00Z">
              <w:r w:rsidRPr="00F91D8D" w:rsidDel="00F91D8D">
                <w:rPr>
                  <w:rStyle w:val="Hyperlink"/>
                  <w:noProof/>
                </w:rPr>
                <w:delText>Work Plan</w:delText>
              </w:r>
              <w:r w:rsidDel="00F91D8D">
                <w:rPr>
                  <w:noProof/>
                  <w:webHidden/>
                </w:rPr>
                <w:tab/>
                <w:delText>14</w:delText>
              </w:r>
            </w:del>
          </w:ins>
        </w:p>
        <w:p w14:paraId="2CA4D823" w14:textId="0137D0F1" w:rsidR="00F911EF" w:rsidDel="00F91D8D" w:rsidRDefault="00F911EF">
          <w:pPr>
            <w:pStyle w:val="TOC1"/>
            <w:tabs>
              <w:tab w:val="right" w:leader="dot" w:pos="9350"/>
            </w:tabs>
            <w:rPr>
              <w:del w:id="190" w:author="Prabhvir Saran [2]" w:date="2017-03-23T16:45:00Z"/>
              <w:rFonts w:eastAsiaTheme="minorEastAsia"/>
              <w:noProof/>
            </w:rPr>
          </w:pPr>
          <w:del w:id="191" w:author="Prabhvir Saran [2]" w:date="2017-03-23T16:45:00Z">
            <w:r w:rsidRPr="00477C6C" w:rsidDel="00F91D8D">
              <w:rPr>
                <w:rPrChange w:id="192" w:author="Prabhvir Saran" w:date="2017-02-02T23:02:00Z">
                  <w:rPr>
                    <w:rStyle w:val="Hyperlink"/>
                    <w:noProof/>
                  </w:rPr>
                </w:rPrChange>
              </w:rPr>
              <w:delText>Milestone 2: Site Map and Page Design</w:delText>
            </w:r>
            <w:r w:rsidDel="00F91D8D">
              <w:rPr>
                <w:noProof/>
                <w:webHidden/>
              </w:rPr>
              <w:tab/>
              <w:delText>1</w:delText>
            </w:r>
          </w:del>
        </w:p>
        <w:p w14:paraId="4B04738F" w14:textId="3A8F8E93" w:rsidR="00F911EF" w:rsidDel="00F91D8D" w:rsidRDefault="00F911EF">
          <w:pPr>
            <w:pStyle w:val="TOC2"/>
            <w:tabs>
              <w:tab w:val="right" w:leader="dot" w:pos="9350"/>
            </w:tabs>
            <w:rPr>
              <w:del w:id="193" w:author="Prabhvir Saran [2]" w:date="2017-03-23T16:45:00Z"/>
              <w:rFonts w:eastAsiaTheme="minorEastAsia"/>
              <w:noProof/>
            </w:rPr>
          </w:pPr>
          <w:del w:id="194" w:author="Prabhvir Saran [2]" w:date="2017-03-23T16:45:00Z">
            <w:r w:rsidRPr="00477C6C" w:rsidDel="00F91D8D">
              <w:rPr>
                <w:rPrChange w:id="195" w:author="Prabhvir Saran" w:date="2017-02-02T23:02:00Z">
                  <w:rPr>
                    <w:rStyle w:val="Hyperlink"/>
                    <w:noProof/>
                  </w:rPr>
                </w:rPrChange>
              </w:rPr>
              <w:delText xml:space="preserve">HEMA Sitemap </w:delText>
            </w:r>
            <w:r w:rsidDel="00F91D8D">
              <w:rPr>
                <w:noProof/>
                <w:webHidden/>
              </w:rPr>
              <w:tab/>
              <w:delText>2</w:delText>
            </w:r>
          </w:del>
        </w:p>
        <w:p w14:paraId="04D21250" w14:textId="6F12F515" w:rsidR="00F911EF" w:rsidDel="00F91D8D" w:rsidRDefault="00F911EF">
          <w:pPr>
            <w:pStyle w:val="TOC3"/>
            <w:tabs>
              <w:tab w:val="right" w:leader="dot" w:pos="9350"/>
            </w:tabs>
            <w:rPr>
              <w:del w:id="196" w:author="Prabhvir Saran [2]" w:date="2017-03-23T16:45:00Z"/>
              <w:rFonts w:eastAsiaTheme="minorEastAsia"/>
              <w:noProof/>
            </w:rPr>
          </w:pPr>
          <w:del w:id="197" w:author="Prabhvir Saran [2]" w:date="2017-03-23T16:45:00Z">
            <w:r w:rsidRPr="00477C6C" w:rsidDel="00F91D8D">
              <w:rPr>
                <w:rPrChange w:id="198" w:author="Prabhvir Saran" w:date="2017-02-02T23:02:00Z">
                  <w:rPr>
                    <w:rStyle w:val="Hyperlink"/>
                    <w:noProof/>
                  </w:rPr>
                </w:rPrChange>
              </w:rPr>
              <w:delText>Home</w:delText>
            </w:r>
            <w:r w:rsidDel="00F91D8D">
              <w:rPr>
                <w:noProof/>
                <w:webHidden/>
              </w:rPr>
              <w:tab/>
              <w:delText>2</w:delText>
            </w:r>
          </w:del>
        </w:p>
        <w:p w14:paraId="0A1546FB" w14:textId="1A1A939C" w:rsidR="00F911EF" w:rsidDel="00F91D8D" w:rsidRDefault="00F911EF">
          <w:pPr>
            <w:pStyle w:val="TOC3"/>
            <w:tabs>
              <w:tab w:val="right" w:leader="dot" w:pos="9350"/>
            </w:tabs>
            <w:rPr>
              <w:del w:id="199" w:author="Prabhvir Saran [2]" w:date="2017-03-23T16:45:00Z"/>
              <w:rFonts w:eastAsiaTheme="minorEastAsia"/>
              <w:noProof/>
            </w:rPr>
          </w:pPr>
          <w:del w:id="200" w:author="Prabhvir Saran [2]" w:date="2017-03-23T16:45:00Z">
            <w:r w:rsidRPr="00477C6C" w:rsidDel="00F91D8D">
              <w:rPr>
                <w:rPrChange w:id="201" w:author="Prabhvir Saran" w:date="2017-02-02T23:02:00Z">
                  <w:rPr>
                    <w:rStyle w:val="Hyperlink"/>
                    <w:noProof/>
                  </w:rPr>
                </w:rPrChange>
              </w:rPr>
              <w:delText>Page Layout</w:delText>
            </w:r>
            <w:r w:rsidDel="00F91D8D">
              <w:rPr>
                <w:noProof/>
                <w:webHidden/>
              </w:rPr>
              <w:tab/>
              <w:delText>2</w:delText>
            </w:r>
          </w:del>
        </w:p>
        <w:p w14:paraId="6D50BC56" w14:textId="26B37C6C" w:rsidR="00F911EF" w:rsidDel="00F91D8D" w:rsidRDefault="00F911EF">
          <w:pPr>
            <w:pStyle w:val="TOC3"/>
            <w:tabs>
              <w:tab w:val="right" w:leader="dot" w:pos="9350"/>
            </w:tabs>
            <w:rPr>
              <w:del w:id="202" w:author="Prabhvir Saran [2]" w:date="2017-03-23T16:45:00Z"/>
              <w:rStyle w:val="Hyperlink"/>
              <w:noProof/>
            </w:rPr>
          </w:pPr>
          <w:del w:id="203" w:author="Prabhvir Saran [2]" w:date="2017-03-23T16:45:00Z">
            <w:r w:rsidRPr="00477C6C" w:rsidDel="00F91D8D">
              <w:rPr>
                <w:rPrChange w:id="204" w:author="Prabhvir Saran" w:date="2017-02-02T23:02:00Z">
                  <w:rPr>
                    <w:rStyle w:val="Hyperlink"/>
                    <w:noProof/>
                  </w:rPr>
                </w:rPrChange>
              </w:rPr>
              <w:delText>Color Scheme</w:delText>
            </w:r>
            <w:r w:rsidDel="00F91D8D">
              <w:rPr>
                <w:noProof/>
                <w:webHidden/>
              </w:rPr>
              <w:tab/>
              <w:delText>5</w:delText>
            </w:r>
          </w:del>
        </w:p>
        <w:p w14:paraId="21F646CF" w14:textId="77777777" w:rsidR="009774A5" w:rsidRPr="009774A5" w:rsidDel="00F91D8D" w:rsidRDefault="009774A5" w:rsidP="009774A5">
          <w:pPr>
            <w:rPr>
              <w:del w:id="205" w:author="Prabhvir Saran [2]" w:date="2017-03-23T16:45:00Z"/>
              <w:noProof/>
            </w:rPr>
          </w:pPr>
        </w:p>
        <w:p w14:paraId="4D560F13" w14:textId="0A50A9E6" w:rsidR="00F911EF" w:rsidDel="00F91D8D" w:rsidRDefault="00F911EF">
          <w:pPr>
            <w:pStyle w:val="TOC1"/>
            <w:tabs>
              <w:tab w:val="right" w:leader="dot" w:pos="9350"/>
            </w:tabs>
            <w:rPr>
              <w:del w:id="206" w:author="Prabhvir Saran [2]" w:date="2017-03-23T16:45:00Z"/>
              <w:rFonts w:eastAsiaTheme="minorEastAsia"/>
              <w:noProof/>
            </w:rPr>
          </w:pPr>
          <w:del w:id="207" w:author="Prabhvir Saran [2]" w:date="2017-03-23T16:45:00Z">
            <w:r w:rsidRPr="00477C6C" w:rsidDel="00F91D8D">
              <w:rPr>
                <w:rPrChange w:id="208" w:author="Prabhvir Saran" w:date="2017-02-02T23:02:00Z">
                  <w:rPr>
                    <w:rStyle w:val="Hyperlink"/>
                    <w:noProof/>
                  </w:rPr>
                </w:rPrChange>
              </w:rPr>
              <w:delText>Appendix 1</w:delText>
            </w:r>
            <w:r w:rsidDel="00F91D8D">
              <w:rPr>
                <w:noProof/>
                <w:webHidden/>
              </w:rPr>
              <w:tab/>
              <w:delText>6</w:delText>
            </w:r>
          </w:del>
        </w:p>
        <w:p w14:paraId="798D3207" w14:textId="07158778" w:rsidR="00F911EF" w:rsidDel="00F91D8D" w:rsidRDefault="00F911EF">
          <w:pPr>
            <w:pStyle w:val="TOC2"/>
            <w:tabs>
              <w:tab w:val="right" w:leader="dot" w:pos="9350"/>
            </w:tabs>
            <w:rPr>
              <w:del w:id="209" w:author="Prabhvir Saran [2]" w:date="2017-03-23T16:45:00Z"/>
              <w:rFonts w:eastAsiaTheme="minorEastAsia"/>
              <w:noProof/>
            </w:rPr>
          </w:pPr>
          <w:del w:id="210" w:author="Prabhvir Saran [2]" w:date="2017-03-23T16:45:00Z">
            <w:r w:rsidRPr="00477C6C" w:rsidDel="00F91D8D">
              <w:rPr>
                <w:rPrChange w:id="211" w:author="Prabhvir Saran" w:date="2017-02-02T23:02:00Z">
                  <w:rPr>
                    <w:rStyle w:val="Hyperlink"/>
                    <w:noProof/>
                  </w:rPr>
                </w:rPrChange>
              </w:rPr>
              <w:delText>Introduction</w:delText>
            </w:r>
            <w:r w:rsidDel="00F91D8D">
              <w:rPr>
                <w:noProof/>
                <w:webHidden/>
              </w:rPr>
              <w:tab/>
              <w:delText>6</w:delText>
            </w:r>
          </w:del>
        </w:p>
        <w:p w14:paraId="38C5267D" w14:textId="2B11732E" w:rsidR="00F911EF" w:rsidDel="00F91D8D" w:rsidRDefault="00F911EF">
          <w:pPr>
            <w:pStyle w:val="TOC2"/>
            <w:tabs>
              <w:tab w:val="right" w:leader="dot" w:pos="9350"/>
            </w:tabs>
            <w:rPr>
              <w:del w:id="212" w:author="Prabhvir Saran [2]" w:date="2017-03-23T16:45:00Z"/>
              <w:rFonts w:eastAsiaTheme="minorEastAsia"/>
              <w:noProof/>
            </w:rPr>
          </w:pPr>
          <w:del w:id="213" w:author="Prabhvir Saran [2]" w:date="2017-03-23T16:45:00Z">
            <w:r w:rsidRPr="00477C6C" w:rsidDel="00F91D8D">
              <w:rPr>
                <w:rPrChange w:id="214" w:author="Prabhvir Saran" w:date="2017-02-02T23:02:00Z">
                  <w:rPr>
                    <w:rStyle w:val="Hyperlink"/>
                    <w:noProof/>
                  </w:rPr>
                </w:rPrChange>
              </w:rPr>
              <w:delText>About the website</w:delText>
            </w:r>
            <w:r w:rsidDel="00F91D8D">
              <w:rPr>
                <w:noProof/>
                <w:webHidden/>
              </w:rPr>
              <w:tab/>
              <w:delText>6</w:delText>
            </w:r>
          </w:del>
        </w:p>
        <w:p w14:paraId="7E624B45" w14:textId="2C21DBB9" w:rsidR="00F911EF" w:rsidDel="00F91D8D" w:rsidRDefault="00F911EF">
          <w:pPr>
            <w:pStyle w:val="TOC2"/>
            <w:tabs>
              <w:tab w:val="right" w:leader="dot" w:pos="9350"/>
            </w:tabs>
            <w:rPr>
              <w:del w:id="215" w:author="Prabhvir Saran [2]" w:date="2017-03-23T16:45:00Z"/>
              <w:rFonts w:eastAsiaTheme="minorEastAsia"/>
              <w:noProof/>
            </w:rPr>
          </w:pPr>
          <w:del w:id="216" w:author="Prabhvir Saran [2]" w:date="2017-03-23T16:45:00Z">
            <w:r w:rsidRPr="00477C6C" w:rsidDel="00F91D8D">
              <w:rPr>
                <w:rPrChange w:id="217" w:author="Prabhvir Saran" w:date="2017-02-02T23:02:00Z">
                  <w:rPr>
                    <w:rStyle w:val="Hyperlink"/>
                    <w:noProof/>
                  </w:rPr>
                </w:rPrChange>
              </w:rPr>
              <w:delText>Functional Requirements</w:delText>
            </w:r>
            <w:r w:rsidDel="00F91D8D">
              <w:rPr>
                <w:noProof/>
                <w:webHidden/>
              </w:rPr>
              <w:tab/>
              <w:delText>6</w:delText>
            </w:r>
          </w:del>
        </w:p>
        <w:p w14:paraId="1BEE894F" w14:textId="63B7FE65" w:rsidR="00F911EF" w:rsidDel="00F91D8D" w:rsidRDefault="00F911EF">
          <w:pPr>
            <w:pStyle w:val="TOC2"/>
            <w:tabs>
              <w:tab w:val="right" w:leader="dot" w:pos="9350"/>
            </w:tabs>
            <w:rPr>
              <w:del w:id="218" w:author="Prabhvir Saran [2]" w:date="2017-03-23T16:45:00Z"/>
              <w:rFonts w:eastAsiaTheme="minorEastAsia"/>
              <w:noProof/>
            </w:rPr>
          </w:pPr>
          <w:del w:id="219" w:author="Prabhvir Saran [2]" w:date="2017-03-23T16:45:00Z">
            <w:r w:rsidRPr="00477C6C" w:rsidDel="00F91D8D">
              <w:rPr>
                <w:rPrChange w:id="220" w:author="Prabhvir Saran" w:date="2017-02-02T23:02:00Z">
                  <w:rPr>
                    <w:rStyle w:val="Hyperlink"/>
                    <w:noProof/>
                  </w:rPr>
                </w:rPrChange>
              </w:rPr>
              <w:delText>Work Plan</w:delText>
            </w:r>
            <w:r w:rsidDel="00F91D8D">
              <w:rPr>
                <w:noProof/>
                <w:webHidden/>
              </w:rPr>
              <w:tab/>
              <w:delText>7</w:delText>
            </w:r>
          </w:del>
        </w:p>
        <w:p w14:paraId="64ED3D0B" w14:textId="591FBB7F" w:rsidR="00EC6476" w:rsidRDefault="00EC6476">
          <w:pPr>
            <w:rPr>
              <w:ins w:id="221" w:author="Prabhvir Saran" w:date="2017-02-02T16:03:00Z"/>
            </w:rPr>
          </w:pPr>
          <w:ins w:id="222" w:author="Prabhvir Saran" w:date="2017-02-02T16:03:00Z">
            <w:r>
              <w:rPr>
                <w:b/>
                <w:bCs/>
                <w:noProof/>
              </w:rPr>
              <w:fldChar w:fldCharType="end"/>
            </w:r>
          </w:ins>
        </w:p>
        <w:customXmlInsRangeStart w:id="223" w:author="Prabhvir Saran" w:date="2017-02-02T16:03:00Z"/>
      </w:sdtContent>
    </w:sdt>
    <w:customXmlInsRangeEnd w:id="223"/>
    <w:p w14:paraId="2FE91B55" w14:textId="77777777" w:rsidR="00F91D8D" w:rsidRDefault="00F91D8D" w:rsidP="00F91D8D">
      <w:pPr>
        <w:pStyle w:val="Heading1"/>
        <w:jc w:val="center"/>
        <w:rPr>
          <w:ins w:id="224" w:author="Prabhvir Saran [2]" w:date="2017-03-23T16:46:00Z"/>
          <w:b/>
          <w:sz w:val="36"/>
          <w:u w:val="single"/>
        </w:rPr>
      </w:pPr>
      <w:bookmarkStart w:id="225" w:name="_Toc478050861"/>
      <w:ins w:id="226" w:author="Prabhvir Saran [2]" w:date="2017-03-23T16:46:00Z">
        <w:r>
          <w:rPr>
            <w:b/>
            <w:sz w:val="36"/>
            <w:u w:val="single"/>
          </w:rPr>
          <w:lastRenderedPageBreak/>
          <w:t>Milestone 4</w:t>
        </w:r>
        <w:r w:rsidRPr="00A22D7F">
          <w:rPr>
            <w:b/>
            <w:sz w:val="36"/>
            <w:u w:val="single"/>
          </w:rPr>
          <w:t xml:space="preserve">: </w:t>
        </w:r>
        <w:r w:rsidRPr="001F3D88">
          <w:rPr>
            <w:b/>
            <w:sz w:val="36"/>
            <w:u w:val="single"/>
          </w:rPr>
          <w:t xml:space="preserve">Deployed </w:t>
        </w:r>
        <w:proofErr w:type="spellStart"/>
        <w:r w:rsidRPr="001F3D88">
          <w:rPr>
            <w:b/>
            <w:sz w:val="36"/>
            <w:u w:val="single"/>
          </w:rPr>
          <w:t>Javascript</w:t>
        </w:r>
        <w:proofErr w:type="spellEnd"/>
        <w:r w:rsidRPr="001F3D88">
          <w:rPr>
            <w:b/>
            <w:sz w:val="36"/>
            <w:u w:val="single"/>
          </w:rPr>
          <w:t>-enabled site – validated, tested</w:t>
        </w:r>
        <w:bookmarkEnd w:id="225"/>
      </w:ins>
    </w:p>
    <w:p w14:paraId="1CCA5AB5" w14:textId="77777777" w:rsidR="00F91D8D" w:rsidRDefault="00F91D8D" w:rsidP="00F91D8D">
      <w:pPr>
        <w:rPr>
          <w:ins w:id="227" w:author="Prabhvir Saran [2]" w:date="2017-03-23T16:46:00Z"/>
        </w:rPr>
      </w:pPr>
    </w:p>
    <w:p w14:paraId="1A068887" w14:textId="77777777" w:rsidR="00F91D8D" w:rsidRPr="00FF76DD" w:rsidRDefault="00F91D8D" w:rsidP="00F91D8D">
      <w:pPr>
        <w:pStyle w:val="Heading2"/>
        <w:spacing w:after="240"/>
        <w:rPr>
          <w:ins w:id="228" w:author="Prabhvir Saran [2]" w:date="2017-03-23T16:46:00Z"/>
        </w:rPr>
      </w:pPr>
      <w:bookmarkStart w:id="229" w:name="_Toc478050862"/>
      <w:proofErr w:type="spellStart"/>
      <w:ins w:id="230" w:author="Prabhvir Saran [2]" w:date="2017-03-23T16:46:00Z">
        <w:r>
          <w:t>Url</w:t>
        </w:r>
        <w:proofErr w:type="spellEnd"/>
        <w:r>
          <w:t xml:space="preserve"> of the website</w:t>
        </w:r>
        <w:bookmarkEnd w:id="229"/>
      </w:ins>
    </w:p>
    <w:p w14:paraId="07B0746B" w14:textId="7D1BF39D" w:rsidR="00F91D8D" w:rsidRDefault="00F91D8D" w:rsidP="00F91D8D">
      <w:pPr>
        <w:spacing w:after="240"/>
        <w:rPr>
          <w:ins w:id="231" w:author="Prabhvir Saran [2]" w:date="2017-03-23T16:52:00Z"/>
        </w:rPr>
      </w:pPr>
      <w:ins w:id="232" w:author="Prabhvir Saran [2]" w:date="2017-03-23T16:46:00Z">
        <w:r w:rsidRPr="00A22D7F">
          <w:t>http://students.bcitdev.com/A00980505/G2/</w:t>
        </w:r>
        <w:r>
          <w:t xml:space="preserve"> </w:t>
        </w:r>
      </w:ins>
    </w:p>
    <w:p w14:paraId="7A037C71" w14:textId="14A63AE9" w:rsidR="00980BFC" w:rsidRDefault="00980BFC">
      <w:pPr>
        <w:pStyle w:val="Heading2"/>
        <w:rPr>
          <w:ins w:id="233" w:author="Prabhvir Saran [2]" w:date="2017-03-23T16:52:00Z"/>
        </w:rPr>
        <w:pPrChange w:id="234" w:author="Prabhvir Saran [2]" w:date="2017-03-23T16:52:00Z">
          <w:pPr>
            <w:spacing w:after="240"/>
          </w:pPr>
        </w:pPrChange>
      </w:pPr>
      <w:ins w:id="235" w:author="Prabhvir Saran [2]" w:date="2017-03-23T16:52:00Z">
        <w:r>
          <w:t xml:space="preserve">List of all the items completed </w:t>
        </w:r>
      </w:ins>
    </w:p>
    <w:p w14:paraId="482EBF08" w14:textId="444FDC68" w:rsidR="00980BFC" w:rsidRDefault="006B3F3B">
      <w:pPr>
        <w:pStyle w:val="ListParagraph"/>
        <w:numPr>
          <w:ilvl w:val="0"/>
          <w:numId w:val="18"/>
        </w:numPr>
        <w:rPr>
          <w:ins w:id="236" w:author="Prabhvir Saran [2]" w:date="2017-03-23T16:52:00Z"/>
        </w:rPr>
        <w:pPrChange w:id="237" w:author="Prabhvir Saran [2]" w:date="2017-03-23T17:00:00Z">
          <w:pPr>
            <w:spacing w:after="240"/>
          </w:pPr>
        </w:pPrChange>
      </w:pPr>
      <w:ins w:id="238" w:author="Prabhvir Saran [2]" w:date="2017-03-23T16:53:00Z">
        <w:r>
          <w:t xml:space="preserve">Input </w:t>
        </w:r>
      </w:ins>
      <w:ins w:id="239" w:author="Prabhvir Saran [2]" w:date="2017-03-23T16:58:00Z">
        <w:r>
          <w:t xml:space="preserve">requirements were </w:t>
        </w:r>
      </w:ins>
      <w:ins w:id="240" w:author="Prabhvir Saran [2]" w:date="2017-03-23T16:59:00Z">
        <w:r>
          <w:t xml:space="preserve">formed for each </w:t>
        </w:r>
      </w:ins>
      <w:ins w:id="241" w:author="Prabhvir Saran [2]" w:date="2017-03-23T17:05:00Z">
        <w:r w:rsidR="00922D5A">
          <w:t>field</w:t>
        </w:r>
      </w:ins>
      <w:ins w:id="242" w:author="Prabhvir Saran [2]" w:date="2017-03-23T16:59:00Z">
        <w:r>
          <w:t xml:space="preserve">. </w:t>
        </w:r>
      </w:ins>
      <w:ins w:id="243" w:author="Prabhvir Saran [2]" w:date="2017-03-23T16:53:00Z">
        <w:r>
          <w:t xml:space="preserve"> </w:t>
        </w:r>
      </w:ins>
    </w:p>
    <w:p w14:paraId="0DD07C85" w14:textId="61070754" w:rsidR="00980BFC" w:rsidRDefault="006B3F3B">
      <w:pPr>
        <w:pStyle w:val="ListParagraph"/>
        <w:numPr>
          <w:ilvl w:val="0"/>
          <w:numId w:val="18"/>
        </w:numPr>
        <w:rPr>
          <w:ins w:id="244" w:author="Prabhvir Saran [2]" w:date="2017-03-23T17:29:00Z"/>
        </w:rPr>
        <w:pPrChange w:id="245" w:author="Prabhvir Saran [2]" w:date="2017-03-23T17:00:00Z">
          <w:pPr>
            <w:spacing w:after="240"/>
          </w:pPr>
        </w:pPrChange>
      </w:pPr>
      <w:ins w:id="246" w:author="Prabhvir Saran [2]" w:date="2017-03-23T17:00:00Z">
        <w:r>
          <w:t>The forums were tested using a classmate</w:t>
        </w:r>
      </w:ins>
    </w:p>
    <w:p w14:paraId="65B11102" w14:textId="56F6935C" w:rsidR="004154BF" w:rsidRDefault="004154BF">
      <w:pPr>
        <w:pStyle w:val="ListParagraph"/>
        <w:numPr>
          <w:ilvl w:val="0"/>
          <w:numId w:val="18"/>
        </w:numPr>
        <w:rPr>
          <w:ins w:id="247" w:author="Prabhvir Saran [2]" w:date="2017-03-23T17:00:00Z"/>
        </w:rPr>
        <w:pPrChange w:id="248" w:author="Prabhvir Saran [2]" w:date="2017-03-23T17:00:00Z">
          <w:pPr>
            <w:spacing w:after="240"/>
          </w:pPr>
        </w:pPrChange>
      </w:pPr>
      <w:ins w:id="249" w:author="Prabhvir Saran [2]" w:date="2017-03-23T17:29:00Z">
        <w:r>
          <w:t xml:space="preserve">Tables were created for the </w:t>
        </w:r>
      </w:ins>
      <w:ins w:id="250" w:author="Prabhvir Saran [2]" w:date="2017-03-23T17:30:00Z">
        <w:r>
          <w:t>validation requirements and testing</w:t>
        </w:r>
      </w:ins>
    </w:p>
    <w:p w14:paraId="2AB4EFD3" w14:textId="1EC4052B" w:rsidR="006B3F3B" w:rsidRDefault="004154BF">
      <w:pPr>
        <w:pStyle w:val="ListParagraph"/>
        <w:numPr>
          <w:ilvl w:val="0"/>
          <w:numId w:val="18"/>
        </w:numPr>
        <w:rPr>
          <w:ins w:id="251" w:author="Prabhvir Saran [2]" w:date="2017-03-23T17:01:00Z"/>
        </w:rPr>
        <w:pPrChange w:id="252" w:author="Prabhvir Saran [2]" w:date="2017-03-23T17:00:00Z">
          <w:pPr>
            <w:spacing w:after="240"/>
          </w:pPr>
        </w:pPrChange>
      </w:pPr>
      <w:ins w:id="253" w:author="Prabhvir Saran [2]" w:date="2017-03-23T17:28:00Z">
        <w:r>
          <w:t>A</w:t>
        </w:r>
      </w:ins>
      <w:ins w:id="254" w:author="Prabhvir Saran [2]" w:date="2017-03-23T17:00:00Z">
        <w:r>
          <w:t xml:space="preserve"> third party widget was </w:t>
        </w:r>
        <w:r w:rsidR="006B3F3B">
          <w:t xml:space="preserve">added to </w:t>
        </w:r>
      </w:ins>
      <w:ins w:id="255" w:author="Prabhvir Saran [2]" w:date="2017-03-23T17:01:00Z">
        <w:r w:rsidR="006B3F3B">
          <w:t xml:space="preserve">the website. </w:t>
        </w:r>
      </w:ins>
    </w:p>
    <w:p w14:paraId="6FB0C536" w14:textId="75BC052E" w:rsidR="006B3F3B" w:rsidRDefault="006B3F3B">
      <w:pPr>
        <w:pStyle w:val="ListParagraph"/>
        <w:numPr>
          <w:ilvl w:val="0"/>
          <w:numId w:val="18"/>
        </w:numPr>
        <w:rPr>
          <w:ins w:id="256" w:author="Prabhvir Saran [2]" w:date="2017-03-23T17:00:00Z"/>
        </w:rPr>
        <w:pPrChange w:id="257" w:author="Prabhvir Saran [2]" w:date="2017-03-23T17:00:00Z">
          <w:pPr>
            <w:spacing w:after="240"/>
          </w:pPr>
        </w:pPrChange>
      </w:pPr>
      <w:ins w:id="258" w:author="Prabhvir Saran [2]" w:date="2017-03-23T17:01:00Z">
        <w:r>
          <w:t xml:space="preserve">The website was tested with </w:t>
        </w:r>
      </w:ins>
      <w:ins w:id="259" w:author="Prabhvir Saran [2]" w:date="2017-03-23T17:04:00Z">
        <w:r>
          <w:t>JavaScript</w:t>
        </w:r>
      </w:ins>
      <w:ins w:id="260" w:author="Prabhvir Saran [2]" w:date="2017-03-23T17:01:00Z">
        <w:r>
          <w:t xml:space="preserve"> disabled </w:t>
        </w:r>
      </w:ins>
    </w:p>
    <w:p w14:paraId="678CA4DB" w14:textId="199D44A5" w:rsidR="0052364E" w:rsidRDefault="0052364E" w:rsidP="0052364E">
      <w:pPr>
        <w:pStyle w:val="Heading2"/>
        <w:rPr>
          <w:ins w:id="261" w:author="Prabhvir Saran [2]" w:date="2017-03-23T17:27:00Z"/>
        </w:rPr>
      </w:pPr>
      <w:ins w:id="262" w:author="Prabhvir Saran [2]" w:date="2017-03-23T17:27:00Z">
        <w:r w:rsidRPr="00FF76DD">
          <w:t>Additional work/Issues/Changes</w:t>
        </w:r>
      </w:ins>
    </w:p>
    <w:p w14:paraId="7D2BA23D" w14:textId="4C0F9338" w:rsidR="006B3F3B" w:rsidRPr="00980BFC" w:rsidRDefault="0052364E">
      <w:pPr>
        <w:rPr>
          <w:ins w:id="263" w:author="Prabhvir Saran [2]" w:date="2017-03-23T16:46:00Z"/>
        </w:rPr>
        <w:pPrChange w:id="264" w:author="Prabhvir Saran [2]" w:date="2017-03-23T16:52:00Z">
          <w:pPr>
            <w:spacing w:after="240"/>
          </w:pPr>
        </w:pPrChange>
      </w:pPr>
      <w:proofErr w:type="spellStart"/>
      <w:ins w:id="265" w:author="Prabhvir Saran [2]" w:date="2017-03-23T17:27:00Z">
        <w:r>
          <w:t>Jquery</w:t>
        </w:r>
        <w:proofErr w:type="spellEnd"/>
        <w:r>
          <w:t xml:space="preserve"> is now being used to hide or show the div elements on the </w:t>
        </w:r>
      </w:ins>
      <w:ins w:id="266" w:author="Prabhvir Saran [2]" w:date="2017-03-23T17:28:00Z">
        <w:r>
          <w:t xml:space="preserve">HEMA styles page. </w:t>
        </w:r>
      </w:ins>
    </w:p>
    <w:p w14:paraId="2AEBD665" w14:textId="1BC850C9" w:rsidR="00776164" w:rsidRPr="009000FD" w:rsidDel="009000FD" w:rsidRDefault="00F91D8D">
      <w:pPr>
        <w:pStyle w:val="Heading2"/>
        <w:rPr>
          <w:del w:id="267" w:author="Prabhvir Saran [2]" w:date="2017-03-23T17:05:00Z"/>
          <w:rPrChange w:id="268" w:author="Prabhvir Saran [2]" w:date="2017-03-23T17:05:00Z">
            <w:rPr>
              <w:del w:id="269" w:author="Prabhvir Saran [2]" w:date="2017-03-23T17:05:00Z"/>
              <w:sz w:val="36"/>
            </w:rPr>
          </w:rPrChange>
        </w:rPr>
        <w:pPrChange w:id="270" w:author="Prabhvir Saran [2]" w:date="2017-03-23T17:05:00Z">
          <w:pPr/>
        </w:pPrChange>
      </w:pPr>
      <w:bookmarkStart w:id="271" w:name="_Toc478050863"/>
      <w:ins w:id="272" w:author="Prabhvir Saran [2]" w:date="2017-03-23T16:46:00Z">
        <w:r>
          <w:t>1. Defining</w:t>
        </w:r>
        <w:r w:rsidRPr="007F45C0">
          <w:t xml:space="preserve"> validation requirements</w:t>
        </w:r>
      </w:ins>
      <w:bookmarkEnd w:id="271"/>
    </w:p>
    <w:p w14:paraId="348C9B23" w14:textId="77777777" w:rsidR="00776164" w:rsidRDefault="00776164">
      <w:pPr>
        <w:pStyle w:val="Heading2"/>
        <w:pPrChange w:id="273"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F91D8D" w14:paraId="7D0D9615" w14:textId="77777777" w:rsidTr="00F91D8D">
        <w:trPr>
          <w:cnfStyle w:val="100000000000" w:firstRow="1" w:lastRow="0" w:firstColumn="0" w:lastColumn="0" w:oddVBand="0" w:evenVBand="0" w:oddHBand="0" w:evenHBand="0" w:firstRowFirstColumn="0" w:firstRowLastColumn="0" w:lastRowFirstColumn="0" w:lastRowLastColumn="0"/>
          <w:trHeight w:val="296"/>
          <w:ins w:id="274"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7FBAFD" w14:textId="77777777" w:rsidR="00F91D8D" w:rsidRDefault="00F91D8D" w:rsidP="00F91D8D">
            <w:pPr>
              <w:rPr>
                <w:ins w:id="275" w:author="Prabhvir Saran [2]" w:date="2017-03-23T16:46:00Z"/>
              </w:rPr>
            </w:pPr>
            <w:ins w:id="276" w:author="Prabhvir Saran [2]" w:date="2017-03-23T16:46:00Z">
              <w:r w:rsidRPr="00B91E60">
                <w:t>Comment form:</w:t>
              </w:r>
            </w:ins>
          </w:p>
        </w:tc>
        <w:tc>
          <w:tcPr>
            <w:tcW w:w="4416" w:type="dxa"/>
          </w:tcPr>
          <w:p w14:paraId="4D35694E" w14:textId="77777777" w:rsidR="00F91D8D" w:rsidRDefault="00F91D8D" w:rsidP="00F91D8D">
            <w:pPr>
              <w:cnfStyle w:val="100000000000" w:firstRow="1" w:lastRow="0" w:firstColumn="0" w:lastColumn="0" w:oddVBand="0" w:evenVBand="0" w:oddHBand="0" w:evenHBand="0" w:firstRowFirstColumn="0" w:firstRowLastColumn="0" w:lastRowFirstColumn="0" w:lastRowLastColumn="0"/>
              <w:rPr>
                <w:ins w:id="277" w:author="Prabhvir Saran [2]" w:date="2017-03-23T16:46:00Z"/>
              </w:rPr>
            </w:pPr>
          </w:p>
        </w:tc>
        <w:tc>
          <w:tcPr>
            <w:tcW w:w="3216" w:type="dxa"/>
          </w:tcPr>
          <w:p w14:paraId="1515B6AC" w14:textId="77777777" w:rsidR="00F91D8D" w:rsidRDefault="00F91D8D" w:rsidP="00F91D8D">
            <w:pPr>
              <w:cnfStyle w:val="100000000000" w:firstRow="1" w:lastRow="0" w:firstColumn="0" w:lastColumn="0" w:oddVBand="0" w:evenVBand="0" w:oddHBand="0" w:evenHBand="0" w:firstRowFirstColumn="0" w:firstRowLastColumn="0" w:lastRowFirstColumn="0" w:lastRowLastColumn="0"/>
              <w:rPr>
                <w:ins w:id="278"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279"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280" w:author="Prabhvir Saran [2]" w:date="2017-03-23T16:46:00Z"/>
              </w:rPr>
            </w:pPr>
            <w:ins w:id="281"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82" w:author="Prabhvir Saran [2]" w:date="2017-03-23T16:46:00Z"/>
              </w:rPr>
            </w:pPr>
            <w:ins w:id="283"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84" w:author="Prabhvir Saran [2]" w:date="2017-03-23T16:46:00Z"/>
              </w:rPr>
            </w:pPr>
            <w:ins w:id="285" w:author="Prabhvir Saran [2]" w:date="2017-03-23T16:46:00Z">
              <w:r>
                <w:t xml:space="preserve">Explanation   </w:t>
              </w:r>
            </w:ins>
          </w:p>
        </w:tc>
      </w:tr>
      <w:tr w:rsidR="00F91D8D" w14:paraId="47C9ADA4" w14:textId="77777777" w:rsidTr="00F91D8D">
        <w:trPr>
          <w:trHeight w:val="593"/>
          <w:ins w:id="286"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287" w:author="Prabhvir Saran [2]" w:date="2017-03-23T16:46:00Z"/>
              </w:rPr>
            </w:pPr>
            <w:ins w:id="288" w:author="Prabhvir Saran [2]" w:date="2017-03-23T16:46:00Z">
              <w:r w:rsidRPr="00B91E60">
                <w:t>Name:</w:t>
              </w:r>
            </w:ins>
          </w:p>
        </w:tc>
        <w:tc>
          <w:tcPr>
            <w:tcW w:w="4416" w:type="dxa"/>
          </w:tcPr>
          <w:p w14:paraId="6A06D2C7"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289" w:author="Prabhvir Saran [2]" w:date="2017-03-23T16:46:00Z"/>
              </w:rPr>
            </w:pPr>
            <w:ins w:id="290" w:author="Prabhvir Saran [2]" w:date="2017-03-23T16:46:00Z">
              <w:r w:rsidRPr="00B91E60">
                <w:t>Alphanumeric and !@#%^&amp;*_ symbols allowed.</w:t>
              </w:r>
            </w:ins>
          </w:p>
        </w:tc>
        <w:tc>
          <w:tcPr>
            <w:tcW w:w="3216" w:type="dxa"/>
          </w:tcPr>
          <w:p w14:paraId="22D1056B"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291" w:author="Prabhvir Saran [2]" w:date="2017-03-23T16:46:00Z"/>
              </w:rPr>
            </w:pPr>
            <w:ins w:id="292" w:author="Prabhvir Saran [2]" w:date="2017-03-23T16:46:00Z">
              <w:r>
                <w:t>So, we know who wrote the comment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293"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294" w:author="Prabhvir Saran [2]" w:date="2017-03-23T16:46:00Z"/>
              </w:rPr>
            </w:pPr>
            <w:ins w:id="295" w:author="Prabhvir Saran [2]" w:date="2017-03-23T16:46:00Z">
              <w:r w:rsidRPr="00B91E60">
                <w:t>Email:</w:t>
              </w:r>
            </w:ins>
          </w:p>
        </w:tc>
        <w:tc>
          <w:tcPr>
            <w:tcW w:w="4416" w:type="dxa"/>
          </w:tcPr>
          <w:p w14:paraId="5B6283A1"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96" w:author="Prabhvir Saran [2]" w:date="2017-03-23T16:46:00Z"/>
              </w:rPr>
            </w:pPr>
            <w:ins w:id="297" w:author="Prabhvir Saran [2]" w:date="2017-03-23T16:46:00Z">
              <w:r>
                <w:t xml:space="preserve">someone123@(alphanumeric string)  </w:t>
              </w:r>
            </w:ins>
          </w:p>
        </w:tc>
        <w:tc>
          <w:tcPr>
            <w:tcW w:w="3216" w:type="dxa"/>
          </w:tcPr>
          <w:p w14:paraId="6D608DBA"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98" w:author="Prabhvir Saran [2]" w:date="2017-03-23T16:46:00Z"/>
              </w:rPr>
            </w:pPr>
            <w:ins w:id="299" w:author="Prabhvir Saran [2]" w:date="2017-03-23T16:46:00Z">
              <w:r>
                <w:t>To let us know how we can contact the person</w:t>
              </w:r>
            </w:ins>
          </w:p>
        </w:tc>
      </w:tr>
      <w:tr w:rsidR="00F91D8D" w14:paraId="190044AB" w14:textId="77777777" w:rsidTr="00F91D8D">
        <w:trPr>
          <w:trHeight w:val="576"/>
          <w:ins w:id="300"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301" w:author="Prabhvir Saran [2]" w:date="2017-03-23T16:46:00Z"/>
              </w:rPr>
            </w:pPr>
            <w:ins w:id="302" w:author="Prabhvir Saran [2]" w:date="2017-03-23T16:46:00Z">
              <w:r w:rsidRPr="00B91E60">
                <w:t>Comment:</w:t>
              </w:r>
            </w:ins>
          </w:p>
        </w:tc>
        <w:tc>
          <w:tcPr>
            <w:tcW w:w="4416" w:type="dxa"/>
          </w:tcPr>
          <w:p w14:paraId="048C6841"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303" w:author="Prabhvir Saran [2]" w:date="2017-03-23T16:46:00Z"/>
              </w:rPr>
            </w:pPr>
            <w:ins w:id="304" w:author="Prabhvir Saran [2]" w:date="2017-03-23T16:46:00Z">
              <w:r w:rsidRPr="00B91E60">
                <w:t>Alphanumeric and !@#%^&amp;*_ symbols allowed.</w:t>
              </w:r>
            </w:ins>
          </w:p>
        </w:tc>
        <w:tc>
          <w:tcPr>
            <w:tcW w:w="3216" w:type="dxa"/>
          </w:tcPr>
          <w:p w14:paraId="19883259"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305" w:author="Prabhvir Saran [2]" w:date="2017-03-23T16:46:00Z"/>
              </w:rPr>
            </w:pPr>
            <w:ins w:id="306" w:author="Prabhvir Saran [2]" w:date="2017-03-23T16:46:00Z">
              <w:r>
                <w:t>Users questions or suggestions to improve our website</w:t>
              </w:r>
            </w:ins>
          </w:p>
        </w:tc>
      </w:tr>
    </w:tbl>
    <w:p w14:paraId="11285B45" w14:textId="77777777" w:rsidR="00776164" w:rsidRDefault="00776164" w:rsidP="00776164">
      <w:pPr>
        <w:rPr>
          <w:sz w:val="36"/>
        </w:rPr>
      </w:pPr>
    </w:p>
    <w:tbl>
      <w:tblPr>
        <w:tblStyle w:val="GridTable5Dark-Accent6"/>
        <w:tblpPr w:leftFromText="180" w:rightFromText="180" w:vertAnchor="page" w:horzAnchor="margin" w:tblpY="9972"/>
        <w:tblW w:w="9418" w:type="dxa"/>
        <w:tblLook w:val="04A0" w:firstRow="1" w:lastRow="0" w:firstColumn="1" w:lastColumn="0" w:noHBand="0" w:noVBand="1"/>
      </w:tblPr>
      <w:tblGrid>
        <w:gridCol w:w="1771"/>
        <w:gridCol w:w="4507"/>
        <w:gridCol w:w="3140"/>
      </w:tblGrid>
      <w:tr w:rsidR="009000FD" w14:paraId="5E1CBF40" w14:textId="77777777" w:rsidTr="009000FD">
        <w:trPr>
          <w:cnfStyle w:val="100000000000" w:firstRow="1" w:lastRow="0" w:firstColumn="0" w:lastColumn="0" w:oddVBand="0" w:evenVBand="0" w:oddHBand="0" w:evenHBand="0" w:firstRowFirstColumn="0" w:firstRowLastColumn="0" w:lastRowFirstColumn="0" w:lastRowLastColumn="0"/>
          <w:trHeight w:val="200"/>
          <w:ins w:id="307"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787EC465" w14:textId="77777777" w:rsidR="009000FD" w:rsidRPr="003D2AEF" w:rsidRDefault="009000FD" w:rsidP="009000FD">
            <w:pPr>
              <w:rPr>
                <w:ins w:id="308" w:author="Prabhvir Saran [2]" w:date="2017-03-23T17:05:00Z"/>
                <w:b w:val="0"/>
              </w:rPr>
            </w:pPr>
            <w:ins w:id="309" w:author="Prabhvir Saran [2]" w:date="2017-03-23T17:05:00Z">
              <w:r w:rsidRPr="003D2AEF">
                <w:rPr>
                  <w:b w:val="0"/>
                </w:rPr>
                <w:t>Login form:</w:t>
              </w:r>
            </w:ins>
          </w:p>
        </w:tc>
        <w:tc>
          <w:tcPr>
            <w:tcW w:w="4507" w:type="dxa"/>
          </w:tcPr>
          <w:p w14:paraId="32415313" w14:textId="77777777" w:rsidR="009000FD" w:rsidRDefault="009000FD" w:rsidP="009000FD">
            <w:pPr>
              <w:cnfStyle w:val="100000000000" w:firstRow="1" w:lastRow="0" w:firstColumn="0" w:lastColumn="0" w:oddVBand="0" w:evenVBand="0" w:oddHBand="0" w:evenHBand="0" w:firstRowFirstColumn="0" w:firstRowLastColumn="0" w:lastRowFirstColumn="0" w:lastRowLastColumn="0"/>
              <w:rPr>
                <w:ins w:id="310" w:author="Prabhvir Saran [2]" w:date="2017-03-23T17:05:00Z"/>
              </w:rPr>
            </w:pPr>
          </w:p>
        </w:tc>
        <w:tc>
          <w:tcPr>
            <w:tcW w:w="3140" w:type="dxa"/>
          </w:tcPr>
          <w:p w14:paraId="0F1CC776" w14:textId="77777777" w:rsidR="009000FD" w:rsidRDefault="009000FD" w:rsidP="009000FD">
            <w:pPr>
              <w:cnfStyle w:val="100000000000" w:firstRow="1" w:lastRow="0" w:firstColumn="0" w:lastColumn="0" w:oddVBand="0" w:evenVBand="0" w:oddHBand="0" w:evenHBand="0" w:firstRowFirstColumn="0" w:firstRowLastColumn="0" w:lastRowFirstColumn="0" w:lastRowLastColumn="0"/>
              <w:rPr>
                <w:ins w:id="311" w:author="Prabhvir Saran [2]" w:date="2017-03-23T17:05:00Z"/>
              </w:rPr>
            </w:pPr>
          </w:p>
        </w:tc>
      </w:tr>
      <w:tr w:rsidR="009000FD" w14:paraId="46A54CBB" w14:textId="77777777" w:rsidTr="009000FD">
        <w:trPr>
          <w:cnfStyle w:val="000000100000" w:firstRow="0" w:lastRow="0" w:firstColumn="0" w:lastColumn="0" w:oddVBand="0" w:evenVBand="0" w:oddHBand="1" w:evenHBand="0" w:firstRowFirstColumn="0" w:firstRowLastColumn="0" w:lastRowFirstColumn="0" w:lastRowLastColumn="0"/>
          <w:trHeight w:val="189"/>
          <w:ins w:id="312"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0FE1DBBC" w14:textId="77777777" w:rsidR="009000FD" w:rsidRPr="003D2AEF" w:rsidRDefault="009000FD" w:rsidP="009000FD">
            <w:pPr>
              <w:rPr>
                <w:ins w:id="313" w:author="Prabhvir Saran [2]" w:date="2017-03-23T17:05:00Z"/>
                <w:b w:val="0"/>
              </w:rPr>
            </w:pPr>
            <w:ins w:id="314" w:author="Prabhvir Saran [2]" w:date="2017-03-23T17:05:00Z">
              <w:r>
                <w:t xml:space="preserve">Field ID </w:t>
              </w:r>
            </w:ins>
          </w:p>
        </w:tc>
        <w:tc>
          <w:tcPr>
            <w:tcW w:w="4507" w:type="dxa"/>
          </w:tcPr>
          <w:p w14:paraId="66B77AD6"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15" w:author="Prabhvir Saran [2]" w:date="2017-03-23T17:05:00Z"/>
              </w:rPr>
            </w:pPr>
            <w:ins w:id="316" w:author="Prabhvir Saran [2]" w:date="2017-03-23T17:05:00Z">
              <w:r>
                <w:t xml:space="preserve">Data Format or </w:t>
              </w:r>
              <w:proofErr w:type="spellStart"/>
              <w:r w:rsidRPr="00AA0AA9">
                <w:t>RegExp</w:t>
              </w:r>
              <w:proofErr w:type="spellEnd"/>
            </w:ins>
          </w:p>
        </w:tc>
        <w:tc>
          <w:tcPr>
            <w:tcW w:w="3140" w:type="dxa"/>
          </w:tcPr>
          <w:p w14:paraId="27F03EC8"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17" w:author="Prabhvir Saran [2]" w:date="2017-03-23T17:05:00Z"/>
              </w:rPr>
            </w:pPr>
            <w:ins w:id="318" w:author="Prabhvir Saran [2]" w:date="2017-03-23T17:05:00Z">
              <w:r>
                <w:t xml:space="preserve">Explanation   </w:t>
              </w:r>
            </w:ins>
          </w:p>
        </w:tc>
      </w:tr>
      <w:tr w:rsidR="009000FD" w14:paraId="7AA89272" w14:textId="77777777" w:rsidTr="009000FD">
        <w:trPr>
          <w:trHeight w:val="200"/>
          <w:ins w:id="319"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4E7D861D" w14:textId="77777777" w:rsidR="009000FD" w:rsidRPr="003D2AEF" w:rsidRDefault="009000FD" w:rsidP="009000FD">
            <w:pPr>
              <w:rPr>
                <w:ins w:id="320" w:author="Prabhvir Saran [2]" w:date="2017-03-23T17:05:00Z"/>
                <w:b w:val="0"/>
              </w:rPr>
            </w:pPr>
            <w:ins w:id="321" w:author="Prabhvir Saran [2]" w:date="2017-03-23T17:05:00Z">
              <w:r w:rsidRPr="00B91E60">
                <w:t>Email Address:</w:t>
              </w:r>
              <w:r>
                <w:t xml:space="preserve">       </w:t>
              </w:r>
              <w:r w:rsidRPr="00B91E60">
                <w:t xml:space="preserve"> </w:t>
              </w:r>
            </w:ins>
          </w:p>
        </w:tc>
        <w:tc>
          <w:tcPr>
            <w:tcW w:w="4507" w:type="dxa"/>
          </w:tcPr>
          <w:p w14:paraId="408EDAC1" w14:textId="77777777" w:rsidR="009000FD" w:rsidRDefault="009000FD" w:rsidP="009000FD">
            <w:pPr>
              <w:cnfStyle w:val="000000000000" w:firstRow="0" w:lastRow="0" w:firstColumn="0" w:lastColumn="0" w:oddVBand="0" w:evenVBand="0" w:oddHBand="0" w:evenHBand="0" w:firstRowFirstColumn="0" w:firstRowLastColumn="0" w:lastRowFirstColumn="0" w:lastRowLastColumn="0"/>
              <w:rPr>
                <w:ins w:id="322" w:author="Prabhvir Saran [2]" w:date="2017-03-23T17:05:00Z"/>
              </w:rPr>
            </w:pPr>
            <w:ins w:id="323" w:author="Prabhvir Saran [2]" w:date="2017-03-23T17:05:00Z">
              <w:r>
                <w:t xml:space="preserve"> someone123@</w:t>
              </w:r>
              <w:bookmarkStart w:id="324" w:name="_GoBack"/>
              <w:bookmarkEnd w:id="324"/>
              <w:r>
                <w:t xml:space="preserve">(alphanumeric string)  </w:t>
              </w:r>
            </w:ins>
          </w:p>
        </w:tc>
        <w:tc>
          <w:tcPr>
            <w:tcW w:w="3140" w:type="dxa"/>
          </w:tcPr>
          <w:p w14:paraId="436AFE3F" w14:textId="77777777" w:rsidR="009000FD" w:rsidRDefault="009000FD" w:rsidP="009000FD">
            <w:pPr>
              <w:cnfStyle w:val="000000000000" w:firstRow="0" w:lastRow="0" w:firstColumn="0" w:lastColumn="0" w:oddVBand="0" w:evenVBand="0" w:oddHBand="0" w:evenHBand="0" w:firstRowFirstColumn="0" w:firstRowLastColumn="0" w:lastRowFirstColumn="0" w:lastRowLastColumn="0"/>
              <w:rPr>
                <w:ins w:id="325" w:author="Prabhvir Saran [2]" w:date="2017-03-23T17:05:00Z"/>
              </w:rPr>
            </w:pPr>
            <w:ins w:id="326" w:author="Prabhvir Saran [2]" w:date="2017-03-23T17:05:00Z">
              <w:r w:rsidRPr="00B91E60">
                <w:t>(alphabet only string)</w:t>
              </w:r>
              <w:r>
                <w:t xml:space="preserve"> and to let the system know who it is signing in</w:t>
              </w:r>
            </w:ins>
          </w:p>
        </w:tc>
      </w:tr>
      <w:tr w:rsidR="009000FD" w14:paraId="01270FEE" w14:textId="77777777" w:rsidTr="009000FD">
        <w:trPr>
          <w:cnfStyle w:val="000000100000" w:firstRow="0" w:lastRow="0" w:firstColumn="0" w:lastColumn="0" w:oddVBand="0" w:evenVBand="0" w:oddHBand="1" w:evenHBand="0" w:firstRowFirstColumn="0" w:firstRowLastColumn="0" w:lastRowFirstColumn="0" w:lastRowLastColumn="0"/>
          <w:trHeight w:val="993"/>
          <w:ins w:id="327"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30071E45" w14:textId="77777777" w:rsidR="009000FD" w:rsidRPr="003D2AEF" w:rsidRDefault="009000FD" w:rsidP="009000FD">
            <w:pPr>
              <w:rPr>
                <w:ins w:id="328" w:author="Prabhvir Saran [2]" w:date="2017-03-23T17:05:00Z"/>
                <w:b w:val="0"/>
              </w:rPr>
            </w:pPr>
            <w:ins w:id="329" w:author="Prabhvir Saran [2]" w:date="2017-03-23T17:05:00Z">
              <w:r w:rsidRPr="00B91E60">
                <w:t>Password:</w:t>
              </w:r>
            </w:ins>
          </w:p>
        </w:tc>
        <w:tc>
          <w:tcPr>
            <w:tcW w:w="4507" w:type="dxa"/>
          </w:tcPr>
          <w:p w14:paraId="1C21047A"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30" w:author="Prabhvir Saran [2]" w:date="2017-03-23T17:05:00Z"/>
              </w:rPr>
            </w:pPr>
            <w:ins w:id="331" w:author="Prabhvir Saran [2]" w:date="2017-03-23T17:05:00Z">
              <w:r w:rsidRPr="00B91E60">
                <w:t>minimum 8 characters, must have at least one capital and one number, alphanumeric and !@#%^&amp;*_ symbols are allowed.</w:t>
              </w:r>
            </w:ins>
          </w:p>
        </w:tc>
        <w:tc>
          <w:tcPr>
            <w:tcW w:w="3140" w:type="dxa"/>
          </w:tcPr>
          <w:p w14:paraId="39B573C5"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32" w:author="Prabhvir Saran [2]" w:date="2017-03-23T17:05:00Z"/>
              </w:rPr>
            </w:pPr>
            <w:ins w:id="333" w:author="Prabhvir Saran [2]" w:date="2017-03-23T17:05:00Z">
              <w:r>
                <w:t>To make sure</w:t>
              </w:r>
              <w:r w:rsidRPr="00695D0E">
                <w:t xml:space="preserve"> know one else signs in to your account.</w:t>
              </w:r>
            </w:ins>
          </w:p>
        </w:tc>
      </w:tr>
    </w:tbl>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334" w:author="Prabhvir Saran" w:date="2017-02-02T15:45:00Z"/>
          <w:sz w:val="36"/>
        </w:rPr>
      </w:pPr>
    </w:p>
    <w:p w14:paraId="55A8F43D" w14:textId="4DAEBA93" w:rsidR="001665B5" w:rsidRDefault="001665B5" w:rsidP="004161ED">
      <w:pPr>
        <w:rPr>
          <w:ins w:id="335" w:author="Prabhvir Saran" w:date="2017-02-02T15:57:00Z"/>
        </w:rPr>
      </w:pPr>
    </w:p>
    <w:p w14:paraId="2DB1031D" w14:textId="704F4E84" w:rsidR="00776164" w:rsidDel="00E401C0" w:rsidRDefault="00776164">
      <w:pPr>
        <w:pStyle w:val="Heading1"/>
        <w:jc w:val="center"/>
        <w:rPr>
          <w:del w:id="336" w:author="Prabhvir Saran" w:date="2017-02-02T15:45:00Z"/>
        </w:rPr>
        <w:pPrChange w:id="337" w:author="Prabhvir Saran" w:date="2017-02-17T01:29:00Z">
          <w:pPr>
            <w:pStyle w:val="Heading1"/>
          </w:pPr>
        </w:pPrChange>
      </w:pPr>
    </w:p>
    <w:p w14:paraId="2D841E4F" w14:textId="408B7605" w:rsidR="00E401C0" w:rsidRDefault="00E401C0">
      <w:pPr>
        <w:rPr>
          <w:ins w:id="338" w:author="Prabhvir Saran [2]" w:date="2017-03-23T16:43:00Z"/>
        </w:rPr>
      </w:pPr>
    </w:p>
    <w:p w14:paraId="27CA21A6" w14:textId="77777777" w:rsidR="00E401C0" w:rsidRDefault="00E401C0" w:rsidP="00E401C0">
      <w:pPr>
        <w:rPr>
          <w:ins w:id="339" w:author="Prabhvir Saran [2]" w:date="2017-03-23T16:43:00Z"/>
        </w:rPr>
      </w:pPr>
    </w:p>
    <w:tbl>
      <w:tblPr>
        <w:tblStyle w:val="GridTable5Dark-Accent5"/>
        <w:tblpPr w:leftFromText="180" w:rightFromText="180" w:vertAnchor="text" w:horzAnchor="margin" w:tblpY="-209"/>
        <w:tblW w:w="9387" w:type="dxa"/>
        <w:tblLook w:val="04A0" w:firstRow="1" w:lastRow="0" w:firstColumn="1" w:lastColumn="0" w:noHBand="0" w:noVBand="1"/>
      </w:tblPr>
      <w:tblGrid>
        <w:gridCol w:w="1708"/>
        <w:gridCol w:w="4549"/>
        <w:gridCol w:w="3130"/>
      </w:tblGrid>
      <w:tr w:rsidR="0080454E" w14:paraId="5ED534E1" w14:textId="77777777" w:rsidTr="0080454E">
        <w:trPr>
          <w:cnfStyle w:val="100000000000" w:firstRow="1" w:lastRow="0" w:firstColumn="0" w:lastColumn="0" w:oddVBand="0" w:evenVBand="0" w:oddHBand="0" w:evenHBand="0" w:firstRowFirstColumn="0" w:firstRowLastColumn="0" w:lastRowFirstColumn="0" w:lastRowLastColumn="0"/>
          <w:trHeight w:val="190"/>
          <w:ins w:id="340"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4D0E82C5" w14:textId="77777777" w:rsidR="0080454E" w:rsidRDefault="0080454E" w:rsidP="0080454E">
            <w:pPr>
              <w:rPr>
                <w:ins w:id="341" w:author="Prabhvir Saran [2]" w:date="2017-03-23T17:05:00Z"/>
              </w:rPr>
            </w:pPr>
            <w:ins w:id="342" w:author="Prabhvir Saran [2]" w:date="2017-03-23T17:05:00Z">
              <w:r>
                <w:rPr>
                  <w:b w:val="0"/>
                </w:rPr>
                <w:t>Sign Up</w:t>
              </w:r>
              <w:r w:rsidRPr="003D2AEF">
                <w:rPr>
                  <w:b w:val="0"/>
                </w:rPr>
                <w:t xml:space="preserve"> form:</w:t>
              </w:r>
            </w:ins>
          </w:p>
        </w:tc>
        <w:tc>
          <w:tcPr>
            <w:tcW w:w="4549" w:type="dxa"/>
          </w:tcPr>
          <w:p w14:paraId="40BBA372" w14:textId="77777777" w:rsidR="0080454E" w:rsidRDefault="0080454E" w:rsidP="0080454E">
            <w:pPr>
              <w:cnfStyle w:val="100000000000" w:firstRow="1" w:lastRow="0" w:firstColumn="0" w:lastColumn="0" w:oddVBand="0" w:evenVBand="0" w:oddHBand="0" w:evenHBand="0" w:firstRowFirstColumn="0" w:firstRowLastColumn="0" w:lastRowFirstColumn="0" w:lastRowLastColumn="0"/>
              <w:rPr>
                <w:ins w:id="343" w:author="Prabhvir Saran [2]" w:date="2017-03-23T17:05:00Z"/>
              </w:rPr>
            </w:pPr>
          </w:p>
        </w:tc>
        <w:tc>
          <w:tcPr>
            <w:tcW w:w="3130" w:type="dxa"/>
          </w:tcPr>
          <w:p w14:paraId="797A2B1F" w14:textId="77777777" w:rsidR="0080454E" w:rsidRDefault="0080454E" w:rsidP="0080454E">
            <w:pPr>
              <w:cnfStyle w:val="100000000000" w:firstRow="1" w:lastRow="0" w:firstColumn="0" w:lastColumn="0" w:oddVBand="0" w:evenVBand="0" w:oddHBand="0" w:evenHBand="0" w:firstRowFirstColumn="0" w:firstRowLastColumn="0" w:lastRowFirstColumn="0" w:lastRowLastColumn="0"/>
              <w:rPr>
                <w:ins w:id="344" w:author="Prabhvir Saran [2]" w:date="2017-03-23T17:05:00Z"/>
              </w:rPr>
            </w:pPr>
          </w:p>
        </w:tc>
      </w:tr>
      <w:tr w:rsidR="0080454E" w14:paraId="6DFA684D" w14:textId="77777777" w:rsidTr="0080454E">
        <w:trPr>
          <w:cnfStyle w:val="000000100000" w:firstRow="0" w:lastRow="0" w:firstColumn="0" w:lastColumn="0" w:oddVBand="0" w:evenVBand="0" w:oddHBand="1" w:evenHBand="0" w:firstRowFirstColumn="0" w:firstRowLastColumn="0" w:lastRowFirstColumn="0" w:lastRowLastColumn="0"/>
          <w:trHeight w:val="180"/>
          <w:ins w:id="345"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345A75E1" w14:textId="77777777" w:rsidR="0080454E" w:rsidRDefault="0080454E" w:rsidP="0080454E">
            <w:pPr>
              <w:rPr>
                <w:ins w:id="346" w:author="Prabhvir Saran [2]" w:date="2017-03-23T17:05:00Z"/>
              </w:rPr>
            </w:pPr>
            <w:ins w:id="347" w:author="Prabhvir Saran [2]" w:date="2017-03-23T17:05:00Z">
              <w:r>
                <w:t>Field ID</w:t>
              </w:r>
            </w:ins>
          </w:p>
        </w:tc>
        <w:tc>
          <w:tcPr>
            <w:tcW w:w="4549" w:type="dxa"/>
          </w:tcPr>
          <w:p w14:paraId="0D68FFEC"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48" w:author="Prabhvir Saran [2]" w:date="2017-03-23T17:05:00Z"/>
              </w:rPr>
            </w:pPr>
            <w:ins w:id="349" w:author="Prabhvir Saran [2]" w:date="2017-03-23T17:05:00Z">
              <w:r>
                <w:t xml:space="preserve">Data Format or </w:t>
              </w:r>
              <w:proofErr w:type="spellStart"/>
              <w:r>
                <w:t>RedExp</w:t>
              </w:r>
              <w:proofErr w:type="spellEnd"/>
              <w:r>
                <w:t xml:space="preserve">                                          </w:t>
              </w:r>
            </w:ins>
          </w:p>
        </w:tc>
        <w:tc>
          <w:tcPr>
            <w:tcW w:w="3130" w:type="dxa"/>
          </w:tcPr>
          <w:p w14:paraId="102EC9A5"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50" w:author="Prabhvir Saran [2]" w:date="2017-03-23T17:05:00Z"/>
              </w:rPr>
            </w:pPr>
            <w:ins w:id="351" w:author="Prabhvir Saran [2]" w:date="2017-03-23T17:05:00Z">
              <w:r>
                <w:t xml:space="preserve">Explanation   </w:t>
              </w:r>
            </w:ins>
          </w:p>
        </w:tc>
      </w:tr>
      <w:tr w:rsidR="0080454E" w14:paraId="28299C22" w14:textId="77777777" w:rsidTr="0080454E">
        <w:trPr>
          <w:trHeight w:val="190"/>
          <w:ins w:id="352"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3A803601" w14:textId="77777777" w:rsidR="0080454E" w:rsidRDefault="0080454E" w:rsidP="0080454E">
            <w:pPr>
              <w:rPr>
                <w:ins w:id="353" w:author="Prabhvir Saran [2]" w:date="2017-03-23T17:05:00Z"/>
              </w:rPr>
            </w:pPr>
            <w:ins w:id="354" w:author="Prabhvir Saran [2]" w:date="2017-03-23T17:05:00Z">
              <w:r w:rsidRPr="00B91E60">
                <w:t>Email Address:</w:t>
              </w:r>
              <w:r>
                <w:t xml:space="preserve">       </w:t>
              </w:r>
              <w:r w:rsidRPr="00B91E60">
                <w:t xml:space="preserve"> </w:t>
              </w:r>
            </w:ins>
          </w:p>
        </w:tc>
        <w:tc>
          <w:tcPr>
            <w:tcW w:w="4549" w:type="dxa"/>
          </w:tcPr>
          <w:p w14:paraId="63A48AB8"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55" w:author="Prabhvir Saran [2]" w:date="2017-03-23T17:05:00Z"/>
              </w:rPr>
            </w:pPr>
            <w:ins w:id="356" w:author="Prabhvir Saran [2]" w:date="2017-03-23T17:05:00Z">
              <w:r>
                <w:t xml:space="preserve">someone123@(alphanumeric string)  </w:t>
              </w:r>
            </w:ins>
          </w:p>
        </w:tc>
        <w:tc>
          <w:tcPr>
            <w:tcW w:w="3130" w:type="dxa"/>
          </w:tcPr>
          <w:p w14:paraId="3A6AA430"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57" w:author="Prabhvir Saran [2]" w:date="2017-03-23T17:05:00Z"/>
              </w:rPr>
            </w:pPr>
            <w:ins w:id="358" w:author="Prabhvir Saran [2]" w:date="2017-03-23T17:05:00Z">
              <w:r>
                <w:t>To let the system know who it is signing in</w:t>
              </w:r>
            </w:ins>
          </w:p>
        </w:tc>
      </w:tr>
      <w:tr w:rsidR="0080454E" w14:paraId="4761932A" w14:textId="77777777" w:rsidTr="0080454E">
        <w:trPr>
          <w:cnfStyle w:val="000000100000" w:firstRow="0" w:lastRow="0" w:firstColumn="0" w:lastColumn="0" w:oddVBand="0" w:evenVBand="0" w:oddHBand="1" w:evenHBand="0" w:firstRowFirstColumn="0" w:firstRowLastColumn="0" w:lastRowFirstColumn="0" w:lastRowLastColumn="0"/>
          <w:trHeight w:val="944"/>
          <w:ins w:id="359"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5F577DE5" w14:textId="77777777" w:rsidR="0080454E" w:rsidRDefault="0080454E" w:rsidP="0080454E">
            <w:pPr>
              <w:rPr>
                <w:ins w:id="360" w:author="Prabhvir Saran [2]" w:date="2017-03-23T17:05:00Z"/>
              </w:rPr>
            </w:pPr>
            <w:ins w:id="361" w:author="Prabhvir Saran [2]" w:date="2017-03-23T17:05:00Z">
              <w:r w:rsidRPr="00B91E60">
                <w:t>Password:</w:t>
              </w:r>
            </w:ins>
          </w:p>
        </w:tc>
        <w:tc>
          <w:tcPr>
            <w:tcW w:w="4549" w:type="dxa"/>
          </w:tcPr>
          <w:p w14:paraId="3A85A736"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62" w:author="Prabhvir Saran [2]" w:date="2017-03-23T17:05:00Z"/>
              </w:rPr>
            </w:pPr>
            <w:ins w:id="363" w:author="Prabhvir Saran [2]" w:date="2017-03-23T17:05:00Z">
              <w:r w:rsidRPr="00695D0E">
                <w:t>minimum 8 characters, must have at least one capital and one number, alphanumeric and !@#%^&amp;*_ symbols are allowed.</w:t>
              </w:r>
            </w:ins>
          </w:p>
        </w:tc>
        <w:tc>
          <w:tcPr>
            <w:tcW w:w="3130" w:type="dxa"/>
          </w:tcPr>
          <w:p w14:paraId="346CA779"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64" w:author="Prabhvir Saran [2]" w:date="2017-03-23T17:05:00Z"/>
              </w:rPr>
            </w:pPr>
            <w:ins w:id="365" w:author="Prabhvir Saran [2]" w:date="2017-03-23T17:05:00Z">
              <w:r>
                <w:t>To secure your account</w:t>
              </w:r>
              <w:r w:rsidRPr="00695D0E">
                <w:t xml:space="preserve"> </w:t>
              </w:r>
              <w:r>
                <w:t>s</w:t>
              </w:r>
              <w:r w:rsidRPr="00695D0E">
                <w:t>o, know one else signs in to your account</w:t>
              </w:r>
            </w:ins>
          </w:p>
        </w:tc>
      </w:tr>
      <w:tr w:rsidR="0080454E" w14:paraId="480D2491" w14:textId="77777777" w:rsidTr="0080454E">
        <w:trPr>
          <w:trHeight w:val="370"/>
          <w:ins w:id="366"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055793AB" w14:textId="77777777" w:rsidR="0080454E" w:rsidRDefault="0080454E" w:rsidP="0080454E">
            <w:pPr>
              <w:rPr>
                <w:ins w:id="367" w:author="Prabhvir Saran [2]" w:date="2017-03-23T17:05:00Z"/>
              </w:rPr>
            </w:pPr>
            <w:ins w:id="368" w:author="Prabhvir Saran [2]" w:date="2017-03-23T17:05:00Z">
              <w:r>
                <w:t>Confirm Password:</w:t>
              </w:r>
            </w:ins>
          </w:p>
        </w:tc>
        <w:tc>
          <w:tcPr>
            <w:tcW w:w="4549" w:type="dxa"/>
          </w:tcPr>
          <w:p w14:paraId="0BC8BFB2"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69" w:author="Prabhvir Saran [2]" w:date="2017-03-23T17:05:00Z"/>
              </w:rPr>
            </w:pPr>
            <w:ins w:id="370" w:author="Prabhvir Saran [2]" w:date="2017-03-23T17:05:00Z">
              <w:r w:rsidRPr="00B91E60">
                <w:t>minimum 8 characters, must have at least one capital and one number, alphanumeric and !@#%^&amp;*_ symbols are allowed.</w:t>
              </w:r>
            </w:ins>
          </w:p>
        </w:tc>
        <w:tc>
          <w:tcPr>
            <w:tcW w:w="3130" w:type="dxa"/>
          </w:tcPr>
          <w:p w14:paraId="2F6EC876"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71" w:author="Prabhvir Saran [2]" w:date="2017-03-23T17:05:00Z"/>
              </w:rPr>
            </w:pPr>
            <w:ins w:id="372" w:author="Prabhvir Saran [2]" w:date="2017-03-23T17:05:00Z">
              <w:r>
                <w:t xml:space="preserve">To make sure you typed the password correctly first time </w:t>
              </w:r>
            </w:ins>
          </w:p>
        </w:tc>
      </w:tr>
    </w:tbl>
    <w:p w14:paraId="71A0D6C9" w14:textId="77777777" w:rsidR="00E401C0" w:rsidRDefault="00E401C0" w:rsidP="00E401C0">
      <w:pPr>
        <w:rPr>
          <w:ins w:id="373" w:author="Prabhvir Saran [2]" w:date="2017-03-23T16:43:00Z"/>
        </w:rPr>
      </w:pPr>
    </w:p>
    <w:p w14:paraId="3764F239" w14:textId="290727B8" w:rsidR="00E401C0" w:rsidRDefault="00E401C0" w:rsidP="00E401C0">
      <w:pPr>
        <w:rPr>
          <w:ins w:id="374" w:author="Prabhvir Saran [2]" w:date="2017-03-23T16:43:00Z"/>
        </w:rPr>
      </w:pPr>
    </w:p>
    <w:p w14:paraId="36AD43C2" w14:textId="77777777" w:rsidR="00E401C0" w:rsidRDefault="00E401C0" w:rsidP="00E401C0">
      <w:pPr>
        <w:pStyle w:val="Heading2"/>
        <w:rPr>
          <w:ins w:id="375" w:author="Prabhvir Saran [2]" w:date="2017-03-23T16:43:00Z"/>
        </w:rPr>
      </w:pPr>
      <w:bookmarkStart w:id="376" w:name="_Toc478050864"/>
      <w:ins w:id="377" w:author="Prabhvir Saran [2]" w:date="2017-03-23T16:43:00Z">
        <w:r>
          <w:t>2.</w:t>
        </w:r>
        <w:r w:rsidRPr="00105F70">
          <w:t xml:space="preserve"> Implement validation requirements</w:t>
        </w:r>
        <w:bookmarkEnd w:id="376"/>
      </w:ins>
    </w:p>
    <w:p w14:paraId="300D3528" w14:textId="77777777" w:rsidR="00E401C0" w:rsidRDefault="00E401C0" w:rsidP="00E401C0">
      <w:pPr>
        <w:rPr>
          <w:ins w:id="378" w:author="Prabhvir Saran [2]" w:date="2017-03-23T16:43:00Z"/>
        </w:rPr>
      </w:pPr>
    </w:p>
    <w:p w14:paraId="05BD048B" w14:textId="77777777" w:rsidR="00E401C0" w:rsidRPr="00A22D7F" w:rsidRDefault="00E401C0" w:rsidP="00E401C0">
      <w:pPr>
        <w:rPr>
          <w:ins w:id="379" w:author="Prabhvir Saran [2]" w:date="2017-03-23T16:43:00Z"/>
        </w:rPr>
      </w:pPr>
      <w:ins w:id="380" w:author="Prabhvir Saran [2]" w:date="2017-03-23T16:43:00Z">
        <w:r>
          <w:tab/>
          <w:t xml:space="preserve">The signup form, login forum and the forum on the </w:t>
        </w:r>
        <w:proofErr w:type="spellStart"/>
        <w:r>
          <w:t>aboutus</w:t>
        </w:r>
        <w:proofErr w:type="spellEnd"/>
        <w:r>
          <w:t xml:space="preserve"> page all have been validated according to the requirements described in part 1. The forms are validated upon submission and feedback is provided using on-form error messages. </w:t>
        </w:r>
      </w:ins>
    </w:p>
    <w:p w14:paraId="3F640723" w14:textId="77777777" w:rsidR="00E401C0" w:rsidRDefault="00E401C0" w:rsidP="00E401C0">
      <w:pPr>
        <w:rPr>
          <w:ins w:id="381" w:author="Prabhvir Saran [2]" w:date="2017-03-23T16:43:00Z"/>
        </w:rPr>
      </w:pPr>
    </w:p>
    <w:p w14:paraId="7B729DDB" w14:textId="53DB89EB" w:rsidR="00E401C0" w:rsidRDefault="00E401C0" w:rsidP="00E401C0">
      <w:pPr>
        <w:pStyle w:val="Heading2"/>
        <w:rPr>
          <w:ins w:id="382" w:author="Prabhvir Saran [2]" w:date="2017-03-23T17:05:00Z"/>
        </w:rPr>
      </w:pPr>
      <w:bookmarkStart w:id="383" w:name="_Toc478050865"/>
      <w:ins w:id="384" w:author="Prabhvir Saran [2]" w:date="2017-03-23T16:43:00Z">
        <w:r w:rsidRPr="007D2BF5">
          <w:t>3. Test form</w:t>
        </w:r>
      </w:ins>
      <w:bookmarkEnd w:id="383"/>
    </w:p>
    <w:p w14:paraId="2846E3A0" w14:textId="77777777" w:rsidR="00941892" w:rsidRPr="00941892" w:rsidRDefault="00941892">
      <w:pPr>
        <w:rPr>
          <w:ins w:id="385" w:author="Prabhvir Saran [2]" w:date="2017-03-23T16:43:00Z"/>
          <w:rPrChange w:id="386" w:author="Prabhvir Saran [2]" w:date="2017-03-23T17:05:00Z">
            <w:rPr>
              <w:ins w:id="387" w:author="Prabhvir Saran [2]" w:date="2017-03-23T16:43:00Z"/>
            </w:rPr>
          </w:rPrChange>
        </w:rPr>
        <w:pPrChange w:id="388" w:author="Prabhvir Saran [2]" w:date="2017-03-23T17:05:00Z">
          <w:pPr>
            <w:pStyle w:val="Heading2"/>
          </w:pPr>
        </w:pPrChange>
      </w:pPr>
    </w:p>
    <w:tbl>
      <w:tblPr>
        <w:tblStyle w:val="GridTable5Dark-Accent5"/>
        <w:tblW w:w="9634" w:type="dxa"/>
        <w:tblLook w:val="04A0" w:firstRow="1" w:lastRow="0" w:firstColumn="1" w:lastColumn="0" w:noHBand="0" w:noVBand="1"/>
      </w:tblPr>
      <w:tblGrid>
        <w:gridCol w:w="2649"/>
        <w:gridCol w:w="2170"/>
        <w:gridCol w:w="2367"/>
        <w:gridCol w:w="2448"/>
      </w:tblGrid>
      <w:tr w:rsidR="000763DB" w14:paraId="0E43493B" w14:textId="77777777" w:rsidTr="000763DB">
        <w:trPr>
          <w:cnfStyle w:val="100000000000" w:firstRow="1" w:lastRow="0" w:firstColumn="0" w:lastColumn="0" w:oddVBand="0" w:evenVBand="0" w:oddHBand="0" w:evenHBand="0" w:firstRowFirstColumn="0" w:firstRowLastColumn="0" w:lastRowFirstColumn="0" w:lastRowLastColumn="0"/>
          <w:trHeight w:val="231"/>
          <w:ins w:id="389" w:author="Prabhvir Saran [2]" w:date="2017-03-23T17:23:00Z"/>
        </w:trPr>
        <w:tc>
          <w:tcPr>
            <w:cnfStyle w:val="001000000000" w:firstRow="0" w:lastRow="0" w:firstColumn="1" w:lastColumn="0" w:oddVBand="0" w:evenVBand="0" w:oddHBand="0" w:evenHBand="0" w:firstRowFirstColumn="0" w:firstRowLastColumn="0" w:lastRowFirstColumn="0" w:lastRowLastColumn="0"/>
            <w:tcW w:w="2649" w:type="dxa"/>
            <w:tcBorders>
              <w:bottom w:val="single" w:sz="4" w:space="0" w:color="FFFFFF" w:themeColor="background1"/>
            </w:tcBorders>
            <w:hideMark/>
          </w:tcPr>
          <w:p w14:paraId="1DEF6ED7" w14:textId="77777777" w:rsidR="000763DB" w:rsidRDefault="000763DB">
            <w:pPr>
              <w:rPr>
                <w:ins w:id="390" w:author="Prabhvir Saran [2]" w:date="2017-03-23T17:23:00Z"/>
              </w:rPr>
            </w:pPr>
            <w:ins w:id="391" w:author="Prabhvir Saran [2]" w:date="2017-03-23T17:23:00Z">
              <w:r>
                <w:t>Test Documentation</w:t>
              </w:r>
            </w:ins>
          </w:p>
        </w:tc>
        <w:tc>
          <w:tcPr>
            <w:tcW w:w="2170" w:type="dxa"/>
            <w:tcBorders>
              <w:bottom w:val="single" w:sz="4" w:space="0" w:color="FFFFFF" w:themeColor="background1"/>
            </w:tcBorders>
          </w:tcPr>
          <w:p w14:paraId="057BF85D" w14:textId="77777777" w:rsidR="000763DB" w:rsidRDefault="000763DB">
            <w:pPr>
              <w:cnfStyle w:val="100000000000" w:firstRow="1" w:lastRow="0" w:firstColumn="0" w:lastColumn="0" w:oddVBand="0" w:evenVBand="0" w:oddHBand="0" w:evenHBand="0" w:firstRowFirstColumn="0" w:firstRowLastColumn="0" w:lastRowFirstColumn="0" w:lastRowLastColumn="0"/>
              <w:rPr>
                <w:ins w:id="392" w:author="Prabhvir Saran [2]" w:date="2017-03-23T17:23:00Z"/>
                <w:b w:val="0"/>
              </w:rPr>
            </w:pPr>
          </w:p>
        </w:tc>
        <w:tc>
          <w:tcPr>
            <w:tcW w:w="2367" w:type="dxa"/>
            <w:tcBorders>
              <w:bottom w:val="single" w:sz="4" w:space="0" w:color="FFFFFF" w:themeColor="background1"/>
            </w:tcBorders>
          </w:tcPr>
          <w:p w14:paraId="7FF3BB7B" w14:textId="77777777" w:rsidR="000763DB" w:rsidRDefault="000763DB">
            <w:pPr>
              <w:cnfStyle w:val="100000000000" w:firstRow="1" w:lastRow="0" w:firstColumn="0" w:lastColumn="0" w:oddVBand="0" w:evenVBand="0" w:oddHBand="0" w:evenHBand="0" w:firstRowFirstColumn="0" w:firstRowLastColumn="0" w:lastRowFirstColumn="0" w:lastRowLastColumn="0"/>
              <w:rPr>
                <w:ins w:id="393" w:author="Prabhvir Saran [2]" w:date="2017-03-23T17:23:00Z"/>
                <w:b w:val="0"/>
              </w:rPr>
            </w:pPr>
          </w:p>
        </w:tc>
        <w:tc>
          <w:tcPr>
            <w:tcW w:w="2448" w:type="dxa"/>
            <w:tcBorders>
              <w:bottom w:val="single" w:sz="4" w:space="0" w:color="FFFFFF" w:themeColor="background1"/>
            </w:tcBorders>
          </w:tcPr>
          <w:p w14:paraId="446C6AA0" w14:textId="77777777" w:rsidR="000763DB" w:rsidRDefault="000763DB">
            <w:pPr>
              <w:cnfStyle w:val="100000000000" w:firstRow="1" w:lastRow="0" w:firstColumn="0" w:lastColumn="0" w:oddVBand="0" w:evenVBand="0" w:oddHBand="0" w:evenHBand="0" w:firstRowFirstColumn="0" w:firstRowLastColumn="0" w:lastRowFirstColumn="0" w:lastRowLastColumn="0"/>
              <w:rPr>
                <w:ins w:id="394" w:author="Prabhvir Saran [2]" w:date="2017-03-23T17:23:00Z"/>
              </w:rPr>
            </w:pPr>
          </w:p>
        </w:tc>
      </w:tr>
      <w:tr w:rsidR="000763DB" w14:paraId="6678A265" w14:textId="77777777" w:rsidTr="000763DB">
        <w:trPr>
          <w:cnfStyle w:val="000000100000" w:firstRow="0" w:lastRow="0" w:firstColumn="0" w:lastColumn="0" w:oddVBand="0" w:evenVBand="0" w:oddHBand="1" w:evenHBand="0" w:firstRowFirstColumn="0" w:firstRowLastColumn="0" w:lastRowFirstColumn="0" w:lastRowLastColumn="0"/>
          <w:trHeight w:val="447"/>
          <w:ins w:id="395" w:author="Prabhvir Saran [2]" w:date="2017-03-23T17:23:00Z"/>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FFFFFF" w:themeColor="background1"/>
              <w:bottom w:val="single" w:sz="4" w:space="0" w:color="FFFFFF" w:themeColor="background1"/>
              <w:right w:val="single" w:sz="4" w:space="0" w:color="FFFFFF" w:themeColor="background1"/>
            </w:tcBorders>
            <w:hideMark/>
          </w:tcPr>
          <w:p w14:paraId="1B5A0FAD" w14:textId="79DC2DFE" w:rsidR="000763DB" w:rsidRDefault="00361CB6">
            <w:pPr>
              <w:rPr>
                <w:ins w:id="396" w:author="Prabhvir Saran [2]" w:date="2017-03-23T17:23:00Z"/>
              </w:rPr>
            </w:pPr>
            <w:ins w:id="397" w:author="Prabhvir Saran [2]" w:date="2017-03-23T17:58:00Z">
              <w:r>
                <w:t>Field</w:t>
              </w:r>
            </w:ins>
            <w:ins w:id="398" w:author="Prabhvir Saran [2]" w:date="2017-03-23T17:23:00Z">
              <w:r w:rsidR="000763DB">
                <w:t xml:space="preserve"> level testing</w:t>
              </w:r>
            </w:ins>
          </w:p>
        </w:tc>
        <w:tc>
          <w:tcPr>
            <w:tcW w:w="2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812A6" w14:textId="0D9BA7B1" w:rsidR="000763DB" w:rsidRDefault="00361CB6">
            <w:pPr>
              <w:cnfStyle w:val="000000100000" w:firstRow="0" w:lastRow="0" w:firstColumn="0" w:lastColumn="0" w:oddVBand="0" w:evenVBand="0" w:oddHBand="1" w:evenHBand="0" w:firstRowFirstColumn="0" w:firstRowLastColumn="0" w:lastRowFirstColumn="0" w:lastRowLastColumn="0"/>
              <w:rPr>
                <w:ins w:id="399" w:author="Prabhvir Saran [2]" w:date="2017-03-23T17:23:00Z"/>
                <w:b/>
              </w:rPr>
            </w:pPr>
            <w:ins w:id="400" w:author="Prabhvir Saran [2]" w:date="2017-03-23T17:58:00Z">
              <w:r>
                <w:rPr>
                  <w:b/>
                </w:rPr>
                <w:t>Field</w:t>
              </w:r>
            </w:ins>
            <w:ins w:id="401" w:author="Prabhvir Saran [2]" w:date="2017-03-23T17:23:00Z">
              <w:r w:rsidR="000763DB">
                <w:rPr>
                  <w:b/>
                </w:rPr>
                <w:t xml:space="preserve"> </w:t>
              </w:r>
            </w:ins>
            <w:ins w:id="402" w:author="Prabhvir Saran [2]" w:date="2017-03-23T17:58:00Z">
              <w:r>
                <w:rPr>
                  <w:b/>
                </w:rPr>
                <w:t>ID</w:t>
              </w:r>
            </w:ins>
          </w:p>
        </w:tc>
        <w:tc>
          <w:tcPr>
            <w:tcW w:w="23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9049FD" w14:textId="77777777" w:rsidR="000763DB" w:rsidRDefault="000763DB">
            <w:pPr>
              <w:cnfStyle w:val="000000100000" w:firstRow="0" w:lastRow="0" w:firstColumn="0" w:lastColumn="0" w:oddVBand="0" w:evenVBand="0" w:oddHBand="1" w:evenHBand="0" w:firstRowFirstColumn="0" w:firstRowLastColumn="0" w:lastRowFirstColumn="0" w:lastRowLastColumn="0"/>
              <w:rPr>
                <w:ins w:id="403" w:author="Prabhvir Saran [2]" w:date="2017-03-23T17:23:00Z"/>
                <w:b/>
              </w:rPr>
            </w:pPr>
            <w:ins w:id="404" w:author="Prabhvir Saran [2]" w:date="2017-03-23T17:23:00Z">
              <w:r>
                <w:rPr>
                  <w:b/>
                </w:rPr>
                <w:t>Problems</w:t>
              </w:r>
            </w:ins>
          </w:p>
        </w:tc>
        <w:tc>
          <w:tcPr>
            <w:tcW w:w="24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734707" w14:textId="77777777" w:rsidR="000763DB" w:rsidRDefault="000763DB">
            <w:pPr>
              <w:cnfStyle w:val="000000100000" w:firstRow="0" w:lastRow="0" w:firstColumn="0" w:lastColumn="0" w:oddVBand="0" w:evenVBand="0" w:oddHBand="1" w:evenHBand="0" w:firstRowFirstColumn="0" w:firstRowLastColumn="0" w:lastRowFirstColumn="0" w:lastRowLastColumn="0"/>
              <w:rPr>
                <w:ins w:id="405" w:author="Prabhvir Saran [2]" w:date="2017-03-23T17:23:00Z"/>
                <w:b/>
              </w:rPr>
            </w:pPr>
            <w:ins w:id="406" w:author="Prabhvir Saran [2]" w:date="2017-03-23T17:23:00Z">
              <w:r>
                <w:rPr>
                  <w:b/>
                </w:rPr>
                <w:t>Improvements made</w:t>
              </w:r>
            </w:ins>
          </w:p>
        </w:tc>
      </w:tr>
      <w:tr w:rsidR="000763DB" w14:paraId="276A2919" w14:textId="77777777" w:rsidTr="000763DB">
        <w:trPr>
          <w:trHeight w:val="450"/>
          <w:ins w:id="407" w:author="Prabhvir Saran [2]" w:date="2017-03-23T17:23:00Z"/>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FFFFFF" w:themeColor="background1"/>
              <w:right w:val="single" w:sz="4" w:space="0" w:color="FFFFFF" w:themeColor="background1"/>
            </w:tcBorders>
          </w:tcPr>
          <w:p w14:paraId="3CFAE824" w14:textId="77777777" w:rsidR="000763DB" w:rsidRDefault="000763DB">
            <w:pPr>
              <w:rPr>
                <w:ins w:id="408" w:author="Prabhvir Saran [2]" w:date="2017-03-23T17:23:00Z"/>
              </w:rPr>
            </w:pPr>
          </w:p>
        </w:tc>
        <w:tc>
          <w:tcPr>
            <w:tcW w:w="2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A872B1" w14:textId="1E21B2C0" w:rsidR="000763DB" w:rsidRDefault="00361CB6">
            <w:pPr>
              <w:cnfStyle w:val="000000000000" w:firstRow="0" w:lastRow="0" w:firstColumn="0" w:lastColumn="0" w:oddVBand="0" w:evenVBand="0" w:oddHBand="0" w:evenHBand="0" w:firstRowFirstColumn="0" w:firstRowLastColumn="0" w:lastRowFirstColumn="0" w:lastRowLastColumn="0"/>
              <w:rPr>
                <w:ins w:id="409" w:author="Prabhvir Saran [2]" w:date="2017-03-23T17:23:00Z"/>
              </w:rPr>
            </w:pPr>
            <w:proofErr w:type="spellStart"/>
            <w:ins w:id="410" w:author="Prabhvir Saran [2]" w:date="2017-03-23T17:58:00Z">
              <w:r>
                <w:t>regpassword</w:t>
              </w:r>
            </w:ins>
            <w:proofErr w:type="spellEnd"/>
          </w:p>
        </w:tc>
        <w:tc>
          <w:tcPr>
            <w:tcW w:w="23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499F6"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1" w:author="Prabhvir Saran [2]" w:date="2017-03-23T17:23:00Z"/>
              </w:rPr>
            </w:pPr>
            <w:ins w:id="412" w:author="Prabhvir Saran [2]" w:date="2017-03-23T17:23:00Z">
              <w:r>
                <w:t>When a user sets a password while signing up, the conditions for setting up a good password doesn’t show up before a user even submits the data.</w:t>
              </w:r>
            </w:ins>
          </w:p>
          <w:p w14:paraId="37D34BE9"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3" w:author="Prabhvir Saran [2]" w:date="2017-03-23T17:23:00Z"/>
              </w:rPr>
            </w:pPr>
          </w:p>
          <w:p w14:paraId="4013EAE8"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4" w:author="Prabhvir Saran [2]" w:date="2017-03-23T17:23:00Z"/>
              </w:rPr>
            </w:pPr>
          </w:p>
        </w:tc>
        <w:tc>
          <w:tcPr>
            <w:tcW w:w="24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30C65B"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5" w:author="Prabhvir Saran [2]" w:date="2017-03-23T17:56:00Z"/>
              </w:rPr>
            </w:pPr>
            <w:ins w:id="416" w:author="Prabhvir Saran [2]" w:date="2017-03-23T17:23:00Z">
              <w:r>
                <w:t>Put the labels below the field.</w:t>
              </w:r>
            </w:ins>
          </w:p>
          <w:p w14:paraId="5727A823" w14:textId="229558B8" w:rsidR="00361CB6" w:rsidRDefault="00361CB6">
            <w:pPr>
              <w:cnfStyle w:val="000000000000" w:firstRow="0" w:lastRow="0" w:firstColumn="0" w:lastColumn="0" w:oddVBand="0" w:evenVBand="0" w:oddHBand="0" w:evenHBand="0" w:firstRowFirstColumn="0" w:firstRowLastColumn="0" w:lastRowFirstColumn="0" w:lastRowLastColumn="0"/>
              <w:rPr>
                <w:ins w:id="417" w:author="Prabhvir Saran [2]" w:date="2017-03-23T17:23:00Z"/>
              </w:rPr>
            </w:pPr>
            <w:ins w:id="418" w:author="Prabhvir Saran [2]" w:date="2017-03-23T17:56:00Z">
              <w:r>
                <w:t>tooltip</w:t>
              </w:r>
            </w:ins>
          </w:p>
        </w:tc>
      </w:tr>
    </w:tbl>
    <w:p w14:paraId="771EDA15" w14:textId="6A545005" w:rsidR="00E401C0" w:rsidRDefault="00E401C0" w:rsidP="00E401C0">
      <w:pPr>
        <w:rPr>
          <w:ins w:id="419" w:author="Prabhvir Saran [2]" w:date="2017-03-23T16:43:00Z"/>
        </w:rPr>
      </w:pPr>
    </w:p>
    <w:p w14:paraId="75A15DD3" w14:textId="77777777" w:rsidR="00E401C0" w:rsidRDefault="00E401C0" w:rsidP="00E401C0">
      <w:pPr>
        <w:rPr>
          <w:ins w:id="420" w:author="Prabhvir Saran [2]" w:date="2017-03-23T16:43:00Z"/>
        </w:rPr>
      </w:pPr>
    </w:p>
    <w:p w14:paraId="4A994DC7" w14:textId="77777777" w:rsidR="00E401C0" w:rsidRDefault="00E401C0" w:rsidP="00E401C0">
      <w:pPr>
        <w:pStyle w:val="Heading2"/>
        <w:rPr>
          <w:ins w:id="421" w:author="Prabhvir Saran [2]" w:date="2017-03-23T16:43:00Z"/>
        </w:rPr>
      </w:pPr>
      <w:bookmarkStart w:id="422" w:name="_Toc478050866"/>
      <w:ins w:id="423" w:author="Prabhvir Saran [2]" w:date="2017-03-23T16:43:00Z">
        <w:r w:rsidRPr="00E22FB4">
          <w:t xml:space="preserve">4. </w:t>
        </w:r>
        <w:proofErr w:type="spellStart"/>
        <w:r w:rsidRPr="00E22FB4">
          <w:t>Javascript</w:t>
        </w:r>
        <w:proofErr w:type="spellEnd"/>
        <w:r w:rsidRPr="00E22FB4">
          <w:t xml:space="preserve"> or </w:t>
        </w:r>
        <w:proofErr w:type="spellStart"/>
        <w:r w:rsidRPr="00E22FB4">
          <w:t>jquery</w:t>
        </w:r>
        <w:proofErr w:type="spellEnd"/>
        <w:r w:rsidRPr="00E22FB4">
          <w:t xml:space="preserve"> third party widget</w:t>
        </w:r>
        <w:bookmarkEnd w:id="422"/>
      </w:ins>
    </w:p>
    <w:p w14:paraId="05A3B4BF" w14:textId="778E8931" w:rsidR="00E401C0" w:rsidRDefault="0052364E" w:rsidP="00E401C0">
      <w:pPr>
        <w:rPr>
          <w:ins w:id="424" w:author="Prabhvir Saran [2]" w:date="2017-03-23T18:00:00Z"/>
        </w:rPr>
      </w:pPr>
      <w:ins w:id="425" w:author="Prabhvir Saran [2]" w:date="2017-03-23T17:25:00Z">
        <w:r>
          <w:t xml:space="preserve">Google maps was </w:t>
        </w:r>
        <w:r w:rsidR="00E31C81">
          <w:t xml:space="preserve">added to </w:t>
        </w:r>
        <w:r>
          <w:t xml:space="preserve">the Hema in BC page. It shows the locations of the HEMA </w:t>
        </w:r>
      </w:ins>
      <w:ins w:id="426"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p>
    <w:p w14:paraId="32322360" w14:textId="0B62402A" w:rsidR="00014241" w:rsidRDefault="00014241" w:rsidP="00E401C0">
      <w:pPr>
        <w:rPr>
          <w:ins w:id="427" w:author="Prabhvir Saran [2]" w:date="2017-03-23T18:00:00Z"/>
        </w:rPr>
      </w:pPr>
      <w:proofErr w:type="spellStart"/>
      <w:ins w:id="428" w:author="Prabhvir Saran [2]" w:date="2017-03-23T18:00:00Z">
        <w:r>
          <w:lastRenderedPageBreak/>
          <w:t>Tootip</w:t>
        </w:r>
        <w:proofErr w:type="spellEnd"/>
        <w:r>
          <w:t xml:space="preserve"> makes the form feel more resp</w:t>
        </w:r>
      </w:ins>
      <w:ins w:id="429" w:author="Prabhvir Saran [2]" w:date="2017-03-23T18:01:00Z">
        <w:r>
          <w:t>onsive and provides real time feedback to the user.</w:t>
        </w:r>
      </w:ins>
    </w:p>
    <w:p w14:paraId="04B7385F" w14:textId="77777777" w:rsidR="00014241" w:rsidRDefault="00014241" w:rsidP="00E401C0">
      <w:pPr>
        <w:rPr>
          <w:ins w:id="430" w:author="Prabhvir Saran [2]" w:date="2017-03-23T16:43:00Z"/>
        </w:rPr>
      </w:pPr>
    </w:p>
    <w:p w14:paraId="7459BE5A" w14:textId="77777777" w:rsidR="00E401C0" w:rsidRPr="00A22D7F" w:rsidRDefault="00E401C0" w:rsidP="00E401C0">
      <w:pPr>
        <w:pStyle w:val="Heading2"/>
        <w:rPr>
          <w:ins w:id="431" w:author="Prabhvir Saran [2]" w:date="2017-03-23T16:43:00Z"/>
        </w:rPr>
      </w:pPr>
      <w:bookmarkStart w:id="432" w:name="_Toc478050867"/>
      <w:ins w:id="433" w:author="Prabhvir Saran [2]" w:date="2017-03-23T16:43:00Z">
        <w:r w:rsidRPr="00E22FB4">
          <w:t xml:space="preserve">5. Testing with </w:t>
        </w:r>
        <w:proofErr w:type="spellStart"/>
        <w:r w:rsidRPr="00E22FB4">
          <w:t>Javascript</w:t>
        </w:r>
        <w:proofErr w:type="spellEnd"/>
        <w:r w:rsidRPr="00E22FB4">
          <w:t xml:space="preserve"> disabled</w:t>
        </w:r>
        <w:bookmarkEnd w:id="432"/>
      </w:ins>
    </w:p>
    <w:p w14:paraId="31E88107" w14:textId="12F9C878" w:rsidR="00E401C0" w:rsidRDefault="00F0771F" w:rsidP="00E401C0">
      <w:pPr>
        <w:rPr>
          <w:ins w:id="434" w:author="Prabhvir Saran [2]" w:date="2017-03-23T16:43:00Z"/>
        </w:rPr>
      </w:pPr>
      <w:ins w:id="435" w:author="Prabhvir Saran [2]" w:date="2017-03-23T17:34:00Z">
        <w:r>
          <w:t xml:space="preserve">All forms were tested with </w:t>
        </w:r>
        <w:proofErr w:type="spellStart"/>
        <w:r>
          <w:t>javascript</w:t>
        </w:r>
        <w:proofErr w:type="spellEnd"/>
        <w:r>
          <w:t xml:space="preserve"> disabled and were found to submit data without any problem. </w:t>
        </w:r>
      </w:ins>
    </w:p>
    <w:p w14:paraId="3FAAA69C" w14:textId="77777777" w:rsidR="00E401C0" w:rsidRDefault="00E401C0" w:rsidP="00E401C0">
      <w:pPr>
        <w:rPr>
          <w:ins w:id="436" w:author="Prabhvir Saran [2]" w:date="2017-03-23T16:43:00Z"/>
        </w:rPr>
      </w:pPr>
    </w:p>
    <w:p w14:paraId="10C689F0" w14:textId="77777777" w:rsidR="00E401C0" w:rsidRDefault="00E401C0" w:rsidP="00E401C0">
      <w:pPr>
        <w:pStyle w:val="Heading2"/>
        <w:rPr>
          <w:ins w:id="437" w:author="Prabhvir Saran [2]" w:date="2017-03-23T16:43:00Z"/>
        </w:rPr>
      </w:pPr>
      <w:bookmarkStart w:id="438" w:name="_Toc478050868"/>
      <w:ins w:id="439" w:author="Prabhvir Saran [2]" w:date="2017-03-23T16:43:00Z">
        <w:r w:rsidRPr="00D02C12">
          <w:t>6. Publish site and test</w:t>
        </w:r>
        <w:bookmarkEnd w:id="438"/>
      </w:ins>
    </w:p>
    <w:p w14:paraId="2BA678CE" w14:textId="53443C09" w:rsidR="00E401C0" w:rsidRDefault="00E401C0" w:rsidP="00E401C0">
      <w:pPr>
        <w:rPr>
          <w:ins w:id="440" w:author="Prabhvir Saran [2]" w:date="2017-03-23T18:06:00Z"/>
        </w:rPr>
      </w:pPr>
    </w:p>
    <w:p w14:paraId="7BC0089F" w14:textId="77777777" w:rsidR="00221339" w:rsidRDefault="00221339" w:rsidP="00E401C0">
      <w:pPr>
        <w:rPr>
          <w:ins w:id="441" w:author="Prabhvir Saran [2]" w:date="2017-03-23T16:43:00Z"/>
        </w:rPr>
      </w:pPr>
    </w:p>
    <w:p w14:paraId="2C754EA7" w14:textId="77777777" w:rsidR="00E401C0" w:rsidRDefault="00E401C0" w:rsidP="00E401C0">
      <w:pPr>
        <w:rPr>
          <w:ins w:id="442" w:author="Prabhvir Saran [2]" w:date="2017-03-23T16:43:00Z"/>
        </w:rPr>
      </w:pPr>
    </w:p>
    <w:p w14:paraId="2DE49EF1" w14:textId="0F6B9651" w:rsidR="0008509B" w:rsidRDefault="0008509B">
      <w:pPr>
        <w:rPr>
          <w:ins w:id="443" w:author="Prabhvir Saran [2]" w:date="2017-03-23T16:45:00Z"/>
        </w:rPr>
        <w:pPrChange w:id="444" w:author="Prabhvir Saran [2]" w:date="2017-03-23T16:45:00Z">
          <w:pPr>
            <w:pStyle w:val="Heading1"/>
          </w:pPr>
        </w:pPrChange>
      </w:pPr>
    </w:p>
    <w:p w14:paraId="734B3BC8" w14:textId="01BDFD99" w:rsidR="0008509B" w:rsidRDefault="0008509B">
      <w:pPr>
        <w:rPr>
          <w:ins w:id="445" w:author="Prabhvir Saran [2]" w:date="2017-03-23T17:46:00Z"/>
        </w:rPr>
        <w:pPrChange w:id="446" w:author="Prabhvir Saran [2]" w:date="2017-03-23T16:45:00Z">
          <w:pPr>
            <w:pStyle w:val="Heading1"/>
          </w:pPr>
        </w:pPrChange>
      </w:pPr>
    </w:p>
    <w:p w14:paraId="70B68675" w14:textId="25513955" w:rsidR="008B1404" w:rsidRDefault="008B1404">
      <w:pPr>
        <w:rPr>
          <w:ins w:id="447" w:author="Prabhvir Saran [2]" w:date="2017-03-23T17:46:00Z"/>
        </w:rPr>
        <w:pPrChange w:id="448" w:author="Prabhvir Saran [2]" w:date="2017-03-23T16:45:00Z">
          <w:pPr>
            <w:pStyle w:val="Heading1"/>
          </w:pPr>
        </w:pPrChange>
      </w:pPr>
    </w:p>
    <w:p w14:paraId="381141FA" w14:textId="091CF455" w:rsidR="008B1404" w:rsidRDefault="008B1404">
      <w:pPr>
        <w:rPr>
          <w:ins w:id="449" w:author="Prabhvir Saran [2]" w:date="2017-03-23T17:46:00Z"/>
        </w:rPr>
        <w:pPrChange w:id="450" w:author="Prabhvir Saran [2]" w:date="2017-03-23T16:45:00Z">
          <w:pPr>
            <w:pStyle w:val="Heading1"/>
          </w:pPr>
        </w:pPrChange>
      </w:pPr>
    </w:p>
    <w:p w14:paraId="36D6128F" w14:textId="4D92BBD5" w:rsidR="008B1404" w:rsidRDefault="008B1404">
      <w:pPr>
        <w:rPr>
          <w:ins w:id="451" w:author="Prabhvir Saran [2]" w:date="2017-03-23T17:46:00Z"/>
        </w:rPr>
        <w:pPrChange w:id="452" w:author="Prabhvir Saran [2]" w:date="2017-03-23T16:45:00Z">
          <w:pPr>
            <w:pStyle w:val="Heading1"/>
          </w:pPr>
        </w:pPrChange>
      </w:pPr>
    </w:p>
    <w:p w14:paraId="113CC9F3" w14:textId="641C3482" w:rsidR="008B1404" w:rsidRDefault="008B1404">
      <w:pPr>
        <w:rPr>
          <w:ins w:id="453" w:author="Prabhvir Saran [2]" w:date="2017-03-23T17:46:00Z"/>
        </w:rPr>
        <w:pPrChange w:id="454" w:author="Prabhvir Saran [2]" w:date="2017-03-23T16:45:00Z">
          <w:pPr>
            <w:pStyle w:val="Heading1"/>
          </w:pPr>
        </w:pPrChange>
      </w:pPr>
    </w:p>
    <w:p w14:paraId="29175923" w14:textId="7FC35B7E" w:rsidR="008B1404" w:rsidRDefault="008B1404">
      <w:pPr>
        <w:rPr>
          <w:ins w:id="455" w:author="Prabhvir Saran [2]" w:date="2017-03-23T17:46:00Z"/>
        </w:rPr>
        <w:pPrChange w:id="456" w:author="Prabhvir Saran [2]" w:date="2017-03-23T16:45:00Z">
          <w:pPr>
            <w:pStyle w:val="Heading1"/>
          </w:pPr>
        </w:pPrChange>
      </w:pPr>
    </w:p>
    <w:p w14:paraId="0499F16E" w14:textId="20CFB7CB" w:rsidR="008B1404" w:rsidRDefault="008B1404">
      <w:pPr>
        <w:rPr>
          <w:ins w:id="457" w:author="Prabhvir Saran [2]" w:date="2017-03-23T17:46:00Z"/>
        </w:rPr>
        <w:pPrChange w:id="458" w:author="Prabhvir Saran [2]" w:date="2017-03-23T16:45:00Z">
          <w:pPr>
            <w:pStyle w:val="Heading1"/>
          </w:pPr>
        </w:pPrChange>
      </w:pPr>
    </w:p>
    <w:p w14:paraId="5BCAAE60" w14:textId="09908B98" w:rsidR="008B1404" w:rsidRDefault="008B1404">
      <w:pPr>
        <w:rPr>
          <w:ins w:id="459" w:author="Prabhvir Saran [2]" w:date="2017-03-23T17:46:00Z"/>
        </w:rPr>
        <w:pPrChange w:id="460" w:author="Prabhvir Saran [2]" w:date="2017-03-23T16:45:00Z">
          <w:pPr>
            <w:pStyle w:val="Heading1"/>
          </w:pPr>
        </w:pPrChange>
      </w:pPr>
    </w:p>
    <w:p w14:paraId="0947FD38" w14:textId="29CA0D42" w:rsidR="008B1404" w:rsidRDefault="008B1404">
      <w:pPr>
        <w:rPr>
          <w:ins w:id="461" w:author="Prabhvir Saran [2]" w:date="2017-03-23T17:46:00Z"/>
        </w:rPr>
        <w:pPrChange w:id="462" w:author="Prabhvir Saran [2]" w:date="2017-03-23T16:45:00Z">
          <w:pPr>
            <w:pStyle w:val="Heading1"/>
          </w:pPr>
        </w:pPrChange>
      </w:pPr>
    </w:p>
    <w:p w14:paraId="476B747E" w14:textId="0060E59C" w:rsidR="008B1404" w:rsidRDefault="008B1404">
      <w:pPr>
        <w:rPr>
          <w:ins w:id="463" w:author="Prabhvir Saran [2]" w:date="2017-03-23T17:46:00Z"/>
        </w:rPr>
        <w:pPrChange w:id="464" w:author="Prabhvir Saran [2]" w:date="2017-03-23T16:45:00Z">
          <w:pPr>
            <w:pStyle w:val="Heading1"/>
          </w:pPr>
        </w:pPrChange>
      </w:pPr>
    </w:p>
    <w:p w14:paraId="2055515D" w14:textId="041F1F67" w:rsidR="008B1404" w:rsidRDefault="008B1404">
      <w:pPr>
        <w:rPr>
          <w:ins w:id="465" w:author="Prabhvir Saran [2]" w:date="2017-03-23T17:46:00Z"/>
        </w:rPr>
        <w:pPrChange w:id="466" w:author="Prabhvir Saran [2]" w:date="2017-03-23T16:45:00Z">
          <w:pPr>
            <w:pStyle w:val="Heading1"/>
          </w:pPr>
        </w:pPrChange>
      </w:pPr>
    </w:p>
    <w:p w14:paraId="39046046" w14:textId="77EE3D8F" w:rsidR="008B1404" w:rsidRDefault="008B1404">
      <w:pPr>
        <w:rPr>
          <w:ins w:id="467" w:author="Prabhvir Saran [2]" w:date="2017-03-23T17:46:00Z"/>
        </w:rPr>
        <w:pPrChange w:id="468" w:author="Prabhvir Saran [2]" w:date="2017-03-23T16:45:00Z">
          <w:pPr>
            <w:pStyle w:val="Heading1"/>
          </w:pPr>
        </w:pPrChange>
      </w:pPr>
    </w:p>
    <w:p w14:paraId="09BC98E1" w14:textId="2341A204" w:rsidR="008B1404" w:rsidRDefault="008B1404">
      <w:pPr>
        <w:rPr>
          <w:ins w:id="469" w:author="Prabhvir Saran [2]" w:date="2017-03-23T17:46:00Z"/>
        </w:rPr>
        <w:pPrChange w:id="470" w:author="Prabhvir Saran [2]" w:date="2017-03-23T16:45:00Z">
          <w:pPr>
            <w:pStyle w:val="Heading1"/>
          </w:pPr>
        </w:pPrChange>
      </w:pPr>
    </w:p>
    <w:p w14:paraId="27F148B9" w14:textId="6E7FAFCE" w:rsidR="008B1404" w:rsidRDefault="008B1404">
      <w:pPr>
        <w:rPr>
          <w:ins w:id="471" w:author="Prabhvir Saran [2]" w:date="2017-03-23T17:46:00Z"/>
        </w:rPr>
        <w:pPrChange w:id="472" w:author="Prabhvir Saran [2]" w:date="2017-03-23T16:45:00Z">
          <w:pPr>
            <w:pStyle w:val="Heading1"/>
          </w:pPr>
        </w:pPrChange>
      </w:pPr>
    </w:p>
    <w:p w14:paraId="3388606E" w14:textId="601FA625" w:rsidR="008B1404" w:rsidRDefault="008B1404">
      <w:pPr>
        <w:rPr>
          <w:ins w:id="473" w:author="Prabhvir Saran [2]" w:date="2017-03-23T17:46:00Z"/>
        </w:rPr>
        <w:pPrChange w:id="474" w:author="Prabhvir Saran [2]" w:date="2017-03-23T16:45:00Z">
          <w:pPr>
            <w:pStyle w:val="Heading1"/>
          </w:pPr>
        </w:pPrChange>
      </w:pPr>
    </w:p>
    <w:p w14:paraId="3935BB26" w14:textId="5D59753F" w:rsidR="008B1404" w:rsidRDefault="008B1404">
      <w:pPr>
        <w:rPr>
          <w:ins w:id="475" w:author="Prabhvir Saran [2]" w:date="2017-03-23T17:46:00Z"/>
        </w:rPr>
        <w:pPrChange w:id="476" w:author="Prabhvir Saran [2]" w:date="2017-03-23T16:45:00Z">
          <w:pPr>
            <w:pStyle w:val="Heading1"/>
          </w:pPr>
        </w:pPrChange>
      </w:pPr>
    </w:p>
    <w:p w14:paraId="4BF3E6ED" w14:textId="66EEE14B" w:rsidR="008B1404" w:rsidRDefault="008B1404">
      <w:pPr>
        <w:rPr>
          <w:ins w:id="477" w:author="Prabhvir Saran [2]" w:date="2017-03-23T17:46:00Z"/>
        </w:rPr>
        <w:pPrChange w:id="478" w:author="Prabhvir Saran [2]" w:date="2017-03-23T16:45:00Z">
          <w:pPr>
            <w:pStyle w:val="Heading1"/>
          </w:pPr>
        </w:pPrChange>
      </w:pPr>
    </w:p>
    <w:p w14:paraId="7545FA38" w14:textId="189D3FD7" w:rsidR="008B1404" w:rsidRDefault="008B1404">
      <w:pPr>
        <w:rPr>
          <w:ins w:id="479" w:author="Prabhvir Saran [2]" w:date="2017-03-23T17:46:00Z"/>
        </w:rPr>
        <w:pPrChange w:id="480" w:author="Prabhvir Saran [2]" w:date="2017-03-23T16:45:00Z">
          <w:pPr>
            <w:pStyle w:val="Heading1"/>
          </w:pPr>
        </w:pPrChange>
      </w:pPr>
    </w:p>
    <w:p w14:paraId="63A6DA91" w14:textId="131BE71D" w:rsidR="008B1404" w:rsidRDefault="008B1404">
      <w:pPr>
        <w:rPr>
          <w:ins w:id="481" w:author="Prabhvir Saran [2]" w:date="2017-03-23T17:46:00Z"/>
        </w:rPr>
        <w:pPrChange w:id="482" w:author="Prabhvir Saran [2]" w:date="2017-03-23T16:45:00Z">
          <w:pPr>
            <w:pStyle w:val="Heading1"/>
          </w:pPr>
        </w:pPrChange>
      </w:pPr>
    </w:p>
    <w:p w14:paraId="307DEF5F" w14:textId="77777777" w:rsidR="008B1404" w:rsidRPr="0008509B" w:rsidRDefault="008B1404">
      <w:pPr>
        <w:rPr>
          <w:ins w:id="483" w:author="Prabhvir Saran [2]" w:date="2017-03-23T16:43:00Z"/>
          <w:rPrChange w:id="484" w:author="Prabhvir Saran [2]" w:date="2017-03-23T16:45:00Z">
            <w:rPr>
              <w:ins w:id="485" w:author="Prabhvir Saran [2]" w:date="2017-03-23T16:43:00Z"/>
            </w:rPr>
          </w:rPrChange>
        </w:rPr>
        <w:pPrChange w:id="486" w:author="Prabhvir Saran [2]" w:date="2017-03-23T16:45:00Z">
          <w:pPr>
            <w:pStyle w:val="Heading1"/>
          </w:pPr>
        </w:pPrChange>
      </w:pPr>
    </w:p>
    <w:p w14:paraId="2EBED79A" w14:textId="7034734E" w:rsidR="00E401C0" w:rsidRPr="00E401C0" w:rsidRDefault="00E401C0">
      <w:pPr>
        <w:pStyle w:val="Heading1"/>
        <w:rPr>
          <w:ins w:id="487" w:author="Prabhvir Saran [2]" w:date="2017-03-23T16:43:00Z"/>
        </w:rPr>
        <w:pPrChange w:id="488" w:author="Prabhvir Saran [2]" w:date="2017-03-23T16:45:00Z">
          <w:pPr/>
        </w:pPrChange>
      </w:pPr>
      <w:bookmarkStart w:id="489" w:name="_Toc478050869"/>
      <w:ins w:id="490" w:author="Prabhvir Saran [2]" w:date="2017-03-23T16:43:00Z">
        <w:r>
          <w:t>Appendix 3</w:t>
        </w:r>
        <w:bookmarkEnd w:id="489"/>
      </w:ins>
    </w:p>
    <w:p w14:paraId="15AC0A2D" w14:textId="6137FB31" w:rsidR="00487BA1" w:rsidRDefault="00487BA1">
      <w:pPr>
        <w:pStyle w:val="Heading1"/>
        <w:jc w:val="center"/>
        <w:rPr>
          <w:ins w:id="491" w:author="Prabhvir Saran" w:date="2017-02-14T23:25:00Z"/>
          <w:b/>
          <w:sz w:val="36"/>
          <w:u w:val="single"/>
        </w:rPr>
        <w:pPrChange w:id="492" w:author="Prabhvir Saran" w:date="2017-02-17T01:29:00Z">
          <w:pPr>
            <w:pStyle w:val="Heading1"/>
          </w:pPr>
        </w:pPrChange>
      </w:pPr>
      <w:bookmarkStart w:id="493" w:name="_Toc478050870"/>
      <w:ins w:id="494" w:author="Prabhvir Saran" w:date="2017-02-14T17:56:00Z">
        <w:r w:rsidRPr="003B7E9F">
          <w:rPr>
            <w:b/>
            <w:sz w:val="36"/>
            <w:u w:val="single"/>
            <w:rPrChange w:id="495" w:author="Prabhvir Saran" w:date="2017-02-14T23:20:00Z">
              <w:rPr/>
            </w:rPrChange>
          </w:rPr>
          <w:t>Milestone 3: Skeleton site with layout, tables and forms</w:t>
        </w:r>
      </w:ins>
      <w:bookmarkEnd w:id="493"/>
    </w:p>
    <w:p w14:paraId="7B206568" w14:textId="77777777" w:rsidR="008E7E99" w:rsidRPr="00FF76DD" w:rsidRDefault="008E7E99">
      <w:pPr>
        <w:rPr>
          <w:ins w:id="496" w:author="Prabhvir Saran" w:date="2017-02-14T17:57:00Z"/>
        </w:rPr>
        <w:pPrChange w:id="497" w:author="Prabhvir Saran" w:date="2017-02-14T23:25:00Z">
          <w:pPr>
            <w:pStyle w:val="Heading1"/>
          </w:pPr>
        </w:pPrChange>
      </w:pPr>
    </w:p>
    <w:p w14:paraId="6E71666B" w14:textId="6ED797C4" w:rsidR="001B012E" w:rsidRPr="00FF76DD" w:rsidRDefault="00487BA1">
      <w:pPr>
        <w:pStyle w:val="Heading2"/>
        <w:spacing w:after="240"/>
        <w:rPr>
          <w:ins w:id="498" w:author="Prabhvir Saran" w:date="2017-02-14T23:07:00Z"/>
        </w:rPr>
        <w:pPrChange w:id="499" w:author="Prabhvir Saran" w:date="2017-02-14T23:13:00Z">
          <w:pPr>
            <w:pStyle w:val="Heading1"/>
          </w:pPr>
        </w:pPrChange>
      </w:pPr>
      <w:bookmarkStart w:id="500" w:name="_Toc478050871"/>
      <w:proofErr w:type="spellStart"/>
      <w:ins w:id="501" w:author="Prabhvir Saran" w:date="2017-02-14T17:58:00Z">
        <w:r>
          <w:t>Url</w:t>
        </w:r>
        <w:proofErr w:type="spellEnd"/>
        <w:r>
          <w:t xml:space="preserve"> of the prototype website</w:t>
        </w:r>
      </w:ins>
      <w:bookmarkEnd w:id="500"/>
    </w:p>
    <w:p w14:paraId="08EF9036" w14:textId="65899F23" w:rsidR="00FE7EC9" w:rsidRDefault="00FE7EC9">
      <w:pPr>
        <w:pStyle w:val="Heading2"/>
        <w:rPr>
          <w:ins w:id="502" w:author="Prabhvir Saran" w:date="2017-02-17T00:50:00Z"/>
          <w:rFonts w:asciiTheme="minorHAnsi" w:eastAsiaTheme="minorHAnsi" w:hAnsiTheme="minorHAnsi" w:cstheme="minorBidi"/>
          <w:color w:val="auto"/>
          <w:sz w:val="22"/>
          <w:szCs w:val="22"/>
        </w:rPr>
        <w:pPrChange w:id="503" w:author="Prabhvir Saran" w:date="2017-02-14T17:58:00Z">
          <w:pPr>
            <w:pStyle w:val="Heading1"/>
          </w:pPr>
        </w:pPrChange>
      </w:pPr>
      <w:ins w:id="504"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505" w:name="_Toc475067179"/>
      <w:bookmarkStart w:id="506" w:name="_Toc475058246"/>
      <w:bookmarkStart w:id="507" w:name="_Toc478050872"/>
      <w:r w:rsidRPr="0086014C">
        <w:rPr>
          <w:rStyle w:val="Hyperlink"/>
          <w:rFonts w:asciiTheme="minorHAnsi" w:eastAsiaTheme="minorHAnsi" w:hAnsiTheme="minorHAnsi" w:cstheme="minorBidi"/>
          <w:sz w:val="22"/>
          <w:szCs w:val="22"/>
        </w:rPr>
        <w:t>http://students.bcitdev.com/A00980505/G2/index.html</w:t>
      </w:r>
      <w:bookmarkEnd w:id="505"/>
      <w:bookmarkEnd w:id="506"/>
      <w:bookmarkEnd w:id="507"/>
      <w:ins w:id="508"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509" w:author="Prabhvir Saran" w:date="2017-02-17T00:50:00Z"/>
          <w:rFonts w:asciiTheme="minorHAnsi" w:eastAsiaTheme="minorHAnsi" w:hAnsiTheme="minorHAnsi" w:cstheme="minorBidi"/>
          <w:color w:val="auto"/>
          <w:sz w:val="22"/>
          <w:szCs w:val="22"/>
        </w:rPr>
        <w:pPrChange w:id="510" w:author="Prabhvir Saran" w:date="2017-02-14T17:58:00Z">
          <w:pPr>
            <w:pStyle w:val="Heading1"/>
          </w:pPr>
        </w:pPrChange>
      </w:pPr>
    </w:p>
    <w:p w14:paraId="2BEA5E59" w14:textId="6BAAF28E" w:rsidR="004A7F09" w:rsidRDefault="004A7F09">
      <w:pPr>
        <w:pStyle w:val="Heading2"/>
        <w:rPr>
          <w:ins w:id="511" w:author="Prabhvir Saran" w:date="2017-02-14T17:59:00Z"/>
        </w:rPr>
        <w:pPrChange w:id="512" w:author="Prabhvir Saran" w:date="2017-02-14T17:58:00Z">
          <w:pPr>
            <w:pStyle w:val="Heading1"/>
          </w:pPr>
        </w:pPrChange>
      </w:pPr>
      <w:bookmarkStart w:id="513" w:name="_Toc478050873"/>
      <w:ins w:id="514" w:author="Prabhvir Saran" w:date="2017-02-14T17:58:00Z">
        <w:r>
          <w:t>List of all the items completed</w:t>
        </w:r>
        <w:bookmarkEnd w:id="513"/>
        <w:r>
          <w:t xml:space="preserve"> </w:t>
        </w:r>
      </w:ins>
    </w:p>
    <w:p w14:paraId="4B5A52F9" w14:textId="20663A8D" w:rsidR="004A7F09" w:rsidRDefault="004A7F09">
      <w:pPr>
        <w:pStyle w:val="ListParagraph"/>
        <w:numPr>
          <w:ilvl w:val="0"/>
          <w:numId w:val="14"/>
        </w:numPr>
        <w:rPr>
          <w:ins w:id="515" w:author="Prabhvir Saran" w:date="2017-02-14T18:12:00Z"/>
        </w:rPr>
        <w:pPrChange w:id="516" w:author="Prabhvir Saran" w:date="2017-02-14T17:59:00Z">
          <w:pPr>
            <w:pStyle w:val="Heading1"/>
          </w:pPr>
        </w:pPrChange>
      </w:pPr>
      <w:ins w:id="517" w:author="Prabhvir Saran" w:date="2017-02-14T18:00:00Z">
        <w:r>
          <w:t>Organized all the files in the main folder called G2. All pages except index have the</w:t>
        </w:r>
        <w:r w:rsidR="002F1CF2">
          <w:t>ir own folder</w:t>
        </w:r>
        <w:r>
          <w:t xml:space="preserve">. The main </w:t>
        </w:r>
      </w:ins>
      <w:ins w:id="518" w:author="Prabhvir Saran" w:date="2017-02-14T23:07:00Z">
        <w:r w:rsidR="001B012E">
          <w:t>CSS</w:t>
        </w:r>
      </w:ins>
      <w:ins w:id="519"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520" w:author="Prabhvir Saran" w:date="2017-02-14T18:11:00Z"/>
        </w:rPr>
        <w:pPrChange w:id="521" w:author="Prabhvir Saran" w:date="2017-02-14T17:59:00Z">
          <w:pPr>
            <w:pStyle w:val="Heading1"/>
          </w:pPr>
        </w:pPrChange>
      </w:pPr>
      <w:ins w:id="522" w:author="Prabhvir Saran" w:date="2017-02-14T18:12:00Z">
        <w:r>
          <w:t>A prototype page has been created for every single page.</w:t>
        </w:r>
      </w:ins>
    </w:p>
    <w:p w14:paraId="56B4201D" w14:textId="7C5F2FC0" w:rsidR="004A2ADD" w:rsidRDefault="00E8373E">
      <w:pPr>
        <w:pStyle w:val="ListParagraph"/>
        <w:numPr>
          <w:ilvl w:val="0"/>
          <w:numId w:val="14"/>
        </w:numPr>
        <w:rPr>
          <w:ins w:id="523" w:author="Prabhvir Saran" w:date="2017-02-14T18:00:00Z"/>
        </w:rPr>
        <w:pPrChange w:id="524" w:author="Prabhvir Saran" w:date="2017-02-14T17:59:00Z">
          <w:pPr>
            <w:pStyle w:val="Heading1"/>
          </w:pPr>
        </w:pPrChange>
      </w:pPr>
      <w:ins w:id="525" w:author="Prabhvir Saran" w:date="2017-02-14T23:14:00Z">
        <w:r>
          <w:t>A single</w:t>
        </w:r>
      </w:ins>
      <w:ins w:id="526" w:author="Prabhvir Saran" w:date="2017-02-14T18:11:00Z">
        <w:r w:rsidR="004A2ADD">
          <w:t xml:space="preserve"> </w:t>
        </w:r>
      </w:ins>
      <w:ins w:id="527" w:author="Prabhvir Saran" w:date="2017-02-14T23:07:00Z">
        <w:r w:rsidR="001B012E">
          <w:t>CSS</w:t>
        </w:r>
      </w:ins>
      <w:ins w:id="528"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529" w:author="Prabhvir Saran" w:date="2017-02-17T00:34:00Z"/>
        </w:rPr>
        <w:pPrChange w:id="530" w:author="Prabhvir Saran" w:date="2017-02-14T18:02:00Z">
          <w:pPr>
            <w:pStyle w:val="Heading1"/>
          </w:pPr>
        </w:pPrChange>
      </w:pPr>
      <w:ins w:id="531" w:author="Prabhvir Saran" w:date="2017-02-14T18:02:00Z">
        <w:r>
          <w:t>Al</w:t>
        </w:r>
        <w:r w:rsidR="00BA7B9A">
          <w:t>l the content in the header will have the</w:t>
        </w:r>
      </w:ins>
      <w:ins w:id="532" w:author="Prabhvir Saran" w:date="2017-02-16T23:11:00Z">
        <w:r w:rsidR="00A52768">
          <w:t xml:space="preserve"> font</w:t>
        </w:r>
      </w:ins>
      <w:ins w:id="533" w:author="Prabhvir Saran" w:date="2017-02-14T18:02:00Z">
        <w:r w:rsidR="00BA7B9A">
          <w:t xml:space="preserve"> </w:t>
        </w:r>
      </w:ins>
      <w:proofErr w:type="spellStart"/>
      <w:ins w:id="534" w:author="Prabhvir Saran" w:date="2017-02-15T15:03:00Z">
        <w:r w:rsidR="00BA7B9A">
          <w:t>Cinzel</w:t>
        </w:r>
        <w:proofErr w:type="spellEnd"/>
        <w:r w:rsidR="00BA7B9A">
          <w:t xml:space="preserve"> a</w:t>
        </w:r>
      </w:ins>
      <w:ins w:id="535" w:author="Prabhvir Saran" w:date="2017-02-14T18:03:00Z">
        <w:r>
          <w:t>nd all the content in the body</w:t>
        </w:r>
      </w:ins>
      <w:ins w:id="536" w:author="Prabhvir Saran" w:date="2017-02-15T15:03:00Z">
        <w:r w:rsidR="00BA7B9A">
          <w:t xml:space="preserve"> and footer</w:t>
        </w:r>
      </w:ins>
      <w:ins w:id="537" w:author="Prabhvir Saran" w:date="2017-02-14T18:03:00Z">
        <w:r w:rsidR="00BA7B9A">
          <w:t xml:space="preserve"> will have the font </w:t>
        </w:r>
        <w:proofErr w:type="spellStart"/>
        <w:r w:rsidR="00BA7B9A">
          <w:t>Titillium</w:t>
        </w:r>
        <w:proofErr w:type="spellEnd"/>
        <w:r w:rsidR="00BA7B9A">
          <w:t xml:space="preserve"> web. </w:t>
        </w:r>
      </w:ins>
      <w:ins w:id="538" w:author="Prabhvir Saran" w:date="2017-02-15T15:04:00Z">
        <w:r w:rsidR="00BA7B9A">
          <w:t>Both</w:t>
        </w:r>
      </w:ins>
      <w:ins w:id="539"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540" w:author="Prabhvir Saran" w:date="2017-02-14T18:04:00Z"/>
        </w:rPr>
        <w:pPrChange w:id="541" w:author="Prabhvir Saran" w:date="2017-02-14T18:02:00Z">
          <w:pPr>
            <w:pStyle w:val="Heading1"/>
          </w:pPr>
        </w:pPrChange>
      </w:pPr>
      <w:ins w:id="542" w:author="Prabhvir Saran" w:date="2017-02-17T00:35:00Z">
        <w:r>
          <w:t>CSS link and hover pseudo</w:t>
        </w:r>
      </w:ins>
      <w:ins w:id="543" w:author="Prabhvir Saran" w:date="2017-02-17T01:21:00Z">
        <w:r>
          <w:t xml:space="preserve">-classes </w:t>
        </w:r>
      </w:ins>
      <w:ins w:id="544" w:author="Prabhvir Saran" w:date="2017-02-17T00:35:00Z">
        <w:r w:rsidR="00EE725A">
          <w:t>are used for main navigation hyperlinks.</w:t>
        </w:r>
      </w:ins>
    </w:p>
    <w:p w14:paraId="26580717" w14:textId="667F44F9" w:rsidR="004A7F09" w:rsidRDefault="004A7F09">
      <w:pPr>
        <w:pStyle w:val="ListParagraph"/>
        <w:numPr>
          <w:ilvl w:val="0"/>
          <w:numId w:val="14"/>
        </w:numPr>
        <w:rPr>
          <w:ins w:id="545" w:author="Prabhvir Saran" w:date="2017-02-14T18:06:00Z"/>
        </w:rPr>
        <w:pPrChange w:id="546" w:author="Prabhvir Saran" w:date="2017-02-14T18:02:00Z">
          <w:pPr>
            <w:pStyle w:val="Heading1"/>
          </w:pPr>
        </w:pPrChange>
      </w:pPr>
      <w:ins w:id="547" w:author="Prabhvir Saran" w:date="2017-02-14T18:04:00Z">
        <w:r>
          <w:t xml:space="preserve">The main navigation bar is </w:t>
        </w:r>
      </w:ins>
      <w:ins w:id="548" w:author="Prabhvir Saran" w:date="2017-02-14T18:05:00Z">
        <w:r>
          <w:t xml:space="preserve">configured with </w:t>
        </w:r>
      </w:ins>
      <w:ins w:id="549" w:author="Prabhvir Saran" w:date="2017-02-14T18:06:00Z">
        <w:r>
          <w:t>an unordered list</w:t>
        </w:r>
      </w:ins>
      <w:ins w:id="550" w:author="Prabhvir Saran" w:date="2017-02-15T15:04:00Z">
        <w:r w:rsidR="00BA7B9A">
          <w:t>.</w:t>
        </w:r>
      </w:ins>
    </w:p>
    <w:p w14:paraId="030BAD08" w14:textId="1D373F5F" w:rsidR="004A7F09" w:rsidRDefault="003B7E9F">
      <w:pPr>
        <w:pStyle w:val="ListParagraph"/>
        <w:numPr>
          <w:ilvl w:val="0"/>
          <w:numId w:val="14"/>
        </w:numPr>
        <w:rPr>
          <w:ins w:id="551" w:author="Prabhvir Saran" w:date="2017-02-14T18:11:00Z"/>
        </w:rPr>
        <w:pPrChange w:id="552" w:author="Prabhvir Saran" w:date="2017-02-14T18:02:00Z">
          <w:pPr>
            <w:pStyle w:val="Heading1"/>
          </w:pPr>
        </w:pPrChange>
      </w:pPr>
      <w:ins w:id="553" w:author="Prabhvir Saran" w:date="2017-02-14T23:21:00Z">
        <w:r>
          <w:t xml:space="preserve">A table is used </w:t>
        </w:r>
      </w:ins>
      <w:ins w:id="554" w:author="Prabhvir Saran" w:date="2017-02-17T01:21:00Z">
        <w:r w:rsidR="00930F36">
          <w:t>to organize</w:t>
        </w:r>
      </w:ins>
      <w:ins w:id="555" w:author="Prabhvir Saran" w:date="2017-02-14T23:21:00Z">
        <w:r>
          <w:t xml:space="preserve"> content on the About Us page. </w:t>
        </w:r>
      </w:ins>
    </w:p>
    <w:p w14:paraId="72B7B169" w14:textId="6F3674E0" w:rsidR="00F8500B" w:rsidRDefault="003B7E9F">
      <w:pPr>
        <w:pStyle w:val="ListParagraph"/>
        <w:numPr>
          <w:ilvl w:val="0"/>
          <w:numId w:val="14"/>
        </w:numPr>
        <w:rPr>
          <w:ins w:id="556" w:author="Prabhvir Saran" w:date="2017-02-17T03:46:00Z"/>
        </w:rPr>
        <w:pPrChange w:id="557" w:author="Prabhvir Saran" w:date="2017-02-15T15:19:00Z">
          <w:pPr>
            <w:pStyle w:val="Heading1"/>
          </w:pPr>
        </w:pPrChange>
      </w:pPr>
      <w:ins w:id="558"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559" w:author="Prabhvir Saran" w:date="2017-02-17T00:34:00Z"/>
        </w:rPr>
        <w:pPrChange w:id="560" w:author="Prabhvir Saran" w:date="2017-02-15T15:19:00Z">
          <w:pPr>
            <w:pStyle w:val="Heading1"/>
          </w:pPr>
        </w:pPrChange>
      </w:pPr>
      <w:ins w:id="561" w:author="Prabhvir Saran" w:date="2017-02-17T03:56:00Z">
        <w:r>
          <w:t>The CSS file and all the html pages</w:t>
        </w:r>
      </w:ins>
      <w:ins w:id="562" w:author="Prabhvir Saran" w:date="2017-02-17T03:55:00Z">
        <w:r>
          <w:t xml:space="preserve"> </w:t>
        </w:r>
      </w:ins>
      <w:ins w:id="563" w:author="Prabhvir Saran" w:date="2017-02-17T03:46:00Z">
        <w:r w:rsidR="002048E5">
          <w:t xml:space="preserve">have been </w:t>
        </w:r>
      </w:ins>
      <w:ins w:id="564" w:author="Prabhvir Saran" w:date="2017-02-17T03:47:00Z">
        <w:r w:rsidR="002048E5">
          <w:t>validated</w:t>
        </w:r>
      </w:ins>
      <w:ins w:id="565" w:author="Prabhvir Saran" w:date="2017-02-17T03:46:00Z">
        <w:r w:rsidR="002048E5">
          <w:t xml:space="preserve"> </w:t>
        </w:r>
      </w:ins>
      <w:ins w:id="566" w:author="Prabhvir Saran" w:date="2017-02-17T04:26:00Z">
        <w:r w:rsidR="002A21B5">
          <w:t xml:space="preserve">with no errors at all </w:t>
        </w:r>
      </w:ins>
      <w:ins w:id="567" w:author="Prabhvir Saran" w:date="2017-02-17T03:46:00Z">
        <w:r w:rsidR="002048E5">
          <w:t xml:space="preserve">through the W3 validator. </w:t>
        </w:r>
      </w:ins>
    </w:p>
    <w:p w14:paraId="5335B7F5" w14:textId="77777777" w:rsidR="00EE725A" w:rsidRDefault="00EE725A">
      <w:pPr>
        <w:pStyle w:val="ListParagraph"/>
        <w:rPr>
          <w:ins w:id="568" w:author="Prabhvir Saran" w:date="2017-02-16T21:09:00Z"/>
        </w:rPr>
        <w:pPrChange w:id="569" w:author="Prabhvir Saran" w:date="2017-02-17T00:34:00Z">
          <w:pPr>
            <w:pStyle w:val="Heading1"/>
          </w:pPr>
        </w:pPrChange>
      </w:pPr>
    </w:p>
    <w:p w14:paraId="565C5117" w14:textId="77777777" w:rsidR="004A5284" w:rsidRDefault="004A5284">
      <w:pPr>
        <w:pStyle w:val="ListParagraph"/>
        <w:rPr>
          <w:ins w:id="570" w:author="Prabhvir Saran" w:date="2017-02-14T18:23:00Z"/>
        </w:rPr>
        <w:pPrChange w:id="571" w:author="Prabhvir Saran" w:date="2017-02-16T20:27:00Z">
          <w:pPr>
            <w:pStyle w:val="Heading1"/>
          </w:pPr>
        </w:pPrChange>
      </w:pPr>
    </w:p>
    <w:p w14:paraId="71A4CACD" w14:textId="73E33A40" w:rsidR="00F8500B" w:rsidRPr="00AE6FFC" w:rsidRDefault="00E625D2">
      <w:pPr>
        <w:pStyle w:val="Heading2"/>
        <w:rPr>
          <w:ins w:id="572" w:author="Prabhvir Saran" w:date="2017-02-14T18:16:00Z"/>
          <w:rFonts w:asciiTheme="minorHAnsi" w:eastAsiaTheme="minorHAnsi" w:hAnsiTheme="minorHAnsi" w:cstheme="minorBidi"/>
          <w:color w:val="auto"/>
          <w:sz w:val="22"/>
          <w:szCs w:val="22"/>
          <w:rPrChange w:id="573" w:author="Prabhvir Saran" w:date="2017-02-14T23:27:00Z">
            <w:rPr>
              <w:ins w:id="574" w:author="Prabhvir Saran" w:date="2017-02-14T18:16:00Z"/>
            </w:rPr>
          </w:rPrChange>
        </w:rPr>
        <w:pPrChange w:id="575" w:author="Prabhvir Saran" w:date="2017-02-15T15:19:00Z">
          <w:pPr>
            <w:pStyle w:val="Heading1"/>
          </w:pPr>
        </w:pPrChange>
      </w:pPr>
      <w:bookmarkStart w:id="576" w:name="_Toc478050874"/>
      <w:ins w:id="577" w:author="Prabhvir Saran" w:date="2017-02-14T23:22:00Z">
        <w:r w:rsidRPr="00FF76DD">
          <w:t>Additional work/Issues/Changes</w:t>
        </w:r>
      </w:ins>
      <w:bookmarkEnd w:id="576"/>
    </w:p>
    <w:p w14:paraId="1A9F2167" w14:textId="501D618A" w:rsidR="00D71FFD" w:rsidRDefault="00255729">
      <w:pPr>
        <w:rPr>
          <w:ins w:id="578" w:author="Prabhvir Saran" w:date="2017-02-16T20:28:00Z"/>
        </w:rPr>
        <w:pPrChange w:id="579" w:author="Prabhvir Saran" w:date="2017-02-14T18:16:00Z">
          <w:pPr>
            <w:pStyle w:val="Heading1"/>
          </w:pPr>
        </w:pPrChange>
      </w:pPr>
      <w:ins w:id="580" w:author="Prabhvir Saran" w:date="2017-02-17T01:21:00Z">
        <w:r>
          <w:t xml:space="preserve">HEMA </w:t>
        </w:r>
      </w:ins>
      <w:ins w:id="581" w:author="Prabhvir Saran" w:date="2017-02-15T15:10:00Z">
        <w:r w:rsidR="00BA7B9A">
          <w:t>Styles page</w:t>
        </w:r>
      </w:ins>
      <w:ins w:id="582" w:author="Prabhvir Saran" w:date="2017-02-17T00:38:00Z">
        <w:r w:rsidR="00B45422">
          <w:t xml:space="preserve"> </w:t>
        </w:r>
      </w:ins>
      <w:ins w:id="583" w:author="Prabhvir Saran" w:date="2017-02-17T00:39:00Z">
        <w:r w:rsidR="00B45422">
          <w:t xml:space="preserve">is </w:t>
        </w:r>
      </w:ins>
      <w:ins w:id="584" w:author="Prabhvir Saran" w:date="2017-02-17T00:38:00Z">
        <w:r w:rsidR="00B45422">
          <w:t xml:space="preserve">one of the pages that is supposed to use </w:t>
        </w:r>
      </w:ins>
      <w:ins w:id="585" w:author="Prabhvir Saran" w:date="2017-02-15T15:11:00Z">
        <w:r w:rsidR="00BA7B9A">
          <w:t>JavaScript</w:t>
        </w:r>
      </w:ins>
      <w:ins w:id="586" w:author="Prabhvir Saran" w:date="2017-02-15T15:10:00Z">
        <w:r w:rsidR="00BA7B9A">
          <w:t xml:space="preserve"> to </w:t>
        </w:r>
        <w:r w:rsidR="00E625D2">
          <w:t>change the content of the page.</w:t>
        </w:r>
      </w:ins>
      <w:ins w:id="587" w:author="Prabhvir Saran" w:date="2017-02-17T00:38:00Z">
        <w:r w:rsidR="00B45422">
          <w:t xml:space="preserve"> </w:t>
        </w:r>
      </w:ins>
      <w:ins w:id="588" w:author="Prabhvir Saran" w:date="2017-02-17T00:39:00Z">
        <w:r w:rsidR="00B45422">
          <w:t xml:space="preserve">This has already been implemented. </w:t>
        </w:r>
      </w:ins>
      <w:ins w:id="589" w:author="Prabhvir Saran" w:date="2017-02-17T00:38:00Z">
        <w:r w:rsidR="00B45422">
          <w:t>This was the only additional work that was done and</w:t>
        </w:r>
      </w:ins>
      <w:ins w:id="590" w:author="Prabhvir Saran" w:date="2017-02-15T15:10:00Z">
        <w:r w:rsidR="00B45422">
          <w:t xml:space="preserve"> s</w:t>
        </w:r>
        <w:r w:rsidR="00E625D2">
          <w:t xml:space="preserve">ince we were all working on </w:t>
        </w:r>
      </w:ins>
      <w:ins w:id="591" w:author="Prabhvir Saran" w:date="2017-02-15T15:15:00Z">
        <w:r w:rsidR="00E625D2">
          <w:t>the</w:t>
        </w:r>
      </w:ins>
      <w:ins w:id="592" w:author="Prabhvir Saran" w:date="2017-02-15T15:10:00Z">
        <w:r w:rsidR="00E625D2">
          <w:t xml:space="preserve"> </w:t>
        </w:r>
      </w:ins>
      <w:ins w:id="593" w:author="Prabhvir Saran" w:date="2017-02-15T15:15:00Z">
        <w:r w:rsidR="00B45422">
          <w:t xml:space="preserve">same CSS file, </w:t>
        </w:r>
      </w:ins>
      <w:ins w:id="594" w:author="Prabhvir Saran" w:date="2017-02-17T00:39:00Z">
        <w:r w:rsidR="00B45422">
          <w:t>we did encounter issue</w:t>
        </w:r>
      </w:ins>
      <w:ins w:id="595" w:author="Prabhvir Saran" w:date="2017-02-17T00:40:00Z">
        <w:r w:rsidR="00B45422">
          <w:t>s</w:t>
        </w:r>
      </w:ins>
      <w:ins w:id="596" w:author="Prabhvir Saran" w:date="2017-02-17T00:39:00Z">
        <w:r w:rsidR="00B45422">
          <w:t xml:space="preserve"> </w:t>
        </w:r>
      </w:ins>
      <w:ins w:id="597" w:author="Prabhvir Saran" w:date="2017-02-15T15:15:00Z">
        <w:r w:rsidR="004C1B73">
          <w:t xml:space="preserve">while merging it using </w:t>
        </w:r>
        <w:proofErr w:type="spellStart"/>
        <w:r w:rsidR="004C1B73">
          <w:t>Git</w:t>
        </w:r>
        <w:proofErr w:type="spellEnd"/>
        <w:r w:rsidR="004C1B73">
          <w:t>. I</w:t>
        </w:r>
        <w:r w:rsidR="00E625D2">
          <w:t xml:space="preserve">t </w:t>
        </w:r>
      </w:ins>
      <w:ins w:id="598" w:author="Prabhvir Saran" w:date="2017-02-16T21:08:00Z">
        <w:r w:rsidR="0073044C">
          <w:t>broke</w:t>
        </w:r>
      </w:ins>
      <w:ins w:id="599" w:author="Prabhvir Saran" w:date="2017-02-15T15:15:00Z">
        <w:r w:rsidR="00E625D2">
          <w:t xml:space="preserve"> the code</w:t>
        </w:r>
      </w:ins>
      <w:ins w:id="600" w:author="Prabhvir Saran" w:date="2017-02-17T01:22:00Z">
        <w:r w:rsidR="00484EA6">
          <w:t xml:space="preserve"> almost</w:t>
        </w:r>
      </w:ins>
      <w:ins w:id="601" w:author="Prabhvir Saran" w:date="2017-02-16T21:08:00Z">
        <w:r w:rsidR="0073044C">
          <w:t xml:space="preserve"> every time</w:t>
        </w:r>
      </w:ins>
      <w:ins w:id="602" w:author="Prabhvir Saran" w:date="2017-02-15T15:15:00Z">
        <w:r w:rsidR="00E625D2">
          <w:t xml:space="preserve"> and we had to keep going back to fix it. </w:t>
        </w:r>
      </w:ins>
      <w:ins w:id="603" w:author="Prabhvir Saran" w:date="2017-02-14T18:18:00Z">
        <w:r w:rsidR="001A75D8">
          <w:t xml:space="preserve">There were </w:t>
        </w:r>
      </w:ins>
      <w:ins w:id="604" w:author="Prabhvir Saran" w:date="2017-02-16T23:17:00Z">
        <w:r w:rsidR="00BA63DE">
          <w:t xml:space="preserve">also </w:t>
        </w:r>
      </w:ins>
      <w:ins w:id="605" w:author="Prabhvir Saran" w:date="2017-02-14T18:18:00Z">
        <w:r w:rsidR="001A75D8">
          <w:t>some changes made</w:t>
        </w:r>
      </w:ins>
      <w:ins w:id="606" w:author="Prabhvir Saran" w:date="2017-02-16T20:23:00Z">
        <w:r w:rsidR="00D71FFD">
          <w:t xml:space="preserve"> to the website</w:t>
        </w:r>
      </w:ins>
      <w:ins w:id="607"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608" w:author="Prabhvir Saran" w:date="2017-02-14T18:20:00Z">
        <w:r w:rsidR="001A75D8">
          <w:t xml:space="preserve">The </w:t>
        </w:r>
      </w:ins>
      <w:ins w:id="609" w:author="Prabhvir Saran" w:date="2017-02-14T18:22:00Z">
        <w:r w:rsidR="001A75D8">
          <w:t xml:space="preserve">layout on the </w:t>
        </w:r>
      </w:ins>
      <w:ins w:id="610" w:author="Prabhvir Saran" w:date="2017-02-14T18:20:00Z">
        <w:r w:rsidR="001A75D8">
          <w:t xml:space="preserve">About HEMA page, Style page and HEMA in BC page </w:t>
        </w:r>
      </w:ins>
      <w:ins w:id="611" w:author="Prabhvir Saran" w:date="2017-02-14T23:15:00Z">
        <w:r w:rsidR="009E6A96">
          <w:t xml:space="preserve">was changed </w:t>
        </w:r>
      </w:ins>
      <w:ins w:id="612" w:author="Prabhvir Saran" w:date="2017-02-14T23:16:00Z">
        <w:r w:rsidR="009E6A96">
          <w:t>slightly</w:t>
        </w:r>
      </w:ins>
      <w:ins w:id="613" w:author="Prabhvir Saran" w:date="2017-02-14T23:15:00Z">
        <w:r w:rsidR="009E6A96">
          <w:t>. Now the images/videos a</w:t>
        </w:r>
        <w:r w:rsidR="00E625D2">
          <w:t>re on top</w:t>
        </w:r>
      </w:ins>
      <w:ins w:id="614" w:author="Prabhvir Saran" w:date="2017-02-17T00:41:00Z">
        <w:r w:rsidR="004C1B73">
          <w:t>,</w:t>
        </w:r>
      </w:ins>
      <w:ins w:id="615" w:author="Prabhvir Saran" w:date="2017-02-14T23:15:00Z">
        <w:r w:rsidR="00E625D2">
          <w:t xml:space="preserve"> with text underneath to better match the homepage. </w:t>
        </w:r>
      </w:ins>
      <w:ins w:id="616" w:author="Prabhvir Saran" w:date="2017-02-17T01:24:00Z">
        <w:r w:rsidR="00236B82">
          <w:t xml:space="preserve">The sitemap page was created. </w:t>
        </w:r>
      </w:ins>
      <w:ins w:id="617" w:author="Prabhvir Saran" w:date="2017-02-17T01:22:00Z">
        <w:r w:rsidR="006D5F43">
          <w:t xml:space="preserve">Finally, the login and signup </w:t>
        </w:r>
      </w:ins>
      <w:ins w:id="618" w:author="Prabhvir Saran" w:date="2017-02-17T03:56:00Z">
        <w:r w:rsidR="00C325F4">
          <w:t>button</w:t>
        </w:r>
      </w:ins>
      <w:ins w:id="619" w:author="Prabhvir Saran" w:date="2017-02-17T01:22:00Z">
        <w:r w:rsidR="006D5F43">
          <w:t xml:space="preserve"> were combined into a single </w:t>
        </w:r>
      </w:ins>
      <w:ins w:id="620" w:author="Prabhvir Saran" w:date="2017-02-17T01:23:00Z">
        <w:r w:rsidR="006D5F43">
          <w:t>button</w:t>
        </w:r>
      </w:ins>
      <w:ins w:id="621" w:author="Prabhvir Saran" w:date="2017-02-17T01:22:00Z">
        <w:r w:rsidR="006D5F43">
          <w:t xml:space="preserve"> </w:t>
        </w:r>
      </w:ins>
      <w:ins w:id="622" w:author="Prabhvir Saran" w:date="2017-02-17T01:23:00Z">
        <w:r w:rsidR="006D5F43">
          <w:t>called login/signup.</w:t>
        </w:r>
      </w:ins>
      <w:ins w:id="623" w:author="Prabhvir Saran" w:date="2017-02-17T01:25:00Z">
        <w:r w:rsidR="00236B82">
          <w:t xml:space="preserve"> All these changes have been document</w:t>
        </w:r>
      </w:ins>
      <w:ins w:id="624" w:author="Prabhvir Saran" w:date="2017-02-17T01:26:00Z">
        <w:r w:rsidR="00236B82">
          <w:t>ed</w:t>
        </w:r>
      </w:ins>
      <w:ins w:id="625" w:author="Prabhvir Saran" w:date="2017-02-17T01:25:00Z">
        <w:r w:rsidR="00236B82">
          <w:t xml:space="preserve"> in appendix 2. </w:t>
        </w:r>
      </w:ins>
    </w:p>
    <w:p w14:paraId="297FD435" w14:textId="77777777" w:rsidR="004A5284" w:rsidRDefault="004A5284">
      <w:pPr>
        <w:rPr>
          <w:ins w:id="626" w:author="Prabhvir Saran" w:date="2017-02-16T20:25:00Z"/>
        </w:rPr>
        <w:pPrChange w:id="627" w:author="Prabhvir Saran" w:date="2017-02-14T18:16:00Z">
          <w:pPr>
            <w:pStyle w:val="Heading1"/>
          </w:pPr>
        </w:pPrChange>
      </w:pPr>
    </w:p>
    <w:p w14:paraId="4688686B" w14:textId="49828195" w:rsidR="00F8500B" w:rsidRDefault="00F8500B">
      <w:pPr>
        <w:pStyle w:val="Heading2"/>
        <w:rPr>
          <w:ins w:id="628" w:author="Prabhvir Saran" w:date="2017-02-14T18:16:00Z"/>
        </w:rPr>
        <w:pPrChange w:id="629" w:author="Prabhvir Saran" w:date="2017-02-14T23:16:00Z">
          <w:pPr>
            <w:pStyle w:val="Heading1"/>
          </w:pPr>
        </w:pPrChange>
      </w:pPr>
      <w:bookmarkStart w:id="630" w:name="_Toc478050875"/>
      <w:ins w:id="631" w:author="Prabhvir Saran" w:date="2017-02-14T18:23:00Z">
        <w:r>
          <w:t>Documentation of Work</w:t>
        </w:r>
        <w:bookmarkEnd w:id="630"/>
        <w:r>
          <w:t xml:space="preserve"> </w:t>
        </w:r>
      </w:ins>
    </w:p>
    <w:p w14:paraId="5AD652F0" w14:textId="22F96670" w:rsidR="006E05DC" w:rsidRDefault="00D71FFD">
      <w:pPr>
        <w:rPr>
          <w:ins w:id="632" w:author="Prabhvir Saran" w:date="2017-02-16T20:12:00Z"/>
        </w:rPr>
        <w:pPrChange w:id="633" w:author="Prabhvir Saran" w:date="2017-02-14T17:56:00Z">
          <w:pPr>
            <w:pStyle w:val="Heading1"/>
          </w:pPr>
        </w:pPrChange>
      </w:pPr>
      <w:ins w:id="634" w:author="Prabhvir Saran" w:date="2017-02-16T20:23:00Z">
        <w:r>
          <w:t>Below are three s</w:t>
        </w:r>
      </w:ins>
      <w:ins w:id="635" w:author="Prabhvir Saran" w:date="2017-02-14T23:24:00Z">
        <w:r w:rsidR="002C30BD">
          <w:t>creenshots that include the</w:t>
        </w:r>
        <w:r>
          <w:t xml:space="preserve"> front page, the about us</w:t>
        </w:r>
      </w:ins>
      <w:ins w:id="636" w:author="Prabhvir Saran" w:date="2017-02-16T20:24:00Z">
        <w:r>
          <w:t xml:space="preserve"> page with </w:t>
        </w:r>
      </w:ins>
      <w:ins w:id="637" w:author="Prabhvir Saran" w:date="2017-02-16T21:08:00Z">
        <w:r w:rsidR="0073044C">
          <w:t>a</w:t>
        </w:r>
      </w:ins>
      <w:ins w:id="638" w:author="Prabhvir Saran" w:date="2017-02-16T20:24:00Z">
        <w:r>
          <w:t xml:space="preserve"> </w:t>
        </w:r>
      </w:ins>
      <w:ins w:id="639" w:author="Prabhvir Saran" w:date="2017-02-14T23:24:00Z">
        <w:r w:rsidR="008A0611" w:rsidRPr="008A0611">
          <w:t xml:space="preserve">table and </w:t>
        </w:r>
        <w:r>
          <w:t xml:space="preserve">the login/signup page with the </w:t>
        </w:r>
      </w:ins>
      <w:ins w:id="640" w:author="Prabhvir Saran" w:date="2017-02-16T20:25:00Z">
        <w:r>
          <w:t xml:space="preserve">required </w:t>
        </w:r>
      </w:ins>
      <w:ins w:id="641" w:author="Prabhvir Saran" w:date="2017-02-14T23:24:00Z">
        <w:r w:rsidR="008A0611" w:rsidRPr="008A0611">
          <w:t>form</w:t>
        </w:r>
      </w:ins>
      <w:ins w:id="642" w:author="Prabhvir Saran" w:date="2017-02-16T20:25:00Z">
        <w:r>
          <w:t>.</w:t>
        </w:r>
      </w:ins>
    </w:p>
    <w:p w14:paraId="770A3BC5" w14:textId="3A5E0ADC" w:rsidR="00363304" w:rsidRDefault="00E973BD">
      <w:pPr>
        <w:rPr>
          <w:ins w:id="643" w:author="Prabhvir Saran" w:date="2017-02-14T23:24:00Z"/>
        </w:rPr>
        <w:pPrChange w:id="644"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5824" behindDoc="0" locked="0" layoutInCell="1" allowOverlap="1" wp14:anchorId="44D37FD3" wp14:editId="3A628E53">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014241" w:rsidRPr="007679B4" w:rsidRDefault="00014241">
                              <w:pPr>
                                <w:pStyle w:val="Caption"/>
                                <w:rPr>
                                  <w:noProof/>
                                </w:rPr>
                                <w:pPrChange w:id="645" w:author="Prabhvir Saran" w:date="2017-02-16T20:19:00Z">
                                  <w:pPr/>
                                </w:pPrChange>
                              </w:pPr>
                              <w:ins w:id="646" w:author="Prabhvir Saran" w:date="2017-02-16T20:21:00Z">
                                <w:r>
                                  <w:t>Front</w:t>
                                </w:r>
                              </w:ins>
                              <w:ins w:id="647"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4.9pt;z-index:251725824;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3ey+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&#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cwAACSkgACAAAAAzc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2IDIw&#10;OjE2OjA4ADIwMTc6MDI6MTYgMjA6MTY6MDg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lQyMDoxNjowOC43&#10;MDE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DK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ff8hG5/wCurfzNQVPff8hG5/66t/M1BW1f+NL1f5nLg/8Adqf+&#10;FfkFFFFYn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99/yEbn/AK6t/M1BU99/yEbn/rq38zUFbV/40vV/mcuD/wB2p/4V+QUUUVi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T33/IRuf8Arq38zUFT33/IRuf+urfzNQVtX/jS9X+Zy4P/AHan/hX5BRRRWJ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014241" w:rsidRPr="007679B4" w:rsidRDefault="00014241">
                        <w:pPr>
                          <w:pStyle w:val="Caption"/>
                          <w:rPr>
                            <w:noProof/>
                          </w:rPr>
                          <w:pPrChange w:id="648" w:author="Prabhvir Saran" w:date="2017-02-16T20:19:00Z">
                            <w:pPr/>
                          </w:pPrChange>
                        </w:pPr>
                        <w:ins w:id="649" w:author="Prabhvir Saran" w:date="2017-02-16T20:21:00Z">
                          <w:r>
                            <w:t>Front</w:t>
                          </w:r>
                        </w:ins>
                        <w:ins w:id="650" w:author="Prabhvir Saran" w:date="2017-02-16T20:19:00Z">
                          <w:r>
                            <w:t xml:space="preserve"> page </w:t>
                          </w:r>
                        </w:ins>
                      </w:p>
                    </w:txbxContent>
                  </v:textbox>
                </v:shape>
                <w10:wrap type="square"/>
              </v:group>
            </w:pict>
          </mc:Fallback>
        </mc:AlternateContent>
      </w:r>
    </w:p>
    <w:p w14:paraId="4E3C742E" w14:textId="1FB4D8C6" w:rsidR="006E05DC" w:rsidRDefault="006E05DC">
      <w:pPr>
        <w:rPr>
          <w:ins w:id="651" w:author="Prabhvir Saran" w:date="2017-02-16T20:12:00Z"/>
        </w:rPr>
        <w:pPrChange w:id="652" w:author="Prabhvir Saran" w:date="2017-02-14T17:56:00Z">
          <w:pPr>
            <w:pStyle w:val="Heading1"/>
          </w:pPr>
        </w:pPrChange>
      </w:pPr>
    </w:p>
    <w:p w14:paraId="7A18D2D7" w14:textId="2115CED2" w:rsidR="006E05DC" w:rsidRDefault="006E05DC">
      <w:pPr>
        <w:rPr>
          <w:ins w:id="653" w:author="Prabhvir Saran" w:date="2017-02-16T20:12:00Z"/>
        </w:rPr>
        <w:pPrChange w:id="654" w:author="Prabhvir Saran" w:date="2017-02-14T17:56:00Z">
          <w:pPr>
            <w:pStyle w:val="Heading1"/>
          </w:pPr>
        </w:pPrChange>
      </w:pPr>
    </w:p>
    <w:p w14:paraId="0EF5757E" w14:textId="73512F36" w:rsidR="006E05DC" w:rsidRDefault="006E05DC">
      <w:pPr>
        <w:rPr>
          <w:ins w:id="655" w:author="Prabhvir Saran" w:date="2017-02-16T20:12:00Z"/>
        </w:rPr>
        <w:pPrChange w:id="656" w:author="Prabhvir Saran" w:date="2017-02-14T17:56:00Z">
          <w:pPr>
            <w:pStyle w:val="Heading1"/>
          </w:pPr>
        </w:pPrChange>
      </w:pPr>
    </w:p>
    <w:p w14:paraId="66460CBD" w14:textId="060AFA2C" w:rsidR="006E05DC" w:rsidRDefault="006E05DC">
      <w:pPr>
        <w:rPr>
          <w:ins w:id="657" w:author="Prabhvir Saran" w:date="2017-02-16T20:12:00Z"/>
        </w:rPr>
        <w:pPrChange w:id="658" w:author="Prabhvir Saran" w:date="2017-02-14T17:56:00Z">
          <w:pPr>
            <w:pStyle w:val="Heading1"/>
          </w:pPr>
        </w:pPrChange>
      </w:pPr>
    </w:p>
    <w:p w14:paraId="12357199" w14:textId="2E8E2234" w:rsidR="006E05DC" w:rsidRDefault="006E05DC">
      <w:pPr>
        <w:rPr>
          <w:ins w:id="659" w:author="Prabhvir Saran" w:date="2017-02-16T20:12:00Z"/>
        </w:rPr>
        <w:pPrChange w:id="660" w:author="Prabhvir Saran" w:date="2017-02-14T17:56:00Z">
          <w:pPr>
            <w:pStyle w:val="Heading1"/>
          </w:pPr>
        </w:pPrChange>
      </w:pPr>
    </w:p>
    <w:p w14:paraId="4E509B33" w14:textId="1E49E461" w:rsidR="005F369C" w:rsidRDefault="005F369C" w:rsidP="006E05DC">
      <w:pPr>
        <w:rPr>
          <w:ins w:id="661" w:author="Prabhvir Saran" w:date="2017-02-16T20:13:00Z"/>
          <w:b/>
        </w:rPr>
      </w:pPr>
    </w:p>
    <w:p w14:paraId="1F5B7372" w14:textId="64A3B644" w:rsidR="005F369C" w:rsidRDefault="005F369C" w:rsidP="006E05DC">
      <w:pPr>
        <w:rPr>
          <w:ins w:id="662" w:author="Prabhvir Saran" w:date="2017-02-16T20:13:00Z"/>
          <w:b/>
        </w:rPr>
      </w:pPr>
    </w:p>
    <w:p w14:paraId="5305913D" w14:textId="145C6A2A" w:rsidR="005F369C" w:rsidRDefault="005F369C" w:rsidP="006E05DC">
      <w:pPr>
        <w:rPr>
          <w:ins w:id="663" w:author="Prabhvir Saran" w:date="2017-02-16T20:13:00Z"/>
          <w:b/>
        </w:rPr>
      </w:pPr>
    </w:p>
    <w:p w14:paraId="2F4F7A80" w14:textId="29C10401" w:rsidR="005F369C" w:rsidRDefault="005F369C" w:rsidP="006E05DC">
      <w:pPr>
        <w:rPr>
          <w:ins w:id="664" w:author="Prabhvir Saran" w:date="2017-02-16T20:13:00Z"/>
          <w:b/>
        </w:rPr>
      </w:pPr>
    </w:p>
    <w:p w14:paraId="1045C331" w14:textId="4E3FAA4C" w:rsidR="005F369C" w:rsidRDefault="005F369C" w:rsidP="006E05DC">
      <w:pPr>
        <w:rPr>
          <w:ins w:id="665" w:author="Prabhvir Saran" w:date="2017-02-16T20:17:00Z"/>
          <w:b/>
        </w:rPr>
      </w:pPr>
    </w:p>
    <w:p w14:paraId="2D599104" w14:textId="224791A9" w:rsidR="005F369C" w:rsidRDefault="005F369C" w:rsidP="006E05DC">
      <w:pPr>
        <w:rPr>
          <w:ins w:id="666" w:author="Prabhvir Saran" w:date="2017-02-16T20:17:00Z"/>
          <w:b/>
        </w:rPr>
      </w:pPr>
    </w:p>
    <w:p w14:paraId="58700053" w14:textId="21019EBF" w:rsidR="005F369C" w:rsidRDefault="00997C73" w:rsidP="006E05DC">
      <w:pPr>
        <w:rPr>
          <w:ins w:id="667" w:author="Prabhvir Saran" w:date="2017-02-16T20:17:00Z"/>
          <w:b/>
        </w:rPr>
      </w:pPr>
      <w:del w:id="668" w:author="Prabhvir Saran" w:date="2017-02-17T03:50:00Z">
        <w:r w:rsidDel="00997C73">
          <w:rPr>
            <w:b/>
            <w:noProof/>
            <w:lang w:val="en-CA" w:eastAsia="en-CA"/>
          </w:rPr>
          <w:drawing>
            <wp:anchor distT="0" distB="0" distL="114300" distR="114300" simplePos="0" relativeHeight="251729920" behindDoc="0" locked="0" layoutInCell="1" allowOverlap="1" wp14:anchorId="3B4FECD5" wp14:editId="71FAE263">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669" w:author="Prabhvir Saran" w:date="2017-02-16T20:17:00Z"/>
          <w:b/>
        </w:rPr>
      </w:pPr>
    </w:p>
    <w:p w14:paraId="3002B37B" w14:textId="58BC66E8" w:rsidR="005F369C" w:rsidRDefault="00997C73" w:rsidP="006E05DC">
      <w:pPr>
        <w:rPr>
          <w:ins w:id="670" w:author="Prabhvir Saran" w:date="2017-02-16T20:17:00Z"/>
          <w:b/>
        </w:rPr>
      </w:pPr>
      <w:ins w:id="671" w:author="Prabhvir Saran" w:date="2017-02-17T03:51:00Z">
        <w:r>
          <w:rPr>
            <w:noProof/>
            <w:lang w:val="en-CA" w:eastAsia="en-CA"/>
          </w:rPr>
          <mc:AlternateContent>
            <mc:Choice Requires="wps">
              <w:drawing>
                <wp:anchor distT="0" distB="0" distL="114300" distR="114300" simplePos="0" relativeHeight="251754496" behindDoc="0" locked="0" layoutInCell="1" allowOverlap="1" wp14:anchorId="4EC4B75C" wp14:editId="40CBE0CF">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014241" w:rsidRPr="0003682D" w:rsidRDefault="00014241">
                              <w:pPr>
                                <w:pStyle w:val="Caption"/>
                                <w:rPr>
                                  <w:b/>
                                  <w:noProof/>
                                </w:rPr>
                                <w:pPrChange w:id="672" w:author="Prabhvir Saran" w:date="2017-02-17T03:51:00Z">
                                  <w:pPr/>
                                </w:pPrChange>
                              </w:pPr>
                              <w:proofErr w:type="spellStart"/>
                              <w:ins w:id="673"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3" type="#_x0000_t202" style="position:absolute;margin-left:-2.55pt;margin-top:310.45pt;width:338.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" stroked="f">
                  <v:textbox style="mso-fit-shape-to-text:t" inset="0,0,0,0">
                    <w:txbxContent>
                      <w:p w14:paraId="0800F7A7" w14:textId="798D52CA" w:rsidR="00014241" w:rsidRPr="0003682D" w:rsidRDefault="00014241">
                        <w:pPr>
                          <w:pStyle w:val="Caption"/>
                          <w:rPr>
                            <w:b/>
                            <w:noProof/>
                          </w:rPr>
                          <w:pPrChange w:id="674" w:author="Prabhvir Saran" w:date="2017-02-17T03:51:00Z">
                            <w:pPr/>
                          </w:pPrChange>
                        </w:pPr>
                        <w:proofErr w:type="spellStart"/>
                        <w:ins w:id="675" w:author="Prabhvir Saran" w:date="2017-02-17T03:51:00Z">
                          <w:r>
                            <w:t>Aboutus</w:t>
                          </w:r>
                          <w:proofErr w:type="spellEnd"/>
                          <w:r>
                            <w:t xml:space="preserve"> page with the table </w:t>
                          </w:r>
                        </w:ins>
                      </w:p>
                    </w:txbxContent>
                  </v:textbox>
                  <w10:wrap type="square"/>
                </v:shape>
              </w:pict>
            </mc:Fallback>
          </mc:AlternateContent>
        </w:r>
      </w:ins>
      <w:ins w:id="676" w:author="Prabhvir Saran" w:date="2017-02-17T03:50:00Z">
        <w:r>
          <w:rPr>
            <w:b/>
            <w:noProof/>
            <w:lang w:val="en-CA" w:eastAsia="en-CA"/>
          </w:rPr>
          <w:drawing>
            <wp:anchor distT="0" distB="0" distL="114300" distR="114300" simplePos="0" relativeHeight="251752448" behindDoc="0" locked="0" layoutInCell="1" allowOverlap="1" wp14:anchorId="6B87B846" wp14:editId="687C2DF4">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677" w:author="Prabhvir Saran" w:date="2017-02-16T20:17:00Z"/>
          <w:b/>
        </w:rPr>
      </w:pPr>
    </w:p>
    <w:p w14:paraId="00BED1BD" w14:textId="276EC073" w:rsidR="005F369C" w:rsidRDefault="005F369C" w:rsidP="006E05DC">
      <w:pPr>
        <w:rPr>
          <w:ins w:id="678" w:author="Prabhvir Saran" w:date="2017-02-16T20:17:00Z"/>
          <w:b/>
        </w:rPr>
      </w:pPr>
    </w:p>
    <w:p w14:paraId="729AF2CD" w14:textId="509EE9B2" w:rsidR="005F369C" w:rsidRDefault="005F369C" w:rsidP="006E05DC">
      <w:pPr>
        <w:rPr>
          <w:ins w:id="679" w:author="Prabhvir Saran" w:date="2017-02-16T20:17:00Z"/>
          <w:b/>
        </w:rPr>
      </w:pPr>
    </w:p>
    <w:p w14:paraId="6605248E" w14:textId="473A7529" w:rsidR="005F369C" w:rsidRDefault="005F369C" w:rsidP="006E05DC">
      <w:pPr>
        <w:rPr>
          <w:ins w:id="680" w:author="Prabhvir Saran" w:date="2017-02-16T20:17:00Z"/>
          <w:b/>
        </w:rPr>
      </w:pPr>
    </w:p>
    <w:p w14:paraId="4E110E34" w14:textId="7F5AB16F" w:rsidR="005F369C" w:rsidRDefault="005F369C" w:rsidP="006E05DC">
      <w:pPr>
        <w:rPr>
          <w:ins w:id="681" w:author="Prabhvir Saran" w:date="2017-02-16T20:17:00Z"/>
          <w:b/>
        </w:rPr>
      </w:pPr>
    </w:p>
    <w:p w14:paraId="5555F9A4" w14:textId="5E56EE67" w:rsidR="005F369C" w:rsidRDefault="005F369C" w:rsidP="006E05DC">
      <w:pPr>
        <w:rPr>
          <w:ins w:id="682" w:author="Prabhvir Saran" w:date="2017-02-16T20:17:00Z"/>
          <w:b/>
        </w:rPr>
      </w:pPr>
    </w:p>
    <w:p w14:paraId="4804DFDA" w14:textId="7E0C8063" w:rsidR="005F369C" w:rsidRDefault="005F369C" w:rsidP="006E05DC">
      <w:pPr>
        <w:rPr>
          <w:ins w:id="683" w:author="Prabhvir Saran" w:date="2017-02-16T20:17:00Z"/>
          <w:b/>
        </w:rPr>
      </w:pPr>
    </w:p>
    <w:p w14:paraId="40A66022" w14:textId="49C2D018" w:rsidR="005F369C" w:rsidRDefault="005F369C" w:rsidP="006E05DC">
      <w:pPr>
        <w:rPr>
          <w:ins w:id="684" w:author="Prabhvir Saran" w:date="2017-02-16T20:17:00Z"/>
          <w:b/>
        </w:rPr>
      </w:pPr>
    </w:p>
    <w:p w14:paraId="51B5F718" w14:textId="4CD52D68" w:rsidR="005F369C" w:rsidRDefault="005F369C" w:rsidP="006E05DC">
      <w:pPr>
        <w:rPr>
          <w:ins w:id="685" w:author="Prabhvir Saran" w:date="2017-02-16T20:17:00Z"/>
          <w:b/>
        </w:rPr>
      </w:pPr>
    </w:p>
    <w:p w14:paraId="293BD8E2" w14:textId="6CAB5620" w:rsidR="005F369C" w:rsidRDefault="005F369C" w:rsidP="006E05DC">
      <w:pPr>
        <w:rPr>
          <w:ins w:id="686" w:author="Prabhvir Saran" w:date="2017-02-16T20:17:00Z"/>
          <w:b/>
        </w:rPr>
      </w:pPr>
    </w:p>
    <w:p w14:paraId="1C3336FD" w14:textId="1D443855" w:rsidR="005F369C" w:rsidRDefault="005F369C" w:rsidP="006E05DC">
      <w:pPr>
        <w:rPr>
          <w:ins w:id="687" w:author="Prabhvir Saran" w:date="2017-02-16T20:17:00Z"/>
          <w:b/>
        </w:rPr>
      </w:pPr>
    </w:p>
    <w:p w14:paraId="41976052" w14:textId="421669B2" w:rsidR="005F369C" w:rsidRDefault="005F369C" w:rsidP="006E05DC">
      <w:pPr>
        <w:rPr>
          <w:ins w:id="688" w:author="Prabhvir Saran" w:date="2017-02-16T20:17:00Z"/>
          <w:b/>
        </w:rPr>
      </w:pPr>
    </w:p>
    <w:p w14:paraId="0F7B1171" w14:textId="3A9F7B7B" w:rsidR="005F369C" w:rsidRDefault="00997C73" w:rsidP="006E05DC">
      <w:pPr>
        <w:rPr>
          <w:ins w:id="689" w:author="Prabhvir Saran" w:date="2017-02-16T20:17:00Z"/>
          <w:b/>
        </w:rPr>
      </w:pPr>
      <w:del w:id="690" w:author="Prabhvir Saran" w:date="2017-02-17T03:50:00Z">
        <w:r w:rsidDel="00997C73">
          <w:rPr>
            <w:b/>
            <w:noProof/>
            <w:lang w:val="en-CA" w:eastAsia="en-CA"/>
          </w:rPr>
          <mc:AlternateContent>
            <mc:Choice Requires="wps">
              <w:drawing>
                <wp:anchor distT="0" distB="0" distL="114300" distR="114300" simplePos="0" relativeHeight="251730944" behindDoc="0" locked="0" layoutInCell="1" allowOverlap="1" wp14:anchorId="4753EFBA" wp14:editId="7EFBD1CA">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014241" w:rsidRPr="00CA3027" w:rsidRDefault="00014241">
                              <w:pPr>
                                <w:pStyle w:val="Caption"/>
                                <w:rPr>
                                  <w:b/>
                                  <w:noProof/>
                                </w:rPr>
                                <w:pPrChange w:id="691" w:author="Prabhvir Saran" w:date="2017-02-16T20:20:00Z">
                                  <w:pPr/>
                                </w:pPrChange>
                              </w:pPr>
                              <w:proofErr w:type="spellStart"/>
                              <w:ins w:id="692" w:author="Prabhvir Saran" w:date="2017-02-16T20:20:00Z">
                                <w:r>
                                  <w:t>Aboutus</w:t>
                                </w:r>
                                <w:proofErr w:type="spellEnd"/>
                                <w:r>
                                  <w:t xml:space="preserve"> page </w:t>
                                </w:r>
                              </w:ins>
                              <w:ins w:id="693"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4" type="#_x0000_t202" style="position:absolute;margin-left:48.8pt;margin-top:2.55pt;width:339.9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d1zTq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014241" w:rsidRPr="00CA3027" w:rsidRDefault="00014241">
                        <w:pPr>
                          <w:pStyle w:val="Caption"/>
                          <w:rPr>
                            <w:b/>
                            <w:noProof/>
                          </w:rPr>
                          <w:pPrChange w:id="694" w:author="Prabhvir Saran" w:date="2017-02-16T20:20:00Z">
                            <w:pPr/>
                          </w:pPrChange>
                        </w:pPr>
                        <w:proofErr w:type="spellStart"/>
                        <w:ins w:id="695" w:author="Prabhvir Saran" w:date="2017-02-16T20:20:00Z">
                          <w:r>
                            <w:t>Aboutus</w:t>
                          </w:r>
                          <w:proofErr w:type="spellEnd"/>
                          <w:r>
                            <w:t xml:space="preserve"> page </w:t>
                          </w:r>
                        </w:ins>
                        <w:ins w:id="696"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697" w:author="Prabhvir Saran" w:date="2017-02-16T20:17:00Z"/>
          <w:b/>
        </w:rPr>
      </w:pPr>
    </w:p>
    <w:p w14:paraId="5364C12E" w14:textId="7506ED45" w:rsidR="00E973BD" w:rsidRDefault="00AD320B">
      <w:pPr>
        <w:keepNext/>
        <w:rPr>
          <w:ins w:id="698" w:author="Prabhvir Saran" w:date="2017-02-16T20:20:00Z"/>
        </w:rPr>
        <w:pPrChange w:id="699" w:author="Prabhvir Saran" w:date="2017-02-16T20:20:00Z">
          <w:pPr/>
        </w:pPrChange>
      </w:pPr>
      <w:r>
        <w:rPr>
          <w:noProof/>
          <w:lang w:val="en-CA" w:eastAsia="en-CA"/>
        </w:rPr>
        <w:lastRenderedPageBreak/>
        <mc:AlternateContent>
          <mc:Choice Requires="wpg">
            <w:drawing>
              <wp:anchor distT="0" distB="0" distL="114300" distR="114300" simplePos="0" relativeHeight="251760640" behindDoc="0" locked="0" layoutInCell="1" allowOverlap="1" wp14:anchorId="25C966E8" wp14:editId="3A5B33A8">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014241" w:rsidRPr="00EA7FE1" w:rsidRDefault="00014241">
                              <w:pPr>
                                <w:pStyle w:val="Caption"/>
                                <w:rPr>
                                  <w:noProof/>
                                </w:rPr>
                                <w:pPrChange w:id="700" w:author="Prabhvir Saran" w:date="2017-02-17T03:54:00Z">
                                  <w:pPr>
                                    <w:keepNext/>
                                  </w:pPr>
                                </w:pPrChange>
                              </w:pPr>
                              <w:ins w:id="701"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5" style="position:absolute;margin-left:-4.4pt;margin-top:0;width:353.05pt;height:193.15pt;z-index:251760640"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uyu8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l6xGEryyeAQUsoJSRgFL3hcN8dMXZDNLw1oIT3036DT9XIvgjlIIVB&#10;LfWvt/RoDyWF3TDo4e0qQvOzIziymq8Cig0u7SjoUdiOgujatYR2SFw0ToQD2jajWGnZfgcurPAW&#10;2CKCwl1FaEdxbf0LCs8yZauVM/KT7048KJiXfgQgro+H70SrgcoW6nkvRzqR/ITR3ta1oVp1FpB2&#10;dEdcPYoD3EBtJ7lHEaQXr+5/187q+d+My38B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0MAAAkpIAAgAAAAM0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yAwMzo0&#10;OToyNQAyMDE3OjAyOjE3IDAzOjQ5OjI1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dUMDM6NDk6MjUuNDA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ZcD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&#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ex/wCQjbf9dV/mKgqex/5CNt/11X+YrfD/AMaHqvzOXGf7tU/wv8jq6KKK9Y/MjlL7&#10;/kI3P/XVv5moKnvv+Qjc/wDXVv5moK8iv/Gl6v8AM/TcH/u1P/CvyCiiis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p7H/kI23/XVf5io&#10;Knsf+Qjbf9dV/mK3w/8AGh6r8zlxn+7VP8L/ACOrooor1j8yOUvv+Qjc/wDXVv5moKnvv+Qjc/8A&#10;XVv5moK8iv8Axper/M/TcH/u1P8Awr8gooorE6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ex/5CNt/11X+YqCp7H/kI23/AF1X+YrfD/xo&#10;eq/M5cZ/u1T/AAv8jq6KKK9Y/MjlL7/kI3P/AF1b+ZqCp77/AJCNz/11b+ZqCvIr/wAaXq/zP03B&#10;/wC7U/8ACvyCiiisT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7H/kI23/AF1X+YqCp7H/AJCNt/11X+YrfD/xoeq/M5cZ/u1T/C/yOroo&#10;or1j8yOUvv8AkI3P/XVv5moKnvv+Qjc/9dW/magryK/8aXq/zP03B/7tT/wr8gooorE6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ex/wCQ&#10;jbf9dV/mKgqex/5CNt/11X+YrfD/AMaHqvzOXGf7tU/wv8jq6KKK9Y/MjlL7/kI3P/XVv5moKnvv&#10;+Qjc/wDXVv5moK8iv/Gl6v8AM/TcH/u1P/CvyCiiis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7H/kI23/XVf5ioKnsf+Qjbf9dV/mK3&#10;w/8AGh6r8zlxn+7VP8L/ACOrooor1j8yOUvv+Qjc/wDXVv5moKKK8iv/ABper/M/TcH/ALtT/wAK&#10;/IKKKKx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">
                <v:shape id="Picture 479" o:spid="_x0000_s1036"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4" o:title=""/>
                  <v:path arrowok="t"/>
                </v:shape>
                <v:shape id="Text Box 507" o:spid="_x0000_s1037"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014241" w:rsidRPr="00EA7FE1" w:rsidRDefault="00014241">
                        <w:pPr>
                          <w:pStyle w:val="Caption"/>
                          <w:rPr>
                            <w:noProof/>
                          </w:rPr>
                          <w:pPrChange w:id="702" w:author="Prabhvir Saran" w:date="2017-02-17T03:54:00Z">
                            <w:pPr>
                              <w:keepNext/>
                            </w:pPr>
                          </w:pPrChange>
                        </w:pPr>
                        <w:ins w:id="703" w:author="Prabhvir Saran" w:date="2017-02-17T03:54:00Z">
                          <w:r>
                            <w:t xml:space="preserve">Login/Signup with the form </w:t>
                          </w:r>
                        </w:ins>
                      </w:p>
                    </w:txbxContent>
                  </v:textbox>
                </v:shape>
                <w10:wrap type="square"/>
              </v:group>
            </w:pict>
          </mc:Fallback>
        </mc:AlternateContent>
      </w:r>
      <w:del w:id="704" w:author="Prabhvir Saran" w:date="2017-02-17T03:51:00Z">
        <w:r w:rsidR="00E973BD" w:rsidDel="00997C73">
          <w:rPr>
            <w:noProof/>
            <w:lang w:val="en-CA" w:eastAsia="en-CA"/>
          </w:rPr>
          <mc:AlternateContent>
            <mc:Choice Requires="wpg">
              <w:drawing>
                <wp:anchor distT="0" distB="0" distL="114300" distR="114300" simplePos="0" relativeHeight="251735040" behindDoc="0" locked="0" layoutInCell="1" allowOverlap="1" wp14:anchorId="2EC440B8" wp14:editId="4E402CF8">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014241" w:rsidRPr="00F92BF7" w:rsidRDefault="00014241">
                                <w:pPr>
                                  <w:pStyle w:val="Caption"/>
                                  <w:rPr>
                                    <w:b/>
                                    <w:noProof/>
                                  </w:rPr>
                                  <w:pPrChange w:id="705" w:author="Prabhvir Saran" w:date="2017-02-16T20:29:00Z">
                                    <w:pPr>
                                      <w:keepNext/>
                                    </w:pPr>
                                  </w:pPrChange>
                                </w:pPr>
                                <w:ins w:id="706"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8" style="position:absolute;margin-left:0;margin-top:0;width:354.35pt;height:217.25pt;z-index:251735040;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yYWJodmly&#10;IFNhcmFuAA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I6MTYgMjA6MDk6MjQAMjAxNzowMjoxNiAy&#10;MDowOToyNAAAAFAAcgBhAGIAaAB2AGkAcgAgAFMAYQByAGEAbgAAAP/hCyF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3LTAyLTE2VDIwOjA5OjI0Ljg0N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QcmFiaHZpciBT&#10;YXJ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EA7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fAv/Qc/8lJ//iKP+Fw+Bf8AoOf+Sk//AMRXy7ijFHs0H9hYb+aX3r/I+ov+Fw+Bf+g5&#10;/wCSk/8A8RR/wuHwL/0HP/JSf/4ivl3FGKPZoP7Cw380vvX+R9Rf8Lh8C/8AQc/8lJ//AIij/hcP&#10;gX/oOf8AkpP/APEV8u4oxR7NB/YWG/ml96/yPqL/AIXD4F/6Dn/kpP8A/EUf8Lh8C/8AQc/8lJ//&#10;AIivl3FGKPZoP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vAv/Qc/8lJ//iKP+FxeBP8AoOf+Sk//AMRXy7ijFHs0H9hYb+aX3r/I+ov+Fw+Bf+g5&#10;/wCSk/8A8RWV4o+KvgzUfCOsWVnrPmXFzYzwxJ9lmG52jIAyUwOT3r5yxRij2aKjkeGjJSUpaen+&#10;QlFLijFWe4IKWiigAooooAKKKKACiiigAooooAnvv+Qjc/8AXVv5moKnvv8AkI3P/XVv5moK2r/x&#10;per/ADOXB/7tT/wr8gooorE6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vv+Qjc/8AXVv5moKnvv8AkI3P/XVv5moK2r/xper/ADOX&#10;B/7tT/wr8gooorE6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vv+Qjc/8AXVv5moKKK2r/AMaXq/zOXB/7tT/wr8gooorE6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">
                  <v:shape id="Picture 511" o:spid="_x0000_s1039"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6" o:title=""/>
                    <v:path arrowok="t"/>
                  </v:shape>
                  <v:shape id="Text Box 516" o:spid="_x0000_s1040"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014241" w:rsidRPr="00F92BF7" w:rsidRDefault="00014241">
                          <w:pPr>
                            <w:pStyle w:val="Caption"/>
                            <w:rPr>
                              <w:b/>
                              <w:noProof/>
                            </w:rPr>
                            <w:pPrChange w:id="707" w:author="Prabhvir Saran" w:date="2017-02-16T20:29:00Z">
                              <w:pPr>
                                <w:keepNext/>
                              </w:pPr>
                            </w:pPrChange>
                          </w:pPr>
                          <w:ins w:id="708"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709" w:author="Prabhvir Saran" w:date="2017-02-16T20:17:00Z"/>
          <w:b/>
        </w:rPr>
      </w:pPr>
    </w:p>
    <w:p w14:paraId="107A93DE" w14:textId="289A9A51" w:rsidR="005F369C" w:rsidRDefault="005F369C" w:rsidP="006E05DC">
      <w:pPr>
        <w:rPr>
          <w:ins w:id="710" w:author="Prabhvir Saran" w:date="2017-02-16T20:17:00Z"/>
          <w:b/>
        </w:rPr>
      </w:pPr>
    </w:p>
    <w:p w14:paraId="68A6F3D0" w14:textId="70ED7C5A" w:rsidR="005F369C" w:rsidRDefault="005F369C" w:rsidP="006E05DC">
      <w:pPr>
        <w:rPr>
          <w:ins w:id="711" w:author="Prabhvir Saran" w:date="2017-02-16T20:17:00Z"/>
          <w:b/>
        </w:rPr>
      </w:pPr>
    </w:p>
    <w:p w14:paraId="423EB8EF" w14:textId="2728BD39" w:rsidR="005F369C" w:rsidRDefault="005F369C" w:rsidP="006E05DC">
      <w:pPr>
        <w:rPr>
          <w:ins w:id="712" w:author="Prabhvir Saran" w:date="2017-02-16T20:17:00Z"/>
          <w:b/>
        </w:rPr>
      </w:pPr>
    </w:p>
    <w:p w14:paraId="50514C78" w14:textId="1F03A882" w:rsidR="005F369C" w:rsidRDefault="005F369C" w:rsidP="006E05DC">
      <w:pPr>
        <w:rPr>
          <w:ins w:id="713" w:author="Prabhvir Saran" w:date="2017-02-16T20:17:00Z"/>
          <w:b/>
        </w:rPr>
      </w:pPr>
    </w:p>
    <w:p w14:paraId="535AEFED" w14:textId="73C548E4" w:rsidR="005F369C" w:rsidRDefault="005F369C" w:rsidP="006E05DC">
      <w:pPr>
        <w:rPr>
          <w:ins w:id="714" w:author="Prabhvir Saran" w:date="2017-02-16T20:17:00Z"/>
          <w:b/>
        </w:rPr>
      </w:pPr>
    </w:p>
    <w:p w14:paraId="0E4F8589" w14:textId="428D7E44" w:rsidR="005F369C" w:rsidRDefault="005F369C" w:rsidP="006E05DC">
      <w:pPr>
        <w:rPr>
          <w:ins w:id="715" w:author="Prabhvir Saran" w:date="2017-02-16T20:17:00Z"/>
          <w:b/>
        </w:rPr>
      </w:pPr>
    </w:p>
    <w:p w14:paraId="1481FC6B" w14:textId="435D73B2" w:rsidR="005F369C" w:rsidRDefault="005F369C" w:rsidP="006E05DC">
      <w:pPr>
        <w:rPr>
          <w:ins w:id="716" w:author="Prabhvir Saran" w:date="2017-02-16T20:17:00Z"/>
          <w:b/>
        </w:rPr>
      </w:pPr>
    </w:p>
    <w:p w14:paraId="512AE65C" w14:textId="1C85E7CE" w:rsidR="005F369C" w:rsidRDefault="005F369C" w:rsidP="006E05DC">
      <w:pPr>
        <w:rPr>
          <w:ins w:id="717" w:author="Prabhvir Saran" w:date="2017-02-16T20:17:00Z"/>
          <w:b/>
        </w:rPr>
      </w:pPr>
    </w:p>
    <w:p w14:paraId="566C112B" w14:textId="7D3720B3" w:rsidR="008F254E" w:rsidRDefault="008F254E" w:rsidP="006E05DC">
      <w:pPr>
        <w:pStyle w:val="Heading2"/>
        <w:rPr>
          <w:ins w:id="718" w:author="Prabhvir Saran" w:date="2017-02-16T20:55:00Z"/>
        </w:rPr>
      </w:pPr>
    </w:p>
    <w:p w14:paraId="43D168BC" w14:textId="027A1619" w:rsidR="00EC0B5A" w:rsidRPr="00EC0B5A" w:rsidRDefault="006E05DC">
      <w:pPr>
        <w:pStyle w:val="Heading2"/>
        <w:rPr>
          <w:ins w:id="719" w:author="Prabhvir Saran" w:date="2017-02-16T21:06:00Z"/>
        </w:rPr>
      </w:pPr>
      <w:bookmarkStart w:id="720" w:name="_Toc478050876"/>
      <w:ins w:id="721" w:author="Prabhvir Saran" w:date="2017-02-16T20:12:00Z">
        <w:r>
          <w:t>A/B Testing</w:t>
        </w:r>
      </w:ins>
      <w:bookmarkEnd w:id="720"/>
    </w:p>
    <w:p w14:paraId="59592DE2" w14:textId="34D101C4" w:rsidR="004A17E7" w:rsidRPr="004A17E7" w:rsidRDefault="00EC0B5A">
      <w:pPr>
        <w:rPr>
          <w:ins w:id="722" w:author="Prabhvir Saran" w:date="2017-02-16T21:00:00Z"/>
          <w:rPrChange w:id="723" w:author="Prabhvir Saran" w:date="2017-02-16T21:06:00Z">
            <w:rPr>
              <w:ins w:id="724" w:author="Prabhvir Saran" w:date="2017-02-16T21:00:00Z"/>
            </w:rPr>
          </w:rPrChange>
        </w:rPr>
        <w:pPrChange w:id="725" w:author="Prabhvir Saran" w:date="2017-02-16T21:06:00Z">
          <w:pPr>
            <w:pStyle w:val="Heading2"/>
          </w:pPr>
        </w:pPrChange>
      </w:pPr>
      <w:ins w:id="726" w:author="Prabhvir Saran" w:date="2017-02-17T00:41:00Z">
        <w:r>
          <w:t>Two tests were conducted using A/B testing.</w:t>
        </w:r>
      </w:ins>
    </w:p>
    <w:p w14:paraId="4EDA6516" w14:textId="75D2B90A" w:rsidR="004D14C3" w:rsidRPr="004D14C3" w:rsidRDefault="004D14C3">
      <w:pPr>
        <w:pStyle w:val="Heading3"/>
        <w:rPr>
          <w:ins w:id="727" w:author="Prabhvir Saran" w:date="2017-02-16T20:32:00Z"/>
          <w:rPrChange w:id="728" w:author="Prabhvir Saran" w:date="2017-02-16T21:00:00Z">
            <w:rPr>
              <w:ins w:id="729" w:author="Prabhvir Saran" w:date="2017-02-16T20:32:00Z"/>
            </w:rPr>
          </w:rPrChange>
        </w:rPr>
        <w:pPrChange w:id="730" w:author="Prabhvir Saran" w:date="2017-02-16T21:00:00Z">
          <w:pPr>
            <w:pStyle w:val="Heading2"/>
          </w:pPr>
        </w:pPrChange>
      </w:pPr>
      <w:bookmarkStart w:id="731" w:name="_Toc478050877"/>
      <w:ins w:id="732" w:author="Prabhvir Saran" w:date="2017-02-16T21:00:00Z">
        <w:r>
          <w:t>Test 1</w:t>
        </w:r>
        <w:bookmarkEnd w:id="731"/>
        <w:r>
          <w:t xml:space="preserve"> </w:t>
        </w:r>
      </w:ins>
    </w:p>
    <w:p w14:paraId="72B00813" w14:textId="650A34BD" w:rsidR="00B62295" w:rsidRDefault="00B62295">
      <w:pPr>
        <w:rPr>
          <w:ins w:id="733" w:author="Prabhvir Saran" w:date="2017-02-16T20:43:00Z"/>
        </w:rPr>
        <w:pPrChange w:id="734" w:author="Prabhvir Saran" w:date="2017-02-16T20:32:00Z">
          <w:pPr>
            <w:pStyle w:val="Heading2"/>
          </w:pPr>
        </w:pPrChange>
      </w:pPr>
      <w:ins w:id="735" w:author="Prabhvir Saran" w:date="2017-02-16T20:33:00Z">
        <w:r>
          <w:t xml:space="preserve">The first test was done using </w:t>
        </w:r>
      </w:ins>
      <w:ins w:id="736" w:author="Prabhvir Saran" w:date="2017-02-16T20:43:00Z">
        <w:r w:rsidR="00345E1C">
          <w:t xml:space="preserve">two </w:t>
        </w:r>
      </w:ins>
      <w:ins w:id="737" w:author="Prabhvir Saran" w:date="2017-02-16T20:34:00Z">
        <w:r>
          <w:t>different fonts</w:t>
        </w:r>
      </w:ins>
      <w:ins w:id="738" w:author="Prabhvir Saran" w:date="2017-02-16T21:25:00Z">
        <w:r w:rsidR="00D01AED">
          <w:t xml:space="preserve"> sets</w:t>
        </w:r>
      </w:ins>
      <w:ins w:id="739" w:author="Prabhvir Saran" w:date="2017-02-16T20:34:00Z">
        <w:r>
          <w:t xml:space="preserve">. </w:t>
        </w:r>
      </w:ins>
      <w:ins w:id="740" w:author="Prabhvir Saran" w:date="2017-02-16T20:43:00Z">
        <w:r w:rsidR="00345E1C">
          <w:t>The following two pictures display the di</w:t>
        </w:r>
        <w:r w:rsidR="00D01AED">
          <w:t>fference</w:t>
        </w:r>
      </w:ins>
      <w:ins w:id="741" w:author="Prabhvir Saran" w:date="2017-02-17T00:42:00Z">
        <w:r w:rsidR="00124C35">
          <w:t xml:space="preserve"> between them</w:t>
        </w:r>
      </w:ins>
      <w:ins w:id="742" w:author="Prabhvir Saran" w:date="2017-02-16T20:43:00Z">
        <w:r w:rsidR="00D01AED">
          <w:t xml:space="preserve">. In the </w:t>
        </w:r>
      </w:ins>
      <w:ins w:id="743" w:author="Prabhvir Saran" w:date="2017-02-16T21:27:00Z">
        <w:r w:rsidR="00D01AED">
          <w:t>picture</w:t>
        </w:r>
      </w:ins>
      <w:ins w:id="744" w:author="Prabhvir Saran" w:date="2017-02-16T20:43:00Z">
        <w:r w:rsidR="00D01AED">
          <w:t xml:space="preserve"> on</w:t>
        </w:r>
      </w:ins>
      <w:ins w:id="745" w:author="Prabhvir Saran" w:date="2017-02-16T23:22:00Z">
        <w:r w:rsidR="00F626FF">
          <w:t>e</w:t>
        </w:r>
      </w:ins>
      <w:ins w:id="746" w:author="Prabhvir Saran" w:date="2017-02-16T20:43:00Z">
        <w:r w:rsidR="00F626FF">
          <w:t xml:space="preserve">, </w:t>
        </w:r>
      </w:ins>
      <w:ins w:id="747" w:author="Prabhvir Saran" w:date="2017-02-16T23:23:00Z">
        <w:r w:rsidR="00565C62">
          <w:t xml:space="preserve">font </w:t>
        </w:r>
      </w:ins>
      <w:ins w:id="748" w:author="Prabhvir Saran" w:date="2017-02-16T20:43:00Z">
        <w:r w:rsidR="00F626FF">
          <w:t>Tinos was used</w:t>
        </w:r>
        <w:r w:rsidR="00565C62">
          <w:t xml:space="preserve"> for header and </w:t>
        </w:r>
      </w:ins>
      <w:ins w:id="749" w:author="Prabhvir Saran" w:date="2017-02-16T23:23:00Z">
        <w:r w:rsidR="00565C62">
          <w:t xml:space="preserve">font </w:t>
        </w:r>
      </w:ins>
      <w:proofErr w:type="spellStart"/>
      <w:ins w:id="750" w:author="Prabhvir Saran" w:date="2017-02-16T20:43:00Z">
        <w:r w:rsidR="00D01AED">
          <w:t>Dosis</w:t>
        </w:r>
        <w:proofErr w:type="spellEnd"/>
        <w:r w:rsidR="00D01AED">
          <w:t xml:space="preserve"> for the main body vs.</w:t>
        </w:r>
        <w:r w:rsidR="008F254E">
          <w:t xml:space="preserve"> and</w:t>
        </w:r>
      </w:ins>
      <w:ins w:id="751" w:author="Prabhvir Saran" w:date="2017-02-16T23:23:00Z">
        <w:r w:rsidR="00565C62">
          <w:t xml:space="preserve"> font</w:t>
        </w:r>
      </w:ins>
      <w:ins w:id="752" w:author="Prabhvir Saran" w:date="2017-02-16T20:43:00Z">
        <w:r w:rsidR="008F254E">
          <w:t xml:space="preserve"> </w:t>
        </w:r>
      </w:ins>
      <w:proofErr w:type="spellStart"/>
      <w:ins w:id="753" w:author="Prabhvir Saran" w:date="2017-02-16T21:26:00Z">
        <w:r w:rsidR="00D01AED" w:rsidRPr="0072300C">
          <w:t>Cinzel</w:t>
        </w:r>
        <w:proofErr w:type="spellEnd"/>
        <w:r w:rsidR="00D01AED">
          <w:t xml:space="preserve"> </w:t>
        </w:r>
      </w:ins>
      <w:ins w:id="754" w:author="Prabhvir Saran" w:date="2017-02-16T21:27:00Z">
        <w:r w:rsidR="00D01AED">
          <w:t>for</w:t>
        </w:r>
      </w:ins>
      <w:ins w:id="755" w:author="Prabhvir Saran" w:date="2017-02-16T21:26:00Z">
        <w:r w:rsidR="00D01AED">
          <w:t xml:space="preserve"> the header and </w:t>
        </w:r>
      </w:ins>
      <w:ins w:id="756" w:author="Prabhvir Saran" w:date="2017-02-16T23:23:00Z">
        <w:r w:rsidR="00565C62">
          <w:t xml:space="preserve">font </w:t>
        </w:r>
      </w:ins>
      <w:proofErr w:type="spellStart"/>
      <w:ins w:id="757"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758" w:author="Prabhvir Saran" w:date="2017-02-16T20:42:00Z"/>
        </w:rPr>
        <w:pPrChange w:id="759" w:author="Prabhvir Saran" w:date="2017-02-16T20:32:00Z">
          <w:pPr>
            <w:pStyle w:val="Heading2"/>
          </w:pPr>
        </w:pPrChange>
      </w:pPr>
      <w:r>
        <w:rPr>
          <w:noProof/>
          <w:lang w:val="en-CA" w:eastAsia="en-CA"/>
        </w:rPr>
        <mc:AlternateContent>
          <mc:Choice Requires="wpg">
            <w:drawing>
              <wp:anchor distT="0" distB="0" distL="114300" distR="114300" simplePos="0" relativeHeight="251739136" behindDoc="0" locked="0" layoutInCell="1" allowOverlap="1" wp14:anchorId="0C1A01D5" wp14:editId="5A23DB9A">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014241" w:rsidRPr="004C05E9" w:rsidRDefault="00014241">
                              <w:pPr>
                                <w:pStyle w:val="Caption"/>
                                <w:rPr>
                                  <w:noProof/>
                                </w:rPr>
                                <w:pPrChange w:id="760" w:author="Prabhvir Saran" w:date="2017-02-16T20:52:00Z">
                                  <w:pPr/>
                                </w:pPrChange>
                              </w:pPr>
                              <w:proofErr w:type="spellStart"/>
                              <w:ins w:id="761" w:author="Prabhvir Saran" w:date="2017-02-16T21:27:00Z">
                                <w:r>
                                  <w:t>Picutre</w:t>
                                </w:r>
                                <w:proofErr w:type="spellEnd"/>
                                <w:r>
                                  <w:t xml:space="preserve"> one (</w:t>
                                </w:r>
                              </w:ins>
                              <w:ins w:id="762" w:author="Prabhvir Saran" w:date="2017-02-17T00:42:00Z">
                                <w:r>
                                  <w:t xml:space="preserve">font </w:t>
                                </w:r>
                              </w:ins>
                              <w:ins w:id="763" w:author="Prabhvir Saran" w:date="2017-02-16T21:25:00Z">
                                <w:r w:rsidRPr="0072300C">
                                  <w:t>Tinos</w:t>
                                </w:r>
                                <w:r>
                                  <w:t xml:space="preserve"> and </w:t>
                                </w:r>
                              </w:ins>
                              <w:proofErr w:type="spellStart"/>
                              <w:ins w:id="764"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1" style="position:absolute;margin-left:0;margin-top:18.5pt;width:435.1pt;height:200.65pt;z-index:251739136;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lbe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S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JCDlbe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2"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8" o:title=""/>
                  <v:path arrowok="t"/>
                </v:shape>
                <v:shape id="Text Box 521" o:spid="_x0000_s1043"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014241" w:rsidRPr="004C05E9" w:rsidRDefault="00014241">
                        <w:pPr>
                          <w:pStyle w:val="Caption"/>
                          <w:rPr>
                            <w:noProof/>
                          </w:rPr>
                          <w:pPrChange w:id="765" w:author="Prabhvir Saran" w:date="2017-02-16T20:52:00Z">
                            <w:pPr/>
                          </w:pPrChange>
                        </w:pPr>
                        <w:proofErr w:type="spellStart"/>
                        <w:ins w:id="766" w:author="Prabhvir Saran" w:date="2017-02-16T21:27:00Z">
                          <w:r>
                            <w:t>Picutre</w:t>
                          </w:r>
                          <w:proofErr w:type="spellEnd"/>
                          <w:r>
                            <w:t xml:space="preserve"> one (</w:t>
                          </w:r>
                        </w:ins>
                        <w:ins w:id="767" w:author="Prabhvir Saran" w:date="2017-02-17T00:42:00Z">
                          <w:r>
                            <w:t xml:space="preserve">font </w:t>
                          </w:r>
                        </w:ins>
                        <w:ins w:id="768" w:author="Prabhvir Saran" w:date="2017-02-16T21:25:00Z">
                          <w:r w:rsidRPr="0072300C">
                            <w:t>Tinos</w:t>
                          </w:r>
                          <w:r>
                            <w:t xml:space="preserve"> and </w:t>
                          </w:r>
                        </w:ins>
                        <w:proofErr w:type="spellStart"/>
                        <w:ins w:id="769"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770" w:author="Prabhvir Saran" w:date="2017-02-16T20:36:00Z"/>
        </w:rPr>
        <w:pPrChange w:id="771" w:author="Prabhvir Saran" w:date="2017-02-16T20:32:00Z">
          <w:pPr>
            <w:pStyle w:val="Heading2"/>
          </w:pPr>
        </w:pPrChange>
      </w:pPr>
    </w:p>
    <w:p w14:paraId="7D26D928" w14:textId="5B65FB8B" w:rsidR="00B62295" w:rsidRPr="00FF76DD" w:rsidRDefault="00B62295">
      <w:pPr>
        <w:rPr>
          <w:ins w:id="772" w:author="Prabhvir Saran" w:date="2017-02-16T20:12:00Z"/>
        </w:rPr>
        <w:pPrChange w:id="773" w:author="Prabhvir Saran" w:date="2017-02-16T20:32:00Z">
          <w:pPr>
            <w:pStyle w:val="Heading2"/>
          </w:pPr>
        </w:pPrChange>
      </w:pPr>
      <w:ins w:id="774" w:author="Prabhvir Saran" w:date="2017-02-16T20:35:00Z">
        <w:r>
          <w:t xml:space="preserve"> </w:t>
        </w:r>
      </w:ins>
    </w:p>
    <w:p w14:paraId="5AAB9A79" w14:textId="36404CDE" w:rsidR="00345E1C" w:rsidRDefault="00345E1C" w:rsidP="006E05DC">
      <w:pPr>
        <w:rPr>
          <w:ins w:id="775" w:author="Prabhvir Saran" w:date="2017-02-16T20:43:00Z"/>
        </w:rPr>
      </w:pPr>
    </w:p>
    <w:p w14:paraId="583EA435" w14:textId="70181D5E" w:rsidR="00345E1C" w:rsidRDefault="00345E1C" w:rsidP="006E05DC">
      <w:pPr>
        <w:rPr>
          <w:ins w:id="776" w:author="Prabhvir Saran" w:date="2017-02-16T20:43:00Z"/>
        </w:rPr>
      </w:pPr>
    </w:p>
    <w:p w14:paraId="6F55C71C" w14:textId="305D8580" w:rsidR="00345E1C" w:rsidRDefault="00345E1C" w:rsidP="006E05DC">
      <w:pPr>
        <w:rPr>
          <w:ins w:id="777" w:author="Prabhvir Saran" w:date="2017-02-16T20:43:00Z"/>
        </w:rPr>
      </w:pPr>
    </w:p>
    <w:p w14:paraId="306A52E8" w14:textId="78E8D00A" w:rsidR="00345E1C" w:rsidRDefault="00345E1C" w:rsidP="006E05DC">
      <w:pPr>
        <w:rPr>
          <w:ins w:id="778" w:author="Prabhvir Saran" w:date="2017-02-16T20:43:00Z"/>
        </w:rPr>
      </w:pPr>
    </w:p>
    <w:p w14:paraId="398C04D4" w14:textId="0BC1CE33" w:rsidR="00345E1C" w:rsidRDefault="00345E1C" w:rsidP="006E05DC">
      <w:pPr>
        <w:rPr>
          <w:ins w:id="779" w:author="Prabhvir Saran" w:date="2017-02-16T20:43:00Z"/>
        </w:rPr>
      </w:pPr>
    </w:p>
    <w:p w14:paraId="20A690AB" w14:textId="2B976EF2" w:rsidR="00345E1C" w:rsidRDefault="00345E1C" w:rsidP="006E05DC">
      <w:pPr>
        <w:rPr>
          <w:ins w:id="780" w:author="Prabhvir Saran" w:date="2017-02-16T20:43:00Z"/>
        </w:rPr>
      </w:pPr>
    </w:p>
    <w:p w14:paraId="35E5DA52" w14:textId="21A769EE" w:rsidR="00345E1C" w:rsidRDefault="00345E1C" w:rsidP="006E05DC">
      <w:pPr>
        <w:rPr>
          <w:ins w:id="781" w:author="Prabhvir Saran" w:date="2017-02-16T20:43:00Z"/>
        </w:rPr>
      </w:pPr>
    </w:p>
    <w:p w14:paraId="56A6A163" w14:textId="48C6C186" w:rsidR="00345E1C" w:rsidRDefault="00345E1C" w:rsidP="006E05DC">
      <w:pPr>
        <w:rPr>
          <w:ins w:id="782" w:author="Prabhvir Saran" w:date="2017-02-16T20:43:00Z"/>
        </w:rPr>
      </w:pPr>
    </w:p>
    <w:p w14:paraId="3BC63971" w14:textId="07CC1BFE" w:rsidR="00345E1C" w:rsidRDefault="00345E1C" w:rsidP="006E05DC">
      <w:pPr>
        <w:rPr>
          <w:ins w:id="783" w:author="Prabhvir Saran" w:date="2017-02-16T20:43:00Z"/>
        </w:rPr>
      </w:pPr>
    </w:p>
    <w:p w14:paraId="2CDBB759" w14:textId="05FEC9D0" w:rsidR="00345E1C" w:rsidRDefault="00345E1C" w:rsidP="006E05DC">
      <w:pPr>
        <w:rPr>
          <w:ins w:id="784" w:author="Prabhvir Saran" w:date="2017-02-16T20:43:00Z"/>
        </w:rPr>
      </w:pPr>
    </w:p>
    <w:p w14:paraId="4D409512" w14:textId="67887A5B" w:rsidR="00345E1C" w:rsidRDefault="00345E1C" w:rsidP="006E05DC">
      <w:pPr>
        <w:rPr>
          <w:ins w:id="785" w:author="Prabhvir Saran" w:date="2017-02-16T20:43:00Z"/>
        </w:rPr>
      </w:pPr>
    </w:p>
    <w:p w14:paraId="65C9B6DB" w14:textId="6D6C3568" w:rsidR="00345E1C" w:rsidRDefault="00345E1C" w:rsidP="006E05DC">
      <w:pPr>
        <w:rPr>
          <w:ins w:id="786" w:author="Prabhvir Saran" w:date="2017-02-16T20:44:00Z"/>
        </w:rPr>
      </w:pPr>
    </w:p>
    <w:p w14:paraId="5CCBDBF8" w14:textId="5C5D21D7" w:rsidR="008F254E" w:rsidRDefault="008F254E" w:rsidP="006E05DC">
      <w:pPr>
        <w:rPr>
          <w:ins w:id="787" w:author="Prabhvir Saran" w:date="2017-02-16T20:54:00Z"/>
        </w:rPr>
      </w:pPr>
      <w:r>
        <w:rPr>
          <w:noProof/>
          <w:lang w:val="en-CA" w:eastAsia="en-CA"/>
        </w:rPr>
        <mc:AlternateContent>
          <mc:Choice Requires="wpg">
            <w:drawing>
              <wp:anchor distT="0" distB="0" distL="114300" distR="114300" simplePos="0" relativeHeight="251743232" behindDoc="0" locked="0" layoutInCell="1" allowOverlap="1" wp14:anchorId="04647527" wp14:editId="2CAC7C7C">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014241" w:rsidRPr="0094375F" w:rsidRDefault="00014241">
                              <w:pPr>
                                <w:pStyle w:val="Caption"/>
                                <w:rPr>
                                  <w:noProof/>
                                </w:rPr>
                                <w:pPrChange w:id="788" w:author="Prabhvir Saran" w:date="2017-02-16T20:53:00Z">
                                  <w:pPr/>
                                </w:pPrChange>
                              </w:pPr>
                              <w:ins w:id="789" w:author="Prabhvir Saran" w:date="2017-02-16T21:27:00Z">
                                <w:r>
                                  <w:t>Picture two (</w:t>
                                </w:r>
                              </w:ins>
                              <w:ins w:id="790" w:author="Prabhvir Saran" w:date="2017-02-17T00:42:00Z">
                                <w:r>
                                  <w:t xml:space="preserve">font </w:t>
                                </w:r>
                              </w:ins>
                              <w:proofErr w:type="spellStart"/>
                              <w:ins w:id="791" w:author="Prabhvir Saran" w:date="2017-02-16T21:24:00Z">
                                <w:r w:rsidRPr="0072300C">
                                  <w:t>Cinzel</w:t>
                                </w:r>
                                <w:proofErr w:type="spellEnd"/>
                                <w:r>
                                  <w:t xml:space="preserve"> and </w:t>
                                </w:r>
                              </w:ins>
                              <w:proofErr w:type="spellStart"/>
                              <w:ins w:id="792"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4" style="position:absolute;margin-left:0;margin-top:0;width:426.35pt;height:194.4pt;z-index:251743232;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i9+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wDxK2N&#10;Kp4ABKOgkPD8WM1uBFx4R61bUwMvDWzC6+k+waesVZcHapACUinz9a191IeCwmlAOni58sD+01Ic&#10;WPVHCaXGZ24UzChsRkG2zUpBM8Q+Gi+CgXH1KJZGNZ+BCUu8BY6oZHBXHrhRXLn+/YRHmfHl0iv1&#10;c+9OPmiYlv0AQGAf95+p0QORHRT0Xo1kotkRn3td34R62TqA2pP9GcUBbyC2l/yTCNKrN/fl2ms9&#10;/5Nx+R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AbOi9+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5"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0" o:title=""/>
                  <v:path arrowok="t"/>
                </v:shape>
                <v:shape id="Text Box 524" o:spid="_x0000_s1046"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014241" w:rsidRPr="0094375F" w:rsidRDefault="00014241">
                        <w:pPr>
                          <w:pStyle w:val="Caption"/>
                          <w:rPr>
                            <w:noProof/>
                          </w:rPr>
                          <w:pPrChange w:id="793" w:author="Prabhvir Saran" w:date="2017-02-16T20:53:00Z">
                            <w:pPr/>
                          </w:pPrChange>
                        </w:pPr>
                        <w:ins w:id="794" w:author="Prabhvir Saran" w:date="2017-02-16T21:27:00Z">
                          <w:r>
                            <w:t>Picture two (</w:t>
                          </w:r>
                        </w:ins>
                        <w:ins w:id="795" w:author="Prabhvir Saran" w:date="2017-02-17T00:42:00Z">
                          <w:r>
                            <w:t xml:space="preserve">font </w:t>
                          </w:r>
                        </w:ins>
                        <w:proofErr w:type="spellStart"/>
                        <w:ins w:id="796" w:author="Prabhvir Saran" w:date="2017-02-16T21:24:00Z">
                          <w:r w:rsidRPr="0072300C">
                            <w:t>Cinzel</w:t>
                          </w:r>
                          <w:proofErr w:type="spellEnd"/>
                          <w:r>
                            <w:t xml:space="preserve"> and </w:t>
                          </w:r>
                        </w:ins>
                        <w:proofErr w:type="spellStart"/>
                        <w:ins w:id="797"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798" w:author="Prabhvir Saran" w:date="2017-02-16T20:54:00Z"/>
        </w:rPr>
      </w:pPr>
    </w:p>
    <w:p w14:paraId="33DC5175" w14:textId="0451BA89" w:rsidR="008F254E" w:rsidRDefault="008F254E" w:rsidP="006E05DC">
      <w:pPr>
        <w:rPr>
          <w:ins w:id="799" w:author="Prabhvir Saran" w:date="2017-02-16T20:54:00Z"/>
        </w:rPr>
      </w:pPr>
    </w:p>
    <w:p w14:paraId="4E6DC873" w14:textId="64AFC3D5" w:rsidR="008F254E" w:rsidRDefault="008F254E" w:rsidP="006E05DC">
      <w:pPr>
        <w:rPr>
          <w:ins w:id="800" w:author="Prabhvir Saran" w:date="2017-02-16T20:54:00Z"/>
        </w:rPr>
      </w:pPr>
    </w:p>
    <w:p w14:paraId="45F8BD56" w14:textId="728468DA" w:rsidR="008F254E" w:rsidRDefault="008F254E" w:rsidP="006E05DC">
      <w:pPr>
        <w:rPr>
          <w:ins w:id="801" w:author="Prabhvir Saran" w:date="2017-02-16T20:54:00Z"/>
        </w:rPr>
      </w:pPr>
    </w:p>
    <w:p w14:paraId="5CB76084" w14:textId="01FE8265" w:rsidR="008F254E" w:rsidRDefault="008F254E" w:rsidP="006E05DC">
      <w:pPr>
        <w:rPr>
          <w:ins w:id="802" w:author="Prabhvir Saran" w:date="2017-02-16T20:54:00Z"/>
        </w:rPr>
      </w:pPr>
    </w:p>
    <w:p w14:paraId="1BDD1963" w14:textId="0C23A364" w:rsidR="008F254E" w:rsidRDefault="008F254E" w:rsidP="006E05DC">
      <w:pPr>
        <w:rPr>
          <w:ins w:id="803" w:author="Prabhvir Saran" w:date="2017-02-16T20:54:00Z"/>
        </w:rPr>
      </w:pPr>
    </w:p>
    <w:p w14:paraId="61E8459F" w14:textId="41BE25BA" w:rsidR="008F254E" w:rsidRDefault="008F254E" w:rsidP="006E05DC">
      <w:pPr>
        <w:rPr>
          <w:ins w:id="804" w:author="Prabhvir Saran" w:date="2017-02-16T20:54:00Z"/>
        </w:rPr>
      </w:pPr>
    </w:p>
    <w:p w14:paraId="1C8FB28B" w14:textId="4D8CDD2A" w:rsidR="008F254E" w:rsidRDefault="008F254E" w:rsidP="006E05DC">
      <w:pPr>
        <w:rPr>
          <w:ins w:id="805" w:author="Prabhvir Saran" w:date="2017-02-16T20:54:00Z"/>
        </w:rPr>
      </w:pPr>
    </w:p>
    <w:p w14:paraId="300D84CD" w14:textId="6FC220E7" w:rsidR="008F254E" w:rsidRDefault="008F254E" w:rsidP="006E05DC">
      <w:pPr>
        <w:rPr>
          <w:ins w:id="806" w:author="Prabhvir Saran" w:date="2017-02-16T21:04:00Z"/>
        </w:rPr>
      </w:pPr>
      <w:ins w:id="807" w:author="Prabhvir Saran" w:date="2017-02-16T20:56:00Z">
        <w:r>
          <w:t>The test was conducted on five family members. Three out</w:t>
        </w:r>
      </w:ins>
      <w:ins w:id="808" w:author="Prabhvir Saran" w:date="2017-02-16T20:57:00Z">
        <w:r>
          <w:t xml:space="preserve"> of five </w:t>
        </w:r>
      </w:ins>
      <w:ins w:id="809" w:author="Prabhvir Saran" w:date="2017-02-16T20:58:00Z">
        <w:r>
          <w:t>preferred</w:t>
        </w:r>
      </w:ins>
      <w:ins w:id="810" w:author="Prabhvir Saran" w:date="2017-02-16T20:57:00Z">
        <w:r>
          <w:t xml:space="preserve"> the </w:t>
        </w:r>
      </w:ins>
      <w:ins w:id="811" w:author="Prabhvir Saran" w:date="2017-02-16T21:30:00Z">
        <w:r w:rsidR="00306683">
          <w:t>second font set (</w:t>
        </w:r>
        <w:proofErr w:type="spellStart"/>
        <w:r w:rsidR="000B18C4">
          <w:t>Cinzel</w:t>
        </w:r>
        <w:proofErr w:type="spellEnd"/>
        <w:r w:rsidR="000B18C4">
          <w:t xml:space="preserve"> and </w:t>
        </w:r>
      </w:ins>
      <w:proofErr w:type="spellStart"/>
      <w:ins w:id="812" w:author="Prabhvir Saran" w:date="2017-02-16T20:57:00Z">
        <w:r>
          <w:t>Titillium</w:t>
        </w:r>
        <w:proofErr w:type="spellEnd"/>
        <w:r>
          <w:t xml:space="preserve"> We</w:t>
        </w:r>
      </w:ins>
      <w:ins w:id="813" w:author="Prabhvir Saran" w:date="2017-02-16T20:58:00Z">
        <w:r w:rsidR="000B18C4">
          <w:t xml:space="preserve">b) </w:t>
        </w:r>
        <w:r>
          <w:t xml:space="preserve">and their main reason was that it has more of a historical feel to it than </w:t>
        </w:r>
      </w:ins>
      <w:ins w:id="814" w:author="Prabhvir Saran" w:date="2017-02-16T23:24:00Z">
        <w:r w:rsidR="002B2FF8">
          <w:t xml:space="preserve">font </w:t>
        </w:r>
      </w:ins>
      <w:ins w:id="815" w:author="Prabhvir Saran" w:date="2017-02-16T21:31:00Z">
        <w:r w:rsidR="000B18C4">
          <w:t xml:space="preserve">Tinos and </w:t>
        </w:r>
      </w:ins>
      <w:proofErr w:type="spellStart"/>
      <w:ins w:id="816" w:author="Prabhvir Saran" w:date="2017-02-16T20:58:00Z">
        <w:r>
          <w:t>Dosis</w:t>
        </w:r>
        <w:proofErr w:type="spellEnd"/>
        <w:r>
          <w:t xml:space="preserve">. </w:t>
        </w:r>
      </w:ins>
    </w:p>
    <w:p w14:paraId="3E65DB7A" w14:textId="77777777" w:rsidR="00625493" w:rsidRDefault="00625493" w:rsidP="006E05DC">
      <w:pPr>
        <w:rPr>
          <w:ins w:id="817" w:author="Prabhvir Saran" w:date="2017-02-16T20:54:00Z"/>
        </w:rPr>
      </w:pPr>
    </w:p>
    <w:p w14:paraId="15F8D035" w14:textId="19430D6C" w:rsidR="006E05DC" w:rsidRDefault="004D14C3">
      <w:pPr>
        <w:pStyle w:val="Heading3"/>
        <w:rPr>
          <w:ins w:id="818" w:author="Prabhvir Saran" w:date="2017-02-16T20:12:00Z"/>
        </w:rPr>
        <w:pPrChange w:id="819" w:author="Prabhvir Saran" w:date="2017-02-16T21:00:00Z">
          <w:pPr/>
        </w:pPrChange>
      </w:pPr>
      <w:bookmarkStart w:id="820" w:name="_Toc478050878"/>
      <w:ins w:id="821" w:author="Prabhvir Saran" w:date="2017-02-16T21:00:00Z">
        <w:r>
          <w:t>Test 2</w:t>
        </w:r>
      </w:ins>
      <w:bookmarkEnd w:id="820"/>
    </w:p>
    <w:p w14:paraId="540F1BAB" w14:textId="43D667D6" w:rsidR="006E05DC" w:rsidRDefault="00625493">
      <w:pPr>
        <w:rPr>
          <w:ins w:id="822" w:author="Prabhvir Saran" w:date="2017-02-16T21:04:00Z"/>
        </w:rPr>
        <w:pPrChange w:id="823" w:author="Prabhvir Saran" w:date="2017-02-14T17:56:00Z">
          <w:pPr>
            <w:pStyle w:val="Heading1"/>
          </w:pPr>
        </w:pPrChange>
      </w:pPr>
      <w:r>
        <w:rPr>
          <w:noProof/>
          <w:lang w:val="en-CA" w:eastAsia="en-CA"/>
        </w:rPr>
        <mc:AlternateContent>
          <mc:Choice Requires="wpg">
            <w:drawing>
              <wp:anchor distT="0" distB="0" distL="114300" distR="114300" simplePos="0" relativeHeight="251748352" behindDoc="0" locked="0" layoutInCell="1" allowOverlap="1" wp14:anchorId="17EB0268" wp14:editId="70307D35">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014241" w:rsidRPr="00445F91" w:rsidRDefault="00014241">
                              <w:pPr>
                                <w:pStyle w:val="Caption"/>
                                <w:rPr>
                                  <w:noProof/>
                                </w:rPr>
                                <w:pPrChange w:id="824" w:author="Prabhvir Saran" w:date="2017-02-16T21:03:00Z">
                                  <w:pPr/>
                                </w:pPrChange>
                              </w:pPr>
                              <w:ins w:id="825"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7" style="position:absolute;margin-left:416.8pt;margin-top:61.05pt;width:468pt;height:119.9pt;z-index:251748352;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SWr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Mwk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AxhJau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48"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2" o:title=""/>
                  <v:path arrowok="t"/>
                </v:shape>
                <v:shape id="Text Box 529" o:spid="_x0000_s1049"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014241" w:rsidRPr="00445F91" w:rsidRDefault="00014241">
                        <w:pPr>
                          <w:pStyle w:val="Caption"/>
                          <w:rPr>
                            <w:noProof/>
                          </w:rPr>
                          <w:pPrChange w:id="826" w:author="Prabhvir Saran" w:date="2017-02-16T21:03:00Z">
                            <w:pPr/>
                          </w:pPrChange>
                        </w:pPr>
                        <w:ins w:id="827"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828" w:author="Prabhvir Saran" w:date="2017-02-16T21:00:00Z">
        <w:r w:rsidR="00CD1BFE">
          <w:t xml:space="preserve">The </w:t>
        </w:r>
      </w:ins>
      <w:ins w:id="829" w:author="Prabhvir Saran" w:date="2017-02-16T21:01:00Z">
        <w:r w:rsidR="00CD1BFE">
          <w:t xml:space="preserve">navigation bar was used to conduct </w:t>
        </w:r>
        <w:r>
          <w:t xml:space="preserve">the second test. The login/sign up button was made part of the navigation list rather than a </w:t>
        </w:r>
      </w:ins>
      <w:ins w:id="830" w:author="Prabhvir Saran" w:date="2017-02-16T21:02:00Z">
        <w:r>
          <w:t>separate</w:t>
        </w:r>
      </w:ins>
      <w:ins w:id="831" w:author="Prabhvir Saran" w:date="2017-02-16T21:01:00Z">
        <w:r>
          <w:t xml:space="preserve"> </w:t>
        </w:r>
      </w:ins>
      <w:ins w:id="832" w:author="Prabhvir Saran" w:date="2017-02-16T21:02:00Z">
        <w:r>
          <w:t xml:space="preserve">button on the top right corner. The following two images show the difference. </w:t>
        </w:r>
      </w:ins>
    </w:p>
    <w:p w14:paraId="4B8619AF" w14:textId="7252C935" w:rsidR="00625493" w:rsidRDefault="00625493">
      <w:pPr>
        <w:rPr>
          <w:ins w:id="833" w:author="Prabhvir Saran" w:date="2017-02-16T21:02:00Z"/>
        </w:rPr>
        <w:pPrChange w:id="834" w:author="Prabhvir Saran" w:date="2017-02-14T17:56:00Z">
          <w:pPr>
            <w:pStyle w:val="Heading1"/>
          </w:pPr>
        </w:pPrChange>
      </w:pPr>
    </w:p>
    <w:p w14:paraId="4DE80807" w14:textId="77777777" w:rsidR="00645B64" w:rsidRDefault="00645B64">
      <w:pPr>
        <w:rPr>
          <w:ins w:id="835" w:author="Prabhvir Saran" w:date="2017-02-16T23:28:00Z"/>
        </w:rPr>
        <w:pPrChange w:id="836"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1424" behindDoc="0" locked="0" layoutInCell="1" allowOverlap="1" wp14:anchorId="598E2918" wp14:editId="0F404422">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014241" w:rsidRPr="0061037C" w:rsidRDefault="00014241">
                              <w:pPr>
                                <w:pStyle w:val="Caption"/>
                                <w:rPr>
                                  <w:noProof/>
                                </w:rPr>
                                <w:pPrChange w:id="837" w:author="Prabhvir Saran" w:date="2017-02-16T21:04:00Z">
                                  <w:pPr/>
                                </w:pPrChange>
                              </w:pPr>
                              <w:ins w:id="838"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0" style="position:absolute;margin-left:-9.35pt;margin-top:18.65pt;width:468pt;height:126.8pt;z-index:251751424;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">
                <v:shape id="Picture 528" o:spid="_x0000_s1051"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4" o:title=""/>
                  <v:path arrowok="t"/>
                </v:shape>
                <v:shape id="Text Box 531" o:spid="_x0000_s1052"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014241" w:rsidRPr="0061037C" w:rsidRDefault="00014241">
                        <w:pPr>
                          <w:pStyle w:val="Caption"/>
                          <w:rPr>
                            <w:noProof/>
                          </w:rPr>
                          <w:pPrChange w:id="839" w:author="Prabhvir Saran" w:date="2017-02-16T21:04:00Z">
                            <w:pPr/>
                          </w:pPrChange>
                        </w:pPr>
                        <w:ins w:id="840"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841" w:author="Prabhvir Saran" w:date="2017-02-16T23:28:00Z"/>
        </w:rPr>
        <w:pPrChange w:id="842" w:author="Prabhvir Saran" w:date="2017-02-14T17:56:00Z">
          <w:pPr>
            <w:pStyle w:val="Heading1"/>
          </w:pPr>
        </w:pPrChange>
      </w:pPr>
    </w:p>
    <w:p w14:paraId="05C845E1" w14:textId="78EBFC49" w:rsidR="00487BA1" w:rsidRDefault="00625493">
      <w:pPr>
        <w:rPr>
          <w:ins w:id="843" w:author="Prabhvir Saran" w:date="2017-02-14T17:56:00Z"/>
        </w:rPr>
        <w:pPrChange w:id="844" w:author="Prabhvir Saran" w:date="2017-02-14T17:56:00Z">
          <w:pPr>
            <w:pStyle w:val="Heading1"/>
          </w:pPr>
        </w:pPrChange>
      </w:pPr>
      <w:ins w:id="845" w:author="Prabhvir Saran" w:date="2017-02-16T21:04:00Z">
        <w:r>
          <w:t xml:space="preserve">The same </w:t>
        </w:r>
      </w:ins>
      <w:ins w:id="846" w:author="Prabhvir Saran" w:date="2017-02-17T00:43:00Z">
        <w:r w:rsidR="00773491">
          <w:t xml:space="preserve">five </w:t>
        </w:r>
      </w:ins>
      <w:ins w:id="847" w:author="Prabhvir Saran" w:date="2017-02-16T21:04:00Z">
        <w:r>
          <w:t xml:space="preserve">people were used for this test. Everyone </w:t>
        </w:r>
      </w:ins>
      <w:ins w:id="848" w:author="Prabhvir Saran" w:date="2017-02-15T15:51:00Z">
        <w:r w:rsidR="000D11F7">
          <w:t>prefer</w:t>
        </w:r>
      </w:ins>
      <w:ins w:id="849" w:author="Prabhvir Saran" w:date="2017-02-16T21:05:00Z">
        <w:r>
          <w:t>red</w:t>
        </w:r>
      </w:ins>
      <w:ins w:id="850" w:author="Prabhvir Saran" w:date="2017-02-15T15:51:00Z">
        <w:r w:rsidR="005A251B">
          <w:t xml:space="preserve"> having the login/sign</w:t>
        </w:r>
        <w:r w:rsidR="000D11F7">
          <w:t xml:space="preserve">up button distinct and </w:t>
        </w:r>
      </w:ins>
      <w:ins w:id="851" w:author="Prabhvir Saran" w:date="2017-02-15T15:52:00Z">
        <w:r w:rsidR="000D11F7">
          <w:t>separate</w:t>
        </w:r>
      </w:ins>
      <w:ins w:id="852" w:author="Prabhvir Saran" w:date="2017-02-15T15:51:00Z">
        <w:r w:rsidR="000D11F7">
          <w:t xml:space="preserve"> </w:t>
        </w:r>
      </w:ins>
      <w:ins w:id="853" w:author="Prabhvir Saran" w:date="2017-02-15T15:52:00Z">
        <w:r w:rsidR="000D11F7">
          <w:t>from the navigation bar as its purpose is quite different. The distinct location and border</w:t>
        </w:r>
      </w:ins>
      <w:ins w:id="854" w:author="Prabhvir Saran" w:date="2017-02-15T15:53:00Z">
        <w:r w:rsidR="000D11F7">
          <w:t xml:space="preserve"> will</w:t>
        </w:r>
      </w:ins>
      <w:ins w:id="855" w:author="Prabhvir Saran" w:date="2017-02-15T15:52:00Z">
        <w:r w:rsidR="000D11F7">
          <w:t xml:space="preserve"> help users to quickly sign in when they come to the site.</w:t>
        </w:r>
      </w:ins>
    </w:p>
    <w:p w14:paraId="40872A32" w14:textId="2BD795EA" w:rsidR="00487BA1" w:rsidRDefault="00014241">
      <w:pPr>
        <w:rPr>
          <w:ins w:id="856" w:author="Prabhvir Saran" w:date="2017-02-14T17:56:00Z"/>
        </w:rPr>
        <w:pPrChange w:id="857"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858" w:author="Prabhvir Saran" w:date="2017-02-14T17:56:00Z"/>
        </w:rPr>
        <w:pPrChange w:id="859" w:author="Prabhvir Saran" w:date="2017-02-14T17:56:00Z">
          <w:pPr>
            <w:pStyle w:val="Heading1"/>
          </w:pPr>
        </w:pPrChange>
      </w:pPr>
    </w:p>
    <w:p w14:paraId="474BF07F" w14:textId="47B6DC5F" w:rsidR="00487BA1" w:rsidRDefault="00487BA1">
      <w:pPr>
        <w:rPr>
          <w:ins w:id="860" w:author="Prabhvir Saran" w:date="2017-02-14T23:28:00Z"/>
        </w:rPr>
        <w:pPrChange w:id="861" w:author="Prabhvir Saran" w:date="2017-02-14T17:56:00Z">
          <w:pPr>
            <w:pStyle w:val="Heading1"/>
          </w:pPr>
        </w:pPrChange>
      </w:pPr>
    </w:p>
    <w:p w14:paraId="4D310FFD" w14:textId="22679C57" w:rsidR="00334D18" w:rsidRDefault="00334D18">
      <w:pPr>
        <w:rPr>
          <w:ins w:id="862" w:author="Prabhvir Saran" w:date="2017-02-14T23:28:00Z"/>
        </w:rPr>
        <w:pPrChange w:id="863" w:author="Prabhvir Saran" w:date="2017-02-14T17:56:00Z">
          <w:pPr>
            <w:pStyle w:val="Heading1"/>
          </w:pPr>
        </w:pPrChange>
      </w:pPr>
    </w:p>
    <w:p w14:paraId="7BE56D33" w14:textId="2B9B3530" w:rsidR="00334D18" w:rsidRDefault="00334D18">
      <w:pPr>
        <w:rPr>
          <w:ins w:id="864" w:author="Prabhvir Saran" w:date="2017-02-14T23:28:00Z"/>
        </w:rPr>
        <w:pPrChange w:id="865" w:author="Prabhvir Saran" w:date="2017-02-14T17:56:00Z">
          <w:pPr>
            <w:pStyle w:val="Heading1"/>
          </w:pPr>
        </w:pPrChange>
      </w:pPr>
    </w:p>
    <w:p w14:paraId="7C544F6C" w14:textId="22368665" w:rsidR="00334D18" w:rsidRDefault="00334D18">
      <w:pPr>
        <w:rPr>
          <w:ins w:id="866" w:author="Prabhvir Saran" w:date="2017-02-16T21:06:00Z"/>
        </w:rPr>
        <w:pPrChange w:id="867" w:author="Prabhvir Saran" w:date="2017-02-14T17:56:00Z">
          <w:pPr>
            <w:pStyle w:val="Heading1"/>
          </w:pPr>
        </w:pPrChange>
      </w:pPr>
    </w:p>
    <w:p w14:paraId="20CE98B3" w14:textId="30C4D3DC" w:rsidR="00904F83" w:rsidRDefault="00904F83">
      <w:pPr>
        <w:rPr>
          <w:ins w:id="868" w:author="Prabhvir Saran" w:date="2017-02-16T21:06:00Z"/>
        </w:rPr>
        <w:pPrChange w:id="869" w:author="Prabhvir Saran" w:date="2017-02-14T17:56:00Z">
          <w:pPr>
            <w:pStyle w:val="Heading1"/>
          </w:pPr>
        </w:pPrChange>
      </w:pPr>
    </w:p>
    <w:p w14:paraId="0A0067AE" w14:textId="4C963FFF" w:rsidR="00904F83" w:rsidRDefault="00904F83">
      <w:pPr>
        <w:rPr>
          <w:ins w:id="870" w:author="Prabhvir Saran" w:date="2017-02-16T21:06:00Z"/>
        </w:rPr>
        <w:pPrChange w:id="871" w:author="Prabhvir Saran" w:date="2017-02-14T17:56:00Z">
          <w:pPr>
            <w:pStyle w:val="Heading1"/>
          </w:pPr>
        </w:pPrChange>
      </w:pPr>
    </w:p>
    <w:p w14:paraId="3B2205E9" w14:textId="2349812E" w:rsidR="00904F83" w:rsidRDefault="00904F83">
      <w:pPr>
        <w:rPr>
          <w:ins w:id="872" w:author="Prabhvir Saran" w:date="2017-02-16T21:06:00Z"/>
        </w:rPr>
        <w:pPrChange w:id="873" w:author="Prabhvir Saran" w:date="2017-02-14T17:56:00Z">
          <w:pPr>
            <w:pStyle w:val="Heading1"/>
          </w:pPr>
        </w:pPrChange>
      </w:pPr>
    </w:p>
    <w:p w14:paraId="55ED8AC4" w14:textId="14F15EDE" w:rsidR="00904F83" w:rsidRDefault="00904F83">
      <w:pPr>
        <w:rPr>
          <w:ins w:id="874" w:author="Prabhvir Saran" w:date="2017-02-16T21:06:00Z"/>
        </w:rPr>
        <w:pPrChange w:id="875" w:author="Prabhvir Saran" w:date="2017-02-14T17:56:00Z">
          <w:pPr>
            <w:pStyle w:val="Heading1"/>
          </w:pPr>
        </w:pPrChange>
      </w:pPr>
    </w:p>
    <w:p w14:paraId="0AD12013" w14:textId="13C83FF0" w:rsidR="00904F83" w:rsidRDefault="00904F83">
      <w:pPr>
        <w:rPr>
          <w:ins w:id="876" w:author="Prabhvir Saran" w:date="2017-02-16T21:06:00Z"/>
        </w:rPr>
        <w:pPrChange w:id="877" w:author="Prabhvir Saran" w:date="2017-02-14T17:56:00Z">
          <w:pPr>
            <w:pStyle w:val="Heading1"/>
          </w:pPr>
        </w:pPrChange>
      </w:pPr>
    </w:p>
    <w:p w14:paraId="04499529" w14:textId="15EBF780" w:rsidR="00904F83" w:rsidRDefault="00904F83">
      <w:pPr>
        <w:rPr>
          <w:ins w:id="878" w:author="Prabhvir Saran" w:date="2017-02-16T21:06:00Z"/>
        </w:rPr>
        <w:pPrChange w:id="879" w:author="Prabhvir Saran" w:date="2017-02-14T17:56:00Z">
          <w:pPr>
            <w:pStyle w:val="Heading1"/>
          </w:pPr>
        </w:pPrChange>
      </w:pPr>
    </w:p>
    <w:p w14:paraId="1882A66B" w14:textId="67372432" w:rsidR="00904F83" w:rsidRDefault="00904F83">
      <w:pPr>
        <w:rPr>
          <w:ins w:id="880" w:author="Prabhvir Saran" w:date="2017-02-16T21:06:00Z"/>
        </w:rPr>
        <w:pPrChange w:id="881" w:author="Prabhvir Saran" w:date="2017-02-14T17:56:00Z">
          <w:pPr>
            <w:pStyle w:val="Heading1"/>
          </w:pPr>
        </w:pPrChange>
      </w:pPr>
    </w:p>
    <w:p w14:paraId="49747D63" w14:textId="14FB1609" w:rsidR="00904F83" w:rsidRDefault="00904F83">
      <w:pPr>
        <w:rPr>
          <w:ins w:id="882" w:author="Prabhvir Saran" w:date="2017-02-16T21:06:00Z"/>
        </w:rPr>
        <w:pPrChange w:id="883" w:author="Prabhvir Saran" w:date="2017-02-14T17:56:00Z">
          <w:pPr>
            <w:pStyle w:val="Heading1"/>
          </w:pPr>
        </w:pPrChange>
      </w:pPr>
    </w:p>
    <w:p w14:paraId="7F890D4A" w14:textId="47CFCEA9" w:rsidR="00904F83" w:rsidRDefault="00904F83">
      <w:pPr>
        <w:rPr>
          <w:ins w:id="884" w:author="Prabhvir Saran" w:date="2017-02-16T21:06:00Z"/>
        </w:rPr>
        <w:pPrChange w:id="885" w:author="Prabhvir Saran" w:date="2017-02-14T17:56:00Z">
          <w:pPr>
            <w:pStyle w:val="Heading1"/>
          </w:pPr>
        </w:pPrChange>
      </w:pPr>
    </w:p>
    <w:p w14:paraId="0A381020" w14:textId="23CF503A" w:rsidR="00904F83" w:rsidRDefault="00904F83">
      <w:pPr>
        <w:rPr>
          <w:ins w:id="886" w:author="Prabhvir Saran" w:date="2017-02-16T21:06:00Z"/>
        </w:rPr>
        <w:pPrChange w:id="887" w:author="Prabhvir Saran" w:date="2017-02-14T17:56:00Z">
          <w:pPr>
            <w:pStyle w:val="Heading1"/>
          </w:pPr>
        </w:pPrChange>
      </w:pPr>
    </w:p>
    <w:p w14:paraId="6345882D" w14:textId="7D860EA5" w:rsidR="00904F83" w:rsidRDefault="00904F83">
      <w:pPr>
        <w:rPr>
          <w:ins w:id="888" w:author="Prabhvir Saran" w:date="2017-02-16T21:06:00Z"/>
        </w:rPr>
        <w:pPrChange w:id="889" w:author="Prabhvir Saran" w:date="2017-02-14T17:56:00Z">
          <w:pPr>
            <w:pStyle w:val="Heading1"/>
          </w:pPr>
        </w:pPrChange>
      </w:pPr>
    </w:p>
    <w:p w14:paraId="1AECCA27" w14:textId="19E79DB0" w:rsidR="00904F83" w:rsidRDefault="00904F83">
      <w:pPr>
        <w:rPr>
          <w:ins w:id="890" w:author="Prabhvir Saran" w:date="2017-02-16T21:11:00Z"/>
        </w:rPr>
        <w:pPrChange w:id="891" w:author="Prabhvir Saran" w:date="2017-02-14T17:56:00Z">
          <w:pPr>
            <w:pStyle w:val="Heading1"/>
          </w:pPr>
        </w:pPrChange>
      </w:pPr>
    </w:p>
    <w:p w14:paraId="13DB3B08" w14:textId="3B5DC10A" w:rsidR="00334D18" w:rsidRDefault="00334D18">
      <w:pPr>
        <w:rPr>
          <w:ins w:id="892" w:author="Prabhvir Saran" w:date="2017-02-14T23:28:00Z"/>
        </w:rPr>
        <w:pPrChange w:id="893" w:author="Prabhvir Saran" w:date="2017-02-14T17:56:00Z">
          <w:pPr>
            <w:pStyle w:val="Heading1"/>
          </w:pPr>
        </w:pPrChange>
      </w:pPr>
    </w:p>
    <w:p w14:paraId="4031A636" w14:textId="54080C40" w:rsidR="004161ED" w:rsidDel="001B77FC" w:rsidRDefault="004161ED" w:rsidP="004161ED">
      <w:pPr>
        <w:pStyle w:val="Heading1"/>
        <w:jc w:val="center"/>
        <w:rPr>
          <w:del w:id="894" w:author="Prabhvir Saran" w:date="2017-02-02T16:26:00Z"/>
          <w:b/>
          <w:sz w:val="14"/>
          <w:u w:val="single"/>
        </w:rPr>
      </w:pPr>
    </w:p>
    <w:p w14:paraId="5460CA51" w14:textId="6FBF37B6" w:rsidR="004161ED" w:rsidRPr="008E7E99" w:rsidDel="001B77FC" w:rsidRDefault="004161ED">
      <w:pPr>
        <w:pStyle w:val="Heading1"/>
        <w:rPr>
          <w:del w:id="895" w:author="Prabhvir Saran" w:date="2017-02-02T16:25:00Z"/>
          <w:rPrChange w:id="896" w:author="Prabhvir Saran" w:date="2017-02-14T23:25:00Z">
            <w:rPr>
              <w:del w:id="897" w:author="Prabhvir Saran" w:date="2017-02-02T16:25:00Z"/>
              <w:rFonts w:asciiTheme="minorHAnsi" w:eastAsiaTheme="minorHAnsi" w:hAnsiTheme="minorHAnsi" w:cstheme="minorBidi"/>
              <w:color w:val="auto"/>
              <w:sz w:val="22"/>
              <w:szCs w:val="22"/>
            </w:rPr>
          </w:rPrChange>
        </w:rPr>
        <w:pPrChange w:id="898" w:author="Prabhvir Saran" w:date="2017-02-14T23:25:00Z">
          <w:pPr>
            <w:pStyle w:val="Heading1"/>
            <w:jc w:val="center"/>
          </w:pPr>
        </w:pPrChange>
      </w:pPr>
    </w:p>
    <w:p w14:paraId="449A7FE6" w14:textId="2FBD7624" w:rsidR="001B77FC" w:rsidRPr="008E7E99" w:rsidDel="005529B6" w:rsidRDefault="001B77FC">
      <w:pPr>
        <w:pStyle w:val="Heading1"/>
        <w:rPr>
          <w:del w:id="899" w:author="Prabhvir Saran" w:date="2017-02-02T16:26:00Z"/>
          <w:rPrChange w:id="900" w:author="Prabhvir Saran" w:date="2017-02-14T23:25:00Z">
            <w:rPr>
              <w:del w:id="901" w:author="Prabhvir Saran" w:date="2017-02-02T16:26:00Z"/>
              <w:rFonts w:asciiTheme="minorHAnsi" w:eastAsiaTheme="minorHAnsi" w:hAnsiTheme="minorHAnsi" w:cstheme="minorBidi"/>
              <w:color w:val="auto"/>
              <w:sz w:val="22"/>
              <w:szCs w:val="22"/>
            </w:rPr>
          </w:rPrChange>
        </w:rPr>
        <w:pPrChange w:id="902" w:author="Prabhvir Saran" w:date="2017-02-14T23:25:00Z">
          <w:pPr>
            <w:pStyle w:val="Heading1"/>
            <w:ind w:left="720" w:firstLine="720"/>
            <w:jc w:val="center"/>
          </w:pPr>
        </w:pPrChange>
      </w:pPr>
    </w:p>
    <w:p w14:paraId="036076F8" w14:textId="6BD1C8F3" w:rsidR="00487BA1" w:rsidRPr="008E7E99" w:rsidRDefault="00487BA1">
      <w:pPr>
        <w:pStyle w:val="Heading1"/>
        <w:rPr>
          <w:ins w:id="903" w:author="Prabhvir Saran" w:date="2017-02-14T17:50:00Z"/>
          <w:rPrChange w:id="904" w:author="Prabhvir Saran" w:date="2017-02-14T23:25:00Z">
            <w:rPr>
              <w:ins w:id="905" w:author="Prabhvir Saran" w:date="2017-02-14T17:50:00Z"/>
              <w:b/>
              <w:sz w:val="44"/>
              <w:u w:val="single"/>
            </w:rPr>
          </w:rPrChange>
        </w:rPr>
        <w:pPrChange w:id="906" w:author="Prabhvir Saran" w:date="2017-02-14T23:25:00Z">
          <w:pPr>
            <w:pStyle w:val="Heading1"/>
            <w:ind w:left="720" w:firstLine="720"/>
            <w:jc w:val="center"/>
          </w:pPr>
        </w:pPrChange>
      </w:pPr>
      <w:del w:id="907" w:author="Prabhvir Saran" w:date="2017-02-14T23:19:00Z">
        <w:r w:rsidRPr="008E7E99" w:rsidDel="002832A7">
          <w:rPr>
            <w:rPrChange w:id="908" w:author="Prabhvir Saran" w:date="2017-02-14T23:25:00Z">
              <w:rPr>
                <w:rFonts w:asciiTheme="minorHAnsi" w:eastAsiaTheme="minorHAnsi" w:hAnsiTheme="minorHAnsi" w:cstheme="minorBidi"/>
                <w:color w:val="auto"/>
                <w:sz w:val="22"/>
                <w:szCs w:val="22"/>
              </w:rPr>
            </w:rPrChange>
          </w:rPr>
          <w:delText xml:space="preserve">Appendix </w:delText>
        </w:r>
      </w:del>
      <w:bookmarkStart w:id="909" w:name="_Toc478050879"/>
      <w:ins w:id="910" w:author="Prabhvir Saran" w:date="2017-02-14T23:19:00Z">
        <w:r w:rsidR="002832A7" w:rsidRPr="008E7E99">
          <w:t>Appendix 2</w:t>
        </w:r>
      </w:ins>
      <w:bookmarkEnd w:id="909"/>
    </w:p>
    <w:p w14:paraId="534DDB51" w14:textId="2CE5B513" w:rsidR="00A1445E" w:rsidRPr="008E7E99" w:rsidRDefault="00A1445E">
      <w:pPr>
        <w:pStyle w:val="Heading2"/>
        <w:jc w:val="center"/>
        <w:rPr>
          <w:ins w:id="911" w:author="Prabhvir Saran" w:date="2017-02-02T23:24:00Z"/>
          <w:b/>
          <w:sz w:val="36"/>
          <w:u w:val="single"/>
          <w:rPrChange w:id="912" w:author="Prabhvir Saran" w:date="2017-02-14T23:26:00Z">
            <w:rPr>
              <w:ins w:id="913" w:author="Prabhvir Saran" w:date="2017-02-02T23:24:00Z"/>
            </w:rPr>
          </w:rPrChange>
        </w:rPr>
        <w:pPrChange w:id="914" w:author="Prabhvir Saran" w:date="2017-02-14T23:26:00Z">
          <w:pPr>
            <w:pStyle w:val="Heading1"/>
            <w:ind w:left="720" w:firstLine="720"/>
            <w:jc w:val="center"/>
          </w:pPr>
        </w:pPrChange>
      </w:pPr>
      <w:bookmarkStart w:id="915" w:name="_Toc478050880"/>
      <w:ins w:id="916" w:author="Prabhvir Saran" w:date="2017-02-02T23:24:00Z">
        <w:r w:rsidRPr="008E7E99">
          <w:rPr>
            <w:b/>
            <w:sz w:val="36"/>
            <w:u w:val="single"/>
            <w:rPrChange w:id="917" w:author="Prabhvir Saran" w:date="2017-02-14T23:26:00Z">
              <w:rPr/>
            </w:rPrChange>
          </w:rPr>
          <w:t>Milestone 2: Site Map and Page Design</w:t>
        </w:r>
        <w:bookmarkEnd w:id="915"/>
      </w:ins>
    </w:p>
    <w:p w14:paraId="19251868" w14:textId="3F25FF3C" w:rsidR="005529B6" w:rsidRDefault="005529B6" w:rsidP="005529B6">
      <w:pPr>
        <w:pStyle w:val="Heading1"/>
        <w:ind w:left="720" w:firstLine="720"/>
        <w:jc w:val="center"/>
        <w:rPr>
          <w:ins w:id="918" w:author="Prabhvir Saran" w:date="2017-02-02T22:45:00Z"/>
          <w:b/>
          <w:sz w:val="44"/>
          <w:u w:val="single"/>
        </w:rPr>
      </w:pPr>
    </w:p>
    <w:p w14:paraId="485C5B13" w14:textId="77777777" w:rsidR="00A1445E" w:rsidRPr="004161ED" w:rsidRDefault="00A1445E" w:rsidP="00A1445E">
      <w:pPr>
        <w:pStyle w:val="Heading2"/>
        <w:rPr>
          <w:ins w:id="919" w:author="Prabhvir Saran" w:date="2017-02-02T23:24:00Z"/>
        </w:rPr>
      </w:pPr>
      <w:bookmarkStart w:id="920" w:name="_Toc478050881"/>
      <w:ins w:id="921" w:author="Prabhvir Saran" w:date="2017-02-02T23:24:00Z">
        <w:r w:rsidRPr="004161ED">
          <w:rPr>
            <w:sz w:val="32"/>
          </w:rPr>
          <w:t>Sitemap</w:t>
        </w:r>
        <w:bookmarkEnd w:id="920"/>
        <w:r w:rsidRPr="004161ED">
          <w:t xml:space="preserve"> </w:t>
        </w:r>
      </w:ins>
    </w:p>
    <w:p w14:paraId="5458728B" w14:textId="1A1EC81D" w:rsidR="005529B6" w:rsidRPr="005529B6" w:rsidRDefault="005529B6">
      <w:pPr>
        <w:rPr>
          <w:ins w:id="922" w:author="Prabhvir Saran" w:date="2017-02-02T16:48:00Z"/>
          <w:rPrChange w:id="923" w:author="Prabhvir Saran" w:date="2017-02-02T22:45:00Z">
            <w:rPr>
              <w:ins w:id="924" w:author="Prabhvir Saran" w:date="2017-02-02T16:48:00Z"/>
              <w:b/>
              <w:sz w:val="44"/>
              <w:u w:val="single"/>
            </w:rPr>
          </w:rPrChange>
        </w:rPr>
        <w:pPrChange w:id="925" w:author="Prabhvir Saran" w:date="2017-02-02T22:45:00Z">
          <w:pPr>
            <w:pStyle w:val="Heading1"/>
            <w:jc w:val="center"/>
          </w:pPr>
        </w:pPrChange>
      </w:pPr>
    </w:p>
    <w:p w14:paraId="6EC667E2" w14:textId="44871AA6" w:rsidR="00CE27D4" w:rsidRDefault="00717083" w:rsidP="0029077D">
      <w:pPr>
        <w:pStyle w:val="Heading1"/>
        <w:spacing w:line="360" w:lineRule="auto"/>
        <w:rPr>
          <w:ins w:id="926" w:author="Prabhvir Saran" w:date="2017-02-02T15:38:00Z"/>
          <w:b/>
          <w:color w:val="4472C4" w:themeColor="accent1"/>
          <w:sz w:val="40"/>
        </w:rPr>
      </w:pPr>
      <w:bookmarkStart w:id="927" w:name="_Toc473839892"/>
      <w:bookmarkStart w:id="928" w:name="_Toc473840759"/>
      <w:bookmarkStart w:id="929" w:name="_Toc473842177"/>
      <w:bookmarkStart w:id="930" w:name="_Toc474878132"/>
      <w:bookmarkStart w:id="931" w:name="_Toc475042570"/>
      <w:bookmarkStart w:id="932" w:name="_Toc475055578"/>
      <w:bookmarkStart w:id="933" w:name="_Toc475058256"/>
      <w:bookmarkStart w:id="934" w:name="_Toc475067189"/>
      <w:bookmarkStart w:id="935" w:name="_Toc478050882"/>
      <w:ins w:id="936" w:author="Prabhvir Saran" w:date="2017-02-02T15:37:00Z">
        <w:r w:rsidRPr="004161ED">
          <w:rPr>
            <w:noProof/>
            <w:lang w:val="en-CA" w:eastAsia="en-CA"/>
          </w:rPr>
          <mc:AlternateContent>
            <mc:Choice Requires="wpg">
              <w:drawing>
                <wp:anchor distT="0" distB="0" distL="114300" distR="114300" simplePos="0" relativeHeight="251634688" behindDoc="0" locked="0" layoutInCell="1" allowOverlap="1" wp14:anchorId="4056CFE6" wp14:editId="2F8272C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014241" w:rsidRDefault="00014241"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014241" w:rsidRDefault="00014241" w:rsidP="00CE27D4">
                                <w:pPr>
                                  <w:jc w:val="center"/>
                                </w:pPr>
                                <w:r>
                                  <w:t>H</w:t>
                                </w:r>
                                <w:ins w:id="937" w:author="Prabhvir Saran" w:date="2017-02-02T22:56:00Z">
                                  <w:r>
                                    <w:t>EMA</w:t>
                                  </w:r>
                                </w:ins>
                                <w:del w:id="938"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014241" w:rsidRDefault="00014241"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014241" w:rsidRDefault="00014241" w:rsidP="00CE27D4">
                                <w:pPr>
                                  <w:jc w:val="center"/>
                                </w:pPr>
                                <w:del w:id="939" w:author="Prabhvir Saran" w:date="2017-02-16T19:47:00Z">
                                  <w:r w:rsidDel="00BE0F35">
                                    <w:delText>Login/</w:delText>
                                  </w:r>
                                </w:del>
                                <w:ins w:id="940" w:author="Prabhvir Saran" w:date="2017-02-02T22:42:00Z">
                                  <w:r>
                                    <w:t>Si</w:t>
                                  </w:r>
                                </w:ins>
                                <w:ins w:id="941" w:author="Prabhvir Saran" w:date="2017-02-16T19:47:00Z">
                                  <w:r>
                                    <w:t>temap</w:t>
                                  </w:r>
                                </w:ins>
                                <w:del w:id="942"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014241" w:rsidRDefault="00014241" w:rsidP="00CE27D4">
                                <w:pPr>
                                  <w:jc w:val="center"/>
                                </w:pPr>
                                <w:r>
                                  <w:t xml:space="preserve">About </w:t>
                                </w:r>
                                <w:del w:id="943" w:author="Prabhvir Saran" w:date="2017-02-16T19:52:00Z">
                                  <w:r w:rsidDel="00F76B85">
                                    <w:delText>Hema</w:delText>
                                  </w:r>
                                </w:del>
                                <w:ins w:id="944"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014241" w:rsidRDefault="00014241" w:rsidP="00CE27D4">
                                <w:pPr>
                                  <w:jc w:val="center"/>
                                </w:pPr>
                                <w:ins w:id="945"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014241" w:rsidRDefault="00014241"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014241" w:rsidRDefault="00014241" w:rsidP="00CE27D4">
                                <w:pPr>
                                  <w:jc w:val="center"/>
                                </w:pPr>
                                <w:del w:id="946" w:author="Prabhvir Saran" w:date="2017-02-16T18:10:00Z">
                                  <w:r w:rsidDel="00A93EAD">
                                    <w:delText>Meet the team</w:delText>
                                  </w:r>
                                </w:del>
                                <w:ins w:id="947"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3" style="position:absolute;margin-left:-27.55pt;margin-top:18.6pt;width:540.3pt;height:203.15pt;z-index:251634688;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">
                  <v:shape id="Text Box 2" o:spid="_x0000_s105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014241" w:rsidRDefault="00014241" w:rsidP="00CE27D4">
                          <w:pPr>
                            <w:jc w:val="center"/>
                          </w:pPr>
                          <w:r>
                            <w:t>Home</w:t>
                          </w:r>
                        </w:p>
                      </w:txbxContent>
                    </v:textbox>
                  </v:shape>
                  <v:shape id="Text Box 4" o:spid="_x0000_s105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014241" w:rsidRDefault="00014241" w:rsidP="00CE27D4">
                          <w:pPr>
                            <w:jc w:val="center"/>
                          </w:pPr>
                          <w:r>
                            <w:t>H</w:t>
                          </w:r>
                          <w:ins w:id="948" w:author="Prabhvir Saran" w:date="2017-02-02T22:56:00Z">
                            <w:r>
                              <w:t>EMA</w:t>
                            </w:r>
                          </w:ins>
                          <w:del w:id="949" w:author="Prabhvir Saran" w:date="2017-02-02T22:56:00Z">
                            <w:r w:rsidDel="00953782">
                              <w:delText>ema</w:delText>
                            </w:r>
                          </w:del>
                        </w:p>
                      </w:txbxContent>
                    </v:textbox>
                  </v:shape>
                  <v:shape id="Text Box 5" o:spid="_x0000_s1056"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014241" w:rsidRDefault="00014241" w:rsidP="00CE27D4">
                          <w:pPr>
                            <w:jc w:val="center"/>
                          </w:pPr>
                          <w:r>
                            <w:t>About us</w:t>
                          </w:r>
                        </w:p>
                      </w:txbxContent>
                    </v:textbox>
                  </v:shape>
                  <v:shape id="Text Box 6" o:spid="_x0000_s1057"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014241" w:rsidRDefault="00014241" w:rsidP="00CE27D4">
                          <w:pPr>
                            <w:jc w:val="center"/>
                          </w:pPr>
                          <w:del w:id="950" w:author="Prabhvir Saran" w:date="2017-02-16T19:47:00Z">
                            <w:r w:rsidDel="00BE0F35">
                              <w:delText>Login/</w:delText>
                            </w:r>
                          </w:del>
                          <w:ins w:id="951" w:author="Prabhvir Saran" w:date="2017-02-02T22:42:00Z">
                            <w:r>
                              <w:t>Si</w:t>
                            </w:r>
                          </w:ins>
                          <w:ins w:id="952" w:author="Prabhvir Saran" w:date="2017-02-16T19:47:00Z">
                            <w:r>
                              <w:t>temap</w:t>
                            </w:r>
                          </w:ins>
                          <w:del w:id="953" w:author="Prabhvir Saran" w:date="2017-02-02T22:42:00Z">
                            <w:r w:rsidDel="005529B6">
                              <w:delText>Register</w:delText>
                            </w:r>
                          </w:del>
                        </w:p>
                      </w:txbxContent>
                    </v:textbox>
                  </v:shape>
                  <v:shape id="Text Box 7" o:spid="_x0000_s105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014241" w:rsidRDefault="00014241" w:rsidP="00CE27D4">
                          <w:pPr>
                            <w:jc w:val="center"/>
                          </w:pPr>
                          <w:r>
                            <w:t xml:space="preserve">About </w:t>
                          </w:r>
                          <w:del w:id="954" w:author="Prabhvir Saran" w:date="2017-02-16T19:52:00Z">
                            <w:r w:rsidDel="00F76B85">
                              <w:delText>Hema</w:delText>
                            </w:r>
                          </w:del>
                          <w:ins w:id="955" w:author="Prabhvir Saran" w:date="2017-02-16T19:52:00Z">
                            <w:r>
                              <w:t>HEMA</w:t>
                            </w:r>
                          </w:ins>
                        </w:p>
                      </w:txbxContent>
                    </v:textbox>
                  </v:shape>
                  <v:shape id="Text Box 8" o:spid="_x0000_s105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014241" w:rsidRDefault="00014241" w:rsidP="00CE27D4">
                          <w:pPr>
                            <w:jc w:val="center"/>
                          </w:pPr>
                          <w:ins w:id="956" w:author="Prabhvir Saran" w:date="2017-02-16T18:09:00Z">
                            <w:r>
                              <w:t xml:space="preserve">HEMA </w:t>
                            </w:r>
                          </w:ins>
                          <w:r>
                            <w:t>Styles</w:t>
                          </w:r>
                        </w:p>
                      </w:txbxContent>
                    </v:textbox>
                  </v:shape>
                  <v:shape id="Text Box 9" o:spid="_x0000_s106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014241" w:rsidRDefault="00014241" w:rsidP="00CE27D4">
                          <w:pPr>
                            <w:jc w:val="center"/>
                          </w:pPr>
                          <w:r>
                            <w:t>HEMA in BC</w:t>
                          </w:r>
                        </w:p>
                      </w:txbxContent>
                    </v:textbox>
                  </v:shape>
                  <v:shape id="Text Box 11" o:spid="_x0000_s1061"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014241" w:rsidRDefault="00014241" w:rsidP="00CE27D4">
                          <w:pPr>
                            <w:jc w:val="center"/>
                          </w:pPr>
                          <w:del w:id="957" w:author="Prabhvir Saran" w:date="2017-02-16T18:10:00Z">
                            <w:r w:rsidDel="00A93EAD">
                              <w:delText>Meet the team</w:delText>
                            </w:r>
                          </w:del>
                          <w:ins w:id="958"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2"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3"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4"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5"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6"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7"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8"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927"/>
      <w:bookmarkEnd w:id="928"/>
      <w:bookmarkEnd w:id="929"/>
      <w:bookmarkEnd w:id="930"/>
      <w:bookmarkEnd w:id="931"/>
      <w:bookmarkEnd w:id="932"/>
      <w:bookmarkEnd w:id="933"/>
      <w:bookmarkEnd w:id="934"/>
      <w:bookmarkEnd w:id="935"/>
    </w:p>
    <w:p w14:paraId="3A024865" w14:textId="77777777" w:rsidR="00CE27D4" w:rsidRDefault="00CE27D4" w:rsidP="0029077D">
      <w:pPr>
        <w:pStyle w:val="Heading1"/>
        <w:spacing w:line="360" w:lineRule="auto"/>
        <w:rPr>
          <w:ins w:id="959" w:author="Prabhvir Saran" w:date="2017-02-02T15:38:00Z"/>
          <w:b/>
          <w:color w:val="4472C4" w:themeColor="accent1"/>
          <w:sz w:val="40"/>
        </w:rPr>
      </w:pPr>
    </w:p>
    <w:p w14:paraId="0E69E9CC" w14:textId="77777777" w:rsidR="00CE27D4" w:rsidRDefault="00CE27D4" w:rsidP="0029077D">
      <w:pPr>
        <w:pStyle w:val="Heading1"/>
        <w:spacing w:line="360" w:lineRule="auto"/>
        <w:rPr>
          <w:ins w:id="960" w:author="Prabhvir Saran" w:date="2017-02-02T15:38:00Z"/>
          <w:b/>
          <w:color w:val="4472C4" w:themeColor="accent1"/>
          <w:sz w:val="40"/>
        </w:rPr>
      </w:pPr>
    </w:p>
    <w:p w14:paraId="40AD9E00" w14:textId="77777777" w:rsidR="00CE27D4" w:rsidRDefault="00CE27D4" w:rsidP="0029077D">
      <w:pPr>
        <w:pStyle w:val="Heading1"/>
        <w:spacing w:line="360" w:lineRule="auto"/>
        <w:rPr>
          <w:ins w:id="961" w:author="Prabhvir Saran" w:date="2017-02-02T15:38:00Z"/>
          <w:b/>
          <w:color w:val="4472C4" w:themeColor="accent1"/>
          <w:sz w:val="40"/>
        </w:rPr>
      </w:pPr>
    </w:p>
    <w:p w14:paraId="2EA24C7C" w14:textId="77777777" w:rsidR="006641F0" w:rsidRDefault="006641F0" w:rsidP="00CE27D4">
      <w:pPr>
        <w:pStyle w:val="Heading2"/>
        <w:rPr>
          <w:ins w:id="962" w:author="Prabhvir Saran" w:date="2017-02-02T15:47:00Z"/>
          <w:rFonts w:ascii="Calibri" w:hAnsi="Calibri" w:cs="Calibri"/>
          <w:b/>
          <w:bCs/>
          <w:color w:val="2F5496"/>
        </w:rPr>
      </w:pPr>
    </w:p>
    <w:p w14:paraId="101DFCCC" w14:textId="77777777" w:rsidR="00EC6476" w:rsidRDefault="00EC6476" w:rsidP="004161ED">
      <w:pPr>
        <w:pStyle w:val="Heading3"/>
        <w:rPr>
          <w:ins w:id="963" w:author="Prabhvir Saran" w:date="2017-02-02T16:05:00Z"/>
          <w:sz w:val="28"/>
          <w:u w:val="single"/>
        </w:rPr>
      </w:pPr>
    </w:p>
    <w:p w14:paraId="0C2719A3" w14:textId="77777777" w:rsidR="005529B6" w:rsidRDefault="005529B6">
      <w:pPr>
        <w:rPr>
          <w:ins w:id="964" w:author="Prabhvir Saran" w:date="2017-02-02T22:45:00Z"/>
        </w:rPr>
        <w:pPrChange w:id="965" w:author="Prabhvir Saran" w:date="2017-02-02T16:49:00Z">
          <w:pPr>
            <w:pStyle w:val="Heading3"/>
          </w:pPr>
        </w:pPrChange>
      </w:pPr>
    </w:p>
    <w:p w14:paraId="1C1A9965" w14:textId="054C3D08" w:rsidR="00903FA7" w:rsidRPr="00553070" w:rsidRDefault="005529B6">
      <w:pPr>
        <w:pStyle w:val="Heading3"/>
        <w:rPr>
          <w:ins w:id="966" w:author="Prabhvir Saran" w:date="2017-02-02T22:59:00Z"/>
          <w:sz w:val="26"/>
          <w:szCs w:val="26"/>
          <w:rPrChange w:id="967" w:author="Prabhvir Saran" w:date="2017-02-02T23:39:00Z">
            <w:rPr>
              <w:ins w:id="968" w:author="Prabhvir Saran" w:date="2017-02-02T22:59:00Z"/>
            </w:rPr>
          </w:rPrChange>
        </w:rPr>
      </w:pPr>
      <w:bookmarkStart w:id="969" w:name="_Toc478050883"/>
      <w:ins w:id="970" w:author="Prabhvir Saran" w:date="2017-02-02T22:43:00Z">
        <w:r w:rsidRPr="00553070">
          <w:rPr>
            <w:sz w:val="26"/>
            <w:szCs w:val="26"/>
            <w:rPrChange w:id="971" w:author="Prabhvir Saran" w:date="2017-02-02T23:39:00Z">
              <w:rPr/>
            </w:rPrChange>
          </w:rPr>
          <w:t>Site map explained</w:t>
        </w:r>
        <w:bookmarkEnd w:id="969"/>
        <w:r w:rsidRPr="00553070">
          <w:rPr>
            <w:sz w:val="26"/>
            <w:szCs w:val="26"/>
            <w:rPrChange w:id="972" w:author="Prabhvir Saran" w:date="2017-02-02T23:39:00Z">
              <w:rPr/>
            </w:rPrChange>
          </w:rPr>
          <w:t xml:space="preserve"> </w:t>
        </w:r>
      </w:ins>
    </w:p>
    <w:p w14:paraId="58CE117B" w14:textId="77777777" w:rsidR="00953782" w:rsidRPr="00487BA1" w:rsidRDefault="00953782">
      <w:pPr>
        <w:rPr>
          <w:ins w:id="973" w:author="Prabhvir Saran" w:date="2017-02-02T22:56:00Z"/>
        </w:rPr>
        <w:pPrChange w:id="974" w:author="Prabhvir Saran" w:date="2017-02-02T22:59:00Z">
          <w:pPr>
            <w:pStyle w:val="Heading3"/>
          </w:pPr>
        </w:pPrChange>
      </w:pPr>
    </w:p>
    <w:p w14:paraId="75EC4CD3" w14:textId="77777777" w:rsidR="00953782" w:rsidRPr="00487BA1" w:rsidRDefault="00953782">
      <w:pPr>
        <w:rPr>
          <w:ins w:id="975" w:author="Prabhvir Saran" w:date="2017-02-02T22:59:00Z"/>
          <w:rFonts w:cstheme="minorHAnsi"/>
        </w:rPr>
        <w:pPrChange w:id="976" w:author="Prabhvir Saran" w:date="2017-02-02T22:56:00Z">
          <w:pPr>
            <w:pStyle w:val="Heading3"/>
          </w:pPr>
        </w:pPrChange>
      </w:pPr>
      <w:ins w:id="977" w:author="Prabhvir Saran" w:date="2017-02-02T22:56:00Z">
        <w:r w:rsidRPr="00553070">
          <w:rPr>
            <w:rFonts w:cstheme="minorHAnsi"/>
            <w:sz w:val="24"/>
            <w:szCs w:val="24"/>
            <w:rPrChange w:id="978" w:author="Prabhvir Saran" w:date="2017-02-02T23:38:00Z">
              <w:rPr/>
            </w:rPrChange>
          </w:rPr>
          <w:t>Home</w:t>
        </w:r>
      </w:ins>
    </w:p>
    <w:p w14:paraId="580CFF53" w14:textId="1814C222" w:rsidR="00953782" w:rsidRPr="00434297" w:rsidRDefault="00953782">
      <w:pPr>
        <w:pStyle w:val="ListParagraph"/>
        <w:numPr>
          <w:ilvl w:val="0"/>
          <w:numId w:val="13"/>
        </w:numPr>
        <w:rPr>
          <w:ins w:id="979" w:author="Prabhvir Saran" w:date="2017-02-16T19:53:00Z"/>
          <w:rFonts w:cstheme="minorHAnsi"/>
          <w:rPrChange w:id="980" w:author="Prabhvir Saran" w:date="2017-02-16T19:53:00Z">
            <w:rPr>
              <w:ins w:id="981" w:author="Prabhvir Saran" w:date="2017-02-16T19:53:00Z"/>
              <w:rFonts w:cstheme="minorHAnsi"/>
            </w:rPr>
          </w:rPrChange>
        </w:rPr>
        <w:pPrChange w:id="982" w:author="Prabhvir Saran" w:date="2017-02-02T22:59:00Z">
          <w:pPr>
            <w:pStyle w:val="Heading3"/>
          </w:pPr>
        </w:pPrChange>
      </w:pPr>
      <w:ins w:id="983" w:author="Prabhvir Saran" w:date="2017-02-02T22:57:00Z">
        <w:r w:rsidRPr="00553070">
          <w:rPr>
            <w:rFonts w:cstheme="minorHAnsi"/>
            <w:sz w:val="24"/>
            <w:szCs w:val="24"/>
            <w:rPrChange w:id="984" w:author="Prabhvir Saran" w:date="2017-02-02T23:38:00Z">
              <w:rPr/>
            </w:rPrChange>
          </w:rPr>
          <w:t xml:space="preserve">The home page would have a picture representing HEMA, a quick </w:t>
        </w:r>
      </w:ins>
      <w:ins w:id="985" w:author="Prabhvir Saran" w:date="2017-02-02T22:58:00Z">
        <w:r w:rsidRPr="00553070">
          <w:rPr>
            <w:rFonts w:cstheme="minorHAnsi"/>
            <w:sz w:val="24"/>
            <w:szCs w:val="24"/>
            <w:rPrChange w:id="986" w:author="Prabhvir Saran" w:date="2017-02-02T23:38:00Z">
              <w:rPr/>
            </w:rPrChange>
          </w:rPr>
          <w:t xml:space="preserve">introduction and some facts about HEMA. </w:t>
        </w:r>
      </w:ins>
    </w:p>
    <w:p w14:paraId="6F685675" w14:textId="77777777" w:rsidR="00434297" w:rsidRPr="00553070" w:rsidRDefault="00434297">
      <w:pPr>
        <w:pStyle w:val="ListParagraph"/>
        <w:rPr>
          <w:ins w:id="987" w:author="Prabhvir Saran" w:date="2017-02-02T15:39:00Z"/>
          <w:rFonts w:cstheme="minorHAnsi"/>
          <w:sz w:val="24"/>
          <w:rPrChange w:id="988" w:author="Prabhvir Saran" w:date="2017-02-02T23:38:00Z">
            <w:rPr>
              <w:ins w:id="989" w:author="Prabhvir Saran" w:date="2017-02-02T15:39:00Z"/>
              <w:sz w:val="28"/>
            </w:rPr>
          </w:rPrChange>
        </w:rPr>
        <w:pPrChange w:id="990" w:author="Prabhvir Saran" w:date="2017-02-16T19:53:00Z">
          <w:pPr>
            <w:pStyle w:val="Heading3"/>
          </w:pPr>
        </w:pPrChange>
      </w:pPr>
    </w:p>
    <w:p w14:paraId="74503960" w14:textId="2121BAD2" w:rsidR="00CE27D4" w:rsidRPr="00553070" w:rsidRDefault="00953782">
      <w:pPr>
        <w:rPr>
          <w:ins w:id="991" w:author="Prabhvir Saran" w:date="2017-02-02T15:39:00Z"/>
          <w:rFonts w:cstheme="minorHAnsi"/>
          <w:sz w:val="24"/>
          <w:szCs w:val="24"/>
          <w:rPrChange w:id="992" w:author="Prabhvir Saran" w:date="2017-02-02T23:38:00Z">
            <w:rPr>
              <w:ins w:id="993" w:author="Prabhvir Saran" w:date="2017-02-02T15:39:00Z"/>
            </w:rPr>
          </w:rPrChange>
        </w:rPr>
        <w:pPrChange w:id="994" w:author="Prabhvir Saran" w:date="2017-02-02T22:56:00Z">
          <w:pPr>
            <w:pStyle w:val="Heading4"/>
          </w:pPr>
        </w:pPrChange>
      </w:pPr>
      <w:ins w:id="995" w:author="Prabhvir Saran" w:date="2017-02-02T15:39:00Z">
        <w:r w:rsidRPr="00553070">
          <w:rPr>
            <w:rFonts w:cstheme="minorHAnsi"/>
            <w:sz w:val="24"/>
            <w:szCs w:val="24"/>
            <w:rPrChange w:id="996" w:author="Prabhvir Saran" w:date="2017-02-02T23:38:00Z">
              <w:rPr>
                <w:i w:val="0"/>
                <w:iCs w:val="0"/>
              </w:rPr>
            </w:rPrChange>
          </w:rPr>
          <w:t>HEMA</w:t>
        </w:r>
        <w:r w:rsidR="00CE27D4" w:rsidRPr="00553070">
          <w:rPr>
            <w:rFonts w:cstheme="minorHAnsi"/>
            <w:sz w:val="24"/>
            <w:szCs w:val="24"/>
            <w:rPrChange w:id="997"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998" w:author="Prabhvir Saran" w:date="2017-02-02T15:39:00Z"/>
          <w:rFonts w:asciiTheme="minorHAnsi" w:hAnsiTheme="minorHAnsi" w:cstheme="minorHAnsi"/>
          <w:color w:val="000000"/>
          <w:rPrChange w:id="999" w:author="Prabhvir Saran" w:date="2017-02-02T23:38:00Z">
            <w:rPr>
              <w:ins w:id="1000" w:author="Prabhvir Saran" w:date="2017-02-02T15:39:00Z"/>
              <w:rFonts w:ascii="Arial" w:hAnsi="Arial" w:cs="Arial"/>
              <w:color w:val="000000"/>
            </w:rPr>
          </w:rPrChange>
        </w:rPr>
      </w:pPr>
      <w:ins w:id="1001" w:author="Prabhvir Saran" w:date="2017-02-02T15:39:00Z">
        <w:r w:rsidRPr="00553070">
          <w:rPr>
            <w:rFonts w:asciiTheme="minorHAnsi" w:hAnsiTheme="minorHAnsi" w:cstheme="minorHAnsi"/>
            <w:color w:val="000000"/>
            <w:rPrChange w:id="1002"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003" w:author="Prabhvir Saran" w:date="2017-02-16T19:53:00Z"/>
          <w:rFonts w:asciiTheme="minorHAnsi" w:hAnsiTheme="minorHAnsi" w:cstheme="minorHAnsi"/>
          <w:color w:val="000000"/>
        </w:rPr>
      </w:pPr>
      <w:ins w:id="1004" w:author="Prabhvir Saran" w:date="2017-02-02T15:39:00Z">
        <w:r w:rsidRPr="00553070">
          <w:rPr>
            <w:rFonts w:asciiTheme="minorHAnsi" w:hAnsiTheme="minorHAnsi" w:cstheme="minorHAnsi"/>
            <w:color w:val="000000"/>
            <w:rPrChange w:id="1005"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006" w:author="Prabhvir Saran" w:date="2017-02-16T19:53:00Z"/>
          <w:rFonts w:asciiTheme="minorHAnsi" w:hAnsiTheme="minorHAnsi" w:cstheme="minorHAnsi"/>
          <w:color w:val="000000"/>
        </w:rPr>
        <w:pPrChange w:id="1007"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008" w:author="Prabhvir Saran" w:date="2017-02-16T19:53:00Z"/>
          <w:rFonts w:asciiTheme="minorHAnsi" w:hAnsiTheme="minorHAnsi" w:cstheme="minorHAnsi"/>
          <w:color w:val="000000"/>
        </w:rPr>
        <w:pPrChange w:id="100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010" w:author="Prabhvir Saran" w:date="2017-02-02T15:39:00Z"/>
          <w:rFonts w:asciiTheme="minorHAnsi" w:hAnsiTheme="minorHAnsi" w:cstheme="minorHAnsi"/>
          <w:color w:val="000000"/>
          <w:rPrChange w:id="1011" w:author="Prabhvir Saran" w:date="2017-02-02T23:38:00Z">
            <w:rPr>
              <w:ins w:id="1012" w:author="Prabhvir Saran" w:date="2017-02-02T15:39:00Z"/>
              <w:rFonts w:ascii="Arial" w:hAnsi="Arial" w:cs="Arial"/>
              <w:color w:val="000000"/>
            </w:rPr>
          </w:rPrChange>
        </w:rPr>
        <w:pPrChange w:id="101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014" w:author="Prabhvir Saran" w:date="2017-02-16T19:53:00Z"/>
          <w:rFonts w:asciiTheme="minorHAnsi" w:hAnsiTheme="minorHAnsi" w:cstheme="minorHAnsi"/>
          <w:color w:val="000000"/>
        </w:rPr>
      </w:pPr>
      <w:ins w:id="1015" w:author="Prabhvir Saran" w:date="2017-02-02T15:39:00Z">
        <w:r w:rsidRPr="00553070">
          <w:rPr>
            <w:rFonts w:asciiTheme="minorHAnsi" w:hAnsiTheme="minorHAnsi" w:cstheme="minorHAnsi"/>
            <w:color w:val="000000"/>
            <w:rPrChange w:id="1016"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017" w:author="Prabhvir Saran" w:date="2017-02-02T15:39:00Z"/>
          <w:rFonts w:asciiTheme="minorHAnsi" w:hAnsiTheme="minorHAnsi" w:cstheme="minorHAnsi"/>
          <w:color w:val="000000"/>
          <w:rPrChange w:id="1018" w:author="Prabhvir Saran" w:date="2017-02-02T23:38:00Z">
            <w:rPr>
              <w:ins w:id="1019" w:author="Prabhvir Saran" w:date="2017-02-02T15:39:00Z"/>
              <w:rFonts w:ascii="Arial" w:hAnsi="Arial" w:cs="Arial"/>
              <w:color w:val="000000"/>
            </w:rPr>
          </w:rPrChange>
        </w:rPr>
        <w:pPrChange w:id="1020"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021" w:author="Prabhvir Saran" w:date="2017-02-02T15:39:00Z"/>
          <w:rFonts w:asciiTheme="minorHAnsi" w:hAnsiTheme="minorHAnsi" w:cstheme="minorHAnsi"/>
          <w:color w:val="000000"/>
          <w:rPrChange w:id="1022" w:author="Prabhvir Saran" w:date="2017-02-02T23:38:00Z">
            <w:rPr>
              <w:ins w:id="1023" w:author="Prabhvir Saran" w:date="2017-02-02T15:39:00Z"/>
              <w:rFonts w:ascii="Arial" w:hAnsi="Arial" w:cs="Arial"/>
              <w:color w:val="000000"/>
            </w:rPr>
          </w:rPrChange>
        </w:rPr>
      </w:pPr>
      <w:ins w:id="1024" w:author="Prabhvir Saran" w:date="2017-02-16T18:11:00Z">
        <w:r>
          <w:rPr>
            <w:rFonts w:asciiTheme="minorHAnsi" w:hAnsiTheme="minorHAnsi" w:cstheme="minorHAnsi"/>
            <w:color w:val="000000"/>
          </w:rPr>
          <w:t xml:space="preserve">HEMA </w:t>
        </w:r>
      </w:ins>
      <w:ins w:id="1025" w:author="Prabhvir Saran" w:date="2017-02-02T15:39:00Z">
        <w:r w:rsidR="00CE27D4" w:rsidRPr="00553070">
          <w:rPr>
            <w:rFonts w:asciiTheme="minorHAnsi" w:hAnsiTheme="minorHAnsi" w:cstheme="minorHAnsi"/>
            <w:color w:val="000000"/>
            <w:rPrChange w:id="1026"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027" w:author="Prabhvir Saran" w:date="2017-02-02T23:28:00Z"/>
          <w:rFonts w:asciiTheme="minorHAnsi" w:hAnsiTheme="minorHAnsi" w:cstheme="minorHAnsi"/>
          <w:color w:val="000000"/>
          <w:rPrChange w:id="1028" w:author="Prabhvir Saran" w:date="2017-02-02T23:38:00Z">
            <w:rPr>
              <w:ins w:id="1029" w:author="Prabhvir Saran" w:date="2017-02-02T23:28:00Z"/>
              <w:rFonts w:ascii="Calibri" w:hAnsi="Calibri" w:cs="Calibri"/>
              <w:color w:val="000000"/>
            </w:rPr>
          </w:rPrChange>
        </w:rPr>
      </w:pPr>
      <w:ins w:id="1030" w:author="Prabhvir Saran" w:date="2017-02-02T15:39:00Z">
        <w:r w:rsidRPr="00553070">
          <w:rPr>
            <w:rFonts w:asciiTheme="minorHAnsi" w:hAnsiTheme="minorHAnsi" w:cstheme="minorHAnsi"/>
            <w:color w:val="000000"/>
            <w:rPrChange w:id="1031"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032"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033"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034" w:author="Prabhvir Saran" w:date="2017-02-02T15:47:00Z"/>
          <w:rFonts w:asciiTheme="minorHAnsi" w:hAnsiTheme="minorHAnsi" w:cstheme="minorHAnsi"/>
          <w:color w:val="000000"/>
          <w:rPrChange w:id="1035" w:author="Prabhvir Saran" w:date="2017-02-02T23:38:00Z">
            <w:rPr>
              <w:ins w:id="1036" w:author="Prabhvir Saran" w:date="2017-02-02T15:47:00Z"/>
              <w:rFonts w:ascii="Arial" w:hAnsi="Arial" w:cs="Arial"/>
              <w:color w:val="000000"/>
            </w:rPr>
          </w:rPrChange>
        </w:rPr>
        <w:pPrChange w:id="1037"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038" w:author="Prabhvir Saran" w:date="2017-02-02T15:39:00Z"/>
          <w:rFonts w:asciiTheme="minorHAnsi" w:hAnsiTheme="minorHAnsi" w:cstheme="minorHAnsi"/>
          <w:color w:val="000000"/>
          <w:rPrChange w:id="1039" w:author="Prabhvir Saran" w:date="2017-02-02T23:38:00Z">
            <w:rPr>
              <w:ins w:id="1040"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041" w:author="Prabhvir Saran" w:date="2017-02-02T15:39:00Z"/>
          <w:rFonts w:asciiTheme="minorHAnsi" w:hAnsiTheme="minorHAnsi" w:cstheme="minorHAnsi"/>
          <w:color w:val="000000"/>
          <w:rPrChange w:id="1042" w:author="Prabhvir Saran" w:date="2017-02-02T23:38:00Z">
            <w:rPr>
              <w:ins w:id="1043" w:author="Prabhvir Saran" w:date="2017-02-02T15:39:00Z"/>
              <w:rFonts w:ascii="Arial" w:hAnsi="Arial" w:cs="Arial"/>
              <w:color w:val="000000"/>
            </w:rPr>
          </w:rPrChange>
        </w:rPr>
      </w:pPr>
      <w:ins w:id="1044" w:author="Prabhvir Saran" w:date="2017-02-02T15:39:00Z">
        <w:r w:rsidRPr="00553070">
          <w:rPr>
            <w:rFonts w:asciiTheme="minorHAnsi" w:hAnsiTheme="minorHAnsi" w:cstheme="minorHAnsi"/>
            <w:color w:val="000000"/>
            <w:rPrChange w:id="1045"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046" w:author="Prabhvir Saran" w:date="2017-02-16T19:53:00Z"/>
          <w:rFonts w:asciiTheme="minorHAnsi" w:hAnsiTheme="minorHAnsi" w:cstheme="minorHAnsi"/>
          <w:color w:val="000000"/>
        </w:rPr>
      </w:pPr>
      <w:ins w:id="1047" w:author="Prabhvir Saran" w:date="2017-02-02T15:39:00Z">
        <w:r w:rsidRPr="00553070">
          <w:rPr>
            <w:rFonts w:asciiTheme="minorHAnsi" w:hAnsiTheme="minorHAnsi" w:cstheme="minorHAnsi"/>
            <w:color w:val="000000"/>
            <w:rPrChange w:id="1048" w:author="Prabhvir Saran" w:date="2017-02-02T23:38:00Z">
              <w:rPr>
                <w:rFonts w:ascii="Calibri" w:hAnsi="Calibri" w:cs="Calibri"/>
                <w:color w:val="000000"/>
              </w:rPr>
            </w:rPrChange>
          </w:rPr>
          <w:t xml:space="preserve">A short list of local HEMA clubs, groups, schools </w:t>
        </w:r>
      </w:ins>
      <w:ins w:id="1049" w:author="Prabhvir Saran" w:date="2017-02-02T23:28:00Z">
        <w:r w:rsidR="00D40537" w:rsidRPr="00553070">
          <w:rPr>
            <w:rFonts w:asciiTheme="minorHAnsi" w:hAnsiTheme="minorHAnsi" w:cstheme="minorHAnsi"/>
            <w:color w:val="000000"/>
            <w:rPrChange w:id="1050"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051" w:author="Prabhvir Saran" w:date="2017-02-02T15:39:00Z"/>
          <w:rFonts w:asciiTheme="minorHAnsi" w:hAnsiTheme="minorHAnsi" w:cstheme="minorHAnsi"/>
          <w:color w:val="000000"/>
          <w:rPrChange w:id="1052" w:author="Prabhvir Saran" w:date="2017-02-02T23:38:00Z">
            <w:rPr>
              <w:ins w:id="1053" w:author="Prabhvir Saran" w:date="2017-02-02T15:39:00Z"/>
              <w:rFonts w:ascii="Arial" w:hAnsi="Arial" w:cs="Arial"/>
              <w:color w:val="000000"/>
            </w:rPr>
          </w:rPrChange>
        </w:rPr>
        <w:pPrChange w:id="1054"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055" w:author="Prabhvir Saran" w:date="2017-02-16T18:12:00Z"/>
          <w:rFonts w:cstheme="minorHAnsi"/>
        </w:rPr>
        <w:pPrChange w:id="1056"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057" w:author="Prabhvir Saran" w:date="2017-02-02T15:39:00Z">
        <w:r w:rsidRPr="00553070">
          <w:rPr>
            <w:rFonts w:cstheme="minorHAnsi"/>
            <w:sz w:val="24"/>
            <w:szCs w:val="24"/>
            <w:rPrChange w:id="1058"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059" w:author="Prabhvir Saran" w:date="2017-02-16T19:53:00Z"/>
          <w:rFonts w:asciiTheme="minorHAnsi" w:hAnsiTheme="minorHAnsi" w:cstheme="minorHAnsi"/>
          <w:color w:val="000000"/>
        </w:rPr>
      </w:pPr>
      <w:ins w:id="1060"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061" w:author="Prabhvir Saran" w:date="2017-02-02T15:39:00Z"/>
          <w:rFonts w:asciiTheme="minorHAnsi" w:hAnsiTheme="minorHAnsi" w:cstheme="minorHAnsi"/>
          <w:color w:val="000000"/>
          <w:rPrChange w:id="1062" w:author="Prabhvir Saran" w:date="2017-02-02T23:38:00Z">
            <w:rPr>
              <w:ins w:id="1063" w:author="Prabhvir Saran" w:date="2017-02-02T15:39:00Z"/>
              <w:rFonts w:ascii="Arial" w:hAnsi="Arial" w:cs="Arial"/>
              <w:color w:val="000000"/>
            </w:rPr>
          </w:rPrChange>
        </w:rPr>
        <w:pPrChange w:id="1064"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065" w:author="Prabhvir Saran" w:date="2017-02-02T15:57:00Z"/>
          <w:rFonts w:cstheme="minorHAnsi"/>
          <w:sz w:val="24"/>
          <w:szCs w:val="24"/>
          <w:rPrChange w:id="1066" w:author="Prabhvir Saran" w:date="2017-02-02T23:38:00Z">
            <w:rPr>
              <w:ins w:id="1067" w:author="Prabhvir Saran" w:date="2017-02-02T15:57:00Z"/>
            </w:rPr>
          </w:rPrChange>
        </w:rPr>
        <w:pPrChange w:id="1068" w:author="Prabhvir Saran" w:date="2017-02-02T22:59:00Z">
          <w:pPr>
            <w:pStyle w:val="Heading4"/>
          </w:pPr>
        </w:pPrChange>
      </w:pPr>
      <w:ins w:id="1069" w:author="Prabhvir Saran" w:date="2017-02-02T15:39:00Z">
        <w:r w:rsidRPr="00553070">
          <w:rPr>
            <w:rFonts w:cstheme="minorHAnsi"/>
            <w:sz w:val="24"/>
            <w:szCs w:val="24"/>
            <w:rPrChange w:id="1070" w:author="Prabhvir Saran" w:date="2017-02-02T23:38:00Z">
              <w:rPr>
                <w:i w:val="0"/>
                <w:iCs w:val="0"/>
              </w:rPr>
            </w:rPrChange>
          </w:rPr>
          <w:t>Login/</w:t>
        </w:r>
      </w:ins>
      <w:ins w:id="1071"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072" w:author="Prabhvir Saran" w:date="2017-02-16T19:53:00Z"/>
          <w:rFonts w:cstheme="minorHAnsi"/>
          <w:sz w:val="24"/>
          <w:szCs w:val="24"/>
        </w:rPr>
      </w:pPr>
      <w:ins w:id="1073"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074" w:author="Prabhvir Saran" w:date="2017-02-02T15:58:00Z">
        <w:r w:rsidR="001665B5" w:rsidRPr="00487BA1">
          <w:rPr>
            <w:rFonts w:cstheme="minorHAnsi"/>
            <w:sz w:val="24"/>
            <w:szCs w:val="24"/>
          </w:rPr>
          <w:t xml:space="preserve">Login / Signup page. This page will be divided in to two sections, the </w:t>
        </w:r>
      </w:ins>
      <w:ins w:id="1075"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076" w:author="Prabhvir Saran" w:date="2017-02-16T19:47:00Z"/>
          <w:rFonts w:cstheme="minorHAnsi"/>
          <w:sz w:val="24"/>
          <w:szCs w:val="24"/>
        </w:rPr>
        <w:pPrChange w:id="1077" w:author="Prabhvir Saran" w:date="2017-02-16T19:53:00Z">
          <w:pPr>
            <w:pStyle w:val="ListParagraph"/>
            <w:numPr>
              <w:numId w:val="11"/>
            </w:numPr>
            <w:ind w:hanging="360"/>
          </w:pPr>
        </w:pPrChange>
      </w:pPr>
    </w:p>
    <w:p w14:paraId="1C034447" w14:textId="3B441CAE" w:rsidR="00BE0F35" w:rsidRPr="004450D8" w:rsidRDefault="00BE0F35" w:rsidP="00BE0F35">
      <w:pPr>
        <w:rPr>
          <w:ins w:id="1078" w:author="Prabhvir Saran" w:date="2017-02-16T19:47:00Z"/>
          <w:rFonts w:cstheme="minorHAnsi"/>
          <w:sz w:val="24"/>
          <w:szCs w:val="24"/>
        </w:rPr>
      </w:pPr>
      <w:ins w:id="1079"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080" w:author="Prabhvir Saran" w:date="2017-02-16T19:47:00Z"/>
          <w:rFonts w:cstheme="minorHAnsi"/>
          <w:sz w:val="24"/>
          <w:szCs w:val="24"/>
        </w:rPr>
      </w:pPr>
      <w:ins w:id="1081" w:author="Prabhvir Saran" w:date="2017-02-16T19:47:00Z">
        <w:r>
          <w:rPr>
            <w:rFonts w:cstheme="minorHAnsi"/>
            <w:sz w:val="24"/>
            <w:szCs w:val="24"/>
          </w:rPr>
          <w:t xml:space="preserve">This page will contain a link to all the pages </w:t>
        </w:r>
      </w:ins>
      <w:ins w:id="1082" w:author="Prabhvir Saran" w:date="2017-02-16T23:27:00Z">
        <w:r w:rsidR="00942360">
          <w:rPr>
            <w:rFonts w:cstheme="minorHAnsi"/>
            <w:sz w:val="24"/>
            <w:szCs w:val="24"/>
          </w:rPr>
          <w:t>using</w:t>
        </w:r>
      </w:ins>
      <w:ins w:id="1083" w:author="Prabhvir Saran" w:date="2017-02-16T19:47:00Z">
        <w:r>
          <w:rPr>
            <w:rFonts w:cstheme="minorHAnsi"/>
            <w:sz w:val="24"/>
            <w:szCs w:val="24"/>
          </w:rPr>
          <w:t xml:space="preserve"> a list. </w:t>
        </w:r>
      </w:ins>
    </w:p>
    <w:p w14:paraId="7FE69AA1" w14:textId="0E4CC938" w:rsidR="00BE0F35" w:rsidRDefault="00BE0F35">
      <w:pPr>
        <w:rPr>
          <w:ins w:id="1084" w:author="Prabhvir Saran" w:date="2017-02-16T19:47:00Z"/>
          <w:rFonts w:cstheme="minorHAnsi"/>
          <w:sz w:val="24"/>
          <w:szCs w:val="24"/>
        </w:rPr>
        <w:pPrChange w:id="1085" w:author="Prabhvir Saran" w:date="2017-02-16T19:47:00Z">
          <w:pPr>
            <w:pStyle w:val="ListParagraph"/>
            <w:numPr>
              <w:numId w:val="11"/>
            </w:numPr>
            <w:ind w:hanging="360"/>
          </w:pPr>
        </w:pPrChange>
      </w:pPr>
      <w:ins w:id="1086" w:author="Prabhvir Saran" w:date="2017-02-16T19:47:00Z">
        <w:r>
          <w:rPr>
            <w:rFonts w:cstheme="minorHAnsi"/>
            <w:sz w:val="24"/>
            <w:szCs w:val="24"/>
          </w:rPr>
          <w:tab/>
        </w:r>
      </w:ins>
    </w:p>
    <w:p w14:paraId="32D031BA" w14:textId="77777777" w:rsidR="00BE0F35" w:rsidRPr="00FF76DD" w:rsidRDefault="00BE0F35">
      <w:pPr>
        <w:rPr>
          <w:ins w:id="1087" w:author="Prabhvir Saran" w:date="2017-02-02T22:43:00Z"/>
          <w:rFonts w:cstheme="minorHAnsi"/>
          <w:sz w:val="24"/>
          <w:szCs w:val="24"/>
        </w:rPr>
        <w:pPrChange w:id="1088" w:author="Prabhvir Saran" w:date="2017-02-16T19:47:00Z">
          <w:pPr>
            <w:pStyle w:val="ListParagraph"/>
            <w:numPr>
              <w:numId w:val="11"/>
            </w:numPr>
            <w:ind w:hanging="360"/>
          </w:pPr>
        </w:pPrChange>
      </w:pPr>
    </w:p>
    <w:p w14:paraId="6EF97863" w14:textId="3457F40D" w:rsidR="005529B6" w:rsidRDefault="005529B6">
      <w:pPr>
        <w:pStyle w:val="ListParagraph"/>
        <w:rPr>
          <w:ins w:id="1089" w:author="Prabhvir Saran" w:date="2017-02-02T22:44:00Z"/>
          <w:sz w:val="24"/>
          <w:szCs w:val="24"/>
        </w:rPr>
        <w:pPrChange w:id="1090" w:author="Prabhvir Saran" w:date="2017-02-02T22:43:00Z">
          <w:pPr>
            <w:pStyle w:val="ListParagraph"/>
            <w:numPr>
              <w:numId w:val="11"/>
            </w:numPr>
            <w:ind w:hanging="360"/>
          </w:pPr>
        </w:pPrChange>
      </w:pPr>
    </w:p>
    <w:p w14:paraId="2D3A5FEE" w14:textId="337EF2B2" w:rsidR="005529B6" w:rsidRDefault="005529B6">
      <w:pPr>
        <w:pStyle w:val="ListParagraph"/>
        <w:rPr>
          <w:ins w:id="1091" w:author="Prabhvir Saran" w:date="2017-02-02T22:44:00Z"/>
          <w:sz w:val="24"/>
          <w:szCs w:val="24"/>
        </w:rPr>
        <w:pPrChange w:id="1092"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093" w:author="Prabhvir Saran" w:date="2017-02-02T15:39:00Z"/>
          <w:sz w:val="24"/>
          <w:szCs w:val="24"/>
        </w:rPr>
        <w:pPrChange w:id="1094" w:author="Prabhvir Saran" w:date="2017-02-02T22:43:00Z">
          <w:pPr>
            <w:pStyle w:val="ListParagraph"/>
            <w:numPr>
              <w:numId w:val="11"/>
            </w:numPr>
            <w:ind w:hanging="360"/>
          </w:pPr>
        </w:pPrChange>
      </w:pPr>
    </w:p>
    <w:p w14:paraId="76B083AE" w14:textId="3D56F43C" w:rsidR="00EC6476" w:rsidRPr="00522B41" w:rsidRDefault="00B92D69">
      <w:pPr>
        <w:pStyle w:val="Heading2"/>
        <w:rPr>
          <w:ins w:id="1095" w:author="Prabhvir Saran" w:date="2017-02-02T16:08:00Z"/>
          <w:sz w:val="32"/>
          <w:rPrChange w:id="1096" w:author="Prabhvir Saran" w:date="2017-02-02T23:40:00Z">
            <w:rPr>
              <w:ins w:id="1097" w:author="Prabhvir Saran" w:date="2017-02-02T16:08:00Z"/>
              <w:noProof/>
            </w:rPr>
          </w:rPrChange>
        </w:rPr>
        <w:pPrChange w:id="1098" w:author="Prabhvir Saran" w:date="2017-02-02T23:40:00Z">
          <w:pPr/>
        </w:pPrChange>
      </w:pPr>
      <w:bookmarkStart w:id="1099" w:name="_Toc478050884"/>
      <w:ins w:id="1100" w:author="Prabhvir Saran" w:date="2017-02-02T23:01:00Z">
        <w:r w:rsidRPr="00522B41">
          <w:rPr>
            <w:sz w:val="32"/>
            <w:rPrChange w:id="1101" w:author="Prabhvir Saran" w:date="2017-02-02T23:40:00Z">
              <w:rPr/>
            </w:rPrChange>
          </w:rPr>
          <w:lastRenderedPageBreak/>
          <w:t xml:space="preserve">Wireframe </w:t>
        </w:r>
      </w:ins>
      <w:ins w:id="1102" w:author="Prabhvir Saran" w:date="2017-02-02T15:43:00Z">
        <w:r w:rsidR="00CE27D4" w:rsidRPr="00522B41">
          <w:rPr>
            <w:sz w:val="32"/>
            <w:rPrChange w:id="1103" w:author="Prabhvir Saran" w:date="2017-02-02T23:40:00Z">
              <w:rPr/>
            </w:rPrChange>
          </w:rPr>
          <w:t>Page</w:t>
        </w:r>
      </w:ins>
      <w:ins w:id="1104" w:author="Prabhvir Saran" w:date="2017-02-02T23:40:00Z">
        <w:r w:rsidR="00522B41">
          <w:rPr>
            <w:sz w:val="32"/>
          </w:rPr>
          <w:t xml:space="preserve"> Layouts</w:t>
        </w:r>
      </w:ins>
      <w:bookmarkEnd w:id="1099"/>
      <w:ins w:id="1105" w:author="Prabhvir Saran" w:date="2017-02-02T15:43:00Z">
        <w:r w:rsidR="00CE27D4" w:rsidRPr="00522B41">
          <w:rPr>
            <w:sz w:val="32"/>
            <w:rPrChange w:id="1106" w:author="Prabhvir Saran" w:date="2017-02-02T23:40:00Z">
              <w:rPr/>
            </w:rPrChange>
          </w:rPr>
          <w:t xml:space="preserve"> </w:t>
        </w:r>
      </w:ins>
    </w:p>
    <w:p w14:paraId="4710AC53" w14:textId="11FA9E26" w:rsidR="00BE0F35" w:rsidRDefault="006202F6" w:rsidP="004161ED">
      <w:pPr>
        <w:rPr>
          <w:ins w:id="1107" w:author="Prabhvir Saran" w:date="2017-02-16T19:49:00Z"/>
          <w:noProof/>
        </w:rPr>
      </w:pPr>
      <w:r>
        <w:rPr>
          <w:noProof/>
          <w:lang w:val="en-CA" w:eastAsia="en-CA"/>
        </w:rPr>
        <mc:AlternateContent>
          <mc:Choice Requires="wpg">
            <w:drawing>
              <wp:anchor distT="0" distB="0" distL="114300" distR="114300" simplePos="0" relativeHeight="251695104" behindDoc="0" locked="0" layoutInCell="1" allowOverlap="1" wp14:anchorId="3C1C41C2" wp14:editId="3A7A9031">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5">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014241" w:rsidRPr="00516E94" w:rsidRDefault="00014241">
                              <w:pPr>
                                <w:pStyle w:val="Caption"/>
                                <w:rPr>
                                  <w:noProof/>
                                </w:rPr>
                                <w:pPrChange w:id="1108" w:author="Prabhvir Saran" w:date="2017-02-16T19:52:00Z">
                                  <w:pPr/>
                                </w:pPrChange>
                              </w:pPr>
                              <w:ins w:id="1109"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9" style="position:absolute;margin-left:0;margin-top:315pt;width:250.35pt;height:294.6pt;z-index:251695104;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AX06yDgAAAACQEAAA8AAAAAAAAAAAAAAAAAdQcAAGRycy9kb3du&#10;cmV2LnhtbFBLAQItAAoAAAAAAAAAIQAatMx4ln4AAJZ+AAAUAAAAAAAAAAAAAAAAAIIIAABkcnMv&#10;bWVkaWEvaW1hZ2UxLnBuZ1BLBQYAAAAABgAGAHwBAABKhwAAAAA=&#10;">
                <v:shape id="Picture 485" o:spid="_x0000_s1070"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6" o:title="" cropright="28187f"/>
                  <v:path arrowok="t"/>
                </v:shape>
                <v:shape id="Text Box 486" o:spid="_x0000_s1071"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014241" w:rsidRPr="00516E94" w:rsidRDefault="00014241">
                        <w:pPr>
                          <w:pStyle w:val="Caption"/>
                          <w:rPr>
                            <w:noProof/>
                          </w:rPr>
                          <w:pPrChange w:id="1110" w:author="Prabhvir Saran" w:date="2017-02-16T19:52:00Z">
                            <w:pPr/>
                          </w:pPrChange>
                        </w:pPr>
                        <w:ins w:id="1111"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9200" behindDoc="0" locked="0" layoutInCell="1" allowOverlap="1" wp14:anchorId="34947703" wp14:editId="0AFA755B">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7">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014241" w:rsidRPr="00C534BB" w:rsidRDefault="00014241">
                              <w:pPr>
                                <w:pStyle w:val="Caption"/>
                                <w:rPr>
                                  <w:noProof/>
                                </w:rPr>
                                <w:pPrChange w:id="1112" w:author="Prabhvir Saran" w:date="2017-02-16T19:55:00Z">
                                  <w:pPr/>
                                </w:pPrChange>
                              </w:pPr>
                              <w:ins w:id="1113"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2" style="position:absolute;margin-left:259.05pt;margin-top:313.2pt;width:255.4pt;height:293.35pt;z-index:251699200"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&#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DVm2cQ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3"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8" o:title="" cropright="28012f"/>
                  <v:path arrowok="t"/>
                </v:shape>
                <v:shape id="Text Box 489" o:spid="_x0000_s1074"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014241" w:rsidRPr="00C534BB" w:rsidRDefault="00014241">
                        <w:pPr>
                          <w:pStyle w:val="Caption"/>
                          <w:rPr>
                            <w:noProof/>
                          </w:rPr>
                          <w:pPrChange w:id="1114" w:author="Prabhvir Saran" w:date="2017-02-16T19:55:00Z">
                            <w:pPr/>
                          </w:pPrChange>
                        </w:pPr>
                        <w:ins w:id="1115"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91008" behindDoc="0" locked="0" layoutInCell="1" allowOverlap="1" wp14:anchorId="0FCB3856" wp14:editId="4574D776">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9">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014241" w:rsidRPr="00B01630" w:rsidRDefault="00014241">
                              <w:pPr>
                                <w:pStyle w:val="Caption"/>
                                <w:rPr>
                                  <w:noProof/>
                                </w:rPr>
                                <w:pPrChange w:id="1116" w:author="Prabhvir Saran" w:date="2017-02-16T19:50:00Z">
                                  <w:pPr/>
                                </w:pPrChange>
                              </w:pPr>
                              <w:ins w:id="1117"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5" style="position:absolute;margin-left:258.5pt;margin-top:21pt;width:248.5pt;height:293.35pt;z-index:251691008"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DgEN&#10;AAAAAACQOAQ0AAAAAABA4hDQAAAAAAAAiUNAAwAAAAAAJA4BDQAAAAAAkDgENAAAAAAAQOIQ0AAA&#10;AAAAAIlDQAMAAAAAACQOAQ0AAAAAAJA4BDQAAAAAAEDiENAAAAAAAACJQ0ADAAAAAAAkDgENAAAA&#10;AACQOAQ0AAAAAABA4hDQAAAAAAAAiUNAAwAAAAAAJA4BDQAAAAAAkDgENAAAAAAAQOIQ0AAAAAAA&#10;AIlDQAMAAAAAACQOAQ0AAAAAAJA4BDQAAAAAAEDiENAAAAAAAACJQ0A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">
                <v:shape id="Picture 481" o:spid="_x0000_s1076"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0" o:title="" cropright="27749f"/>
                  <v:path arrowok="t"/>
                </v:shape>
                <v:shape id="Text Box 482" o:spid="_x0000_s1077"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014241" w:rsidRPr="00B01630" w:rsidRDefault="00014241">
                        <w:pPr>
                          <w:pStyle w:val="Caption"/>
                          <w:rPr>
                            <w:noProof/>
                          </w:rPr>
                          <w:pPrChange w:id="1118" w:author="Prabhvir Saran" w:date="2017-02-16T19:50:00Z">
                            <w:pPr/>
                          </w:pPrChange>
                        </w:pPr>
                        <w:ins w:id="1119" w:author="Prabhvir Saran" w:date="2017-02-16T19:50:00Z">
                          <w:r>
                            <w:t xml:space="preserve">About HEMA page </w:t>
                          </w:r>
                        </w:ins>
                      </w:p>
                    </w:txbxContent>
                  </v:textbox>
                </v:shape>
                <w10:wrap type="square"/>
              </v:group>
            </w:pict>
          </mc:Fallback>
        </mc:AlternateContent>
      </w:r>
      <w:del w:id="1120" w:author="Prabhvir Saran" w:date="2017-02-16T19:55:00Z">
        <w:r w:rsidR="005F45B6" w:rsidDel="005F45B6">
          <w:rPr>
            <w:noProof/>
            <w:lang w:val="en-CA" w:eastAsia="en-CA"/>
          </w:rPr>
          <mc:AlternateContent>
            <mc:Choice Requires="wpg">
              <w:drawing>
                <wp:anchor distT="0" distB="0" distL="114300" distR="114300" simplePos="0" relativeHeight="251666432" behindDoc="0" locked="0" layoutInCell="1" allowOverlap="1" wp14:anchorId="46E311D6" wp14:editId="2E7A9492">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1">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014241" w:rsidRPr="00C613FC" w:rsidRDefault="00014241">
                                <w:pPr>
                                  <w:pStyle w:val="Caption"/>
                                  <w:rPr>
                                    <w:noProof/>
                                  </w:rPr>
                                  <w:pPrChange w:id="1121" w:author="Windows User" w:date="2017-02-02T18:03:00Z">
                                    <w:pPr/>
                                  </w:pPrChange>
                                </w:pPr>
                                <w:ins w:id="1122"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8" style="position:absolute;margin-left:1.25pt;margin-top:322.15pt;width:228.6pt;height:304.5pt;z-index:251666432;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BZBzLq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79"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2" o:title="vk0USVkHGQKplo2_nEf4c883bhVRJYaO-BFORdsDyVQ7ZFO0ITGv8-oxPz5TY6f-wW_-Udw0YbbBGJR6BayAsYeujfCsRb-j5CXoI_-SB7hT2x5Ac4IR9K8ZHcpNixLdbdZsyKdf" croptop="2963f" cropbottom="1825f" cropleft="1159f" cropright="29043f"/>
                  </v:shape>
                  <v:shape id="Text Box 461" o:spid="_x0000_s1080"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014241" w:rsidRPr="00C613FC" w:rsidRDefault="00014241">
                          <w:pPr>
                            <w:pStyle w:val="Caption"/>
                            <w:rPr>
                              <w:noProof/>
                            </w:rPr>
                            <w:pPrChange w:id="1123" w:author="Windows User" w:date="2017-02-02T18:03:00Z">
                              <w:pPr/>
                            </w:pPrChange>
                          </w:pPr>
                          <w:ins w:id="1124"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6912" behindDoc="0" locked="0" layoutInCell="1" allowOverlap="1" wp14:anchorId="37BF5628" wp14:editId="2FA2828D">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3">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014241" w:rsidRPr="00B2507F" w:rsidRDefault="00014241">
                              <w:pPr>
                                <w:pStyle w:val="Caption"/>
                                <w:rPr>
                                  <w:noProof/>
                                </w:rPr>
                                <w:pPrChange w:id="1125" w:author="Prabhvir Saran" w:date="2017-02-16T19:49:00Z">
                                  <w:pPr/>
                                </w:pPrChange>
                              </w:pPr>
                              <w:ins w:id="1126"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1" style="position:absolute;margin-left:0;margin-top:22.75pt;width:244.15pt;height:295.85pt;z-index:251686912"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2AeFA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hiVwao2sr8GZCApuL6vlHsRsCB&#10;d9TYDdVwj0JY8Daw9/ApKtnOA9lJASml/vOcHtdDTmE2IC3cy/PA/LGn2I6rzw1kG0zaXtC9sO2F&#10;Zl8vJdQ2JBC8cSJs0LbqxULL+gnIsMBTYIo2DM6aB7YXlxZGMAFPDsYXCyf7rn7XPCi4C3w/Q2Af&#10;j09Uqy4tFhL6RfZ8otmbkvRrXU9RC+gKN8LV6wuKQHIcALed5C5815a6xwm+KL4fu1UvT6ir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IezYB4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082"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4" o:title="" cropright="27836f"/>
                  <v:path arrowok="t"/>
                </v:shape>
                <v:shape id="Text Box 21" o:spid="_x0000_s1083"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014241" w:rsidRPr="00B2507F" w:rsidRDefault="00014241">
                        <w:pPr>
                          <w:pStyle w:val="Caption"/>
                          <w:rPr>
                            <w:noProof/>
                          </w:rPr>
                          <w:pPrChange w:id="1127" w:author="Prabhvir Saran" w:date="2017-02-16T19:49:00Z">
                            <w:pPr/>
                          </w:pPrChange>
                        </w:pPr>
                        <w:ins w:id="1128" w:author="Prabhvir Saran" w:date="2017-02-16T19:49:00Z">
                          <w:r>
                            <w:t xml:space="preserve">Home page </w:t>
                          </w:r>
                        </w:ins>
                      </w:p>
                    </w:txbxContent>
                  </v:textbox>
                </v:shape>
                <w10:wrap type="square"/>
              </v:group>
            </w:pict>
          </mc:Fallback>
        </mc:AlternateContent>
      </w:r>
      <w:del w:id="1129" w:author="Prabhvir Saran" w:date="2017-02-16T19:48:00Z">
        <w:r w:rsidR="00A3104A" w:rsidDel="00BE0F35">
          <w:rPr>
            <w:noProof/>
            <w:lang w:val="en-CA" w:eastAsia="en-CA"/>
          </w:rPr>
          <mc:AlternateContent>
            <mc:Choice Requires="wpg">
              <w:drawing>
                <wp:anchor distT="0" distB="0" distL="114300" distR="114300" simplePos="0" relativeHeight="251641856" behindDoc="0" locked="0" layoutInCell="1" allowOverlap="1" wp14:anchorId="6D7E8DC4" wp14:editId="0877291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5">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014241" w:rsidRPr="006A3986" w:rsidRDefault="00014241">
                                <w:pPr>
                                  <w:pStyle w:val="Caption"/>
                                  <w:rPr>
                                    <w:noProof/>
                                  </w:rPr>
                                  <w:pPrChange w:id="1130" w:author="Windows User" w:date="2017-02-02T17:59:00Z">
                                    <w:pPr/>
                                  </w:pPrChange>
                                </w:pPr>
                                <w:ins w:id="1131"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4" style="position:absolute;margin-left:0;margin-top:39.05pt;width:234pt;height:296.25pt;z-index:251641856;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ZG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8dTPrTbm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KI5BkY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085"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6" o:title="" croptop="3219f" cropbottom="1958f" cropleft="1189f" cropright="29135f"/>
                  </v:shape>
                  <v:shape id="Text Box 12" o:spid="_x0000_s1086"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014241" w:rsidRPr="006A3986" w:rsidRDefault="00014241">
                          <w:pPr>
                            <w:pStyle w:val="Caption"/>
                            <w:rPr>
                              <w:noProof/>
                            </w:rPr>
                            <w:pPrChange w:id="1132" w:author="Windows User" w:date="2017-02-02T17:59:00Z">
                              <w:pPr/>
                            </w:pPrChange>
                          </w:pPr>
                          <w:ins w:id="1133" w:author="Windows User" w:date="2017-02-02T17:59:00Z">
                            <w:r>
                              <w:t xml:space="preserve">Home Page </w:t>
                            </w:r>
                          </w:ins>
                        </w:p>
                      </w:txbxContent>
                    </v:textbox>
                  </v:shape>
                  <w10:wrap type="square" anchorx="margin"/>
                </v:group>
              </w:pict>
            </mc:Fallback>
          </mc:AlternateContent>
        </w:r>
      </w:del>
      <w:del w:id="1134" w:author="Prabhvir Saran" w:date="2017-02-16T19:50:00Z">
        <w:r w:rsidR="00EF7EC8" w:rsidDel="00BE0F35">
          <w:rPr>
            <w:noProof/>
            <w:lang w:val="en-CA" w:eastAsia="en-CA"/>
          </w:rPr>
          <mc:AlternateContent>
            <mc:Choice Requires="wpg">
              <w:drawing>
                <wp:anchor distT="0" distB="0" distL="114300" distR="114300" simplePos="0" relativeHeight="251645952" behindDoc="0" locked="0" layoutInCell="1" allowOverlap="1" wp14:anchorId="4017600C" wp14:editId="5E6F8D2D">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7">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014241" w:rsidRPr="002B6948" w:rsidRDefault="00014241">
                                <w:pPr>
                                  <w:pStyle w:val="Caption"/>
                                  <w:rPr>
                                    <w:noProof/>
                                  </w:rPr>
                                  <w:pPrChange w:id="1135" w:author="Windows User" w:date="2017-02-02T18:00:00Z">
                                    <w:pPr/>
                                  </w:pPrChange>
                                </w:pPr>
                                <w:ins w:id="1136"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7" style="position:absolute;margin-left:254.9pt;margin-top:39.2pt;width:231.3pt;height:296.25pt;z-index:251645952"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KJ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Q4obE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Bf/Ci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8"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8" o:title="2" croptop="3057f" cropbottom="1976f" cropleft="4404f" cropright="29428f"/>
                  </v:shape>
                  <v:shape id="Text Box 27" o:spid="_x0000_s1089"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014241" w:rsidRPr="002B6948" w:rsidRDefault="00014241">
                          <w:pPr>
                            <w:pStyle w:val="Caption"/>
                            <w:rPr>
                              <w:noProof/>
                            </w:rPr>
                            <w:pPrChange w:id="1137" w:author="Windows User" w:date="2017-02-02T18:00:00Z">
                              <w:pPr/>
                            </w:pPrChange>
                          </w:pPr>
                          <w:ins w:id="1138" w:author="Windows User" w:date="2017-02-02T18:00:00Z">
                            <w:r>
                              <w:t xml:space="preserve">About HEMA Page </w:t>
                            </w:r>
                          </w:ins>
                        </w:p>
                      </w:txbxContent>
                    </v:textbox>
                  </v:shape>
                  <w10:wrap type="square"/>
                </v:group>
              </w:pict>
            </mc:Fallback>
          </mc:AlternateContent>
        </w:r>
      </w:del>
      <w:ins w:id="1139" w:author="Prabhvir Saran" w:date="2017-02-02T16:09:00Z">
        <w:r w:rsidR="006E7AC6">
          <w:rPr>
            <w:noProof/>
          </w:rPr>
          <w:t xml:space="preserve"> </w:t>
        </w:r>
      </w:ins>
    </w:p>
    <w:p w14:paraId="4F66653F" w14:textId="173EC324" w:rsidR="005F45B6" w:rsidRDefault="00012E49" w:rsidP="004161ED">
      <w:pPr>
        <w:rPr>
          <w:ins w:id="1140" w:author="Prabhvir Saran" w:date="2017-02-16T19:53:00Z"/>
          <w:noProof/>
        </w:rPr>
      </w:pPr>
      <w:r>
        <w:rPr>
          <w:noProof/>
          <w:lang w:val="en-CA" w:eastAsia="en-CA"/>
        </w:rPr>
        <w:lastRenderedPageBreak/>
        <mc:AlternateContent>
          <mc:Choice Requires="wpg">
            <w:drawing>
              <wp:anchor distT="0" distB="0" distL="114300" distR="114300" simplePos="0" relativeHeight="251711488" behindDoc="0" locked="0" layoutInCell="1" allowOverlap="1" wp14:anchorId="5DD10788" wp14:editId="7887D7ED">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9">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014241" w:rsidRPr="00C9721F" w:rsidRDefault="00014241">
                              <w:pPr>
                                <w:pStyle w:val="Caption"/>
                                <w:rPr>
                                  <w:noProof/>
                                </w:rPr>
                                <w:pPrChange w:id="1141" w:author="Prabhvir Saran" w:date="2017-02-16T20:01:00Z">
                                  <w:pPr/>
                                </w:pPrChange>
                              </w:pPr>
                              <w:ins w:id="1142"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0" style="position:absolute;margin-left:-10pt;margin-top:316.8pt;width:252.15pt;height:294.6pt;z-index:251711488"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A7A5+g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091"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0" o:title="" cropright="27836f"/>
                  <v:path arrowok="t"/>
                </v:shape>
                <v:shape id="Text Box 499" o:spid="_x0000_s1092"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014241" w:rsidRPr="00C9721F" w:rsidRDefault="00014241">
                        <w:pPr>
                          <w:pStyle w:val="Caption"/>
                          <w:rPr>
                            <w:noProof/>
                          </w:rPr>
                          <w:pPrChange w:id="1143" w:author="Prabhvir Saran" w:date="2017-02-16T20:01:00Z">
                            <w:pPr/>
                          </w:pPrChange>
                        </w:pPr>
                        <w:ins w:id="1144"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7392" behindDoc="0" locked="0" layoutInCell="1" allowOverlap="1" wp14:anchorId="41017640" wp14:editId="0E73A479">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014241" w:rsidRPr="00875C34" w:rsidRDefault="00014241">
                              <w:pPr>
                                <w:pStyle w:val="Caption"/>
                                <w:rPr>
                                  <w:noProof/>
                                </w:rPr>
                                <w:pPrChange w:id="1145" w:author="Prabhvir Saran" w:date="2017-02-16T20:01:00Z">
                                  <w:pPr/>
                                </w:pPrChange>
                              </w:pPr>
                              <w:ins w:id="1146"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3" style="position:absolute;margin-left:250.45pt;margin-top:0;width:257.9pt;height:292.7pt;z-index:251707392"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Cl962F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094"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2" o:title="" cropright="27924f"/>
                  <v:path arrowok="t"/>
                </v:shape>
                <v:shape id="Text Box 496" o:spid="_x0000_s1095"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014241" w:rsidRPr="00875C34" w:rsidRDefault="00014241">
                        <w:pPr>
                          <w:pStyle w:val="Caption"/>
                          <w:rPr>
                            <w:noProof/>
                          </w:rPr>
                          <w:pPrChange w:id="1147" w:author="Prabhvir Saran" w:date="2017-02-16T20:01:00Z">
                            <w:pPr/>
                          </w:pPrChange>
                        </w:pPr>
                        <w:ins w:id="1148"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3296" behindDoc="0" locked="0" layoutInCell="1" allowOverlap="1" wp14:anchorId="4DE8D01C" wp14:editId="057975B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014241" w:rsidRPr="001825C9" w:rsidRDefault="00014241">
                              <w:pPr>
                                <w:pStyle w:val="Caption"/>
                                <w:rPr>
                                  <w:noProof/>
                                </w:rPr>
                                <w:pPrChange w:id="1149" w:author="Prabhvir Saran" w:date="2017-02-16T19:56:00Z">
                                  <w:pPr/>
                                </w:pPrChange>
                              </w:pPr>
                              <w:ins w:id="1150"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6" style="position:absolute;margin-left:-8.15pt;margin-top:.65pt;width:251.6pt;height:297.1pt;z-index:251703296"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AI+dDh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097"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4" o:title="" cropright="27924f"/>
                  <v:path arrowok="t"/>
                </v:shape>
                <v:shape id="Text Box 492" o:spid="_x0000_s1098"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014241" w:rsidRPr="001825C9" w:rsidRDefault="00014241">
                        <w:pPr>
                          <w:pStyle w:val="Caption"/>
                          <w:rPr>
                            <w:noProof/>
                          </w:rPr>
                          <w:pPrChange w:id="1151" w:author="Prabhvir Saran" w:date="2017-02-16T19:56:00Z">
                            <w:pPr/>
                          </w:pPrChange>
                        </w:pPr>
                        <w:ins w:id="1152"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153" w:author="Prabhvir Saran" w:date="2017-02-16T19:56:00Z"/>
          <w:noProof/>
        </w:rPr>
      </w:pPr>
    </w:p>
    <w:p w14:paraId="2321D55E" w14:textId="62EC654F" w:rsidR="00012E49" w:rsidRDefault="00012E49" w:rsidP="004161ED">
      <w:pPr>
        <w:rPr>
          <w:ins w:id="1154" w:author="Prabhvir Saran" w:date="2017-02-16T20:01:00Z"/>
          <w:noProof/>
        </w:rPr>
      </w:pPr>
    </w:p>
    <w:p w14:paraId="2C6C12E5" w14:textId="1271AD99" w:rsidR="00CE27D4" w:rsidRDefault="00CE27D4" w:rsidP="004161ED">
      <w:pPr>
        <w:rPr>
          <w:ins w:id="1155" w:author="Prabhvir Saran" w:date="2017-02-16T19:54:00Z"/>
          <w:noProof/>
        </w:rPr>
      </w:pPr>
    </w:p>
    <w:p w14:paraId="2B42A1CE" w14:textId="2C52FBC9" w:rsidR="005F45B6" w:rsidRDefault="005F45B6" w:rsidP="004161ED">
      <w:pPr>
        <w:rPr>
          <w:ins w:id="1156" w:author="Prabhvir Saran" w:date="2017-02-02T15:39:00Z"/>
          <w:noProof/>
        </w:rPr>
      </w:pPr>
    </w:p>
    <w:p w14:paraId="4BCD294A" w14:textId="57CD5CAF" w:rsidR="006E7AC6" w:rsidRDefault="00167652" w:rsidP="004161ED">
      <w:pPr>
        <w:rPr>
          <w:ins w:id="1157" w:author="Prabhvir Saran" w:date="2017-02-02T16:10:00Z"/>
          <w:noProof/>
        </w:rPr>
      </w:pPr>
      <w:del w:id="1158" w:author="Prabhvir Saran" w:date="2017-02-16T19:54:00Z">
        <w:r w:rsidDel="005F45B6">
          <w:rPr>
            <w:noProof/>
            <w:lang w:val="en-CA" w:eastAsia="en-CA"/>
          </w:rPr>
          <mc:AlternateContent>
            <mc:Choice Requires="wpg">
              <w:drawing>
                <wp:anchor distT="0" distB="0" distL="114300" distR="114300" simplePos="0" relativeHeight="251662336" behindDoc="0" locked="0" layoutInCell="1" allowOverlap="1" wp14:anchorId="0BC5ADAE" wp14:editId="1FA603C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5">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014241" w:rsidRPr="00993766" w:rsidRDefault="00014241">
                                <w:pPr>
                                  <w:pStyle w:val="Caption"/>
                                  <w:rPr>
                                    <w:noProof/>
                                  </w:rPr>
                                  <w:pPrChange w:id="1159" w:author="Windows User" w:date="2017-02-02T18:02:00Z">
                                    <w:pPr/>
                                  </w:pPrChange>
                                </w:pPr>
                                <w:ins w:id="1160"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9" style="position:absolute;margin-left:328.15pt;margin-top:321.75pt;width:234.4pt;height:303.75pt;z-index:251662336;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8uy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Y7eLtm8R5AgGJjupLkeE7hwmsk1QIJ6PJQe+Hlom7hk+SsGtmskWwrY+L5rXm9HwIKq7ZVwath&#10;ZMunDdLNIr8qIdSgUrWCaIV1K5SbYsJ0FsObiGMjwgGh8lZMBCtWwISxvgWWUInhrpGtWnGiYAQL&#10;8CDCZDw2ct1zrst7Dp2qrnMa2OVuhQRvElFBQG9YSyY0fJWP9V5Ta/gYSsKcmmTVwNYoAsP1AIht&#10;JPMcMbnQPJ30e+ffY7Pr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LQjy7K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0"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6" o:title="Tla5F-F5HHSWq_w-buY_KF4xiw60fb5hUT9D5u9r1AlDeajpTk5r28zHVoCM1INWJeIG7Zz43X8RCC0mk1JqKqHHTv2pOUhfIcFWnErFx5Dygm6Pbn9ivyyR14l0Si5LQeWh70ZE" croptop="3080f" cropbottom="1940f" cropleft="1195f" cropright="29044f"/>
                  </v:shape>
                  <v:shape id="Text Box 458" o:spid="_x0000_s1101"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014241" w:rsidRPr="00993766" w:rsidRDefault="00014241">
                          <w:pPr>
                            <w:pStyle w:val="Caption"/>
                            <w:rPr>
                              <w:noProof/>
                            </w:rPr>
                            <w:pPrChange w:id="1161" w:author="Windows User" w:date="2017-02-02T18:02:00Z">
                              <w:pPr/>
                            </w:pPrChange>
                          </w:pPr>
                          <w:ins w:id="1162"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8240" behindDoc="0" locked="0" layoutInCell="1" allowOverlap="1" wp14:anchorId="2A84802E" wp14:editId="3EEC1E1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7">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014241" w:rsidRPr="007556B8" w:rsidRDefault="00014241">
                                <w:pPr>
                                  <w:pStyle w:val="Caption"/>
                                  <w:rPr>
                                    <w:noProof/>
                                  </w:rPr>
                                  <w:pPrChange w:id="1163" w:author="Windows User" w:date="2017-02-02T18:02:00Z">
                                    <w:pPr/>
                                  </w:pPrChange>
                                </w:pPr>
                                <w:ins w:id="1164"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2" style="position:absolute;margin-left:-3.75pt;margin-top:327.55pt;width:230.65pt;height:303pt;z-index:251658240"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Y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YHFjY6ewMSwGzCreEMv5aw4R1z/pFZuIWhgODL&#10;wj/AIy91vaC6jSgptP3zVD/Oh4TCKCU13OoL6v7YMTTz8lZBqvEToAtsF2y6QO2qVEMVgykDmhBi&#10;EfuyC3OrKzTVJe4CQ0xx2GtBfRemHlowAB8sXCyXIW7uhDv1ZOAmaXwOiX3evzBr2rR4SOi97sTE&#10;kg/12MwNXmOWYAnXMhQrEtuw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4A+RY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3"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8" o:title="5" croptop="3139f" cropbottom="1935f" cropleft="4484f" cropright="29423f"/>
                  </v:shape>
                  <v:shape id="Text Box 452" o:spid="_x0000_s1104"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014241" w:rsidRPr="007556B8" w:rsidRDefault="00014241">
                          <w:pPr>
                            <w:pStyle w:val="Caption"/>
                            <w:rPr>
                              <w:noProof/>
                            </w:rPr>
                            <w:pPrChange w:id="1165" w:author="Windows User" w:date="2017-02-02T18:02:00Z">
                              <w:pPr/>
                            </w:pPrChange>
                          </w:pPr>
                          <w:ins w:id="1166"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4144" behindDoc="0" locked="0" layoutInCell="1" allowOverlap="1" wp14:anchorId="7C6A4228" wp14:editId="034B6407">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9">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014241" w:rsidRPr="00DF3D13" w:rsidRDefault="00014241">
                                <w:pPr>
                                  <w:pStyle w:val="Caption"/>
                                  <w:rPr>
                                    <w:noProof/>
                                  </w:rPr>
                                  <w:pPrChange w:id="1167" w:author="Windows User" w:date="2017-02-02T18:01:00Z">
                                    <w:pPr/>
                                  </w:pPrChange>
                                </w:pPr>
                                <w:ins w:id="1168"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5" style="position:absolute;margin-left:247.6pt;margin-top:0;width:231.35pt;height:306.75pt;z-index:251654144"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MoOtl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6"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0" o:title="4" croptop="3064f" cropbottom="1931f" cropleft="4481f" cropright="29493f"/>
                  </v:shape>
                  <v:shape id="Text Box 450" o:spid="_x0000_s1107"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014241" w:rsidRPr="00DF3D13" w:rsidRDefault="00014241">
                          <w:pPr>
                            <w:pStyle w:val="Caption"/>
                            <w:rPr>
                              <w:noProof/>
                            </w:rPr>
                            <w:pPrChange w:id="1169" w:author="Windows User" w:date="2017-02-02T18:01:00Z">
                              <w:pPr/>
                            </w:pPrChange>
                          </w:pPr>
                          <w:ins w:id="1170" w:author="Windows User" w:date="2017-02-02T18:01:00Z">
                            <w:r>
                              <w:t xml:space="preserve">HEMA in BC Page </w:t>
                            </w:r>
                          </w:ins>
                        </w:p>
                      </w:txbxContent>
                    </v:textbox>
                  </v:shape>
                  <w10:wrap type="square"/>
                </v:group>
              </w:pict>
            </mc:Fallback>
          </mc:AlternateContent>
        </w:r>
      </w:del>
      <w:del w:id="1171" w:author="Prabhvir Saran" w:date="2017-02-16T19:51:00Z">
        <w:r w:rsidR="005529B6" w:rsidDel="00BE0F35">
          <w:rPr>
            <w:noProof/>
            <w:lang w:val="en-CA" w:eastAsia="en-CA"/>
          </w:rPr>
          <mc:AlternateContent>
            <mc:Choice Requires="wpg">
              <w:drawing>
                <wp:anchor distT="0" distB="0" distL="114300" distR="114300" simplePos="0" relativeHeight="251650048" behindDoc="0" locked="0" layoutInCell="1" allowOverlap="1" wp14:anchorId="3F70B76E" wp14:editId="7E4903D5">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1">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014241" w:rsidRPr="00CB790E" w:rsidRDefault="00014241">
                                <w:pPr>
                                  <w:pStyle w:val="Caption"/>
                                  <w:rPr>
                                    <w:noProof/>
                                  </w:rPr>
                                  <w:pPrChange w:id="1172" w:author="Windows User" w:date="2017-02-02T18:01:00Z">
                                    <w:pPr/>
                                  </w:pPrChange>
                                </w:pPr>
                                <w:ins w:id="1173"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8" style="position:absolute;margin-left:-4.4pt;margin-top:-.05pt;width:233.05pt;height:305.25pt;z-index:251650048;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PD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o7jzdqOzNwABik3oGs7wawkX3jHnH5mFLgz9Gl4W/gGG&#10;vNT1gupWoqTQ9vdT63geAgq7lNTQ1RfU/bZjWMzLWwWhxidAJ9hO2HSC2lWpxiyGN4vhQYQPrC87&#10;Mbe6wqK6xFtgiykOdy2o78TUwww24MHCxXIZ5KYn3KknA52kqXMI7PP+hVnTJqKHgN7rjkws+ZCP&#10;zdlQa8wSSsK1DMmKwDYoQlRwAsQOUnguhEi1TxvsG3+fh1PvD7CL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L1ADwz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09"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2" o:title="3" croptop="3157f" cropbottom="1915f" cropleft="1268f" cropright="29192f"/>
                  </v:shape>
                  <v:shape id="Text Box 448" o:spid="_x0000_s1110"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014241" w:rsidRPr="00CB790E" w:rsidRDefault="00014241">
                          <w:pPr>
                            <w:pStyle w:val="Caption"/>
                            <w:rPr>
                              <w:noProof/>
                            </w:rPr>
                            <w:pPrChange w:id="1174" w:author="Windows User" w:date="2017-02-02T18:01:00Z">
                              <w:pPr/>
                            </w:pPrChange>
                          </w:pPr>
                          <w:ins w:id="1175" w:author="Windows User" w:date="2017-02-02T18:01:00Z">
                            <w:r>
                              <w:t xml:space="preserve">Styles Page </w:t>
                            </w:r>
                          </w:ins>
                        </w:p>
                      </w:txbxContent>
                    </v:textbox>
                  </v:shape>
                  <w10:wrap type="square" anchorx="margin"/>
                </v:group>
              </w:pict>
            </mc:Fallback>
          </mc:AlternateContent>
        </w:r>
      </w:del>
      <w:ins w:id="1176" w:author="Prabhvir Saran" w:date="2017-02-02T15:42:00Z">
        <w:del w:id="1177" w:author="Windows User" w:date="2017-02-02T18:00:00Z">
          <w:r w:rsidR="004161ED" w:rsidDel="005D4B24">
            <w:rPr>
              <w:noProof/>
              <w:lang w:val="en-CA" w:eastAsia="en-CA"/>
            </w:rPr>
            <w:drawing>
              <wp:inline distT="0" distB="0" distL="0" distR="0" wp14:anchorId="3B1979B9" wp14:editId="5224F16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1"/>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178" w:author="Windows User" w:date="2017-02-02T18:00:00Z">
        <w:r w:rsidR="00F911EF" w:rsidDel="005D4B24">
          <w:rPr>
            <w:noProof/>
          </w:rPr>
          <w:delText xml:space="preserve"> </w:delText>
        </w:r>
      </w:del>
    </w:p>
    <w:p w14:paraId="122B4865" w14:textId="2E627A45" w:rsidR="006E7AC6" w:rsidRDefault="00CE27D4" w:rsidP="004161ED">
      <w:pPr>
        <w:rPr>
          <w:ins w:id="1179" w:author="Prabhvir Saran" w:date="2017-02-02T16:11:00Z"/>
          <w:noProof/>
        </w:rPr>
      </w:pPr>
      <w:ins w:id="1180" w:author="Prabhvir Saran" w:date="2017-02-02T15:42:00Z">
        <w:del w:id="1181" w:author="Windows User" w:date="2017-02-02T18:01:00Z">
          <w:r w:rsidDel="00EF572A">
            <w:rPr>
              <w:noProof/>
              <w:lang w:val="en-CA" w:eastAsia="en-CA"/>
            </w:rPr>
            <w:drawing>
              <wp:inline distT="0" distB="0" distL="0" distR="0" wp14:anchorId="2C623F0C" wp14:editId="6E4EB47E">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7"/>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182" w:author="Windows User" w:date="2017-02-02T18:01:00Z">
        <w:r w:rsidR="00F911EF" w:rsidDel="00EF572A">
          <w:rPr>
            <w:noProof/>
          </w:rPr>
          <w:delText xml:space="preserve"> </w:delText>
        </w:r>
      </w:del>
      <w:ins w:id="1183" w:author="Prabhvir Saran" w:date="2017-02-02T16:11:00Z">
        <w:del w:id="1184" w:author="Windows User" w:date="2017-02-02T18:01:00Z">
          <w:r w:rsidR="006E7AC6" w:rsidDel="00EF572A">
            <w:rPr>
              <w:noProof/>
              <w:lang w:val="en-CA" w:eastAsia="en-CA"/>
            </w:rPr>
            <w:drawing>
              <wp:inline distT="0" distB="0" distL="0" distR="0" wp14:anchorId="07EC4B6A" wp14:editId="5C6F341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5"/>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185" w:author="Prabhvir Saran" w:date="2017-02-02T15:39:00Z"/>
        </w:rPr>
      </w:pPr>
    </w:p>
    <w:p w14:paraId="7F612A02" w14:textId="1FFEFC6B" w:rsidR="004161ED" w:rsidRDefault="004161ED" w:rsidP="004161ED">
      <w:pPr>
        <w:rPr>
          <w:ins w:id="1186" w:author="Prabhvir Saran" w:date="2017-02-02T16:11:00Z"/>
          <w:noProof/>
        </w:rPr>
      </w:pPr>
    </w:p>
    <w:p w14:paraId="71AEF726" w14:textId="3698B09E" w:rsidR="00CE27D4" w:rsidRDefault="00CE27D4" w:rsidP="004161ED">
      <w:pPr>
        <w:rPr>
          <w:ins w:id="1187" w:author="Prabhvir Saran" w:date="2017-02-02T15:39:00Z"/>
        </w:rPr>
      </w:pPr>
    </w:p>
    <w:p w14:paraId="5E3C030D" w14:textId="393FDC96" w:rsidR="00EF572A" w:rsidRDefault="00EF572A" w:rsidP="004161ED">
      <w:pPr>
        <w:rPr>
          <w:ins w:id="1188" w:author="Windows User" w:date="2017-02-02T18:03:00Z"/>
        </w:rPr>
      </w:pPr>
    </w:p>
    <w:p w14:paraId="2E728B32" w14:textId="03639C9F" w:rsidR="00EF572A" w:rsidRDefault="00EF572A" w:rsidP="004161ED">
      <w:pPr>
        <w:rPr>
          <w:ins w:id="1189" w:author="Windows User" w:date="2017-02-02T18:03:00Z"/>
        </w:rPr>
      </w:pPr>
    </w:p>
    <w:p w14:paraId="31EFCB7B" w14:textId="77777777" w:rsidR="00EF572A" w:rsidRDefault="00EF572A" w:rsidP="004161ED">
      <w:pPr>
        <w:rPr>
          <w:ins w:id="1190" w:author="Windows User" w:date="2017-02-02T18:03:00Z"/>
        </w:rPr>
      </w:pPr>
    </w:p>
    <w:p w14:paraId="4942E02B" w14:textId="6DCA8406" w:rsidR="00EF572A" w:rsidRDefault="00EF572A" w:rsidP="004161ED">
      <w:pPr>
        <w:rPr>
          <w:ins w:id="1191" w:author="Windows User" w:date="2017-02-02T18:03:00Z"/>
        </w:rPr>
      </w:pPr>
    </w:p>
    <w:p w14:paraId="526CA7D1" w14:textId="06AF947C" w:rsidR="00EF572A" w:rsidRDefault="00EF572A" w:rsidP="004161ED">
      <w:pPr>
        <w:rPr>
          <w:ins w:id="1192" w:author="Windows User" w:date="2017-02-02T18:03:00Z"/>
        </w:rPr>
      </w:pPr>
    </w:p>
    <w:p w14:paraId="7E2782AB" w14:textId="2E6F610B" w:rsidR="002C11BD" w:rsidRDefault="002C11BD" w:rsidP="004161ED">
      <w:pPr>
        <w:rPr>
          <w:ins w:id="1193" w:author="Prabhvir Saran" w:date="2017-02-16T20:00:00Z"/>
          <w:noProof/>
        </w:rPr>
      </w:pPr>
    </w:p>
    <w:p w14:paraId="0F68B7EE" w14:textId="77BCF4DB" w:rsidR="00EF572A" w:rsidDel="00DE5061" w:rsidRDefault="00EF572A" w:rsidP="004161ED">
      <w:pPr>
        <w:rPr>
          <w:ins w:id="1194" w:author="Windows User" w:date="2017-02-02T18:03:00Z"/>
          <w:del w:id="1195" w:author="Prabhvir Saran" w:date="2017-02-16T20:02:00Z"/>
        </w:rPr>
      </w:pPr>
    </w:p>
    <w:p w14:paraId="1DCE9F3D" w14:textId="77777777" w:rsidR="00EF572A" w:rsidDel="00DE5061" w:rsidRDefault="00EF572A" w:rsidP="004161ED">
      <w:pPr>
        <w:rPr>
          <w:ins w:id="1196" w:author="Windows User" w:date="2017-02-02T18:03:00Z"/>
          <w:del w:id="1197" w:author="Prabhvir Saran" w:date="2017-02-16T20:02:00Z"/>
        </w:rPr>
      </w:pPr>
    </w:p>
    <w:p w14:paraId="43F26D02" w14:textId="77777777" w:rsidR="00EF572A" w:rsidDel="00DE5061" w:rsidRDefault="00EF572A" w:rsidP="004161ED">
      <w:pPr>
        <w:rPr>
          <w:ins w:id="1198" w:author="Windows User" w:date="2017-02-02T18:03:00Z"/>
          <w:del w:id="1199" w:author="Prabhvir Saran" w:date="2017-02-16T20:02:00Z"/>
        </w:rPr>
      </w:pPr>
    </w:p>
    <w:p w14:paraId="0804FEDF" w14:textId="77777777" w:rsidR="00EF572A" w:rsidDel="00DE5061" w:rsidRDefault="00EF572A" w:rsidP="004161ED">
      <w:pPr>
        <w:rPr>
          <w:ins w:id="1200" w:author="Windows User" w:date="2017-02-02T18:03:00Z"/>
          <w:del w:id="1201" w:author="Prabhvir Saran" w:date="2017-02-16T20:02:00Z"/>
        </w:rPr>
      </w:pPr>
    </w:p>
    <w:p w14:paraId="5013A919" w14:textId="77777777" w:rsidR="00EF572A" w:rsidDel="00DE5061" w:rsidRDefault="00EF572A" w:rsidP="004161ED">
      <w:pPr>
        <w:rPr>
          <w:ins w:id="1202" w:author="Windows User" w:date="2017-02-02T18:03:00Z"/>
          <w:del w:id="1203" w:author="Prabhvir Saran" w:date="2017-02-16T20:02:00Z"/>
        </w:rPr>
      </w:pPr>
    </w:p>
    <w:p w14:paraId="1754A19A" w14:textId="77777777" w:rsidR="00EF572A" w:rsidDel="00DE5061" w:rsidRDefault="00EF572A" w:rsidP="004161ED">
      <w:pPr>
        <w:rPr>
          <w:ins w:id="1204" w:author="Windows User" w:date="2017-02-02T18:03:00Z"/>
          <w:del w:id="1205" w:author="Prabhvir Saran" w:date="2017-02-16T20:02:00Z"/>
        </w:rPr>
      </w:pPr>
    </w:p>
    <w:p w14:paraId="6BFC5A21" w14:textId="3DE08769" w:rsidR="00CE27D4" w:rsidRPr="00066FC0" w:rsidRDefault="00903FA7">
      <w:pPr>
        <w:pStyle w:val="Heading2"/>
        <w:rPr>
          <w:ins w:id="1206" w:author="Prabhvir Saran" w:date="2017-02-02T22:54:00Z"/>
          <w:sz w:val="32"/>
          <w:rPrChange w:id="1207" w:author="Prabhvir Saran" w:date="2017-02-02T23:35:00Z">
            <w:rPr>
              <w:ins w:id="1208" w:author="Prabhvir Saran" w:date="2017-02-02T22:54:00Z"/>
            </w:rPr>
          </w:rPrChange>
        </w:rPr>
        <w:pPrChange w:id="1209" w:author="Prabhvir Saran" w:date="2017-02-02T23:02:00Z">
          <w:pPr/>
        </w:pPrChange>
      </w:pPr>
      <w:bookmarkStart w:id="1210" w:name="_Toc478050885"/>
      <w:ins w:id="1211" w:author="Prabhvir Saran" w:date="2017-02-02T16:49:00Z">
        <w:r w:rsidRPr="00066FC0">
          <w:rPr>
            <w:sz w:val="32"/>
            <w:rPrChange w:id="1212" w:author="Prabhvir Saran" w:date="2017-02-02T23:35:00Z">
              <w:rPr/>
            </w:rPrChange>
          </w:rPr>
          <w:t>Print Layout</w:t>
        </w:r>
        <w:r w:rsidR="001E5BDC" w:rsidRPr="00066FC0">
          <w:rPr>
            <w:sz w:val="32"/>
            <w:rPrChange w:id="1213" w:author="Prabhvir Saran" w:date="2017-02-02T23:35:00Z">
              <w:rPr/>
            </w:rPrChange>
          </w:rPr>
          <w:t>s</w:t>
        </w:r>
      </w:ins>
      <w:bookmarkEnd w:id="1210"/>
    </w:p>
    <w:p w14:paraId="0083E591" w14:textId="77777777" w:rsidR="00583BE8" w:rsidRPr="00583BE8" w:rsidRDefault="00583BE8">
      <w:pPr>
        <w:rPr>
          <w:ins w:id="1214" w:author="Prabhvir Saran" w:date="2017-02-02T16:52:00Z"/>
        </w:rPr>
      </w:pPr>
    </w:p>
    <w:p w14:paraId="30DAFADE" w14:textId="60DC6EAE" w:rsidR="001E44DE" w:rsidRPr="00066FC0" w:rsidRDefault="00DE5061">
      <w:pPr>
        <w:ind w:firstLine="720"/>
        <w:rPr>
          <w:ins w:id="1215" w:author="Windows User" w:date="2017-02-02T18:06:00Z"/>
          <w:sz w:val="24"/>
          <w:szCs w:val="24"/>
          <w:rPrChange w:id="1216" w:author="Prabhvir Saran" w:date="2017-02-02T23:37:00Z">
            <w:rPr>
              <w:ins w:id="1217" w:author="Windows User" w:date="2017-02-02T18:06:00Z"/>
            </w:rPr>
          </w:rPrChange>
        </w:rPr>
        <w:pPrChange w:id="1218" w:author="Prabhvir Saran" w:date="2017-02-02T23:34:00Z">
          <w:pPr/>
        </w:pPrChange>
      </w:pPr>
      <w:r>
        <w:rPr>
          <w:noProof/>
          <w:lang w:val="en-CA" w:eastAsia="en-CA"/>
        </w:rPr>
        <mc:AlternateContent>
          <mc:Choice Requires="wpg">
            <w:drawing>
              <wp:anchor distT="0" distB="0" distL="114300" distR="114300" simplePos="0" relativeHeight="251715584" behindDoc="0" locked="0" layoutInCell="1" allowOverlap="1" wp14:anchorId="0AF01AD7" wp14:editId="312D5867">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3">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014241" w:rsidRPr="00277B56" w:rsidRDefault="00014241">
                              <w:pPr>
                                <w:pStyle w:val="Caption"/>
                                <w:rPr>
                                  <w:noProof/>
                                </w:rPr>
                                <w:pPrChange w:id="1219" w:author="Prabhvir Saran" w:date="2017-02-16T20:04:00Z">
                                  <w:pPr>
                                    <w:ind w:firstLine="720"/>
                                  </w:pPr>
                                </w:pPrChange>
                              </w:pPr>
                              <w:ins w:id="1220"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1" style="position:absolute;left:0;text-align:left;margin-left:254.8pt;margin-top:62.9pt;width:249.75pt;height:293.95pt;z-index:251715584"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aDp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a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K8doOk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2"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4" o:title="" cropright="27573f"/>
                  <v:path arrowok="t"/>
                </v:shape>
                <v:shape id="Text Box 502" o:spid="_x0000_s1113"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014241" w:rsidRPr="00277B56" w:rsidRDefault="00014241">
                        <w:pPr>
                          <w:pStyle w:val="Caption"/>
                          <w:rPr>
                            <w:noProof/>
                          </w:rPr>
                          <w:pPrChange w:id="1221" w:author="Prabhvir Saran" w:date="2017-02-16T20:04:00Z">
                            <w:pPr>
                              <w:ind w:firstLine="720"/>
                            </w:pPr>
                          </w:pPrChange>
                        </w:pPr>
                        <w:ins w:id="1222" w:author="Prabhvir Saran" w:date="2017-02-16T20:04:00Z">
                          <w:r>
                            <w:t xml:space="preserve">Print Layout 2 </w:t>
                          </w:r>
                        </w:ins>
                      </w:p>
                    </w:txbxContent>
                  </v:textbox>
                </v:shape>
                <w10:wrap type="square"/>
              </v:group>
            </w:pict>
          </mc:Fallback>
        </mc:AlternateContent>
      </w:r>
      <w:del w:id="1223" w:author="Prabhvir Saran" w:date="2017-02-16T20:03:00Z">
        <w:r w:rsidDel="00DE5061">
          <w:rPr>
            <w:noProof/>
            <w:lang w:val="en-CA" w:eastAsia="en-CA"/>
          </w:rPr>
          <mc:AlternateContent>
            <mc:Choice Requires="wpg">
              <w:drawing>
                <wp:anchor distT="0" distB="0" distL="114300" distR="114300" simplePos="0" relativeHeight="251679744" behindDoc="0" locked="0" layoutInCell="1" allowOverlap="1" wp14:anchorId="6F74E7DD" wp14:editId="33A5344C">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014241" w:rsidRPr="00920BD5" w:rsidRDefault="00014241">
                                <w:pPr>
                                  <w:pStyle w:val="Caption"/>
                                  <w:rPr>
                                    <w:noProof/>
                                  </w:rPr>
                                  <w:pPrChange w:id="1224" w:author="Windows User" w:date="2017-02-02T18:09:00Z">
                                    <w:pPr/>
                                  </w:pPrChange>
                                </w:pPr>
                                <w:ins w:id="1225" w:author="Windows User" w:date="2017-02-02T18:09:00Z">
                                  <w:r>
                                    <w:t xml:space="preserve">Print layout </w:t>
                                  </w:r>
                                </w:ins>
                                <w:ins w:id="1226" w:author="Prabhvir Saran" w:date="2017-02-02T22:50:00Z">
                                  <w:r>
                                    <w:t>2</w:t>
                                  </w:r>
                                </w:ins>
                                <w:ins w:id="1227" w:author="Windows User" w:date="2017-02-02T18:09:00Z">
                                  <w:del w:id="1228" w:author="Prabhvir Saran" w:date="2017-02-02T22:50:00Z">
                                    <w:r w:rsidDel="00583BE8">
                                      <w:fldChar w:fldCharType="begin"/>
                                    </w:r>
                                    <w:r w:rsidDel="00583BE8">
                                      <w:delInstrText xml:space="preserve"> SEQ Print_layout \* ARABIC </w:delInstrText>
                                    </w:r>
                                  </w:del>
                                </w:ins>
                                <w:del w:id="1229" w:author="Prabhvir Saran" w:date="2017-02-02T22:50:00Z">
                                  <w:r w:rsidDel="00583BE8">
                                    <w:fldChar w:fldCharType="separate"/>
                                  </w:r>
                                </w:del>
                                <w:ins w:id="1230" w:author="Windows User" w:date="2017-02-02T18:09:00Z">
                                  <w:del w:id="1231"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4" style="position:absolute;left:0;text-align:left;margin-left:249.9pt;margin-top:59.65pt;width:229.95pt;height:295.5pt;z-index:251679744"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5rn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mpAPUm109gIg0FVC43dGXCtseMud&#10;v+cWFynOjceBv8MnL/V+EelWilih7V+n9GSPpGI2YntczIvI/bnj1I/LzzXSTbd4J9hO2HRCvatW&#10;GsU9wLPDiCBigfVlJ+ZWV09gw5J2wRSvBfZaRL4TVx4jTODNIeRyGeSmrd/WDwaXQdPQCNjHwxO3&#10;pi1Gj4R+0R2h+PxdTTa2oamYJdrCtQoF+4oiWE4DkDtI4cYP9dC+TuhJ8d9xsHp9Q13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NY5rn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5"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6" o:title="" cropright="27882f"/>
                    <v:path arrowok="t"/>
                  </v:shape>
                  <v:shape id="Text Box 474" o:spid="_x0000_s1116"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014241" w:rsidRPr="00920BD5" w:rsidRDefault="00014241">
                          <w:pPr>
                            <w:pStyle w:val="Caption"/>
                            <w:rPr>
                              <w:noProof/>
                            </w:rPr>
                            <w:pPrChange w:id="1232" w:author="Windows User" w:date="2017-02-02T18:09:00Z">
                              <w:pPr/>
                            </w:pPrChange>
                          </w:pPr>
                          <w:ins w:id="1233" w:author="Windows User" w:date="2017-02-02T18:09:00Z">
                            <w:r>
                              <w:t xml:space="preserve">Print layout </w:t>
                            </w:r>
                          </w:ins>
                          <w:ins w:id="1234" w:author="Prabhvir Saran" w:date="2017-02-02T22:50:00Z">
                            <w:r>
                              <w:t>2</w:t>
                            </w:r>
                          </w:ins>
                          <w:ins w:id="1235" w:author="Windows User" w:date="2017-02-02T18:09:00Z">
                            <w:del w:id="1236" w:author="Prabhvir Saran" w:date="2017-02-02T22:50:00Z">
                              <w:r w:rsidDel="00583BE8">
                                <w:fldChar w:fldCharType="begin"/>
                              </w:r>
                              <w:r w:rsidDel="00583BE8">
                                <w:delInstrText xml:space="preserve"> SEQ Print_layout \* ARABIC </w:delInstrText>
                              </w:r>
                            </w:del>
                          </w:ins>
                          <w:del w:id="1237" w:author="Prabhvir Saran" w:date="2017-02-02T22:50:00Z">
                            <w:r w:rsidDel="00583BE8">
                              <w:fldChar w:fldCharType="separate"/>
                            </w:r>
                          </w:del>
                          <w:ins w:id="1238" w:author="Windows User" w:date="2017-02-02T18:09:00Z">
                            <w:del w:id="1239" w:author="Prabhvir Saran" w:date="2017-02-02T22:50:00Z">
                              <w:r w:rsidDel="00583BE8">
                                <w:rPr>
                                  <w:noProof/>
                                </w:rPr>
                                <w:delText>1</w:delText>
                              </w:r>
                              <w:r w:rsidDel="00583BE8">
                                <w:fldChar w:fldCharType="end"/>
                              </w:r>
                            </w:del>
                          </w:ins>
                        </w:p>
                      </w:txbxContent>
                    </v:textbox>
                  </v:shape>
                  <w10:wrap type="square"/>
                </v:group>
              </w:pict>
            </mc:Fallback>
          </mc:AlternateContent>
        </w:r>
      </w:del>
      <w:ins w:id="1240" w:author="Prabhvir Saran" w:date="2017-02-02T16:52:00Z">
        <w:r w:rsidR="00600944" w:rsidRPr="00066FC0">
          <w:rPr>
            <w:sz w:val="24"/>
            <w:szCs w:val="24"/>
            <w:rPrChange w:id="1241" w:author="Prabhvir Saran" w:date="2017-02-02T23:37:00Z">
              <w:rPr/>
            </w:rPrChange>
          </w:rPr>
          <w:t xml:space="preserve">There are </w:t>
        </w:r>
      </w:ins>
      <w:ins w:id="1242" w:author="Prabhvir Saran" w:date="2017-02-16T20:02:00Z">
        <w:r>
          <w:rPr>
            <w:sz w:val="24"/>
            <w:szCs w:val="24"/>
          </w:rPr>
          <w:t>four</w:t>
        </w:r>
      </w:ins>
      <w:ins w:id="1243" w:author="Prabhvir Saran" w:date="2017-02-02T22:45:00Z">
        <w:r w:rsidR="005529B6" w:rsidRPr="00066FC0">
          <w:rPr>
            <w:sz w:val="24"/>
            <w:szCs w:val="24"/>
            <w:rPrChange w:id="1244" w:author="Prabhvir Saran" w:date="2017-02-02T23:37:00Z">
              <w:rPr/>
            </w:rPrChange>
          </w:rPr>
          <w:t xml:space="preserve"> types of</w:t>
        </w:r>
      </w:ins>
      <w:ins w:id="1245" w:author="Prabhvir Saran" w:date="2017-02-02T16:52:00Z">
        <w:r w:rsidR="00600944" w:rsidRPr="00066FC0">
          <w:rPr>
            <w:sz w:val="24"/>
            <w:szCs w:val="24"/>
            <w:rPrChange w:id="1246" w:author="Prabhvir Saran" w:date="2017-02-02T23:37:00Z">
              <w:rPr/>
            </w:rPrChange>
          </w:rPr>
          <w:t xml:space="preserve"> print </w:t>
        </w:r>
      </w:ins>
      <w:ins w:id="1247" w:author="Prabhvir Saran" w:date="2017-02-02T17:10:00Z">
        <w:r w:rsidR="0043098F" w:rsidRPr="00066FC0">
          <w:rPr>
            <w:sz w:val="24"/>
            <w:szCs w:val="24"/>
            <w:rPrChange w:id="1248" w:author="Prabhvir Saran" w:date="2017-02-02T23:37:00Z">
              <w:rPr/>
            </w:rPrChange>
          </w:rPr>
          <w:t>layouts</w:t>
        </w:r>
      </w:ins>
      <w:ins w:id="1249" w:author="Prabhvir Saran" w:date="2017-02-02T16:52:00Z">
        <w:r w:rsidR="00600944" w:rsidRPr="00066FC0">
          <w:rPr>
            <w:sz w:val="24"/>
            <w:szCs w:val="24"/>
            <w:rPrChange w:id="1250" w:author="Prabhvir Saran" w:date="2017-02-02T23:37:00Z">
              <w:rPr/>
            </w:rPrChange>
          </w:rPr>
          <w:t xml:space="preserve">. </w:t>
        </w:r>
      </w:ins>
      <w:ins w:id="1251" w:author="Prabhvir Saran" w:date="2017-02-02T22:51:00Z">
        <w:r w:rsidR="00583BE8" w:rsidRPr="00066FC0">
          <w:rPr>
            <w:sz w:val="24"/>
            <w:szCs w:val="24"/>
            <w:rPrChange w:id="1252" w:author="Prabhvir Saran" w:date="2017-02-02T23:37:00Z">
              <w:rPr/>
            </w:rPrChange>
          </w:rPr>
          <w:t xml:space="preserve">Print layout 1 would be used for the home page. Print layout </w:t>
        </w:r>
      </w:ins>
      <w:ins w:id="1253" w:author="Prabhvir Saran" w:date="2017-02-02T22:52:00Z">
        <w:r w:rsidR="00583BE8" w:rsidRPr="00066FC0">
          <w:rPr>
            <w:sz w:val="24"/>
            <w:szCs w:val="24"/>
            <w:rPrChange w:id="1254" w:author="Prabhvir Saran" w:date="2017-02-02T23:37:00Z">
              <w:rPr/>
            </w:rPrChange>
          </w:rPr>
          <w:t xml:space="preserve">2 is for pages using the div that changes the content </w:t>
        </w:r>
      </w:ins>
      <w:ins w:id="1255" w:author="Prabhvir Saran" w:date="2017-02-02T23:30:00Z">
        <w:r w:rsidR="00066FC0" w:rsidRPr="00066FC0">
          <w:rPr>
            <w:sz w:val="24"/>
            <w:szCs w:val="24"/>
            <w:rPrChange w:id="1256" w:author="Prabhvir Saran" w:date="2017-02-02T23:37:00Z">
              <w:rPr/>
            </w:rPrChange>
          </w:rPr>
          <w:t>based</w:t>
        </w:r>
      </w:ins>
      <w:ins w:id="1257" w:author="Prabhvir Saran" w:date="2017-02-02T22:52:00Z">
        <w:r w:rsidRPr="00FF76DD">
          <w:rPr>
            <w:sz w:val="24"/>
            <w:szCs w:val="24"/>
          </w:rPr>
          <w:t xml:space="preserve"> on user selection. P</w:t>
        </w:r>
        <w:r w:rsidR="00583BE8" w:rsidRPr="00066FC0">
          <w:rPr>
            <w:sz w:val="24"/>
            <w:szCs w:val="24"/>
            <w:rPrChange w:id="1258" w:author="Prabhvir Saran" w:date="2017-02-02T23:37:00Z">
              <w:rPr/>
            </w:rPrChange>
          </w:rPr>
          <w:t xml:space="preserve">rint layout 3 </w:t>
        </w:r>
      </w:ins>
      <w:ins w:id="1259"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260" w:author="Prabhvir Saran" w:date="2017-02-02T23:37:00Z">
              <w:rPr/>
            </w:rPrChange>
          </w:rPr>
          <w:t xml:space="preserve"> </w:t>
        </w:r>
      </w:ins>
    </w:p>
    <w:p w14:paraId="63696064" w14:textId="1E191450" w:rsidR="00EF572A" w:rsidRDefault="00DE5061" w:rsidP="004161ED">
      <w:pPr>
        <w:rPr>
          <w:ins w:id="1261" w:author="Prabhvir Saran" w:date="2017-02-02T17:36:00Z"/>
        </w:rPr>
      </w:pPr>
      <w:r>
        <w:rPr>
          <w:noProof/>
          <w:lang w:val="en-CA" w:eastAsia="en-CA"/>
        </w:rPr>
        <mc:AlternateContent>
          <mc:Choice Requires="wpg">
            <w:drawing>
              <wp:anchor distT="0" distB="0" distL="114300" distR="114300" simplePos="0" relativeHeight="251673600" behindDoc="0" locked="0" layoutInCell="1" allowOverlap="1" wp14:anchorId="38B508AE" wp14:editId="63D40905">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014241" w:rsidRPr="00850DA3" w:rsidRDefault="00014241">
                              <w:pPr>
                                <w:pStyle w:val="Caption"/>
                                <w:rPr>
                                  <w:noProof/>
                                </w:rPr>
                                <w:pPrChange w:id="1262" w:author="Windows User" w:date="2017-02-02T18:07:00Z">
                                  <w:pPr/>
                                </w:pPrChange>
                              </w:pPr>
                              <w:ins w:id="1263" w:author="Windows User" w:date="2017-02-02T18:08:00Z">
                                <w:r>
                                  <w:t xml:space="preserve"> </w:t>
                                </w:r>
                              </w:ins>
                              <w:ins w:id="1264" w:author="Prabhvir Saran" w:date="2017-02-02T22:51:00Z">
                                <w:r>
                                  <w:t>Print layout 1</w:t>
                                </w:r>
                              </w:ins>
                              <w:ins w:id="1265" w:author="Windows User" w:date="2017-02-02T18:07:00Z">
                                <w:del w:id="1266" w:author="Prabhvir Saran" w:date="2017-02-02T22:51:00Z">
                                  <w:r w:rsidDel="00583BE8">
                                    <w:delText xml:space="preserve">Home </w:delText>
                                  </w:r>
                                </w:del>
                                <w:del w:id="1267"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7" style="position:absolute;margin-left:0;margin-top:7.35pt;width:241.25pt;height:294.75pt;z-index:251673600;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mtElT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18"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8" o:title="" cropright="27882f"/>
                  <v:path arrowok="t"/>
                </v:shape>
                <v:shape id="Text Box 471" o:spid="_x0000_s1119"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014241" w:rsidRPr="00850DA3" w:rsidRDefault="00014241">
                        <w:pPr>
                          <w:pStyle w:val="Caption"/>
                          <w:rPr>
                            <w:noProof/>
                          </w:rPr>
                          <w:pPrChange w:id="1268" w:author="Windows User" w:date="2017-02-02T18:07:00Z">
                            <w:pPr/>
                          </w:pPrChange>
                        </w:pPr>
                        <w:ins w:id="1269" w:author="Windows User" w:date="2017-02-02T18:08:00Z">
                          <w:r>
                            <w:t xml:space="preserve"> </w:t>
                          </w:r>
                        </w:ins>
                        <w:ins w:id="1270" w:author="Prabhvir Saran" w:date="2017-02-02T22:51:00Z">
                          <w:r>
                            <w:t>Print layout 1</w:t>
                          </w:r>
                        </w:ins>
                        <w:ins w:id="1271" w:author="Windows User" w:date="2017-02-02T18:07:00Z">
                          <w:del w:id="1272" w:author="Prabhvir Saran" w:date="2017-02-02T22:51:00Z">
                            <w:r w:rsidDel="00583BE8">
                              <w:delText xml:space="preserve">Home </w:delText>
                            </w:r>
                          </w:del>
                          <w:del w:id="1273"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274" w:author="Prabhvir Saran" w:date="2017-02-02T17:26:00Z"/>
        </w:rPr>
      </w:pPr>
    </w:p>
    <w:p w14:paraId="2807ABFF" w14:textId="65A82630" w:rsidR="001E44DE" w:rsidRDefault="001E44DE" w:rsidP="004161ED">
      <w:pPr>
        <w:rPr>
          <w:ins w:id="1275" w:author="Prabhvir Saran" w:date="2017-02-02T17:27:00Z"/>
          <w:noProof/>
        </w:rPr>
      </w:pPr>
    </w:p>
    <w:p w14:paraId="3C97BFCF" w14:textId="6AED1A23" w:rsidR="00DE5061" w:rsidRDefault="00DE5061" w:rsidP="004161ED">
      <w:pPr>
        <w:rPr>
          <w:ins w:id="1276" w:author="Prabhvir Saran" w:date="2017-02-16T20:03:00Z"/>
          <w:noProof/>
        </w:rPr>
      </w:pPr>
    </w:p>
    <w:p w14:paraId="15CAF324" w14:textId="77777777" w:rsidR="00DE5061" w:rsidRDefault="00DE5061" w:rsidP="004161ED">
      <w:pPr>
        <w:rPr>
          <w:ins w:id="1277" w:author="Prabhvir Saran" w:date="2017-02-16T20:03:00Z"/>
          <w:noProof/>
        </w:rPr>
      </w:pPr>
    </w:p>
    <w:p w14:paraId="5F71D758" w14:textId="472CEAF5" w:rsidR="00DE5061" w:rsidRDefault="00DE5061" w:rsidP="004161ED">
      <w:pPr>
        <w:rPr>
          <w:ins w:id="1278" w:author="Prabhvir Saran" w:date="2017-02-16T20:03:00Z"/>
          <w:noProof/>
        </w:rPr>
      </w:pPr>
    </w:p>
    <w:p w14:paraId="3589F114" w14:textId="320147AF" w:rsidR="00DE5061" w:rsidRDefault="00DE5061" w:rsidP="004161ED">
      <w:pPr>
        <w:rPr>
          <w:ins w:id="1279" w:author="Prabhvir Saran" w:date="2017-02-16T20:03:00Z"/>
          <w:noProof/>
        </w:rPr>
      </w:pPr>
    </w:p>
    <w:p w14:paraId="7A18A1E8" w14:textId="6A0A521D" w:rsidR="00DE5061" w:rsidRDefault="00DE5061" w:rsidP="004161ED">
      <w:pPr>
        <w:rPr>
          <w:ins w:id="1280" w:author="Prabhvir Saran" w:date="2017-02-16T20:03:00Z"/>
          <w:noProof/>
        </w:rPr>
      </w:pPr>
    </w:p>
    <w:p w14:paraId="3DFE8135" w14:textId="77777777" w:rsidR="00DE5061" w:rsidRDefault="00DE5061" w:rsidP="004161ED">
      <w:pPr>
        <w:rPr>
          <w:ins w:id="1281" w:author="Prabhvir Saran" w:date="2017-02-16T20:03:00Z"/>
          <w:noProof/>
        </w:rPr>
      </w:pPr>
    </w:p>
    <w:p w14:paraId="58F010F8" w14:textId="7259B550" w:rsidR="00DE5061" w:rsidRDefault="00DE5061" w:rsidP="004161ED">
      <w:pPr>
        <w:rPr>
          <w:ins w:id="1282" w:author="Prabhvir Saran" w:date="2017-02-16T20:03:00Z"/>
          <w:noProof/>
        </w:rPr>
      </w:pPr>
    </w:p>
    <w:p w14:paraId="461B50C6" w14:textId="5DD9DC18" w:rsidR="00FF76DD" w:rsidDel="00971EB2" w:rsidRDefault="000B201E">
      <w:pPr>
        <w:rPr>
          <w:del w:id="1283" w:author="Prabhvir Saran" w:date="2017-02-16T20:40:00Z"/>
          <w:noProof/>
        </w:rPr>
        <w:pPrChange w:id="1284"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9680" behindDoc="0" locked="0" layoutInCell="1" allowOverlap="1" wp14:anchorId="07C73A42" wp14:editId="586AF49C">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9">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014241" w:rsidRPr="0086353B" w:rsidRDefault="00014241">
                              <w:pPr>
                                <w:pStyle w:val="Caption"/>
                                <w:rPr>
                                  <w:noProof/>
                                </w:rPr>
                                <w:pPrChange w:id="1285" w:author="Prabhvir Saran" w:date="2017-02-16T20:06:00Z">
                                  <w:pPr/>
                                </w:pPrChange>
                              </w:pPr>
                              <w:ins w:id="1286"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0" style="position:absolute;margin-left:248.5pt;margin-top:1.05pt;width:252.85pt;height:292.7pt;z-index:251719680;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92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y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nL73Y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1"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0" o:title="" cropright="28099f"/>
                  <v:path arrowok="t"/>
                </v:shape>
                <v:shape id="Text Box 505" o:spid="_x0000_s1122"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014241" w:rsidRPr="0086353B" w:rsidRDefault="00014241">
                        <w:pPr>
                          <w:pStyle w:val="Caption"/>
                          <w:rPr>
                            <w:noProof/>
                          </w:rPr>
                          <w:pPrChange w:id="1287" w:author="Prabhvir Saran" w:date="2017-02-16T20:06:00Z">
                            <w:pPr/>
                          </w:pPrChange>
                        </w:pPr>
                        <w:ins w:id="1288"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6672" behindDoc="0" locked="0" layoutInCell="1" allowOverlap="1" wp14:anchorId="429557C1" wp14:editId="1A36DED0">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014241" w:rsidRPr="00D229C1" w:rsidRDefault="00014241">
                              <w:pPr>
                                <w:pStyle w:val="Caption"/>
                                <w:rPr>
                                  <w:noProof/>
                                </w:rPr>
                                <w:pPrChange w:id="1289" w:author="Windows User" w:date="2017-02-02T18:08:00Z">
                                  <w:pPr/>
                                </w:pPrChange>
                              </w:pPr>
                              <w:ins w:id="1290" w:author="Windows User" w:date="2017-02-02T18:08:00Z">
                                <w:r>
                                  <w:t xml:space="preserve">Print Layout </w:t>
                                </w:r>
                              </w:ins>
                              <w:ins w:id="1291" w:author="Prabhvir Saran" w:date="2017-02-02T22:50:00Z">
                                <w:r>
                                  <w:t>3</w:t>
                                </w:r>
                              </w:ins>
                              <w:ins w:id="1292" w:author="Windows User" w:date="2017-02-02T18:08:00Z">
                                <w:del w:id="129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294" w:author="Prabhvir Saran" w:date="2017-02-02T22:50:00Z">
                                <w:r w:rsidDel="00583BE8">
                                  <w:fldChar w:fldCharType="separate"/>
                                </w:r>
                              </w:del>
                              <w:ins w:id="1295" w:author="Windows User" w:date="2017-02-02T18:08:00Z">
                                <w:del w:id="1296"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3" style="position:absolute;margin-left:0;margin-top:5.55pt;width:247.35pt;height:296.25pt;z-index:251676672;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aawFg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xWjWI7GV+TMAAarihN8odiPg&#10;wDtq7IZquEghbngc2Hv4FJVs54HsrICUUn8714/zIakwGpAWLuZ5YP7cU9Tj6mMD6cZbvDd0b2x7&#10;o9nXSwnFHcGzQzFnwgJtq94stKyfgA0LPAWGaMPgrHlge3NpoQUD8OZgfLFwtpf1u+ZBwWXgBQ2B&#10;fTw+Ua26YrSQ0E+yJxTNXtWkn+tERS1AFm6EK1gE1qMILMcGkNtZ7sZ3utS9TvBJ8X3bzXp5Q13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DXaaw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4"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2" o:title="" cropright="27930f"/>
                  <v:path arrowok="t"/>
                </v:shape>
                <v:shape id="Text Box 473" o:spid="_x0000_s1125"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014241" w:rsidRPr="00D229C1" w:rsidRDefault="00014241">
                        <w:pPr>
                          <w:pStyle w:val="Caption"/>
                          <w:rPr>
                            <w:noProof/>
                          </w:rPr>
                          <w:pPrChange w:id="1297" w:author="Windows User" w:date="2017-02-02T18:08:00Z">
                            <w:pPr/>
                          </w:pPrChange>
                        </w:pPr>
                        <w:ins w:id="1298" w:author="Windows User" w:date="2017-02-02T18:08:00Z">
                          <w:r>
                            <w:t xml:space="preserve">Print Layout </w:t>
                          </w:r>
                        </w:ins>
                        <w:ins w:id="1299" w:author="Prabhvir Saran" w:date="2017-02-02T22:50:00Z">
                          <w:r>
                            <w:t>3</w:t>
                          </w:r>
                        </w:ins>
                        <w:ins w:id="1300" w:author="Windows User" w:date="2017-02-02T18:08:00Z">
                          <w:del w:id="1301"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02" w:author="Prabhvir Saran" w:date="2017-02-02T22:50:00Z">
                          <w:r w:rsidDel="00583BE8">
                            <w:fldChar w:fldCharType="separate"/>
                          </w:r>
                        </w:del>
                        <w:ins w:id="1303" w:author="Windows User" w:date="2017-02-02T18:08:00Z">
                          <w:del w:id="1304"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305" w:author="Windows User" w:date="2017-02-02T18:07:00Z">
        <w:r w:rsidR="00EF572A" w:rsidDel="00EF572A">
          <w:rPr>
            <w:noProof/>
            <w:lang w:val="en-CA" w:eastAsia="en-CA"/>
          </w:rPr>
          <mc:AlternateContent>
            <mc:Choice Requires="wpg">
              <w:drawing>
                <wp:anchor distT="0" distB="0" distL="114300" distR="114300" simplePos="0" relativeHeight="251670528" behindDoc="0" locked="0" layoutInCell="1" allowOverlap="1" wp14:anchorId="7AD55EB7" wp14:editId="460E98BF">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B65740" id="Group 464" o:spid="_x0000_s1026" style="position:absolute;margin-left:0;margin-top:0;width:247.35pt;height:599.25pt;z-index:251670528;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3" o:title="" cropright="27930f"/>
                    <v:path arrowok="t"/>
                  </v:shape>
                  <w10:wrap type="square"/>
                </v:group>
              </w:pict>
            </mc:Fallback>
          </mc:AlternateContent>
        </w:r>
      </w:del>
    </w:p>
    <w:p w14:paraId="388C7665" w14:textId="38CB052D" w:rsidR="00971EB2" w:rsidRDefault="00971EB2">
      <w:pPr>
        <w:rPr>
          <w:ins w:id="1306" w:author="Prabhvir Saran" w:date="2017-02-16T20:40:00Z"/>
          <w:noProof/>
        </w:rPr>
        <w:pPrChange w:id="1307" w:author="Prabhvir Saran" w:date="2017-02-16T20:40:00Z">
          <w:pPr>
            <w:pStyle w:val="Heading3"/>
          </w:pPr>
        </w:pPrChange>
      </w:pPr>
    </w:p>
    <w:p w14:paraId="5F925B40" w14:textId="77777777" w:rsidR="00971EB2" w:rsidRPr="00345E1C" w:rsidRDefault="00971EB2">
      <w:pPr>
        <w:rPr>
          <w:ins w:id="1308" w:author="Prabhvir Saran" w:date="2017-02-16T20:40:00Z"/>
          <w:noProof/>
        </w:rPr>
        <w:pPrChange w:id="1309" w:author="Prabhvir Saran" w:date="2017-02-16T20:40:00Z">
          <w:pPr>
            <w:pStyle w:val="Heading3"/>
          </w:pPr>
        </w:pPrChange>
      </w:pPr>
    </w:p>
    <w:p w14:paraId="0EB81A6D" w14:textId="7D165215" w:rsidR="00CE27D4" w:rsidRPr="00066FC0" w:rsidRDefault="00E268E0">
      <w:pPr>
        <w:rPr>
          <w:ins w:id="1310" w:author="Prabhvir Saran" w:date="2017-02-02T15:43:00Z"/>
          <w:color w:val="2F5496" w:themeColor="accent1" w:themeShade="BF"/>
          <w:sz w:val="32"/>
          <w:szCs w:val="26"/>
          <w:rPrChange w:id="1311" w:author="Prabhvir Saran" w:date="2017-02-02T23:35:00Z">
            <w:rPr>
              <w:ins w:id="1312" w:author="Prabhvir Saran" w:date="2017-02-02T15:43:00Z"/>
            </w:rPr>
          </w:rPrChange>
        </w:rPr>
        <w:pPrChange w:id="1313" w:author="Prabhvir Saran" w:date="2017-02-16T20:40:00Z">
          <w:pPr>
            <w:pStyle w:val="Heading3"/>
          </w:pPr>
        </w:pPrChange>
      </w:pPr>
      <w:ins w:id="1314" w:author="Prabhvir Saran" w:date="2017-02-02T23:15:00Z">
        <w:r w:rsidRPr="00066FC0">
          <w:rPr>
            <w:color w:val="2F5496" w:themeColor="accent1" w:themeShade="BF"/>
            <w:sz w:val="32"/>
            <w:szCs w:val="26"/>
            <w:rPrChange w:id="1315" w:author="Prabhvir Saran" w:date="2017-02-02T23:35:00Z">
              <w:rPr/>
            </w:rPrChange>
          </w:rPr>
          <w:t xml:space="preserve">Page Design / </w:t>
        </w:r>
        <w:proofErr w:type="spellStart"/>
        <w:r w:rsidRPr="00066FC0">
          <w:rPr>
            <w:color w:val="2F5496" w:themeColor="accent1" w:themeShade="BF"/>
            <w:sz w:val="32"/>
            <w:szCs w:val="26"/>
            <w:rPrChange w:id="1316" w:author="Prabhvir Saran" w:date="2017-02-02T23:35:00Z">
              <w:rPr/>
            </w:rPrChange>
          </w:rPr>
          <w:t>Colour</w:t>
        </w:r>
        <w:proofErr w:type="spellEnd"/>
        <w:r w:rsidRPr="00066FC0">
          <w:rPr>
            <w:color w:val="2F5496" w:themeColor="accent1" w:themeShade="BF"/>
            <w:sz w:val="32"/>
            <w:szCs w:val="26"/>
            <w:rPrChange w:id="1317" w:author="Prabhvir Saran" w:date="2017-02-02T23:35:00Z">
              <w:rPr/>
            </w:rPrChange>
          </w:rPr>
          <w:t xml:space="preserve"> Scheme </w:t>
        </w:r>
      </w:ins>
    </w:p>
    <w:p w14:paraId="47DA7F7C" w14:textId="77777777" w:rsidR="00CE27D4" w:rsidRDefault="00CE27D4" w:rsidP="00CE27D4">
      <w:pPr>
        <w:rPr>
          <w:ins w:id="1318" w:author="Prabhvir Saran" w:date="2017-02-02T15:43:00Z"/>
        </w:rPr>
      </w:pPr>
      <w:ins w:id="1319" w:author="Prabhvir Saran" w:date="2017-02-02T15:43:00Z">
        <w:r>
          <w:t xml:space="preserve">  </w:t>
        </w:r>
      </w:ins>
    </w:p>
    <w:p w14:paraId="1BDB2C0E" w14:textId="3C04FE9B" w:rsidR="00CE27D4" w:rsidRPr="00066FC0" w:rsidRDefault="00E268E0" w:rsidP="00F911EF">
      <w:pPr>
        <w:ind w:firstLine="720"/>
        <w:rPr>
          <w:ins w:id="1320" w:author="Prabhvir Saran" w:date="2017-02-02T15:43:00Z"/>
          <w:sz w:val="24"/>
          <w:szCs w:val="26"/>
          <w:rPrChange w:id="1321" w:author="Prabhvir Saran" w:date="2017-02-02T23:37:00Z">
            <w:rPr>
              <w:ins w:id="1322" w:author="Prabhvir Saran" w:date="2017-02-02T15:43:00Z"/>
            </w:rPr>
          </w:rPrChange>
        </w:rPr>
      </w:pPr>
      <w:bookmarkStart w:id="1323" w:name="_3rdcrjn" w:colFirst="0" w:colLast="0"/>
      <w:bookmarkEnd w:id="1323"/>
      <w:ins w:id="1324" w:author="Prabhvir Saran" w:date="2017-02-02T23:12:00Z">
        <w:r w:rsidRPr="00487BA1">
          <w:rPr>
            <w:sz w:val="24"/>
            <w:szCs w:val="26"/>
          </w:rPr>
          <w:t xml:space="preserve">The layout will be fluid to be more user friendly. </w:t>
        </w:r>
      </w:ins>
      <w:ins w:id="1325"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326" w:author="Prabhvir Saran" w:date="2017-02-02T15:51:00Z">
        <w:r w:rsidR="00092D90">
          <w:rPr>
            <w:sz w:val="24"/>
            <w:szCs w:val="26"/>
          </w:rPr>
          <w:t xml:space="preserve">About HEMA page, </w:t>
        </w:r>
        <w:r w:rsidR="00066FC0" w:rsidRPr="00FF76DD">
          <w:rPr>
            <w:sz w:val="24"/>
            <w:szCs w:val="26"/>
          </w:rPr>
          <w:t>the Styles page</w:t>
        </w:r>
      </w:ins>
      <w:ins w:id="1327" w:author="Prabhvir Saran" w:date="2017-02-16T23:25:00Z">
        <w:r w:rsidR="00092D90">
          <w:rPr>
            <w:sz w:val="24"/>
            <w:szCs w:val="26"/>
          </w:rPr>
          <w:t xml:space="preserve"> and HEMA in BC page</w:t>
        </w:r>
      </w:ins>
      <w:ins w:id="1328" w:author="Prabhvir Saran" w:date="2017-02-02T15:51:00Z">
        <w:r w:rsidR="00066FC0" w:rsidRPr="00FF76DD">
          <w:rPr>
            <w:sz w:val="24"/>
            <w:szCs w:val="26"/>
          </w:rPr>
          <w:t xml:space="preserve">, </w:t>
        </w:r>
        <w:r w:rsidR="00775F5D" w:rsidRPr="00FF76DD">
          <w:rPr>
            <w:sz w:val="24"/>
            <w:szCs w:val="26"/>
          </w:rPr>
          <w:t>the left side navigation bar will have button</w:t>
        </w:r>
      </w:ins>
      <w:ins w:id="1329" w:author="Prabhvir Saran" w:date="2017-02-02T15:52:00Z">
        <w:r w:rsidR="00775F5D" w:rsidRPr="00971EB2">
          <w:rPr>
            <w:sz w:val="24"/>
            <w:szCs w:val="26"/>
          </w:rPr>
          <w:t>s which change the content in the main pane to match what the user wants to see.</w:t>
        </w:r>
      </w:ins>
      <w:ins w:id="1330" w:author="Prabhvir Saran" w:date="2017-02-02T15:53:00Z">
        <w:r w:rsidR="00775F5D" w:rsidRPr="00971EB2">
          <w:rPr>
            <w:sz w:val="24"/>
            <w:szCs w:val="26"/>
          </w:rPr>
          <w:t xml:space="preserve"> This will help user quickly find the content they want to see without having to sit through pages of links.</w:t>
        </w:r>
      </w:ins>
      <w:ins w:id="1331" w:author="Prabhvir Saran" w:date="2017-02-02T15:52:00Z">
        <w:r w:rsidR="00775F5D" w:rsidRPr="00971EB2">
          <w:rPr>
            <w:sz w:val="24"/>
            <w:szCs w:val="26"/>
          </w:rPr>
          <w:t xml:space="preserve"> </w:t>
        </w:r>
      </w:ins>
      <w:ins w:id="1332" w:author="Prabhvir Saran" w:date="2017-02-02T15:43:00Z">
        <w:r w:rsidR="00CE27D4" w:rsidRPr="00971EB2">
          <w:rPr>
            <w:sz w:val="24"/>
            <w:szCs w:val="26"/>
          </w:rPr>
          <w:t xml:space="preserve">Our color scheme </w:t>
        </w:r>
      </w:ins>
      <w:ins w:id="1333" w:author="Prabhvir Saran" w:date="2017-02-02T15:50:00Z">
        <w:r w:rsidR="00775F5D" w:rsidRPr="00971EB2">
          <w:rPr>
            <w:sz w:val="24"/>
            <w:szCs w:val="26"/>
          </w:rPr>
          <w:t xml:space="preserve">(below) we chose </w:t>
        </w:r>
      </w:ins>
      <w:ins w:id="1334"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335" w:author="Prabhvir Saran" w:date="2017-02-02T15:43:00Z"/>
        </w:rPr>
      </w:pPr>
      <w:ins w:id="1336" w:author="Prabhvir Saran" w:date="2017-02-02T15:43:00Z">
        <w:r>
          <w:t xml:space="preserve"> </w:t>
        </w:r>
      </w:ins>
    </w:p>
    <w:p w14:paraId="249B4B24" w14:textId="77777777" w:rsidR="00CE27D4" w:rsidRDefault="00CE27D4" w:rsidP="00CE27D4">
      <w:pPr>
        <w:spacing w:after="0"/>
        <w:rPr>
          <w:ins w:id="1337" w:author="Prabhvir Saran" w:date="2017-02-02T15:43:00Z"/>
        </w:rPr>
      </w:pPr>
      <w:ins w:id="1338"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4"/>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339" w:author="Prabhvir Saran" w:date="2017-02-02T15:43:00Z"/>
        </w:rPr>
      </w:pPr>
      <w:ins w:id="1340" w:author="Prabhvir Saran" w:date="2017-02-02T15:43:00Z">
        <w:r>
          <w:t xml:space="preserve">| 000000                    | 450001                     | A50C0E                     | 2E3323                     | FFFEBB </w:t>
        </w:r>
      </w:ins>
    </w:p>
    <w:p w14:paraId="5E13183C" w14:textId="566DF36F" w:rsidR="00F911EF" w:rsidDel="00BD7077" w:rsidRDefault="00F911EF" w:rsidP="004161ED">
      <w:pPr>
        <w:pStyle w:val="Heading1"/>
        <w:rPr>
          <w:del w:id="1341"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342" w:author="Prabhvir Saran" w:date="2017-02-16T20:07:00Z"/>
        </w:rPr>
        <w:pPrChange w:id="1343" w:author="Prabhvir Saran" w:date="2017-02-16T20:07:00Z">
          <w:pPr>
            <w:pStyle w:val="Heading1"/>
          </w:pPr>
        </w:pPrChange>
      </w:pPr>
    </w:p>
    <w:p w14:paraId="3FE9E9CF" w14:textId="0BBB80D2" w:rsidR="00F911EF" w:rsidDel="00BD7077" w:rsidRDefault="00F911EF" w:rsidP="00F911EF">
      <w:pPr>
        <w:rPr>
          <w:del w:id="1344" w:author="Prabhvir Saran" w:date="2017-02-16T20:07:00Z"/>
        </w:rPr>
      </w:pPr>
    </w:p>
    <w:p w14:paraId="3349AADE" w14:textId="2C2CD16E" w:rsidR="00F911EF" w:rsidDel="00BD7077" w:rsidRDefault="00F911EF" w:rsidP="00F911EF">
      <w:pPr>
        <w:rPr>
          <w:del w:id="1345" w:author="Prabhvir Saran" w:date="2017-02-16T20:07:00Z"/>
        </w:rPr>
      </w:pPr>
    </w:p>
    <w:p w14:paraId="4E6B2713" w14:textId="7FC6F3FE" w:rsidR="00F911EF" w:rsidDel="00BD7077" w:rsidRDefault="00F911EF" w:rsidP="00F911EF">
      <w:pPr>
        <w:rPr>
          <w:del w:id="1346" w:author="Prabhvir Saran" w:date="2017-02-16T20:07:00Z"/>
        </w:rPr>
      </w:pPr>
    </w:p>
    <w:p w14:paraId="0E8B4D4A" w14:textId="1120C6A9" w:rsidR="00F911EF" w:rsidDel="00BD7077" w:rsidRDefault="00F911EF" w:rsidP="00F911EF">
      <w:pPr>
        <w:rPr>
          <w:del w:id="1347" w:author="Prabhvir Saran" w:date="2017-02-16T20:07:00Z"/>
        </w:rPr>
      </w:pPr>
    </w:p>
    <w:p w14:paraId="3171EC68" w14:textId="7A870F4B" w:rsidR="00F911EF" w:rsidDel="00BD7077" w:rsidRDefault="00F911EF" w:rsidP="00F911EF">
      <w:pPr>
        <w:rPr>
          <w:del w:id="1348" w:author="Prabhvir Saran" w:date="2017-02-16T20:07:00Z"/>
        </w:rPr>
      </w:pPr>
    </w:p>
    <w:p w14:paraId="2A62B552" w14:textId="27D2D50B" w:rsidR="00F911EF" w:rsidDel="00BD7077" w:rsidRDefault="00F911EF" w:rsidP="00F911EF">
      <w:pPr>
        <w:rPr>
          <w:del w:id="1349" w:author="Prabhvir Saran" w:date="2017-02-16T20:07:00Z"/>
        </w:rPr>
      </w:pPr>
    </w:p>
    <w:p w14:paraId="5E43E10F" w14:textId="6D1DE306" w:rsidR="00F911EF" w:rsidDel="00BD7077" w:rsidRDefault="00F911EF" w:rsidP="00F911EF">
      <w:pPr>
        <w:rPr>
          <w:del w:id="1350" w:author="Prabhvir Saran" w:date="2017-02-16T20:07:00Z"/>
        </w:rPr>
      </w:pPr>
    </w:p>
    <w:p w14:paraId="2E9B5092" w14:textId="176EC064" w:rsidR="00F911EF" w:rsidDel="00BD7077" w:rsidRDefault="00F911EF" w:rsidP="00F911EF">
      <w:pPr>
        <w:rPr>
          <w:del w:id="1351" w:author="Prabhvir Saran" w:date="2017-02-16T20:07:00Z"/>
        </w:rPr>
      </w:pPr>
    </w:p>
    <w:p w14:paraId="0ED77D85" w14:textId="7BF70BD6" w:rsidR="00F911EF" w:rsidDel="00BD7077" w:rsidRDefault="00F911EF" w:rsidP="00F911EF">
      <w:pPr>
        <w:rPr>
          <w:del w:id="1352" w:author="Prabhvir Saran" w:date="2017-02-16T20:07:00Z"/>
        </w:rPr>
      </w:pPr>
    </w:p>
    <w:p w14:paraId="4F8E1D9B" w14:textId="1A12AFBC" w:rsidR="00F911EF" w:rsidDel="00BD7077" w:rsidRDefault="00F911EF" w:rsidP="00F911EF">
      <w:pPr>
        <w:rPr>
          <w:del w:id="1353" w:author="Prabhvir Saran" w:date="2017-02-16T20:07:00Z"/>
        </w:rPr>
      </w:pPr>
    </w:p>
    <w:p w14:paraId="59EC6C67" w14:textId="5E079298" w:rsidR="00F911EF" w:rsidDel="00BD7077" w:rsidRDefault="00F911EF" w:rsidP="00F911EF">
      <w:pPr>
        <w:rPr>
          <w:del w:id="1354" w:author="Prabhvir Saran" w:date="2017-02-16T20:07:00Z"/>
        </w:rPr>
      </w:pPr>
    </w:p>
    <w:p w14:paraId="638FAFA0" w14:textId="1A51883C" w:rsidR="00F911EF" w:rsidDel="00BD7077" w:rsidRDefault="00F911EF" w:rsidP="00F911EF">
      <w:pPr>
        <w:rPr>
          <w:del w:id="1355" w:author="Prabhvir Saran" w:date="2017-02-16T20:07:00Z"/>
        </w:rPr>
      </w:pPr>
    </w:p>
    <w:p w14:paraId="5110372B" w14:textId="547F4196" w:rsidR="00E268E0" w:rsidRPr="00F911EF" w:rsidDel="00BD7077" w:rsidRDefault="00E268E0" w:rsidP="00F911EF">
      <w:pPr>
        <w:rPr>
          <w:del w:id="1356" w:author="Prabhvir Saran" w:date="2017-02-16T20:07:00Z"/>
        </w:rPr>
      </w:pPr>
    </w:p>
    <w:p w14:paraId="6AD3D1CD" w14:textId="3CCDB4AD" w:rsidR="00CE27D4" w:rsidRPr="004161ED" w:rsidRDefault="00CE27D4" w:rsidP="004161ED">
      <w:pPr>
        <w:pStyle w:val="Heading1"/>
        <w:rPr>
          <w:ins w:id="1357" w:author="Prabhvir Saran" w:date="2017-02-02T15:43:00Z"/>
        </w:rPr>
      </w:pPr>
      <w:bookmarkStart w:id="1358" w:name="_Toc478050886"/>
      <w:ins w:id="1359" w:author="Prabhvir Saran" w:date="2017-02-02T15:43:00Z">
        <w:r w:rsidRPr="004161ED">
          <w:t>Appendix 1</w:t>
        </w:r>
        <w:bookmarkEnd w:id="1358"/>
      </w:ins>
    </w:p>
    <w:p w14:paraId="5B86598F" w14:textId="4C26B8A9" w:rsidR="00CE27D4" w:rsidRDefault="00CE27D4" w:rsidP="004161ED">
      <w:pPr>
        <w:rPr>
          <w:ins w:id="1360" w:author="Prabhvir Saran" w:date="2017-02-02T15:39:00Z"/>
        </w:rPr>
      </w:pPr>
    </w:p>
    <w:p w14:paraId="3D66A0F0" w14:textId="370D486C" w:rsidR="00121F28" w:rsidRDefault="00121F28" w:rsidP="004161ED">
      <w:pPr>
        <w:pStyle w:val="Heading2"/>
        <w:rPr>
          <w:ins w:id="1361" w:author="Prabhvir Saran" w:date="2017-02-02T23:16:00Z"/>
        </w:rPr>
      </w:pPr>
      <w:bookmarkStart w:id="1362" w:name="_Toc478050887"/>
      <w:r w:rsidRPr="005341BF">
        <w:t>Introduction</w:t>
      </w:r>
      <w:bookmarkEnd w:id="1362"/>
    </w:p>
    <w:p w14:paraId="13A03A11" w14:textId="77777777" w:rsidR="00E268E0" w:rsidRPr="00487BA1" w:rsidRDefault="00E268E0">
      <w:pPr>
        <w:pPrChange w:id="1363" w:author="Prabhvir Saran" w:date="2017-02-02T23:16:00Z">
          <w:pPr>
            <w:pStyle w:val="Heading2"/>
          </w:pPr>
        </w:pPrChange>
      </w:pPr>
    </w:p>
    <w:p w14:paraId="4533D929" w14:textId="69B916F0" w:rsidR="00E47E58" w:rsidRDefault="00E47E58" w:rsidP="00E47E58">
      <w:pPr>
        <w:ind w:firstLine="720"/>
        <w:rPr>
          <w:ins w:id="1364" w:author="Tony Pacheco" w:date="2017-01-31T18:38:00Z"/>
        </w:rPr>
      </w:pPr>
      <w:ins w:id="1365"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366" w:author="Prabhvir Saran" w:date="2017-02-02T22:41:00Z">
          <w:r w:rsidDel="005529B6">
            <w:rPr>
              <w:sz w:val="24"/>
              <w:szCs w:val="24"/>
            </w:rPr>
            <w:delText>self defence</w:delText>
          </w:r>
        </w:del>
      </w:ins>
      <w:ins w:id="1367" w:author="Prabhvir Saran" w:date="2017-02-02T22:41:00Z">
        <w:r w:rsidR="005529B6">
          <w:rPr>
            <w:sz w:val="24"/>
            <w:szCs w:val="24"/>
          </w:rPr>
          <w:t>self-defense</w:t>
        </w:r>
      </w:ins>
      <w:ins w:id="1368"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369" w:author="Tony Pacheco" w:date="2017-01-31T18:38:00Z"/>
          <w:sz w:val="24"/>
          <w:szCs w:val="24"/>
        </w:rPr>
      </w:pPr>
      <w:del w:id="1370"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371" w:author="Prabhvir Saran" w:date="2017-02-02T23:16:00Z"/>
        </w:rPr>
      </w:pPr>
      <w:bookmarkStart w:id="1372" w:name="_Toc478050888"/>
      <w:r>
        <w:t>About</w:t>
      </w:r>
      <w:r w:rsidR="00121F28" w:rsidRPr="005341BF">
        <w:t xml:space="preserve"> the website</w:t>
      </w:r>
      <w:bookmarkEnd w:id="1372"/>
      <w:r w:rsidR="00380CD1" w:rsidRPr="005341BF">
        <w:t xml:space="preserve"> </w:t>
      </w:r>
    </w:p>
    <w:p w14:paraId="7D300A6F" w14:textId="77777777" w:rsidR="00E268E0" w:rsidRPr="00487BA1" w:rsidRDefault="00E268E0">
      <w:pPr>
        <w:pPrChange w:id="1373" w:author="Prabhvir Saran" w:date="2017-02-02T23:16:00Z">
          <w:pPr>
            <w:pStyle w:val="Heading2"/>
          </w:pPr>
        </w:pPrChange>
      </w:pPr>
    </w:p>
    <w:p w14:paraId="4713C747" w14:textId="77777777" w:rsidR="00E47E58" w:rsidRDefault="00E47E58" w:rsidP="00E47E58">
      <w:pPr>
        <w:ind w:firstLine="720"/>
        <w:rPr>
          <w:ins w:id="1374" w:author="Tony Pacheco" w:date="2017-01-31T18:39:00Z"/>
          <w:sz w:val="24"/>
          <w:szCs w:val="24"/>
        </w:rPr>
      </w:pPr>
      <w:ins w:id="1375"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376" w:author="Tony Pacheco" w:date="2017-01-31T18:39:00Z"/>
          <w:sz w:val="24"/>
          <w:szCs w:val="24"/>
        </w:rPr>
      </w:pPr>
      <w:ins w:id="1377"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378" w:author="Tony Pacheco" w:date="2017-01-31T18:39:00Z"/>
          <w:sz w:val="24"/>
          <w:szCs w:val="24"/>
        </w:rPr>
      </w:pPr>
      <w:ins w:id="1379"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380" w:author="Tony Pacheco" w:date="2017-01-31T18:39:00Z"/>
          <w:del w:id="1381" w:author="Prabhvir Saran" w:date="2017-02-02T16:01:00Z"/>
          <w:sz w:val="24"/>
          <w:szCs w:val="24"/>
        </w:rPr>
      </w:pPr>
      <w:ins w:id="1382"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383" w:author="Tony Pacheco" w:date="2017-01-31T18:39:00Z"/>
          <w:sz w:val="24"/>
          <w:szCs w:val="24"/>
        </w:rPr>
      </w:pPr>
    </w:p>
    <w:p w14:paraId="75935159" w14:textId="77777777" w:rsidR="00E268E0" w:rsidRDefault="00E47E58" w:rsidP="00F55454">
      <w:pPr>
        <w:ind w:firstLine="720"/>
        <w:rPr>
          <w:ins w:id="1384" w:author="Prabhvir Saran" w:date="2017-02-02T23:16:00Z"/>
          <w:sz w:val="24"/>
          <w:szCs w:val="24"/>
        </w:rPr>
      </w:pPr>
      <w:ins w:id="1385"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386" w:author="Tony Pacheco" w:date="2017-01-31T18:39:00Z"/>
          <w:sz w:val="24"/>
          <w:szCs w:val="24"/>
        </w:rPr>
      </w:pPr>
      <w:del w:id="1387"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388" w:author="Tony Pacheco" w:date="2017-01-31T18:39:00Z"/>
          <w:sz w:val="24"/>
          <w:szCs w:val="24"/>
        </w:rPr>
      </w:pPr>
      <w:del w:id="1389"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390" w:author="Tony Pacheco" w:date="2017-01-31T18:39:00Z"/>
          <w:sz w:val="24"/>
          <w:szCs w:val="24"/>
        </w:rPr>
      </w:pPr>
      <w:del w:id="1391"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392" w:author="Tony Pacheco" w:date="2017-01-31T18:39:00Z"/>
          <w:sz w:val="24"/>
          <w:szCs w:val="24"/>
        </w:rPr>
      </w:pPr>
      <w:del w:id="1393"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394" w:author="Tony Pacheco" w:date="2017-01-31T18:39:00Z"/>
          <w:sz w:val="24"/>
          <w:szCs w:val="24"/>
        </w:rPr>
      </w:pPr>
      <w:del w:id="1395"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396" w:author="Prabhvir Saran" w:date="2017-02-02T23:16:00Z"/>
        </w:rPr>
      </w:pPr>
      <w:bookmarkStart w:id="1397" w:name="_Toc478050889"/>
      <w:r w:rsidRPr="005341BF">
        <w:t>Functional Requirements</w:t>
      </w:r>
      <w:bookmarkEnd w:id="1397"/>
      <w:r w:rsidRPr="005341BF">
        <w:t xml:space="preserve"> </w:t>
      </w:r>
    </w:p>
    <w:p w14:paraId="7ABDC0F0" w14:textId="77777777" w:rsidR="00E268E0" w:rsidRPr="00487BA1" w:rsidRDefault="00E268E0">
      <w:pPr>
        <w:pPrChange w:id="1398" w:author="Prabhvir Saran" w:date="2017-02-02T23:16:00Z">
          <w:pPr>
            <w:pStyle w:val="Heading2"/>
          </w:pPr>
        </w:pPrChange>
      </w:pPr>
    </w:p>
    <w:p w14:paraId="07076490" w14:textId="032FEC25" w:rsidR="001A25C4" w:rsidDel="009732DE" w:rsidRDefault="009732DE">
      <w:pPr>
        <w:ind w:firstLine="720"/>
        <w:rPr>
          <w:del w:id="1399" w:author="Prabhvir Saran" w:date="2017-02-02T15:44:00Z"/>
        </w:rPr>
      </w:pPr>
      <w:ins w:id="1400"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401"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402" w:author="Prabhvir Saran" w:date="2017-02-02T15:44:00Z"/>
        </w:rPr>
        <w:pPrChange w:id="1403" w:author="Prabhvir Saran" w:date="2017-02-02T23:16:00Z">
          <w:pPr/>
        </w:pPrChange>
      </w:pPr>
      <w:del w:id="1404"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405" w:author="Prabhvir Saran" w:date="2017-02-02T15:44:00Z"/>
          <w:sz w:val="24"/>
          <w:szCs w:val="24"/>
        </w:rPr>
        <w:pPrChange w:id="1406" w:author="Prabhvir Saran" w:date="2017-02-02T23:16:00Z">
          <w:pPr>
            <w:widowControl w:val="0"/>
            <w:numPr>
              <w:numId w:val="4"/>
            </w:numPr>
            <w:spacing w:after="0" w:line="256" w:lineRule="auto"/>
            <w:ind w:left="720" w:hanging="360"/>
            <w:contextualSpacing/>
          </w:pPr>
        </w:pPrChange>
      </w:pPr>
      <w:del w:id="1407"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408" w:author="Prabhvir Saran" w:date="2017-02-02T15:44:00Z"/>
          <w:sz w:val="24"/>
          <w:szCs w:val="24"/>
        </w:rPr>
        <w:pPrChange w:id="1409" w:author="Prabhvir Saran" w:date="2017-02-02T23:16:00Z">
          <w:pPr>
            <w:widowControl w:val="0"/>
            <w:numPr>
              <w:numId w:val="4"/>
            </w:numPr>
            <w:spacing w:after="0" w:line="256" w:lineRule="auto"/>
            <w:ind w:left="720" w:hanging="360"/>
            <w:contextualSpacing/>
          </w:pPr>
        </w:pPrChange>
      </w:pPr>
      <w:del w:id="1410"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411" w:author="Prabhvir Saran" w:date="2017-02-02T15:44:00Z"/>
          <w:sz w:val="24"/>
          <w:szCs w:val="24"/>
        </w:rPr>
        <w:pPrChange w:id="1412" w:author="Prabhvir Saran" w:date="2017-02-02T23:16:00Z">
          <w:pPr>
            <w:widowControl w:val="0"/>
            <w:numPr>
              <w:numId w:val="4"/>
            </w:numPr>
            <w:spacing w:after="0" w:line="256" w:lineRule="auto"/>
            <w:ind w:left="720" w:hanging="360"/>
            <w:contextualSpacing/>
          </w:pPr>
        </w:pPrChange>
      </w:pPr>
      <w:del w:id="1413"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414" w:author="Prabhvir Saran" w:date="2017-02-02T15:44:00Z"/>
          <w:sz w:val="24"/>
          <w:szCs w:val="24"/>
        </w:rPr>
        <w:pPrChange w:id="1415" w:author="Prabhvir Saran" w:date="2017-02-02T23:16:00Z">
          <w:pPr>
            <w:widowControl w:val="0"/>
            <w:numPr>
              <w:numId w:val="4"/>
            </w:numPr>
            <w:spacing w:after="0" w:line="256" w:lineRule="auto"/>
            <w:ind w:left="720" w:hanging="360"/>
            <w:contextualSpacing/>
          </w:pPr>
        </w:pPrChange>
      </w:pPr>
      <w:del w:id="1416"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417" w:author="Prabhvir Saran" w:date="2017-02-02T15:44:00Z"/>
          <w:sz w:val="24"/>
          <w:szCs w:val="24"/>
        </w:rPr>
        <w:pPrChange w:id="1418" w:author="Prabhvir Saran" w:date="2017-02-02T23:16:00Z">
          <w:pPr>
            <w:widowControl w:val="0"/>
            <w:numPr>
              <w:numId w:val="4"/>
            </w:numPr>
            <w:spacing w:after="0" w:line="256" w:lineRule="auto"/>
            <w:ind w:left="720" w:hanging="360"/>
            <w:contextualSpacing/>
          </w:pPr>
        </w:pPrChange>
      </w:pPr>
      <w:del w:id="1419"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420" w:author="Prabhvir Saran" w:date="2017-02-02T15:44:00Z"/>
          <w:sz w:val="24"/>
          <w:szCs w:val="24"/>
        </w:rPr>
        <w:pPrChange w:id="1421" w:author="Prabhvir Saran" w:date="2017-02-02T23:16:00Z">
          <w:pPr>
            <w:widowControl w:val="0"/>
            <w:numPr>
              <w:numId w:val="4"/>
            </w:numPr>
            <w:spacing w:line="256" w:lineRule="auto"/>
            <w:ind w:left="720" w:hanging="360"/>
            <w:contextualSpacing/>
          </w:pPr>
        </w:pPrChange>
      </w:pPr>
      <w:del w:id="1422"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423"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424" w:author="Prabhvir Saran" w:date="2017-02-02T23:16:00Z"/>
        </w:rPr>
      </w:pPr>
      <w:bookmarkStart w:id="1425" w:name="_Toc478050890"/>
      <w:r>
        <w:t>Work P</w:t>
      </w:r>
      <w:r w:rsidR="00380CD1" w:rsidRPr="005341BF">
        <w:t>lan</w:t>
      </w:r>
      <w:bookmarkEnd w:id="1425"/>
    </w:p>
    <w:p w14:paraId="1A569111" w14:textId="77777777" w:rsidR="00E268E0" w:rsidRPr="00487BA1" w:rsidRDefault="00E268E0">
      <w:pPr>
        <w:pPrChange w:id="1426"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014241"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427" w:author="Prabhvir Saran" w:date="2017-02-02T16:28:00Z"/>
          <w:b/>
          <w:sz w:val="32"/>
          <w:u w:val="single"/>
        </w:rPr>
      </w:pPr>
      <w:r w:rsidRPr="003F6EAA">
        <w:rPr>
          <w:b/>
          <w:sz w:val="32"/>
          <w:u w:val="single"/>
        </w:rPr>
        <w:t xml:space="preserve">                                                                                                                                                                                      </w:t>
      </w:r>
      <w:del w:id="1428"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429" w:author="Prabhvir Saran" w:date="2017-02-02T16:28:00Z"/>
          <w:b/>
          <w:sz w:val="32"/>
        </w:rPr>
      </w:pPr>
    </w:p>
    <w:p w14:paraId="2591A100" w14:textId="5EDA5590" w:rsidR="00B83921" w:rsidDel="00760B99" w:rsidRDefault="00B83921">
      <w:pPr>
        <w:rPr>
          <w:del w:id="1430" w:author="Prabhvir Saran" w:date="2017-02-02T16:28:00Z"/>
          <w:b/>
        </w:rPr>
      </w:pPr>
    </w:p>
    <w:p w14:paraId="336C925A" w14:textId="5270514B" w:rsidR="00B83921" w:rsidDel="00760B99" w:rsidRDefault="00B83921">
      <w:pPr>
        <w:rPr>
          <w:del w:id="1431" w:author="Prabhvir Saran" w:date="2017-02-02T16:28:00Z"/>
          <w:b/>
        </w:rPr>
      </w:pPr>
      <w:del w:id="1432" w:author="Prabhvir Saran" w:date="2017-02-02T16:28:00Z">
        <w:r w:rsidDel="00760B99">
          <w:rPr>
            <w:b/>
          </w:rPr>
          <w:delText xml:space="preserve">                           </w:delText>
        </w:r>
      </w:del>
    </w:p>
    <w:p w14:paraId="7A378C6A" w14:textId="449D858F" w:rsidR="00B83921" w:rsidDel="00760B99" w:rsidRDefault="00B83921">
      <w:pPr>
        <w:rPr>
          <w:del w:id="1433" w:author="Prabhvir Saran" w:date="2017-02-02T16:28:00Z"/>
          <w:b/>
        </w:rPr>
      </w:pPr>
    </w:p>
    <w:p w14:paraId="72F172ED" w14:textId="77777777" w:rsidR="00B83921" w:rsidDel="00760B99" w:rsidRDefault="00B83921">
      <w:pPr>
        <w:rPr>
          <w:del w:id="1434" w:author="Prabhvir Saran" w:date="2017-02-02T16:28:00Z"/>
          <w:b/>
          <w:sz w:val="32"/>
          <w:szCs w:val="32"/>
          <w:u w:val="single"/>
        </w:rPr>
      </w:pPr>
      <w:del w:id="1435" w:author="Prabhvir Saran" w:date="2017-02-02T16:28:00Z">
        <w:r w:rsidDel="00760B99">
          <w:rPr>
            <w:b/>
            <w:sz w:val="32"/>
            <w:szCs w:val="32"/>
            <w:u w:val="single"/>
          </w:rPr>
          <w:delText xml:space="preserve">                   </w:delText>
        </w:r>
      </w:del>
    </w:p>
    <w:p w14:paraId="3CD65FB0" w14:textId="77777777" w:rsidR="00B83921" w:rsidDel="00760B99" w:rsidRDefault="00B83921">
      <w:pPr>
        <w:rPr>
          <w:del w:id="1436" w:author="Prabhvir Saran" w:date="2017-02-02T16:28:00Z"/>
          <w:b/>
          <w:sz w:val="32"/>
          <w:szCs w:val="32"/>
          <w:u w:val="single"/>
        </w:rPr>
      </w:pPr>
    </w:p>
    <w:p w14:paraId="33039F19" w14:textId="77777777" w:rsidR="00B83921" w:rsidDel="00760B99" w:rsidRDefault="00B83921">
      <w:pPr>
        <w:rPr>
          <w:del w:id="1437" w:author="Prabhvir Saran" w:date="2017-02-02T16:28:00Z"/>
          <w:b/>
          <w:sz w:val="32"/>
          <w:szCs w:val="32"/>
          <w:u w:val="single"/>
        </w:rPr>
      </w:pPr>
    </w:p>
    <w:p w14:paraId="3F75BBC3" w14:textId="77777777" w:rsidR="00B83921" w:rsidDel="00760B99" w:rsidRDefault="00B83921">
      <w:pPr>
        <w:rPr>
          <w:del w:id="1438" w:author="Prabhvir Saran" w:date="2017-02-02T16:28:00Z"/>
          <w:b/>
          <w:sz w:val="32"/>
          <w:szCs w:val="32"/>
          <w:u w:val="single"/>
        </w:rPr>
      </w:pPr>
    </w:p>
    <w:p w14:paraId="7DBF492E" w14:textId="77777777" w:rsidR="00B83921" w:rsidDel="00760B99" w:rsidRDefault="00B83921">
      <w:pPr>
        <w:rPr>
          <w:del w:id="1439" w:author="Prabhvir Saran" w:date="2017-02-02T16:28:00Z"/>
          <w:b/>
          <w:sz w:val="32"/>
          <w:szCs w:val="32"/>
          <w:u w:val="single"/>
        </w:rPr>
      </w:pPr>
    </w:p>
    <w:p w14:paraId="4D4C0ABA" w14:textId="77777777" w:rsidR="00B83921" w:rsidDel="00760B99" w:rsidRDefault="00B83921">
      <w:pPr>
        <w:rPr>
          <w:del w:id="1440" w:author="Prabhvir Saran" w:date="2017-02-02T16:28:00Z"/>
          <w:b/>
          <w:sz w:val="32"/>
          <w:szCs w:val="32"/>
          <w:u w:val="single"/>
        </w:rPr>
      </w:pPr>
    </w:p>
    <w:p w14:paraId="4F063638" w14:textId="77777777" w:rsidR="00B83921" w:rsidDel="00760B99" w:rsidRDefault="00B83921">
      <w:pPr>
        <w:rPr>
          <w:del w:id="1441" w:author="Prabhvir Saran" w:date="2017-02-02T16:28:00Z"/>
          <w:b/>
          <w:sz w:val="32"/>
          <w:szCs w:val="32"/>
          <w:u w:val="single"/>
        </w:rPr>
      </w:pPr>
    </w:p>
    <w:p w14:paraId="07AEE6DE" w14:textId="77777777" w:rsidR="00B83921" w:rsidDel="00760B99" w:rsidRDefault="00B83921">
      <w:pPr>
        <w:rPr>
          <w:del w:id="1442" w:author="Prabhvir Saran" w:date="2017-02-02T16:28:00Z"/>
          <w:b/>
          <w:sz w:val="32"/>
          <w:szCs w:val="32"/>
          <w:u w:val="single"/>
        </w:rPr>
      </w:pPr>
    </w:p>
    <w:p w14:paraId="0ECF55A5" w14:textId="77777777" w:rsidR="00B83921" w:rsidDel="00760B99" w:rsidRDefault="00B83921">
      <w:pPr>
        <w:rPr>
          <w:del w:id="1443" w:author="Prabhvir Saran" w:date="2017-02-02T16:28:00Z"/>
          <w:b/>
          <w:sz w:val="32"/>
          <w:szCs w:val="32"/>
          <w:u w:val="single"/>
        </w:rPr>
      </w:pPr>
    </w:p>
    <w:p w14:paraId="26C6CA01" w14:textId="77777777" w:rsidR="00B83921" w:rsidDel="00760B99" w:rsidRDefault="00B83921">
      <w:pPr>
        <w:rPr>
          <w:del w:id="1444" w:author="Prabhvir Saran" w:date="2017-02-02T16:28:00Z"/>
          <w:b/>
          <w:sz w:val="32"/>
          <w:szCs w:val="32"/>
          <w:u w:val="single"/>
        </w:rPr>
      </w:pPr>
    </w:p>
    <w:p w14:paraId="47E1B81D" w14:textId="77777777" w:rsidR="00B83921" w:rsidDel="00760B99" w:rsidRDefault="00B83921">
      <w:pPr>
        <w:rPr>
          <w:del w:id="1445" w:author="Prabhvir Saran" w:date="2017-02-02T16:28:00Z"/>
          <w:b/>
          <w:sz w:val="32"/>
          <w:szCs w:val="32"/>
          <w:u w:val="single"/>
        </w:rPr>
      </w:pPr>
    </w:p>
    <w:p w14:paraId="5C70042E" w14:textId="77777777" w:rsidR="00B83921" w:rsidDel="00760B99" w:rsidRDefault="00B83921">
      <w:pPr>
        <w:rPr>
          <w:del w:id="1446" w:author="Prabhvir Saran" w:date="2017-02-02T16:28:00Z"/>
          <w:b/>
          <w:sz w:val="32"/>
          <w:szCs w:val="32"/>
          <w:u w:val="single"/>
        </w:rPr>
      </w:pPr>
    </w:p>
    <w:p w14:paraId="26A1EC45" w14:textId="77777777" w:rsidR="00B83921" w:rsidDel="00760B99" w:rsidRDefault="00B83921">
      <w:pPr>
        <w:rPr>
          <w:del w:id="1447" w:author="Prabhvir Saran" w:date="2017-02-02T16:28:00Z"/>
          <w:b/>
          <w:sz w:val="32"/>
          <w:szCs w:val="32"/>
          <w:u w:val="single"/>
        </w:rPr>
      </w:pPr>
    </w:p>
    <w:p w14:paraId="55CA2C98" w14:textId="77777777" w:rsidR="00B83921" w:rsidDel="00760B99" w:rsidRDefault="00B83921">
      <w:pPr>
        <w:rPr>
          <w:del w:id="1448" w:author="Prabhvir Saran" w:date="2017-02-02T16:28:00Z"/>
          <w:b/>
          <w:sz w:val="32"/>
          <w:szCs w:val="32"/>
          <w:u w:val="single"/>
        </w:rPr>
      </w:pPr>
    </w:p>
    <w:p w14:paraId="33CB925D" w14:textId="77777777" w:rsidR="00B83921" w:rsidDel="00760B99" w:rsidRDefault="00B83921">
      <w:pPr>
        <w:rPr>
          <w:del w:id="1449" w:author="Prabhvir Saran" w:date="2017-02-02T16:28:00Z"/>
          <w:b/>
          <w:sz w:val="32"/>
          <w:szCs w:val="32"/>
          <w:u w:val="single"/>
        </w:rPr>
      </w:pPr>
    </w:p>
    <w:p w14:paraId="4EB4D10F" w14:textId="77777777" w:rsidR="00B83921" w:rsidDel="00760B99" w:rsidRDefault="00B83921">
      <w:pPr>
        <w:rPr>
          <w:del w:id="1450" w:author="Prabhvir Saran" w:date="2017-02-02T16:28:00Z"/>
          <w:b/>
          <w:sz w:val="32"/>
          <w:szCs w:val="32"/>
          <w:u w:val="single"/>
        </w:rPr>
      </w:pPr>
    </w:p>
    <w:p w14:paraId="67470E47" w14:textId="77777777" w:rsidR="00B83921" w:rsidDel="00760B99" w:rsidRDefault="00B83921">
      <w:pPr>
        <w:rPr>
          <w:del w:id="1451" w:author="Prabhvir Saran" w:date="2017-02-02T16:28:00Z"/>
          <w:b/>
          <w:sz w:val="32"/>
          <w:szCs w:val="32"/>
          <w:u w:val="single"/>
        </w:rPr>
      </w:pPr>
    </w:p>
    <w:p w14:paraId="31B1294E" w14:textId="579874EA" w:rsidR="00B83921" w:rsidRPr="00121F28" w:rsidRDefault="00B83921">
      <w:pPr>
        <w:rPr>
          <w:b/>
        </w:rPr>
      </w:pPr>
      <w:del w:id="1452" w:author="Prabhvir Saran" w:date="2017-02-02T16:28:00Z">
        <w:r w:rsidDel="00760B99">
          <w:rPr>
            <w:b/>
            <w:sz w:val="32"/>
            <w:szCs w:val="32"/>
            <w:u w:val="single"/>
          </w:rPr>
          <w:delText xml:space="preserve"> </w:delText>
        </w:r>
      </w:del>
    </w:p>
    <w:sectPr w:rsidR="00B83921" w:rsidRPr="00121F28" w:rsidSect="005A76A2">
      <w:head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0EE95" w14:textId="77777777" w:rsidR="00A37F93" w:rsidRDefault="00A37F93" w:rsidP="0028412B">
      <w:pPr>
        <w:spacing w:after="0" w:line="240" w:lineRule="auto"/>
      </w:pPr>
      <w:r>
        <w:separator/>
      </w:r>
    </w:p>
  </w:endnote>
  <w:endnote w:type="continuationSeparator" w:id="0">
    <w:p w14:paraId="2FB5E415" w14:textId="77777777" w:rsidR="00A37F93" w:rsidRDefault="00A37F93"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41B4E7" w14:textId="77777777" w:rsidR="00A37F93" w:rsidRDefault="00A37F93" w:rsidP="0028412B">
      <w:pPr>
        <w:spacing w:after="0" w:line="240" w:lineRule="auto"/>
      </w:pPr>
      <w:r>
        <w:separator/>
      </w:r>
    </w:p>
  </w:footnote>
  <w:footnote w:type="continuationSeparator" w:id="0">
    <w:p w14:paraId="35A82CDF" w14:textId="77777777" w:rsidR="00A37F93" w:rsidRDefault="00A37F93"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014241" w:rsidRDefault="00014241" w:rsidP="005A76A2">
    <w:pPr>
      <w:pStyle w:val="Header"/>
      <w:jc w:val="right"/>
    </w:pPr>
  </w:p>
  <w:p w14:paraId="056D1BD3" w14:textId="77777777" w:rsidR="00014241" w:rsidRPr="005A76A2" w:rsidRDefault="00014241"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5111D"/>
    <w:rsid w:val="00063B35"/>
    <w:rsid w:val="00066FC0"/>
    <w:rsid w:val="000763DB"/>
    <w:rsid w:val="0008509B"/>
    <w:rsid w:val="00085465"/>
    <w:rsid w:val="00092D90"/>
    <w:rsid w:val="000A5E87"/>
    <w:rsid w:val="000B18C4"/>
    <w:rsid w:val="000B201E"/>
    <w:rsid w:val="000D11F7"/>
    <w:rsid w:val="000E3144"/>
    <w:rsid w:val="000E4105"/>
    <w:rsid w:val="000E778D"/>
    <w:rsid w:val="00116AA7"/>
    <w:rsid w:val="00121F28"/>
    <w:rsid w:val="00122A71"/>
    <w:rsid w:val="00124C35"/>
    <w:rsid w:val="00130463"/>
    <w:rsid w:val="00132EC9"/>
    <w:rsid w:val="001517EF"/>
    <w:rsid w:val="001609EC"/>
    <w:rsid w:val="0016316E"/>
    <w:rsid w:val="00165CCA"/>
    <w:rsid w:val="001665B5"/>
    <w:rsid w:val="00167652"/>
    <w:rsid w:val="00180A80"/>
    <w:rsid w:val="0019162B"/>
    <w:rsid w:val="001A25C4"/>
    <w:rsid w:val="001A75D8"/>
    <w:rsid w:val="001B012E"/>
    <w:rsid w:val="001B01E3"/>
    <w:rsid w:val="001B77FC"/>
    <w:rsid w:val="001C2347"/>
    <w:rsid w:val="001C4BA0"/>
    <w:rsid w:val="001E44DE"/>
    <w:rsid w:val="001E5BDC"/>
    <w:rsid w:val="001F1EBD"/>
    <w:rsid w:val="002048E5"/>
    <w:rsid w:val="00221339"/>
    <w:rsid w:val="00221B3D"/>
    <w:rsid w:val="00221D15"/>
    <w:rsid w:val="002303C6"/>
    <w:rsid w:val="00231726"/>
    <w:rsid w:val="002340E7"/>
    <w:rsid w:val="00236B82"/>
    <w:rsid w:val="00251B68"/>
    <w:rsid w:val="00255729"/>
    <w:rsid w:val="00265C61"/>
    <w:rsid w:val="002753A3"/>
    <w:rsid w:val="00275E49"/>
    <w:rsid w:val="002832A7"/>
    <w:rsid w:val="0028412B"/>
    <w:rsid w:val="0028688E"/>
    <w:rsid w:val="0029077D"/>
    <w:rsid w:val="002A21B5"/>
    <w:rsid w:val="002B2FF8"/>
    <w:rsid w:val="002B4101"/>
    <w:rsid w:val="002C11BD"/>
    <w:rsid w:val="002C15DF"/>
    <w:rsid w:val="002C30BD"/>
    <w:rsid w:val="002D4FE5"/>
    <w:rsid w:val="002F1CF2"/>
    <w:rsid w:val="002F1E15"/>
    <w:rsid w:val="00306683"/>
    <w:rsid w:val="0031282D"/>
    <w:rsid w:val="00334C62"/>
    <w:rsid w:val="00334D18"/>
    <w:rsid w:val="003443F7"/>
    <w:rsid w:val="00345E1C"/>
    <w:rsid w:val="00352648"/>
    <w:rsid w:val="0036068B"/>
    <w:rsid w:val="00360DC7"/>
    <w:rsid w:val="00361CB6"/>
    <w:rsid w:val="00363304"/>
    <w:rsid w:val="003753D1"/>
    <w:rsid w:val="00380CD1"/>
    <w:rsid w:val="00381A22"/>
    <w:rsid w:val="00385666"/>
    <w:rsid w:val="003B7D1F"/>
    <w:rsid w:val="003B7E9F"/>
    <w:rsid w:val="003D75E9"/>
    <w:rsid w:val="003F6EAA"/>
    <w:rsid w:val="00411D89"/>
    <w:rsid w:val="00412C81"/>
    <w:rsid w:val="004154BF"/>
    <w:rsid w:val="004161ED"/>
    <w:rsid w:val="0043098F"/>
    <w:rsid w:val="00434297"/>
    <w:rsid w:val="00436213"/>
    <w:rsid w:val="00452847"/>
    <w:rsid w:val="004605B7"/>
    <w:rsid w:val="00477C6C"/>
    <w:rsid w:val="00481F58"/>
    <w:rsid w:val="00484EA6"/>
    <w:rsid w:val="00487BA1"/>
    <w:rsid w:val="00491EC0"/>
    <w:rsid w:val="004A17E7"/>
    <w:rsid w:val="004A2ADD"/>
    <w:rsid w:val="004A5284"/>
    <w:rsid w:val="004A7CE2"/>
    <w:rsid w:val="004A7F09"/>
    <w:rsid w:val="004C0937"/>
    <w:rsid w:val="004C1396"/>
    <w:rsid w:val="004C1B73"/>
    <w:rsid w:val="004D14C3"/>
    <w:rsid w:val="004D4D92"/>
    <w:rsid w:val="0050335C"/>
    <w:rsid w:val="00520569"/>
    <w:rsid w:val="00522B41"/>
    <w:rsid w:val="0052364E"/>
    <w:rsid w:val="00524ACB"/>
    <w:rsid w:val="005341BF"/>
    <w:rsid w:val="00535BE1"/>
    <w:rsid w:val="005374C4"/>
    <w:rsid w:val="005529B6"/>
    <w:rsid w:val="00553070"/>
    <w:rsid w:val="00565996"/>
    <w:rsid w:val="00565C62"/>
    <w:rsid w:val="00583BE8"/>
    <w:rsid w:val="00587379"/>
    <w:rsid w:val="005A04E4"/>
    <w:rsid w:val="005A251B"/>
    <w:rsid w:val="005A27FE"/>
    <w:rsid w:val="005A76A2"/>
    <w:rsid w:val="005C1A64"/>
    <w:rsid w:val="005C20FE"/>
    <w:rsid w:val="005D4026"/>
    <w:rsid w:val="005D4B24"/>
    <w:rsid w:val="005E12C5"/>
    <w:rsid w:val="005E1A1C"/>
    <w:rsid w:val="005E35E2"/>
    <w:rsid w:val="005F2653"/>
    <w:rsid w:val="005F369C"/>
    <w:rsid w:val="005F45B6"/>
    <w:rsid w:val="00600944"/>
    <w:rsid w:val="006202F6"/>
    <w:rsid w:val="00623396"/>
    <w:rsid w:val="006241C4"/>
    <w:rsid w:val="00625493"/>
    <w:rsid w:val="006326B9"/>
    <w:rsid w:val="006377FC"/>
    <w:rsid w:val="006400FE"/>
    <w:rsid w:val="006407DB"/>
    <w:rsid w:val="00640DC4"/>
    <w:rsid w:val="006438B4"/>
    <w:rsid w:val="00645B64"/>
    <w:rsid w:val="006523A4"/>
    <w:rsid w:val="006641F0"/>
    <w:rsid w:val="00666BDC"/>
    <w:rsid w:val="006874EB"/>
    <w:rsid w:val="006B09CE"/>
    <w:rsid w:val="006B3F3B"/>
    <w:rsid w:val="006C0035"/>
    <w:rsid w:val="006D2A31"/>
    <w:rsid w:val="006D4964"/>
    <w:rsid w:val="006D5511"/>
    <w:rsid w:val="006D5F43"/>
    <w:rsid w:val="006E05DC"/>
    <w:rsid w:val="006E7AC6"/>
    <w:rsid w:val="006F0D56"/>
    <w:rsid w:val="00717083"/>
    <w:rsid w:val="0072300C"/>
    <w:rsid w:val="007243EA"/>
    <w:rsid w:val="0073044C"/>
    <w:rsid w:val="00737246"/>
    <w:rsid w:val="0075202D"/>
    <w:rsid w:val="00760B99"/>
    <w:rsid w:val="00773491"/>
    <w:rsid w:val="00775F5D"/>
    <w:rsid w:val="00776164"/>
    <w:rsid w:val="0078676A"/>
    <w:rsid w:val="007B07EB"/>
    <w:rsid w:val="008013EF"/>
    <w:rsid w:val="0080454E"/>
    <w:rsid w:val="00814DE6"/>
    <w:rsid w:val="00835269"/>
    <w:rsid w:val="00870D6F"/>
    <w:rsid w:val="00871A48"/>
    <w:rsid w:val="00894C26"/>
    <w:rsid w:val="008A0611"/>
    <w:rsid w:val="008A3BCA"/>
    <w:rsid w:val="008A61F0"/>
    <w:rsid w:val="008A7E1C"/>
    <w:rsid w:val="008B1404"/>
    <w:rsid w:val="008B1D25"/>
    <w:rsid w:val="008D527E"/>
    <w:rsid w:val="008E4305"/>
    <w:rsid w:val="008E7E99"/>
    <w:rsid w:val="008F254E"/>
    <w:rsid w:val="009000FD"/>
    <w:rsid w:val="00902EFF"/>
    <w:rsid w:val="00903FA7"/>
    <w:rsid w:val="00904F83"/>
    <w:rsid w:val="009142AF"/>
    <w:rsid w:val="00922D5A"/>
    <w:rsid w:val="00930BA6"/>
    <w:rsid w:val="00930F36"/>
    <w:rsid w:val="00941892"/>
    <w:rsid w:val="00942360"/>
    <w:rsid w:val="009437D9"/>
    <w:rsid w:val="009460A9"/>
    <w:rsid w:val="00950958"/>
    <w:rsid w:val="00953782"/>
    <w:rsid w:val="00955FF1"/>
    <w:rsid w:val="0096103A"/>
    <w:rsid w:val="00971AB5"/>
    <w:rsid w:val="00971EB2"/>
    <w:rsid w:val="009732DE"/>
    <w:rsid w:val="009774A5"/>
    <w:rsid w:val="00977581"/>
    <w:rsid w:val="00980BFC"/>
    <w:rsid w:val="00982E0F"/>
    <w:rsid w:val="009963FD"/>
    <w:rsid w:val="00997C73"/>
    <w:rsid w:val="009A619C"/>
    <w:rsid w:val="009B645E"/>
    <w:rsid w:val="009E6A96"/>
    <w:rsid w:val="00A05477"/>
    <w:rsid w:val="00A1445E"/>
    <w:rsid w:val="00A22DDC"/>
    <w:rsid w:val="00A3104A"/>
    <w:rsid w:val="00A37F93"/>
    <w:rsid w:val="00A44F84"/>
    <w:rsid w:val="00A477D7"/>
    <w:rsid w:val="00A52768"/>
    <w:rsid w:val="00A553AE"/>
    <w:rsid w:val="00A6287F"/>
    <w:rsid w:val="00A75E62"/>
    <w:rsid w:val="00A9131E"/>
    <w:rsid w:val="00A93EAD"/>
    <w:rsid w:val="00AB5474"/>
    <w:rsid w:val="00AB6F1C"/>
    <w:rsid w:val="00AB7328"/>
    <w:rsid w:val="00AD320B"/>
    <w:rsid w:val="00AE6FFC"/>
    <w:rsid w:val="00B12BA9"/>
    <w:rsid w:val="00B15D99"/>
    <w:rsid w:val="00B2191E"/>
    <w:rsid w:val="00B26E66"/>
    <w:rsid w:val="00B413F9"/>
    <w:rsid w:val="00B4522C"/>
    <w:rsid w:val="00B45422"/>
    <w:rsid w:val="00B50380"/>
    <w:rsid w:val="00B538E0"/>
    <w:rsid w:val="00B62295"/>
    <w:rsid w:val="00B6316B"/>
    <w:rsid w:val="00B6502F"/>
    <w:rsid w:val="00B65495"/>
    <w:rsid w:val="00B67FBE"/>
    <w:rsid w:val="00B83921"/>
    <w:rsid w:val="00B915CA"/>
    <w:rsid w:val="00B92D69"/>
    <w:rsid w:val="00BA63DE"/>
    <w:rsid w:val="00BA7B9A"/>
    <w:rsid w:val="00BB09A4"/>
    <w:rsid w:val="00BD001E"/>
    <w:rsid w:val="00BD7077"/>
    <w:rsid w:val="00BE0F35"/>
    <w:rsid w:val="00BE5EB1"/>
    <w:rsid w:val="00BE7934"/>
    <w:rsid w:val="00C15E6D"/>
    <w:rsid w:val="00C26893"/>
    <w:rsid w:val="00C325F4"/>
    <w:rsid w:val="00C32CCB"/>
    <w:rsid w:val="00C400DE"/>
    <w:rsid w:val="00C53D8B"/>
    <w:rsid w:val="00C86785"/>
    <w:rsid w:val="00CC7C1A"/>
    <w:rsid w:val="00CD1BFE"/>
    <w:rsid w:val="00CE0D1C"/>
    <w:rsid w:val="00CE27D4"/>
    <w:rsid w:val="00CE5EDC"/>
    <w:rsid w:val="00CF40EB"/>
    <w:rsid w:val="00CF75C9"/>
    <w:rsid w:val="00D01AED"/>
    <w:rsid w:val="00D069C5"/>
    <w:rsid w:val="00D31015"/>
    <w:rsid w:val="00D40537"/>
    <w:rsid w:val="00D47253"/>
    <w:rsid w:val="00D57C9F"/>
    <w:rsid w:val="00D64DDA"/>
    <w:rsid w:val="00D650A7"/>
    <w:rsid w:val="00D71FFD"/>
    <w:rsid w:val="00D92629"/>
    <w:rsid w:val="00D95C23"/>
    <w:rsid w:val="00D96154"/>
    <w:rsid w:val="00DA422D"/>
    <w:rsid w:val="00DA7437"/>
    <w:rsid w:val="00DD0D97"/>
    <w:rsid w:val="00DE5061"/>
    <w:rsid w:val="00DE5854"/>
    <w:rsid w:val="00E124D6"/>
    <w:rsid w:val="00E124EB"/>
    <w:rsid w:val="00E268E0"/>
    <w:rsid w:val="00E2697D"/>
    <w:rsid w:val="00E31C81"/>
    <w:rsid w:val="00E401C0"/>
    <w:rsid w:val="00E407C8"/>
    <w:rsid w:val="00E47E58"/>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771F"/>
    <w:rsid w:val="00F55454"/>
    <w:rsid w:val="00F626FF"/>
    <w:rsid w:val="00F73CC7"/>
    <w:rsid w:val="00F76B85"/>
    <w:rsid w:val="00F80E9A"/>
    <w:rsid w:val="00F8500B"/>
    <w:rsid w:val="00F873CD"/>
    <w:rsid w:val="00F90B49"/>
    <w:rsid w:val="00F911EF"/>
    <w:rsid w:val="00F91D8D"/>
    <w:rsid w:val="00FA13EA"/>
    <w:rsid w:val="00FA5304"/>
    <w:rsid w:val="00FD0654"/>
    <w:rsid w:val="00FE7EC9"/>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microsoft.com/office/2011/relationships/people" Target="peop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854069-80FB-4024-963E-B3DB40E2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18</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Prabhvir Saran</cp:lastModifiedBy>
  <cp:revision>140</cp:revision>
  <dcterms:created xsi:type="dcterms:W3CDTF">2017-02-03T02:09:00Z</dcterms:created>
  <dcterms:modified xsi:type="dcterms:W3CDTF">2017-03-24T01:31:00Z</dcterms:modified>
  <cp:category>Web Development</cp:category>
</cp:coreProperties>
</file>