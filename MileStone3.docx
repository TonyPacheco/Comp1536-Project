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34688" behindDoc="1" locked="0" layoutInCell="1" allowOverlap="1" wp14:anchorId="6C57AAEE" wp14:editId="78AEAE4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436213" w:rsidRPr="00CE27D4" w:rsidRDefault="00436213">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17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436213" w:rsidRPr="00CE27D4" w:rsidRDefault="00436213">
                          <w:ins w:id="1"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31616" behindDoc="0" locked="0" layoutInCell="1" allowOverlap="1" wp14:anchorId="52B19B29" wp14:editId="6061D71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436213" w:rsidRDefault="00054729" w:rsidP="00E47E58">
                                <w:pPr>
                                  <w:spacing w:before="240"/>
                                  <w:jc w:val="center"/>
                                  <w:rPr>
                                    <w:ins w:id="1"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2" w:author="Tony Pacheco" w:date="2017-01-31T18:36:00Z">
                                      <w:r w:rsidR="00436213" w:rsidDel="00E47E58">
                                        <w:rPr>
                                          <w:color w:val="FFFFFF" w:themeColor="background1"/>
                                        </w:rPr>
                                        <w:delText>A website to educate, inform, and bring about a positive change in our climate.</w:delText>
                                      </w:r>
                                    </w:del>
                                  </w:sdtContent>
                                </w:sdt>
                                <w:ins w:id="3" w:author="Tony Pacheco" w:date="2017-01-31T18:36:00Z">
                                  <w:r w:rsidR="00436213" w:rsidRPr="00E47E58">
                                    <w:rPr>
                                      <w:color w:val="FFFFFF" w:themeColor="background1"/>
                                    </w:rPr>
                                    <w:t xml:space="preserve"> </w:t>
                                  </w:r>
                                </w:ins>
                                <w:customXmlInsRangeStart w:id="4"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4"/>
                                    <w:r w:rsidR="00436213">
                                      <w:rPr>
                                        <w:color w:val="FFFFFF" w:themeColor="background1"/>
                                      </w:rPr>
                                      <w:t xml:space="preserve">     </w:t>
                                    </w:r>
                                    <w:customXmlInsRangeStart w:id="5" w:author="Tony Pacheco" w:date="2017-01-31T18:36:00Z"/>
                                  </w:sdtContent>
                                </w:sdt>
                                <w:customXmlInsRangeEnd w:id="5"/>
                              </w:p>
                              <w:p w14:paraId="7AF49FFF" w14:textId="11CE5982" w:rsidR="00436213" w:rsidRDefault="00436213">
                                <w:pPr>
                                  <w:spacing w:before="240"/>
                                  <w:jc w:val="center"/>
                                  <w:rPr>
                                    <w:color w:val="FFFFFF" w:themeColor="background1"/>
                                  </w:rPr>
                                </w:pPr>
                                <w:ins w:id="6"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316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436213" w:rsidRDefault="00436213"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436213" w:rsidRDefault="00436213">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30592" behindDoc="0" locked="0" layoutInCell="1" allowOverlap="1" wp14:anchorId="7784D5DC" wp14:editId="2485E8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BE8E00F" id="Rectangle 468" o:spid="_x0000_s1026" style="position:absolute;margin-left:0;margin-top:0;width:244.8pt;height:554.4pt;z-index:2516305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33664" behindDoc="0" locked="0" layoutInCell="1" allowOverlap="1" wp14:anchorId="1E2FEB30" wp14:editId="40361B9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0679856" id="Rectangle 469" o:spid="_x0000_s1026" style="position:absolute;margin-left:0;margin-top:0;width:226.45pt;height:9.35pt;z-index:2516336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32640" behindDoc="0" locked="0" layoutInCell="1" allowOverlap="1" wp14:anchorId="4DC7E089" wp14:editId="76CE6C6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7"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8"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9"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0"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326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436213" w:rsidRDefault="00436213">
                              <w:pPr>
                                <w:spacing w:line="240" w:lineRule="auto"/>
                                <w:rPr>
                                  <w:rFonts w:asciiTheme="majorHAnsi" w:eastAsiaTheme="majorEastAsia" w:hAnsiTheme="majorHAnsi" w:cstheme="majorBidi"/>
                                  <w:noProof/>
                                  <w:color w:val="4472C4" w:themeColor="accent1"/>
                                  <w:sz w:val="72"/>
                                  <w:szCs w:val="144"/>
                                </w:rPr>
                              </w:pPr>
                              <w:del w:id="11"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2"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436213" w:rsidRDefault="00436213">
                              <w:pPr>
                                <w:rPr>
                                  <w:rFonts w:asciiTheme="majorHAnsi" w:eastAsiaTheme="majorEastAsia" w:hAnsiTheme="majorHAnsi" w:cstheme="majorBidi"/>
                                  <w:noProof/>
                                  <w:color w:val="44546A" w:themeColor="text2"/>
                                  <w:sz w:val="32"/>
                                  <w:szCs w:val="40"/>
                                </w:rPr>
                              </w:pPr>
                              <w:del w:id="13"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4" w:author="Prabhvir Saran" w:date="2017-02-02T15:55:00Z">
                                <w:r>
                                  <w:rPr>
                                    <w:rFonts w:asciiTheme="majorHAnsi" w:eastAsiaTheme="majorEastAsia" w:hAnsiTheme="majorHAnsi" w:cstheme="majorBidi"/>
                                    <w:noProof/>
                                    <w:color w:val="44546A" w:themeColor="text2"/>
                                    <w:sz w:val="32"/>
                                    <w:szCs w:val="32"/>
                                  </w:rPr>
                                  <w:t xml:space="preserve">Milestone </w:t>
                                </w:r>
                                <w:r w:rsidR="005E1A1C">
                                  <w:rPr>
                                    <w:rFonts w:asciiTheme="majorHAnsi" w:eastAsiaTheme="majorEastAsia" w:hAnsiTheme="majorHAnsi" w:cstheme="majorBidi"/>
                                    <w:noProof/>
                                    <w:color w:val="44546A" w:themeColor="text2"/>
                                    <w:sz w:val="32"/>
                                    <w:szCs w:val="32"/>
                                  </w:rPr>
                                  <w:t>3</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35712" behindDoc="0" locked="0" layoutInCell="1" allowOverlap="1" wp14:anchorId="035FB17B" wp14:editId="68220D8D">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436213" w:rsidRDefault="0005472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36213">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57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436213" w:rsidRDefault="0043621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1"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1"/>
        <w:p w14:paraId="3A6C39AC" w14:textId="244E61ED" w:rsidR="00EC6476" w:rsidRPr="004161ED" w:rsidRDefault="00EC6476" w:rsidP="004161ED">
          <w:pPr>
            <w:pStyle w:val="TOCHeading"/>
            <w:ind w:firstLine="720"/>
            <w:jc w:val="center"/>
            <w:rPr>
              <w:ins w:id="12" w:author="Prabhvir Saran" w:date="2017-02-02T16:03:00Z"/>
              <w:b/>
              <w:sz w:val="44"/>
              <w:u w:val="single"/>
            </w:rPr>
          </w:pPr>
          <w:ins w:id="13" w:author="Prabhvir Saran" w:date="2017-02-02T16:03:00Z">
            <w:r w:rsidRPr="004161ED">
              <w:rPr>
                <w:b/>
                <w:sz w:val="44"/>
                <w:u w:val="single"/>
              </w:rPr>
              <w:t>Table of Contents</w:t>
            </w:r>
          </w:ins>
        </w:p>
        <w:p w14:paraId="6E0F9A09" w14:textId="77777777" w:rsidR="00EC6476" w:rsidRPr="004161ED" w:rsidRDefault="00EC6476" w:rsidP="004161ED">
          <w:pPr>
            <w:rPr>
              <w:ins w:id="14" w:author="Prabhvir Saran" w:date="2017-02-02T16:03:00Z"/>
            </w:rPr>
          </w:pPr>
        </w:p>
        <w:p w14:paraId="646C0F57" w14:textId="4CA9324E" w:rsidR="007C7EB0" w:rsidRDefault="00EC6476">
          <w:pPr>
            <w:pStyle w:val="TOC1"/>
            <w:tabs>
              <w:tab w:val="right" w:leader="dot" w:pos="9350"/>
            </w:tabs>
            <w:rPr>
              <w:ins w:id="15" w:author="Tony Pacheco" w:date="2017-02-17T00:04:00Z"/>
              <w:rFonts w:eastAsiaTheme="minorEastAsia"/>
              <w:noProof/>
              <w:lang w:val="en-CA" w:eastAsia="en-CA"/>
            </w:rPr>
          </w:pPr>
          <w:ins w:id="16" w:author="Prabhvir Saran" w:date="2017-02-02T16:03:00Z">
            <w:r>
              <w:fldChar w:fldCharType="begin"/>
            </w:r>
            <w:r>
              <w:instrText xml:space="preserve"> TOC \o "1-3" \h \z \u </w:instrText>
            </w:r>
            <w:r>
              <w:fldChar w:fldCharType="separate"/>
            </w:r>
          </w:ins>
          <w:ins w:id="17" w:author="Tony Pacheco" w:date="2017-02-17T00:04:00Z">
            <w:r w:rsidR="007C7EB0" w:rsidRPr="00C43E1A">
              <w:rPr>
                <w:rStyle w:val="Hyperlink"/>
                <w:noProof/>
              </w:rPr>
              <w:fldChar w:fldCharType="begin"/>
            </w:r>
            <w:r w:rsidR="007C7EB0" w:rsidRPr="00C43E1A">
              <w:rPr>
                <w:rStyle w:val="Hyperlink"/>
                <w:noProof/>
              </w:rPr>
              <w:instrText xml:space="preserve"> </w:instrText>
            </w:r>
            <w:r w:rsidR="007C7EB0">
              <w:rPr>
                <w:noProof/>
              </w:rPr>
              <w:instrText>HYPERLINK \l "_Toc475053177"</w:instrText>
            </w:r>
            <w:r w:rsidR="007C7EB0" w:rsidRPr="00C43E1A">
              <w:rPr>
                <w:rStyle w:val="Hyperlink"/>
                <w:noProof/>
              </w:rPr>
              <w:instrText xml:space="preserve"> </w:instrText>
            </w:r>
            <w:r w:rsidR="007C7EB0" w:rsidRPr="00C43E1A">
              <w:rPr>
                <w:rStyle w:val="Hyperlink"/>
                <w:noProof/>
              </w:rPr>
            </w:r>
            <w:r w:rsidR="007C7EB0" w:rsidRPr="00C43E1A">
              <w:rPr>
                <w:rStyle w:val="Hyperlink"/>
                <w:noProof/>
              </w:rPr>
              <w:fldChar w:fldCharType="separate"/>
            </w:r>
            <w:r w:rsidR="007C7EB0" w:rsidRPr="00C43E1A">
              <w:rPr>
                <w:rStyle w:val="Hyperlink"/>
                <w:noProof/>
              </w:rPr>
              <w:t>Milestone 3: Skeleton site with layout, tables and forms</w:t>
            </w:r>
            <w:r w:rsidR="007C7EB0">
              <w:rPr>
                <w:noProof/>
                <w:webHidden/>
              </w:rPr>
              <w:tab/>
            </w:r>
            <w:r w:rsidR="007C7EB0">
              <w:rPr>
                <w:noProof/>
                <w:webHidden/>
              </w:rPr>
              <w:fldChar w:fldCharType="begin"/>
            </w:r>
            <w:r w:rsidR="007C7EB0">
              <w:rPr>
                <w:noProof/>
                <w:webHidden/>
              </w:rPr>
              <w:instrText xml:space="preserve"> PAGEREF _Toc475053177 \h </w:instrText>
            </w:r>
            <w:r w:rsidR="007C7EB0">
              <w:rPr>
                <w:noProof/>
                <w:webHidden/>
              </w:rPr>
            </w:r>
          </w:ins>
          <w:r w:rsidR="007C7EB0">
            <w:rPr>
              <w:noProof/>
              <w:webHidden/>
            </w:rPr>
            <w:fldChar w:fldCharType="separate"/>
          </w:r>
          <w:ins w:id="18" w:author="Tony Pacheco" w:date="2017-02-17T00:04:00Z">
            <w:r w:rsidR="007C7EB0">
              <w:rPr>
                <w:noProof/>
                <w:webHidden/>
              </w:rPr>
              <w:t>2</w:t>
            </w:r>
            <w:r w:rsidR="007C7EB0">
              <w:rPr>
                <w:noProof/>
                <w:webHidden/>
              </w:rPr>
              <w:fldChar w:fldCharType="end"/>
            </w:r>
            <w:r w:rsidR="007C7EB0" w:rsidRPr="00C43E1A">
              <w:rPr>
                <w:rStyle w:val="Hyperlink"/>
                <w:noProof/>
              </w:rPr>
              <w:fldChar w:fldCharType="end"/>
            </w:r>
          </w:ins>
        </w:p>
        <w:p w14:paraId="20957B29" w14:textId="1327350F" w:rsidR="007C7EB0" w:rsidRDefault="007C7EB0">
          <w:pPr>
            <w:pStyle w:val="TOC2"/>
            <w:tabs>
              <w:tab w:val="right" w:leader="dot" w:pos="9350"/>
            </w:tabs>
            <w:rPr>
              <w:ins w:id="19" w:author="Tony Pacheco" w:date="2017-02-17T00:04:00Z"/>
              <w:rFonts w:eastAsiaTheme="minorEastAsia"/>
              <w:noProof/>
              <w:lang w:val="en-CA" w:eastAsia="en-CA"/>
            </w:rPr>
          </w:pPr>
          <w:ins w:id="20"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"_Toc475053178"</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Url of the prototype website</w:t>
            </w:r>
            <w:r>
              <w:rPr>
                <w:noProof/>
                <w:webHidden/>
              </w:rPr>
              <w:tab/>
            </w:r>
            <w:r>
              <w:rPr>
                <w:noProof/>
                <w:webHidden/>
              </w:rPr>
              <w:fldChar w:fldCharType="begin"/>
            </w:r>
            <w:r>
              <w:rPr>
                <w:noProof/>
                <w:webHidden/>
              </w:rPr>
              <w:instrText xml:space="preserve"> PAGEREF _Toc475053178 \h </w:instrText>
            </w:r>
            <w:r>
              <w:rPr>
                <w:noProof/>
                <w:webHidden/>
              </w:rPr>
            </w:r>
          </w:ins>
          <w:r>
            <w:rPr>
              <w:noProof/>
              <w:webHidden/>
            </w:rPr>
            <w:fldChar w:fldCharType="separate"/>
          </w:r>
          <w:ins w:id="21" w:author="Tony Pacheco" w:date="2017-02-17T00:04:00Z">
            <w:r>
              <w:rPr>
                <w:noProof/>
                <w:webHidden/>
              </w:rPr>
              <w:t>2</w:t>
            </w:r>
            <w:r>
              <w:rPr>
                <w:noProof/>
                <w:webHidden/>
              </w:rPr>
              <w:fldChar w:fldCharType="end"/>
            </w:r>
            <w:r w:rsidRPr="00C43E1A">
              <w:rPr>
                <w:rStyle w:val="Hyperlink"/>
                <w:noProof/>
              </w:rPr>
              <w:fldChar w:fldCharType="end"/>
            </w:r>
          </w:ins>
        </w:p>
        <w:p w14:paraId="21A2A5B8" w14:textId="1108CE31" w:rsidR="007C7EB0" w:rsidRDefault="007C7EB0">
          <w:pPr>
            <w:pStyle w:val="TOC2"/>
            <w:tabs>
              <w:tab w:val="right" w:leader="dot" w:pos="9350"/>
            </w:tabs>
            <w:rPr>
              <w:ins w:id="22" w:author="Tony Pacheco" w:date="2017-02-17T00:04:00Z"/>
              <w:rFonts w:eastAsiaTheme="minorEastAsia"/>
              <w:noProof/>
              <w:lang w:val="en-CA" w:eastAsia="en-CA"/>
            </w:rPr>
          </w:pPr>
          <w:ins w:id="23"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"_Toc475053179"</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List of all the items completed</w:t>
            </w:r>
            <w:r>
              <w:rPr>
                <w:noProof/>
                <w:webHidden/>
              </w:rPr>
              <w:tab/>
            </w:r>
            <w:r>
              <w:rPr>
                <w:noProof/>
                <w:webHidden/>
              </w:rPr>
              <w:fldChar w:fldCharType="begin"/>
            </w:r>
            <w:r>
              <w:rPr>
                <w:noProof/>
                <w:webHidden/>
              </w:rPr>
              <w:instrText xml:space="preserve"> PAGEREF _Toc475053179 \h </w:instrText>
            </w:r>
            <w:r>
              <w:rPr>
                <w:noProof/>
                <w:webHidden/>
              </w:rPr>
            </w:r>
          </w:ins>
          <w:r>
            <w:rPr>
              <w:noProof/>
              <w:webHidden/>
            </w:rPr>
            <w:fldChar w:fldCharType="separate"/>
          </w:r>
          <w:ins w:id="24" w:author="Tony Pacheco" w:date="2017-02-17T00:04:00Z">
            <w:r>
              <w:rPr>
                <w:noProof/>
                <w:webHidden/>
              </w:rPr>
              <w:t>2</w:t>
            </w:r>
            <w:r>
              <w:rPr>
                <w:noProof/>
                <w:webHidden/>
              </w:rPr>
              <w:fldChar w:fldCharType="end"/>
            </w:r>
            <w:r w:rsidRPr="00C43E1A">
              <w:rPr>
                <w:rStyle w:val="Hyperlink"/>
                <w:noProof/>
              </w:rPr>
              <w:fldChar w:fldCharType="end"/>
            </w:r>
          </w:ins>
        </w:p>
        <w:p w14:paraId="77BC44CE" w14:textId="4051E89F" w:rsidR="007C7EB0" w:rsidRDefault="007C7EB0">
          <w:pPr>
            <w:pStyle w:val="TOC2"/>
            <w:tabs>
              <w:tab w:val="right" w:leader="dot" w:pos="9350"/>
            </w:tabs>
            <w:rPr>
              <w:ins w:id="25" w:author="Tony Pacheco" w:date="2017-02-17T00:04:00Z"/>
              <w:rFonts w:eastAsiaTheme="minorEastAsia"/>
              <w:noProof/>
              <w:lang w:val="en-CA" w:eastAsia="en-CA"/>
            </w:rPr>
          </w:pPr>
          <w:ins w:id="26"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"_Toc475053180"</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Additional work/Issues/Changes</w:t>
            </w:r>
            <w:r>
              <w:rPr>
                <w:noProof/>
                <w:webHidden/>
              </w:rPr>
              <w:tab/>
            </w:r>
            <w:r>
              <w:rPr>
                <w:noProof/>
                <w:webHidden/>
              </w:rPr>
              <w:fldChar w:fldCharType="begin"/>
            </w:r>
            <w:r>
              <w:rPr>
                <w:noProof/>
                <w:webHidden/>
              </w:rPr>
              <w:instrText xml:space="preserve"> PAGEREF _Toc475053180 \h </w:instrText>
            </w:r>
            <w:r>
              <w:rPr>
                <w:noProof/>
                <w:webHidden/>
              </w:rPr>
            </w:r>
          </w:ins>
          <w:r>
            <w:rPr>
              <w:noProof/>
              <w:webHidden/>
            </w:rPr>
            <w:fldChar w:fldCharType="separate"/>
          </w:r>
          <w:ins w:id="27" w:author="Tony Pacheco" w:date="2017-02-17T00:04:00Z">
            <w:r>
              <w:rPr>
                <w:noProof/>
                <w:webHidden/>
              </w:rPr>
              <w:t>2</w:t>
            </w:r>
            <w:r>
              <w:rPr>
                <w:noProof/>
                <w:webHidden/>
              </w:rPr>
              <w:fldChar w:fldCharType="end"/>
            </w:r>
            <w:r w:rsidRPr="00C43E1A">
              <w:rPr>
                <w:rStyle w:val="Hyperlink"/>
                <w:noProof/>
              </w:rPr>
              <w:fldChar w:fldCharType="end"/>
            </w:r>
          </w:ins>
        </w:p>
        <w:p w14:paraId="0CA87F30" w14:textId="34EF0447" w:rsidR="007C7EB0" w:rsidRDefault="007C7EB0">
          <w:pPr>
            <w:pStyle w:val="TOC2"/>
            <w:tabs>
              <w:tab w:val="right" w:leader="dot" w:pos="9350"/>
            </w:tabs>
            <w:rPr>
              <w:ins w:id="28" w:author="Tony Pacheco" w:date="2017-02-17T00:04:00Z"/>
              <w:rFonts w:eastAsiaTheme="minorEastAsia"/>
              <w:noProof/>
              <w:lang w:val="en-CA" w:eastAsia="en-CA"/>
            </w:rPr>
          </w:pPr>
          <w:ins w:id="29"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"_Toc475053181"</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Documentation of Work</w:t>
            </w:r>
            <w:r>
              <w:rPr>
                <w:noProof/>
                <w:webHidden/>
              </w:rPr>
              <w:tab/>
            </w:r>
            <w:r>
              <w:rPr>
                <w:noProof/>
                <w:webHidden/>
              </w:rPr>
              <w:fldChar w:fldCharType="begin"/>
            </w:r>
            <w:r>
              <w:rPr>
                <w:noProof/>
                <w:webHidden/>
              </w:rPr>
              <w:instrText xml:space="preserve"> PAGEREF _Toc475053181 \h </w:instrText>
            </w:r>
            <w:r>
              <w:rPr>
                <w:noProof/>
                <w:webHidden/>
              </w:rPr>
            </w:r>
          </w:ins>
          <w:r>
            <w:rPr>
              <w:noProof/>
              <w:webHidden/>
            </w:rPr>
            <w:fldChar w:fldCharType="separate"/>
          </w:r>
          <w:ins w:id="30" w:author="Tony Pacheco" w:date="2017-02-17T00:04:00Z">
            <w:r>
              <w:rPr>
                <w:noProof/>
                <w:webHidden/>
              </w:rPr>
              <w:t>2</w:t>
            </w:r>
            <w:r>
              <w:rPr>
                <w:noProof/>
                <w:webHidden/>
              </w:rPr>
              <w:fldChar w:fldCharType="end"/>
            </w:r>
            <w:r w:rsidRPr="00C43E1A">
              <w:rPr>
                <w:rStyle w:val="Hyperlink"/>
                <w:noProof/>
              </w:rPr>
              <w:fldChar w:fldCharType="end"/>
            </w:r>
          </w:ins>
        </w:p>
        <w:p w14:paraId="3723FABA" w14:textId="6E60DEE5" w:rsidR="007C7EB0" w:rsidRDefault="007C7EB0">
          <w:pPr>
            <w:pStyle w:val="TOC2"/>
            <w:tabs>
              <w:tab w:val="right" w:leader="dot" w:pos="9350"/>
            </w:tabs>
            <w:rPr>
              <w:ins w:id="31" w:author="Tony Pacheco" w:date="2017-02-17T00:04:00Z"/>
              <w:rFonts w:eastAsiaTheme="minorEastAsia"/>
              <w:noProof/>
              <w:lang w:val="en-CA" w:eastAsia="en-CA"/>
            </w:rPr>
          </w:pPr>
          <w:ins w:id="32"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"_Toc475053182"</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A/B Testing</w:t>
            </w:r>
            <w:r>
              <w:rPr>
                <w:noProof/>
                <w:webHidden/>
              </w:rPr>
              <w:tab/>
            </w:r>
            <w:r>
              <w:rPr>
                <w:noProof/>
                <w:webHidden/>
              </w:rPr>
              <w:fldChar w:fldCharType="begin"/>
            </w:r>
            <w:r>
              <w:rPr>
                <w:noProof/>
                <w:webHidden/>
              </w:rPr>
              <w:instrText xml:space="preserve"> PAGEREF _Toc475053182 \h </w:instrText>
            </w:r>
            <w:r>
              <w:rPr>
                <w:noProof/>
                <w:webHidden/>
              </w:rPr>
            </w:r>
          </w:ins>
          <w:r>
            <w:rPr>
              <w:noProof/>
              <w:webHidden/>
            </w:rPr>
            <w:fldChar w:fldCharType="separate"/>
          </w:r>
          <w:ins w:id="33" w:author="Tony Pacheco" w:date="2017-02-17T00:04:00Z">
            <w:r>
              <w:rPr>
                <w:noProof/>
                <w:webHidden/>
              </w:rPr>
              <w:t>4</w:t>
            </w:r>
            <w:r>
              <w:rPr>
                <w:noProof/>
                <w:webHidden/>
              </w:rPr>
              <w:fldChar w:fldCharType="end"/>
            </w:r>
            <w:r w:rsidRPr="00C43E1A">
              <w:rPr>
                <w:rStyle w:val="Hyperlink"/>
                <w:noProof/>
              </w:rPr>
              <w:fldChar w:fldCharType="end"/>
            </w:r>
          </w:ins>
        </w:p>
        <w:p w14:paraId="7A568470" w14:textId="359C8766" w:rsidR="007C7EB0" w:rsidRDefault="007C7EB0">
          <w:pPr>
            <w:pStyle w:val="TOC3"/>
            <w:tabs>
              <w:tab w:val="right" w:leader="dot" w:pos="9350"/>
            </w:tabs>
            <w:rPr>
              <w:ins w:id="34" w:author="Tony Pacheco" w:date="2017-02-17T00:04:00Z"/>
              <w:rFonts w:eastAsiaTheme="minorEastAsia"/>
              <w:noProof/>
              <w:lang w:val="en-CA" w:eastAsia="en-CA"/>
            </w:rPr>
          </w:pPr>
          <w:ins w:id="35"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"_Toc475053183"</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Test 1</w:t>
            </w:r>
            <w:r>
              <w:rPr>
                <w:noProof/>
                <w:webHidden/>
              </w:rPr>
              <w:tab/>
            </w:r>
            <w:r>
              <w:rPr>
                <w:noProof/>
                <w:webHidden/>
              </w:rPr>
              <w:fldChar w:fldCharType="begin"/>
            </w:r>
            <w:r>
              <w:rPr>
                <w:noProof/>
                <w:webHidden/>
              </w:rPr>
              <w:instrText xml:space="preserve"> PAGEREF _Toc475053183 \h </w:instrText>
            </w:r>
            <w:r>
              <w:rPr>
                <w:noProof/>
                <w:webHidden/>
              </w:rPr>
            </w:r>
          </w:ins>
          <w:r>
            <w:rPr>
              <w:noProof/>
              <w:webHidden/>
            </w:rPr>
            <w:fldChar w:fldCharType="separate"/>
          </w:r>
          <w:ins w:id="36" w:author="Tony Pacheco" w:date="2017-02-17T00:04:00Z">
            <w:r>
              <w:rPr>
                <w:noProof/>
                <w:webHidden/>
              </w:rPr>
              <w:t>4</w:t>
            </w:r>
            <w:r>
              <w:rPr>
                <w:noProof/>
                <w:webHidden/>
              </w:rPr>
              <w:fldChar w:fldCharType="end"/>
            </w:r>
            <w:r w:rsidRPr="00C43E1A">
              <w:rPr>
                <w:rStyle w:val="Hyperlink"/>
                <w:noProof/>
              </w:rPr>
              <w:fldChar w:fldCharType="end"/>
            </w:r>
          </w:ins>
        </w:p>
        <w:p w14:paraId="6423B8D8" w14:textId="779CD90F" w:rsidR="007C7EB0" w:rsidRDefault="007C7EB0">
          <w:pPr>
            <w:pStyle w:val="TOC3"/>
            <w:tabs>
              <w:tab w:val="right" w:leader="dot" w:pos="9350"/>
            </w:tabs>
            <w:rPr>
              <w:ins w:id="37" w:author="Tony Pacheco" w:date="2017-02-17T00:04:00Z"/>
              <w:rFonts w:eastAsiaTheme="minorEastAsia"/>
              <w:noProof/>
              <w:lang w:val="en-CA" w:eastAsia="en-CA"/>
            </w:rPr>
          </w:pPr>
          <w:ins w:id="38"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"_Toc475053184"</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Test 2</w:t>
            </w:r>
            <w:r>
              <w:rPr>
                <w:noProof/>
                <w:webHidden/>
              </w:rPr>
              <w:tab/>
            </w:r>
            <w:r>
              <w:rPr>
                <w:noProof/>
                <w:webHidden/>
              </w:rPr>
              <w:fldChar w:fldCharType="begin"/>
            </w:r>
            <w:r>
              <w:rPr>
                <w:noProof/>
                <w:webHidden/>
              </w:rPr>
              <w:instrText xml:space="preserve"> PAGEREF _Toc475053184 \h </w:instrText>
            </w:r>
            <w:r>
              <w:rPr>
                <w:noProof/>
                <w:webHidden/>
              </w:rPr>
            </w:r>
          </w:ins>
          <w:r>
            <w:rPr>
              <w:noProof/>
              <w:webHidden/>
            </w:rPr>
            <w:fldChar w:fldCharType="separate"/>
          </w:r>
          <w:ins w:id="39" w:author="Tony Pacheco" w:date="2017-02-17T00:04:00Z">
            <w:r>
              <w:rPr>
                <w:noProof/>
                <w:webHidden/>
              </w:rPr>
              <w:t>5</w:t>
            </w:r>
            <w:r>
              <w:rPr>
                <w:noProof/>
                <w:webHidden/>
              </w:rPr>
              <w:fldChar w:fldCharType="end"/>
            </w:r>
            <w:r w:rsidRPr="00C43E1A">
              <w:rPr>
                <w:rStyle w:val="Hyperlink"/>
                <w:noProof/>
              </w:rPr>
              <w:fldChar w:fldCharType="end"/>
            </w:r>
          </w:ins>
        </w:p>
        <w:p w14:paraId="49770F8F" w14:textId="002700EE" w:rsidR="007C7EB0" w:rsidRDefault="007C7EB0">
          <w:pPr>
            <w:pStyle w:val="TOC1"/>
            <w:tabs>
              <w:tab w:val="right" w:leader="dot" w:pos="9350"/>
            </w:tabs>
            <w:rPr>
              <w:ins w:id="40" w:author="Tony Pacheco" w:date="2017-02-17T00:04:00Z"/>
              <w:rFonts w:eastAsiaTheme="minorEastAsia"/>
              <w:noProof/>
              <w:lang w:val="en-CA" w:eastAsia="en-CA"/>
            </w:rPr>
          </w:pPr>
          <w:ins w:id="41"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"_Toc475053185"</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Appendix 2</w:t>
            </w:r>
            <w:r>
              <w:rPr>
                <w:noProof/>
                <w:webHidden/>
              </w:rPr>
              <w:tab/>
            </w:r>
            <w:r>
              <w:rPr>
                <w:noProof/>
                <w:webHidden/>
              </w:rPr>
              <w:fldChar w:fldCharType="begin"/>
            </w:r>
            <w:r>
              <w:rPr>
                <w:noProof/>
                <w:webHidden/>
              </w:rPr>
              <w:instrText xml:space="preserve"> PAGEREF _Toc475053185 \h </w:instrText>
            </w:r>
            <w:r>
              <w:rPr>
                <w:noProof/>
                <w:webHidden/>
              </w:rPr>
            </w:r>
          </w:ins>
          <w:r>
            <w:rPr>
              <w:noProof/>
              <w:webHidden/>
            </w:rPr>
            <w:fldChar w:fldCharType="separate"/>
          </w:r>
          <w:ins w:id="42" w:author="Tony Pacheco" w:date="2017-02-17T00:04:00Z">
            <w:r>
              <w:rPr>
                <w:noProof/>
                <w:webHidden/>
              </w:rPr>
              <w:t>7</w:t>
            </w:r>
            <w:r>
              <w:rPr>
                <w:noProof/>
                <w:webHidden/>
              </w:rPr>
              <w:fldChar w:fldCharType="end"/>
            </w:r>
            <w:r w:rsidRPr="00C43E1A">
              <w:rPr>
                <w:rStyle w:val="Hyperlink"/>
                <w:noProof/>
              </w:rPr>
              <w:fldChar w:fldCharType="end"/>
            </w:r>
          </w:ins>
        </w:p>
        <w:p w14:paraId="779CB9A9" w14:textId="46803FB1" w:rsidR="007C7EB0" w:rsidRDefault="007C7EB0">
          <w:pPr>
            <w:pStyle w:val="TOC2"/>
            <w:tabs>
              <w:tab w:val="right" w:leader="dot" w:pos="9350"/>
            </w:tabs>
            <w:rPr>
              <w:ins w:id="43" w:author="Tony Pacheco" w:date="2017-02-17T00:04:00Z"/>
              <w:rFonts w:eastAsiaTheme="minorEastAsia"/>
              <w:noProof/>
              <w:lang w:val="en-CA" w:eastAsia="en-CA"/>
            </w:rPr>
          </w:pPr>
          <w:ins w:id="44"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"_Toc475053186"</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Milestone 2: Site Map and Page Design</w:t>
            </w:r>
            <w:r>
              <w:rPr>
                <w:noProof/>
                <w:webHidden/>
              </w:rPr>
              <w:tab/>
            </w:r>
            <w:r>
              <w:rPr>
                <w:noProof/>
                <w:webHidden/>
              </w:rPr>
              <w:fldChar w:fldCharType="begin"/>
            </w:r>
            <w:r>
              <w:rPr>
                <w:noProof/>
                <w:webHidden/>
              </w:rPr>
              <w:instrText xml:space="preserve"> PAGEREF _Toc475053186 \h </w:instrText>
            </w:r>
            <w:r>
              <w:rPr>
                <w:noProof/>
                <w:webHidden/>
              </w:rPr>
            </w:r>
          </w:ins>
          <w:r>
            <w:rPr>
              <w:noProof/>
              <w:webHidden/>
            </w:rPr>
            <w:fldChar w:fldCharType="separate"/>
          </w:r>
          <w:ins w:id="45" w:author="Tony Pacheco" w:date="2017-02-17T00:04:00Z">
            <w:r>
              <w:rPr>
                <w:noProof/>
                <w:webHidden/>
              </w:rPr>
              <w:t>7</w:t>
            </w:r>
            <w:r>
              <w:rPr>
                <w:noProof/>
                <w:webHidden/>
              </w:rPr>
              <w:fldChar w:fldCharType="end"/>
            </w:r>
            <w:r w:rsidRPr="00C43E1A">
              <w:rPr>
                <w:rStyle w:val="Hyperlink"/>
                <w:noProof/>
              </w:rPr>
              <w:fldChar w:fldCharType="end"/>
            </w:r>
          </w:ins>
        </w:p>
        <w:p w14:paraId="528B8AFE" w14:textId="5BB5004B" w:rsidR="007C7EB0" w:rsidRDefault="007C7EB0">
          <w:pPr>
            <w:pStyle w:val="TOC2"/>
            <w:tabs>
              <w:tab w:val="right" w:leader="dot" w:pos="9350"/>
            </w:tabs>
            <w:rPr>
              <w:ins w:id="46" w:author="Tony Pacheco" w:date="2017-02-17T00:04:00Z"/>
              <w:rFonts w:eastAsiaTheme="minorEastAsia"/>
              <w:noProof/>
              <w:lang w:val="en-CA" w:eastAsia="en-CA"/>
            </w:rPr>
          </w:pPr>
          <w:ins w:id="47"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"_Toc475053187"</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Sitemap</w:t>
            </w:r>
            <w:r>
              <w:rPr>
                <w:noProof/>
                <w:webHidden/>
              </w:rPr>
              <w:tab/>
            </w:r>
            <w:r>
              <w:rPr>
                <w:noProof/>
                <w:webHidden/>
              </w:rPr>
              <w:fldChar w:fldCharType="begin"/>
            </w:r>
            <w:r>
              <w:rPr>
                <w:noProof/>
                <w:webHidden/>
              </w:rPr>
              <w:instrText xml:space="preserve"> PAGEREF _Toc475053187 \h </w:instrText>
            </w:r>
            <w:r>
              <w:rPr>
                <w:noProof/>
                <w:webHidden/>
              </w:rPr>
            </w:r>
          </w:ins>
          <w:r>
            <w:rPr>
              <w:noProof/>
              <w:webHidden/>
            </w:rPr>
            <w:fldChar w:fldCharType="separate"/>
          </w:r>
          <w:ins w:id="48" w:author="Tony Pacheco" w:date="2017-02-17T00:04:00Z">
            <w:r>
              <w:rPr>
                <w:noProof/>
                <w:webHidden/>
              </w:rPr>
              <w:t>7</w:t>
            </w:r>
            <w:r>
              <w:rPr>
                <w:noProof/>
                <w:webHidden/>
              </w:rPr>
              <w:fldChar w:fldCharType="end"/>
            </w:r>
            <w:r w:rsidRPr="00C43E1A">
              <w:rPr>
                <w:rStyle w:val="Hyperlink"/>
                <w:noProof/>
              </w:rPr>
              <w:fldChar w:fldCharType="end"/>
            </w:r>
          </w:ins>
        </w:p>
        <w:p w14:paraId="5932DE60" w14:textId="49D1961F" w:rsidR="007C7EB0" w:rsidRDefault="007C7EB0">
          <w:pPr>
            <w:pStyle w:val="TOC3"/>
            <w:tabs>
              <w:tab w:val="right" w:leader="dot" w:pos="9350"/>
            </w:tabs>
            <w:rPr>
              <w:ins w:id="49" w:author="Tony Pacheco" w:date="2017-02-17T00:04:00Z"/>
              <w:rFonts w:eastAsiaTheme="minorEastAsia"/>
              <w:noProof/>
              <w:lang w:val="en-CA" w:eastAsia="en-CA"/>
            </w:rPr>
          </w:pPr>
          <w:ins w:id="50"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"_Toc475053189"</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Site map explained</w:t>
            </w:r>
            <w:r>
              <w:rPr>
                <w:noProof/>
                <w:webHidden/>
              </w:rPr>
              <w:tab/>
            </w:r>
            <w:r>
              <w:rPr>
                <w:noProof/>
                <w:webHidden/>
              </w:rPr>
              <w:fldChar w:fldCharType="begin"/>
            </w:r>
            <w:r>
              <w:rPr>
                <w:noProof/>
                <w:webHidden/>
              </w:rPr>
              <w:instrText xml:space="preserve"> PAGEREF _Toc475053189 \h </w:instrText>
            </w:r>
            <w:r>
              <w:rPr>
                <w:noProof/>
                <w:webHidden/>
              </w:rPr>
            </w:r>
          </w:ins>
          <w:r>
            <w:rPr>
              <w:noProof/>
              <w:webHidden/>
            </w:rPr>
            <w:fldChar w:fldCharType="separate"/>
          </w:r>
          <w:ins w:id="51" w:author="Tony Pacheco" w:date="2017-02-17T00:04:00Z">
            <w:r>
              <w:rPr>
                <w:noProof/>
                <w:webHidden/>
              </w:rPr>
              <w:t>7</w:t>
            </w:r>
            <w:r>
              <w:rPr>
                <w:noProof/>
                <w:webHidden/>
              </w:rPr>
              <w:fldChar w:fldCharType="end"/>
            </w:r>
            <w:r w:rsidRPr="00C43E1A">
              <w:rPr>
                <w:rStyle w:val="Hyperlink"/>
                <w:noProof/>
              </w:rPr>
              <w:fldChar w:fldCharType="end"/>
            </w:r>
          </w:ins>
        </w:p>
        <w:p w14:paraId="0F89DEF9" w14:textId="4991DDD1" w:rsidR="007C7EB0" w:rsidRDefault="007C7EB0">
          <w:pPr>
            <w:pStyle w:val="TOC2"/>
            <w:tabs>
              <w:tab w:val="right" w:leader="dot" w:pos="9350"/>
            </w:tabs>
            <w:rPr>
              <w:ins w:id="52" w:author="Tony Pacheco" w:date="2017-02-17T00:04:00Z"/>
              <w:rFonts w:eastAsiaTheme="minorEastAsia"/>
              <w:noProof/>
              <w:lang w:val="en-CA" w:eastAsia="en-CA"/>
            </w:rPr>
          </w:pPr>
          <w:ins w:id="53"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"_Toc475053190"</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Wireframe Page Layouts</w:t>
            </w:r>
            <w:r>
              <w:rPr>
                <w:noProof/>
                <w:webHidden/>
              </w:rPr>
              <w:tab/>
            </w:r>
            <w:r>
              <w:rPr>
                <w:noProof/>
                <w:webHidden/>
              </w:rPr>
              <w:fldChar w:fldCharType="begin"/>
            </w:r>
            <w:r>
              <w:rPr>
                <w:noProof/>
                <w:webHidden/>
              </w:rPr>
              <w:instrText xml:space="preserve"> PAGEREF _Toc475053190 \h </w:instrText>
            </w:r>
            <w:r>
              <w:rPr>
                <w:noProof/>
                <w:webHidden/>
              </w:rPr>
            </w:r>
          </w:ins>
          <w:r>
            <w:rPr>
              <w:noProof/>
              <w:webHidden/>
            </w:rPr>
            <w:fldChar w:fldCharType="separate"/>
          </w:r>
          <w:ins w:id="54" w:author="Tony Pacheco" w:date="2017-02-17T00:04:00Z">
            <w:r>
              <w:rPr>
                <w:noProof/>
                <w:webHidden/>
              </w:rPr>
              <w:t>9</w:t>
            </w:r>
            <w:r>
              <w:rPr>
                <w:noProof/>
                <w:webHidden/>
              </w:rPr>
              <w:fldChar w:fldCharType="end"/>
            </w:r>
            <w:r w:rsidRPr="00C43E1A">
              <w:rPr>
                <w:rStyle w:val="Hyperlink"/>
                <w:noProof/>
              </w:rPr>
              <w:fldChar w:fldCharType="end"/>
            </w:r>
          </w:ins>
        </w:p>
        <w:p w14:paraId="373B9E9F" w14:textId="1D77D3AD" w:rsidR="007C7EB0" w:rsidRDefault="007C7EB0">
          <w:pPr>
            <w:pStyle w:val="TOC2"/>
            <w:tabs>
              <w:tab w:val="right" w:leader="dot" w:pos="9350"/>
            </w:tabs>
            <w:rPr>
              <w:ins w:id="55" w:author="Tony Pacheco" w:date="2017-02-17T00:04:00Z"/>
              <w:rFonts w:eastAsiaTheme="minorEastAsia"/>
              <w:noProof/>
              <w:lang w:val="en-CA" w:eastAsia="en-CA"/>
            </w:rPr>
          </w:pPr>
          <w:ins w:id="56"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"_Toc475053191"</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Print Layouts</w:t>
            </w:r>
            <w:r>
              <w:rPr>
                <w:noProof/>
                <w:webHidden/>
              </w:rPr>
              <w:tab/>
            </w:r>
            <w:r>
              <w:rPr>
                <w:noProof/>
                <w:webHidden/>
              </w:rPr>
              <w:fldChar w:fldCharType="begin"/>
            </w:r>
            <w:r>
              <w:rPr>
                <w:noProof/>
                <w:webHidden/>
              </w:rPr>
              <w:instrText xml:space="preserve"> PAGEREF _Toc475053191 \h </w:instrText>
            </w:r>
            <w:r>
              <w:rPr>
                <w:noProof/>
                <w:webHidden/>
              </w:rPr>
            </w:r>
          </w:ins>
          <w:r>
            <w:rPr>
              <w:noProof/>
              <w:webHidden/>
            </w:rPr>
            <w:fldChar w:fldCharType="separate"/>
          </w:r>
          <w:ins w:id="57" w:author="Tony Pacheco" w:date="2017-02-17T00:04:00Z">
            <w:r>
              <w:rPr>
                <w:noProof/>
                <w:webHidden/>
              </w:rPr>
              <w:t>11</w:t>
            </w:r>
            <w:r>
              <w:rPr>
                <w:noProof/>
                <w:webHidden/>
              </w:rPr>
              <w:fldChar w:fldCharType="end"/>
            </w:r>
            <w:r w:rsidRPr="00C43E1A">
              <w:rPr>
                <w:rStyle w:val="Hyperlink"/>
                <w:noProof/>
              </w:rPr>
              <w:fldChar w:fldCharType="end"/>
            </w:r>
          </w:ins>
        </w:p>
        <w:p w14:paraId="0540FB07" w14:textId="3296D608" w:rsidR="007C7EB0" w:rsidRDefault="007C7EB0">
          <w:pPr>
            <w:pStyle w:val="TOC1"/>
            <w:tabs>
              <w:tab w:val="right" w:leader="dot" w:pos="9350"/>
            </w:tabs>
            <w:rPr>
              <w:ins w:id="58" w:author="Tony Pacheco" w:date="2017-02-17T00:04:00Z"/>
              <w:rFonts w:eastAsiaTheme="minorEastAsia"/>
              <w:noProof/>
              <w:lang w:val="en-CA" w:eastAsia="en-CA"/>
            </w:rPr>
          </w:pPr>
          <w:ins w:id="59"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"_Toc475053192"</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Appendix 1</w:t>
            </w:r>
            <w:r>
              <w:rPr>
                <w:noProof/>
                <w:webHidden/>
              </w:rPr>
              <w:tab/>
            </w:r>
            <w:r>
              <w:rPr>
                <w:noProof/>
                <w:webHidden/>
              </w:rPr>
              <w:fldChar w:fldCharType="begin"/>
            </w:r>
            <w:r>
              <w:rPr>
                <w:noProof/>
                <w:webHidden/>
              </w:rPr>
              <w:instrText xml:space="preserve"> PAGEREF _Toc475053192 \h </w:instrText>
            </w:r>
            <w:r>
              <w:rPr>
                <w:noProof/>
                <w:webHidden/>
              </w:rPr>
            </w:r>
          </w:ins>
          <w:r>
            <w:rPr>
              <w:noProof/>
              <w:webHidden/>
            </w:rPr>
            <w:fldChar w:fldCharType="separate"/>
          </w:r>
          <w:ins w:id="60" w:author="Tony Pacheco" w:date="2017-02-17T00:04:00Z">
            <w:r>
              <w:rPr>
                <w:noProof/>
                <w:webHidden/>
              </w:rPr>
              <w:t>13</w:t>
            </w:r>
            <w:r>
              <w:rPr>
                <w:noProof/>
                <w:webHidden/>
              </w:rPr>
              <w:fldChar w:fldCharType="end"/>
            </w:r>
            <w:r w:rsidRPr="00C43E1A">
              <w:rPr>
                <w:rStyle w:val="Hyperlink"/>
                <w:noProof/>
              </w:rPr>
              <w:fldChar w:fldCharType="end"/>
            </w:r>
          </w:ins>
        </w:p>
        <w:p w14:paraId="28EAF70A" w14:textId="691DDA92" w:rsidR="007C7EB0" w:rsidRDefault="007C7EB0">
          <w:pPr>
            <w:pStyle w:val="TOC2"/>
            <w:tabs>
              <w:tab w:val="right" w:leader="dot" w:pos="9350"/>
            </w:tabs>
            <w:rPr>
              <w:ins w:id="61" w:author="Tony Pacheco" w:date="2017-02-17T00:04:00Z"/>
              <w:rFonts w:eastAsiaTheme="minorEastAsia"/>
              <w:noProof/>
              <w:lang w:val="en-CA" w:eastAsia="en-CA"/>
            </w:rPr>
          </w:pPr>
          <w:ins w:id="62"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"_Toc475053193"</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Introduction</w:t>
            </w:r>
            <w:r>
              <w:rPr>
                <w:noProof/>
                <w:webHidden/>
              </w:rPr>
              <w:tab/>
            </w:r>
            <w:r>
              <w:rPr>
                <w:noProof/>
                <w:webHidden/>
              </w:rPr>
              <w:fldChar w:fldCharType="begin"/>
            </w:r>
            <w:r>
              <w:rPr>
                <w:noProof/>
                <w:webHidden/>
              </w:rPr>
              <w:instrText xml:space="preserve"> PAGEREF _Toc475053193 \h </w:instrText>
            </w:r>
            <w:r>
              <w:rPr>
                <w:noProof/>
                <w:webHidden/>
              </w:rPr>
            </w:r>
          </w:ins>
          <w:r>
            <w:rPr>
              <w:noProof/>
              <w:webHidden/>
            </w:rPr>
            <w:fldChar w:fldCharType="separate"/>
          </w:r>
          <w:ins w:id="63" w:author="Tony Pacheco" w:date="2017-02-17T00:04:00Z">
            <w:r>
              <w:rPr>
                <w:noProof/>
                <w:webHidden/>
              </w:rPr>
              <w:t>13</w:t>
            </w:r>
            <w:r>
              <w:rPr>
                <w:noProof/>
                <w:webHidden/>
              </w:rPr>
              <w:fldChar w:fldCharType="end"/>
            </w:r>
            <w:r w:rsidRPr="00C43E1A">
              <w:rPr>
                <w:rStyle w:val="Hyperlink"/>
                <w:noProof/>
              </w:rPr>
              <w:fldChar w:fldCharType="end"/>
            </w:r>
          </w:ins>
        </w:p>
        <w:p w14:paraId="5913F6A6" w14:textId="2952575D" w:rsidR="007C7EB0" w:rsidRDefault="007C7EB0">
          <w:pPr>
            <w:pStyle w:val="TOC2"/>
            <w:tabs>
              <w:tab w:val="right" w:leader="dot" w:pos="9350"/>
            </w:tabs>
            <w:rPr>
              <w:ins w:id="64" w:author="Tony Pacheco" w:date="2017-02-17T00:04:00Z"/>
              <w:rFonts w:eastAsiaTheme="minorEastAsia"/>
              <w:noProof/>
              <w:lang w:val="en-CA" w:eastAsia="en-CA"/>
            </w:rPr>
          </w:pPr>
          <w:ins w:id="65"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"_Toc475053194"</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About the website</w:t>
            </w:r>
            <w:r>
              <w:rPr>
                <w:noProof/>
                <w:webHidden/>
              </w:rPr>
              <w:tab/>
            </w:r>
            <w:r>
              <w:rPr>
                <w:noProof/>
                <w:webHidden/>
              </w:rPr>
              <w:fldChar w:fldCharType="begin"/>
            </w:r>
            <w:r>
              <w:rPr>
                <w:noProof/>
                <w:webHidden/>
              </w:rPr>
              <w:instrText xml:space="preserve"> PAGEREF _Toc475053194 \h </w:instrText>
            </w:r>
            <w:r>
              <w:rPr>
                <w:noProof/>
                <w:webHidden/>
              </w:rPr>
            </w:r>
          </w:ins>
          <w:r>
            <w:rPr>
              <w:noProof/>
              <w:webHidden/>
            </w:rPr>
            <w:fldChar w:fldCharType="separate"/>
          </w:r>
          <w:ins w:id="66" w:author="Tony Pacheco" w:date="2017-02-17T00:04:00Z">
            <w:r>
              <w:rPr>
                <w:noProof/>
                <w:webHidden/>
              </w:rPr>
              <w:t>13</w:t>
            </w:r>
            <w:r>
              <w:rPr>
                <w:noProof/>
                <w:webHidden/>
              </w:rPr>
              <w:fldChar w:fldCharType="end"/>
            </w:r>
            <w:r w:rsidRPr="00C43E1A">
              <w:rPr>
                <w:rStyle w:val="Hyperlink"/>
                <w:noProof/>
              </w:rPr>
              <w:fldChar w:fldCharType="end"/>
            </w:r>
          </w:ins>
        </w:p>
        <w:p w14:paraId="6DEA2B19" w14:textId="00310532" w:rsidR="007C7EB0" w:rsidRDefault="007C7EB0">
          <w:pPr>
            <w:pStyle w:val="TOC2"/>
            <w:tabs>
              <w:tab w:val="right" w:leader="dot" w:pos="9350"/>
            </w:tabs>
            <w:rPr>
              <w:ins w:id="67" w:author="Tony Pacheco" w:date="2017-02-17T00:04:00Z"/>
              <w:rFonts w:eastAsiaTheme="minorEastAsia"/>
              <w:noProof/>
              <w:lang w:val="en-CA" w:eastAsia="en-CA"/>
            </w:rPr>
          </w:pPr>
          <w:ins w:id="68"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"_Toc475053195"</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Functional Requirements</w:t>
            </w:r>
            <w:r>
              <w:rPr>
                <w:noProof/>
                <w:webHidden/>
              </w:rPr>
              <w:tab/>
            </w:r>
            <w:r>
              <w:rPr>
                <w:noProof/>
                <w:webHidden/>
              </w:rPr>
              <w:fldChar w:fldCharType="begin"/>
            </w:r>
            <w:r>
              <w:rPr>
                <w:noProof/>
                <w:webHidden/>
              </w:rPr>
              <w:instrText xml:space="preserve"> PAGEREF _Toc475053195 \h </w:instrText>
            </w:r>
            <w:r>
              <w:rPr>
                <w:noProof/>
                <w:webHidden/>
              </w:rPr>
            </w:r>
          </w:ins>
          <w:r>
            <w:rPr>
              <w:noProof/>
              <w:webHidden/>
            </w:rPr>
            <w:fldChar w:fldCharType="separate"/>
          </w:r>
          <w:ins w:id="69" w:author="Tony Pacheco" w:date="2017-02-17T00:04:00Z">
            <w:r>
              <w:rPr>
                <w:noProof/>
                <w:webHidden/>
              </w:rPr>
              <w:t>13</w:t>
            </w:r>
            <w:r>
              <w:rPr>
                <w:noProof/>
                <w:webHidden/>
              </w:rPr>
              <w:fldChar w:fldCharType="end"/>
            </w:r>
            <w:r w:rsidRPr="00C43E1A">
              <w:rPr>
                <w:rStyle w:val="Hyperlink"/>
                <w:noProof/>
              </w:rPr>
              <w:fldChar w:fldCharType="end"/>
            </w:r>
          </w:ins>
        </w:p>
        <w:p w14:paraId="4B845465" w14:textId="4A782F4E" w:rsidR="007C7EB0" w:rsidRDefault="007C7EB0">
          <w:pPr>
            <w:pStyle w:val="TOC2"/>
            <w:tabs>
              <w:tab w:val="right" w:leader="dot" w:pos="9350"/>
            </w:tabs>
            <w:rPr>
              <w:ins w:id="70" w:author="Tony Pacheco" w:date="2017-02-17T00:04:00Z"/>
              <w:rFonts w:eastAsiaTheme="minorEastAsia"/>
              <w:noProof/>
              <w:lang w:val="en-CA" w:eastAsia="en-CA"/>
            </w:rPr>
          </w:pPr>
          <w:ins w:id="71" w:author="Tony Pacheco" w:date="2017-02-17T00:04:00Z">
            <w:r w:rsidRPr="00C43E1A">
              <w:rPr>
                <w:rStyle w:val="Hyperlink"/>
                <w:noProof/>
              </w:rPr>
              <w:fldChar w:fldCharType="begin"/>
            </w:r>
            <w:r w:rsidRPr="00C43E1A">
              <w:rPr>
                <w:rStyle w:val="Hyperlink"/>
                <w:noProof/>
              </w:rPr>
              <w:instrText xml:space="preserve"> </w:instrText>
            </w:r>
            <w:r>
              <w:rPr>
                <w:noProof/>
              </w:rPr>
              <w:instrText>HYPERLINK \l "_Toc475053196"</w:instrText>
            </w:r>
            <w:r w:rsidRPr="00C43E1A">
              <w:rPr>
                <w:rStyle w:val="Hyperlink"/>
                <w:noProof/>
              </w:rPr>
              <w:instrText xml:space="preserve"> </w:instrText>
            </w:r>
            <w:r w:rsidRPr="00C43E1A">
              <w:rPr>
                <w:rStyle w:val="Hyperlink"/>
                <w:noProof/>
              </w:rPr>
            </w:r>
            <w:r w:rsidRPr="00C43E1A">
              <w:rPr>
                <w:rStyle w:val="Hyperlink"/>
                <w:noProof/>
              </w:rPr>
              <w:fldChar w:fldCharType="separate"/>
            </w:r>
            <w:r w:rsidRPr="00C43E1A">
              <w:rPr>
                <w:rStyle w:val="Hyperlink"/>
                <w:noProof/>
              </w:rPr>
              <w:t>Work Plan</w:t>
            </w:r>
            <w:r>
              <w:rPr>
                <w:noProof/>
                <w:webHidden/>
              </w:rPr>
              <w:tab/>
            </w:r>
            <w:r>
              <w:rPr>
                <w:noProof/>
                <w:webHidden/>
              </w:rPr>
              <w:fldChar w:fldCharType="begin"/>
            </w:r>
            <w:r>
              <w:rPr>
                <w:noProof/>
                <w:webHidden/>
              </w:rPr>
              <w:instrText xml:space="preserve"> PAGEREF _Toc475053196 \h </w:instrText>
            </w:r>
            <w:r>
              <w:rPr>
                <w:noProof/>
                <w:webHidden/>
              </w:rPr>
            </w:r>
          </w:ins>
          <w:r>
            <w:rPr>
              <w:noProof/>
              <w:webHidden/>
            </w:rPr>
            <w:fldChar w:fldCharType="separate"/>
          </w:r>
          <w:ins w:id="72" w:author="Tony Pacheco" w:date="2017-02-17T00:04:00Z">
            <w:r>
              <w:rPr>
                <w:noProof/>
                <w:webHidden/>
              </w:rPr>
              <w:t>14</w:t>
            </w:r>
            <w:r>
              <w:rPr>
                <w:noProof/>
                <w:webHidden/>
              </w:rPr>
              <w:fldChar w:fldCharType="end"/>
            </w:r>
            <w:r w:rsidRPr="00C43E1A">
              <w:rPr>
                <w:rStyle w:val="Hyperlink"/>
                <w:noProof/>
              </w:rPr>
              <w:fldChar w:fldCharType="end"/>
            </w:r>
          </w:ins>
        </w:p>
        <w:p w14:paraId="6982A94E" w14:textId="45CBC925" w:rsidR="00DA422D" w:rsidDel="007C7EB0" w:rsidRDefault="00DA422D">
          <w:pPr>
            <w:pStyle w:val="TOC1"/>
            <w:tabs>
              <w:tab w:val="right" w:leader="dot" w:pos="9350"/>
            </w:tabs>
            <w:rPr>
              <w:ins w:id="73" w:author="Prabhvir Saran" w:date="2017-02-16T21:07:00Z"/>
              <w:del w:id="74" w:author="Tony Pacheco" w:date="2017-02-17T00:04:00Z"/>
              <w:rFonts w:eastAsiaTheme="minorEastAsia"/>
              <w:noProof/>
            </w:rPr>
          </w:pPr>
          <w:ins w:id="75" w:author="Prabhvir Saran" w:date="2017-02-16T21:07:00Z">
            <w:del w:id="76" w:author="Tony Pacheco" w:date="2017-02-17T00:04:00Z">
              <w:r w:rsidRPr="007C7EB0" w:rsidDel="007C7EB0">
                <w:rPr>
                  <w:rStyle w:val="Hyperlink"/>
                  <w:noProof/>
                  <w:rPrChange w:id="77" w:author="Tony Pacheco" w:date="2017-02-17T00:04:00Z">
                    <w:rPr>
                      <w:rStyle w:val="Hyperlink"/>
                      <w:noProof/>
                    </w:rPr>
                  </w:rPrChange>
                </w:rPr>
                <w:delText>Milestone 3: Skeleton site with layout, tables and forms</w:delText>
              </w:r>
              <w:r w:rsidDel="007C7EB0">
                <w:rPr>
                  <w:noProof/>
                  <w:webHidden/>
                </w:rPr>
                <w:tab/>
              </w:r>
            </w:del>
          </w:ins>
          <w:ins w:id="78" w:author="Prabhvir Saran" w:date="2017-02-16T21:11:00Z">
            <w:del w:id="79" w:author="Tony Pacheco" w:date="2017-02-17T00:04:00Z">
              <w:r w:rsidR="00436213" w:rsidDel="007C7EB0">
                <w:rPr>
                  <w:noProof/>
                  <w:webHidden/>
                </w:rPr>
                <w:delText>2</w:delText>
              </w:r>
            </w:del>
          </w:ins>
        </w:p>
        <w:p w14:paraId="54A60CD8" w14:textId="5E767B98" w:rsidR="00DA422D" w:rsidDel="007C7EB0" w:rsidRDefault="00DA422D">
          <w:pPr>
            <w:pStyle w:val="TOC2"/>
            <w:tabs>
              <w:tab w:val="right" w:leader="dot" w:pos="9350"/>
            </w:tabs>
            <w:rPr>
              <w:ins w:id="80" w:author="Prabhvir Saran" w:date="2017-02-16T21:07:00Z"/>
              <w:del w:id="81" w:author="Tony Pacheco" w:date="2017-02-17T00:04:00Z"/>
              <w:rFonts w:eastAsiaTheme="minorEastAsia"/>
              <w:noProof/>
            </w:rPr>
          </w:pPr>
          <w:ins w:id="82" w:author="Prabhvir Saran" w:date="2017-02-16T21:07:00Z">
            <w:del w:id="83" w:author="Tony Pacheco" w:date="2017-02-17T00:04:00Z">
              <w:r w:rsidRPr="007C7EB0" w:rsidDel="007C7EB0">
                <w:rPr>
                  <w:rStyle w:val="Hyperlink"/>
                  <w:noProof/>
                  <w:rPrChange w:id="84" w:author="Tony Pacheco" w:date="2017-02-17T00:04:00Z">
                    <w:rPr>
                      <w:rStyle w:val="Hyperlink"/>
                      <w:noProof/>
                    </w:rPr>
                  </w:rPrChange>
                </w:rPr>
                <w:delText>Url of the prototype website</w:delText>
              </w:r>
              <w:r w:rsidDel="007C7EB0">
                <w:rPr>
                  <w:noProof/>
                  <w:webHidden/>
                </w:rPr>
                <w:tab/>
              </w:r>
            </w:del>
          </w:ins>
          <w:ins w:id="85" w:author="Prabhvir Saran" w:date="2017-02-16T21:11:00Z">
            <w:del w:id="86" w:author="Tony Pacheco" w:date="2017-02-17T00:04:00Z">
              <w:r w:rsidR="00436213" w:rsidDel="007C7EB0">
                <w:rPr>
                  <w:noProof/>
                  <w:webHidden/>
                </w:rPr>
                <w:delText>2</w:delText>
              </w:r>
            </w:del>
          </w:ins>
        </w:p>
        <w:p w14:paraId="0147AFD0" w14:textId="27673CDA" w:rsidR="00DA422D" w:rsidDel="007C7EB0" w:rsidRDefault="00DA422D">
          <w:pPr>
            <w:pStyle w:val="TOC2"/>
            <w:tabs>
              <w:tab w:val="right" w:leader="dot" w:pos="9350"/>
            </w:tabs>
            <w:rPr>
              <w:ins w:id="87" w:author="Prabhvir Saran" w:date="2017-02-16T21:07:00Z"/>
              <w:del w:id="88" w:author="Tony Pacheco" w:date="2017-02-17T00:04:00Z"/>
              <w:rFonts w:eastAsiaTheme="minorEastAsia"/>
              <w:noProof/>
            </w:rPr>
          </w:pPr>
          <w:ins w:id="89" w:author="Prabhvir Saran" w:date="2017-02-16T21:07:00Z">
            <w:del w:id="90" w:author="Tony Pacheco" w:date="2017-02-17T00:04:00Z">
              <w:r w:rsidRPr="007C7EB0" w:rsidDel="007C7EB0">
                <w:rPr>
                  <w:rStyle w:val="Hyperlink"/>
                  <w:noProof/>
                  <w:rPrChange w:id="91" w:author="Tony Pacheco" w:date="2017-02-17T00:04:00Z">
                    <w:rPr>
                      <w:rStyle w:val="Hyperlink"/>
                      <w:noProof/>
                    </w:rPr>
                  </w:rPrChange>
                </w:rPr>
                <w:delText>List of all the items completed</w:delText>
              </w:r>
              <w:r w:rsidDel="007C7EB0">
                <w:rPr>
                  <w:noProof/>
                  <w:webHidden/>
                </w:rPr>
                <w:tab/>
              </w:r>
            </w:del>
          </w:ins>
          <w:ins w:id="92" w:author="Prabhvir Saran" w:date="2017-02-16T21:11:00Z">
            <w:del w:id="93" w:author="Tony Pacheco" w:date="2017-02-17T00:04:00Z">
              <w:r w:rsidR="00436213" w:rsidDel="007C7EB0">
                <w:rPr>
                  <w:noProof/>
                  <w:webHidden/>
                </w:rPr>
                <w:delText>2</w:delText>
              </w:r>
            </w:del>
          </w:ins>
        </w:p>
        <w:p w14:paraId="36305CE9" w14:textId="27BD929C" w:rsidR="00DA422D" w:rsidDel="007C7EB0" w:rsidRDefault="00DA422D">
          <w:pPr>
            <w:pStyle w:val="TOC2"/>
            <w:tabs>
              <w:tab w:val="right" w:leader="dot" w:pos="9350"/>
            </w:tabs>
            <w:rPr>
              <w:ins w:id="94" w:author="Prabhvir Saran" w:date="2017-02-16T21:07:00Z"/>
              <w:del w:id="95" w:author="Tony Pacheco" w:date="2017-02-17T00:04:00Z"/>
              <w:rFonts w:eastAsiaTheme="minorEastAsia"/>
              <w:noProof/>
            </w:rPr>
          </w:pPr>
          <w:ins w:id="96" w:author="Prabhvir Saran" w:date="2017-02-16T21:07:00Z">
            <w:del w:id="97" w:author="Tony Pacheco" w:date="2017-02-17T00:04:00Z">
              <w:r w:rsidRPr="007C7EB0" w:rsidDel="007C7EB0">
                <w:rPr>
                  <w:rStyle w:val="Hyperlink"/>
                  <w:noProof/>
                  <w:rPrChange w:id="98" w:author="Tony Pacheco" w:date="2017-02-17T00:04:00Z">
                    <w:rPr>
                      <w:rStyle w:val="Hyperlink"/>
                      <w:noProof/>
                    </w:rPr>
                  </w:rPrChange>
                </w:rPr>
                <w:delText>Additional work/Issues/Changes</w:delText>
              </w:r>
              <w:r w:rsidDel="007C7EB0">
                <w:rPr>
                  <w:noProof/>
                  <w:webHidden/>
                </w:rPr>
                <w:tab/>
              </w:r>
            </w:del>
          </w:ins>
          <w:ins w:id="99" w:author="Prabhvir Saran" w:date="2017-02-16T21:11:00Z">
            <w:del w:id="100" w:author="Tony Pacheco" w:date="2017-02-17T00:04:00Z">
              <w:r w:rsidR="00436213" w:rsidDel="007C7EB0">
                <w:rPr>
                  <w:noProof/>
                  <w:webHidden/>
                </w:rPr>
                <w:delText>2</w:delText>
              </w:r>
            </w:del>
          </w:ins>
        </w:p>
        <w:p w14:paraId="78691FC6" w14:textId="5E19FDF7" w:rsidR="00DA422D" w:rsidDel="007C7EB0" w:rsidRDefault="00DA422D">
          <w:pPr>
            <w:pStyle w:val="TOC2"/>
            <w:tabs>
              <w:tab w:val="right" w:leader="dot" w:pos="9350"/>
            </w:tabs>
            <w:rPr>
              <w:ins w:id="101" w:author="Prabhvir Saran" w:date="2017-02-16T21:07:00Z"/>
              <w:del w:id="102" w:author="Tony Pacheco" w:date="2017-02-17T00:04:00Z"/>
              <w:rFonts w:eastAsiaTheme="minorEastAsia"/>
              <w:noProof/>
            </w:rPr>
          </w:pPr>
          <w:ins w:id="103" w:author="Prabhvir Saran" w:date="2017-02-16T21:07:00Z">
            <w:del w:id="104" w:author="Tony Pacheco" w:date="2017-02-17T00:04:00Z">
              <w:r w:rsidRPr="007C7EB0" w:rsidDel="007C7EB0">
                <w:rPr>
                  <w:rStyle w:val="Hyperlink"/>
                  <w:noProof/>
                  <w:rPrChange w:id="105" w:author="Tony Pacheco" w:date="2017-02-17T00:04:00Z">
                    <w:rPr>
                      <w:rStyle w:val="Hyperlink"/>
                      <w:noProof/>
                    </w:rPr>
                  </w:rPrChange>
                </w:rPr>
                <w:delText>Documentation of Work</w:delText>
              </w:r>
              <w:r w:rsidDel="007C7EB0">
                <w:rPr>
                  <w:noProof/>
                  <w:webHidden/>
                </w:rPr>
                <w:tab/>
              </w:r>
            </w:del>
          </w:ins>
          <w:ins w:id="106" w:author="Prabhvir Saran" w:date="2017-02-16T21:11:00Z">
            <w:del w:id="107" w:author="Tony Pacheco" w:date="2017-02-17T00:04:00Z">
              <w:r w:rsidR="00436213" w:rsidDel="007C7EB0">
                <w:rPr>
                  <w:noProof/>
                  <w:webHidden/>
                </w:rPr>
                <w:delText>2</w:delText>
              </w:r>
            </w:del>
          </w:ins>
        </w:p>
        <w:p w14:paraId="73F4DF05" w14:textId="27407342" w:rsidR="00DA422D" w:rsidDel="007C7EB0" w:rsidRDefault="00DA422D">
          <w:pPr>
            <w:pStyle w:val="TOC2"/>
            <w:tabs>
              <w:tab w:val="right" w:leader="dot" w:pos="9350"/>
            </w:tabs>
            <w:rPr>
              <w:ins w:id="108" w:author="Prabhvir Saran" w:date="2017-02-16T21:07:00Z"/>
              <w:del w:id="109" w:author="Tony Pacheco" w:date="2017-02-17T00:04:00Z"/>
              <w:rFonts w:eastAsiaTheme="minorEastAsia"/>
              <w:noProof/>
            </w:rPr>
          </w:pPr>
          <w:ins w:id="110" w:author="Prabhvir Saran" w:date="2017-02-16T21:07:00Z">
            <w:del w:id="111" w:author="Tony Pacheco" w:date="2017-02-17T00:04:00Z">
              <w:r w:rsidRPr="007C7EB0" w:rsidDel="007C7EB0">
                <w:rPr>
                  <w:rStyle w:val="Hyperlink"/>
                  <w:noProof/>
                  <w:rPrChange w:id="112" w:author="Tony Pacheco" w:date="2017-02-17T00:04:00Z">
                    <w:rPr>
                      <w:rStyle w:val="Hyperlink"/>
                      <w:noProof/>
                    </w:rPr>
                  </w:rPrChange>
                </w:rPr>
                <w:delText>A/B Testing</w:delText>
              </w:r>
              <w:r w:rsidDel="007C7EB0">
                <w:rPr>
                  <w:noProof/>
                  <w:webHidden/>
                </w:rPr>
                <w:tab/>
              </w:r>
            </w:del>
          </w:ins>
          <w:ins w:id="113" w:author="Prabhvir Saran" w:date="2017-02-16T21:11:00Z">
            <w:del w:id="114" w:author="Tony Pacheco" w:date="2017-02-17T00:04:00Z">
              <w:r w:rsidR="00436213" w:rsidDel="007C7EB0">
                <w:rPr>
                  <w:noProof/>
                  <w:webHidden/>
                </w:rPr>
                <w:delText>4</w:delText>
              </w:r>
            </w:del>
          </w:ins>
        </w:p>
        <w:p w14:paraId="141CB8D5" w14:textId="0AAD0216" w:rsidR="00DA422D" w:rsidDel="007C7EB0" w:rsidRDefault="00DA422D">
          <w:pPr>
            <w:pStyle w:val="TOC3"/>
            <w:tabs>
              <w:tab w:val="right" w:leader="dot" w:pos="9350"/>
            </w:tabs>
            <w:rPr>
              <w:ins w:id="115" w:author="Prabhvir Saran" w:date="2017-02-16T21:07:00Z"/>
              <w:del w:id="116" w:author="Tony Pacheco" w:date="2017-02-17T00:04:00Z"/>
              <w:rFonts w:eastAsiaTheme="minorEastAsia"/>
              <w:noProof/>
            </w:rPr>
          </w:pPr>
          <w:ins w:id="117" w:author="Prabhvir Saran" w:date="2017-02-16T21:07:00Z">
            <w:del w:id="118" w:author="Tony Pacheco" w:date="2017-02-17T00:04:00Z">
              <w:r w:rsidRPr="007C7EB0" w:rsidDel="007C7EB0">
                <w:rPr>
                  <w:rStyle w:val="Hyperlink"/>
                  <w:noProof/>
                  <w:rPrChange w:id="119" w:author="Tony Pacheco" w:date="2017-02-17T00:04:00Z">
                    <w:rPr>
                      <w:rStyle w:val="Hyperlink"/>
                      <w:noProof/>
                    </w:rPr>
                  </w:rPrChange>
                </w:rPr>
                <w:delText>Test 1</w:delText>
              </w:r>
              <w:r w:rsidDel="007C7EB0">
                <w:rPr>
                  <w:noProof/>
                  <w:webHidden/>
                </w:rPr>
                <w:tab/>
              </w:r>
            </w:del>
          </w:ins>
          <w:ins w:id="120" w:author="Prabhvir Saran" w:date="2017-02-16T21:11:00Z">
            <w:del w:id="121" w:author="Tony Pacheco" w:date="2017-02-17T00:04:00Z">
              <w:r w:rsidR="00436213" w:rsidDel="007C7EB0">
                <w:rPr>
                  <w:noProof/>
                  <w:webHidden/>
                </w:rPr>
                <w:delText>4</w:delText>
              </w:r>
            </w:del>
          </w:ins>
        </w:p>
        <w:p w14:paraId="2CEB7A27" w14:textId="3154CE99" w:rsidR="00DA422D" w:rsidDel="007C7EB0" w:rsidRDefault="00DA422D">
          <w:pPr>
            <w:pStyle w:val="TOC3"/>
            <w:tabs>
              <w:tab w:val="right" w:leader="dot" w:pos="9350"/>
            </w:tabs>
            <w:rPr>
              <w:ins w:id="122" w:author="Prabhvir Saran" w:date="2017-02-16T21:07:00Z"/>
              <w:del w:id="123" w:author="Tony Pacheco" w:date="2017-02-17T00:04:00Z"/>
              <w:rFonts w:eastAsiaTheme="minorEastAsia"/>
              <w:noProof/>
            </w:rPr>
          </w:pPr>
          <w:ins w:id="124" w:author="Prabhvir Saran" w:date="2017-02-16T21:07:00Z">
            <w:del w:id="125" w:author="Tony Pacheco" w:date="2017-02-17T00:04:00Z">
              <w:r w:rsidRPr="007C7EB0" w:rsidDel="007C7EB0">
                <w:rPr>
                  <w:rStyle w:val="Hyperlink"/>
                  <w:noProof/>
                  <w:rPrChange w:id="126" w:author="Tony Pacheco" w:date="2017-02-17T00:04:00Z">
                    <w:rPr>
                      <w:rStyle w:val="Hyperlink"/>
                      <w:noProof/>
                    </w:rPr>
                  </w:rPrChange>
                </w:rPr>
                <w:delText>Test 2</w:delText>
              </w:r>
              <w:r w:rsidDel="007C7EB0">
                <w:rPr>
                  <w:noProof/>
                  <w:webHidden/>
                </w:rPr>
                <w:tab/>
              </w:r>
            </w:del>
          </w:ins>
          <w:ins w:id="127" w:author="Prabhvir Saran" w:date="2017-02-16T21:11:00Z">
            <w:del w:id="128" w:author="Tony Pacheco" w:date="2017-02-17T00:04:00Z">
              <w:r w:rsidR="00436213" w:rsidDel="007C7EB0">
                <w:rPr>
                  <w:noProof/>
                  <w:webHidden/>
                </w:rPr>
                <w:delText>5</w:delText>
              </w:r>
            </w:del>
          </w:ins>
        </w:p>
        <w:p w14:paraId="60B9FB8A" w14:textId="7E0883F1" w:rsidR="00DA422D" w:rsidDel="007C7EB0" w:rsidRDefault="00DA422D">
          <w:pPr>
            <w:pStyle w:val="TOC1"/>
            <w:tabs>
              <w:tab w:val="right" w:leader="dot" w:pos="9350"/>
            </w:tabs>
            <w:rPr>
              <w:ins w:id="129" w:author="Prabhvir Saran" w:date="2017-02-16T21:07:00Z"/>
              <w:del w:id="130" w:author="Tony Pacheco" w:date="2017-02-17T00:04:00Z"/>
              <w:rFonts w:eastAsiaTheme="minorEastAsia"/>
              <w:noProof/>
            </w:rPr>
          </w:pPr>
          <w:ins w:id="131" w:author="Prabhvir Saran" w:date="2017-02-16T21:07:00Z">
            <w:del w:id="132" w:author="Tony Pacheco" w:date="2017-02-17T00:04:00Z">
              <w:r w:rsidRPr="007C7EB0" w:rsidDel="007C7EB0">
                <w:rPr>
                  <w:rStyle w:val="Hyperlink"/>
                  <w:noProof/>
                  <w:rPrChange w:id="133" w:author="Tony Pacheco" w:date="2017-02-17T00:04:00Z">
                    <w:rPr>
                      <w:rStyle w:val="Hyperlink"/>
                      <w:noProof/>
                    </w:rPr>
                  </w:rPrChange>
                </w:rPr>
                <w:delText>Appendix 2</w:delText>
              </w:r>
              <w:r w:rsidDel="007C7EB0">
                <w:rPr>
                  <w:noProof/>
                  <w:webHidden/>
                </w:rPr>
                <w:tab/>
              </w:r>
            </w:del>
          </w:ins>
          <w:ins w:id="134" w:author="Prabhvir Saran" w:date="2017-02-16T21:11:00Z">
            <w:del w:id="135" w:author="Tony Pacheco" w:date="2017-02-17T00:04:00Z">
              <w:r w:rsidR="00436213" w:rsidDel="007C7EB0">
                <w:rPr>
                  <w:noProof/>
                  <w:webHidden/>
                </w:rPr>
                <w:delText>7</w:delText>
              </w:r>
            </w:del>
          </w:ins>
        </w:p>
        <w:p w14:paraId="59F3C103" w14:textId="6A366D38" w:rsidR="00DA422D" w:rsidDel="007C7EB0" w:rsidRDefault="00DA422D">
          <w:pPr>
            <w:pStyle w:val="TOC2"/>
            <w:tabs>
              <w:tab w:val="right" w:leader="dot" w:pos="9350"/>
            </w:tabs>
            <w:rPr>
              <w:ins w:id="136" w:author="Prabhvir Saran" w:date="2017-02-16T21:07:00Z"/>
              <w:del w:id="137" w:author="Tony Pacheco" w:date="2017-02-17T00:04:00Z"/>
              <w:rFonts w:eastAsiaTheme="minorEastAsia"/>
              <w:noProof/>
            </w:rPr>
          </w:pPr>
          <w:ins w:id="138" w:author="Prabhvir Saran" w:date="2017-02-16T21:07:00Z">
            <w:del w:id="139" w:author="Tony Pacheco" w:date="2017-02-17T00:04:00Z">
              <w:r w:rsidRPr="007C7EB0" w:rsidDel="007C7EB0">
                <w:rPr>
                  <w:rStyle w:val="Hyperlink"/>
                  <w:noProof/>
                  <w:rPrChange w:id="140" w:author="Tony Pacheco" w:date="2017-02-17T00:04:00Z">
                    <w:rPr>
                      <w:rStyle w:val="Hyperlink"/>
                      <w:noProof/>
                    </w:rPr>
                  </w:rPrChange>
                </w:rPr>
                <w:delText>Milestone 2: Site Map and Page Design</w:delText>
              </w:r>
              <w:r w:rsidDel="007C7EB0">
                <w:rPr>
                  <w:noProof/>
                  <w:webHidden/>
                </w:rPr>
                <w:tab/>
              </w:r>
            </w:del>
          </w:ins>
          <w:ins w:id="141" w:author="Prabhvir Saran" w:date="2017-02-16T21:11:00Z">
            <w:del w:id="142" w:author="Tony Pacheco" w:date="2017-02-17T00:04:00Z">
              <w:r w:rsidR="00436213" w:rsidDel="007C7EB0">
                <w:rPr>
                  <w:noProof/>
                  <w:webHidden/>
                </w:rPr>
                <w:delText>7</w:delText>
              </w:r>
            </w:del>
          </w:ins>
        </w:p>
        <w:p w14:paraId="77406ECC" w14:textId="46F38D8C" w:rsidR="00DA422D" w:rsidDel="007C7EB0" w:rsidRDefault="00DA422D">
          <w:pPr>
            <w:pStyle w:val="TOC2"/>
            <w:tabs>
              <w:tab w:val="right" w:leader="dot" w:pos="9350"/>
            </w:tabs>
            <w:rPr>
              <w:ins w:id="143" w:author="Prabhvir Saran" w:date="2017-02-16T21:07:00Z"/>
              <w:del w:id="144" w:author="Tony Pacheco" w:date="2017-02-17T00:04:00Z"/>
              <w:rFonts w:eastAsiaTheme="minorEastAsia"/>
              <w:noProof/>
            </w:rPr>
          </w:pPr>
          <w:ins w:id="145" w:author="Prabhvir Saran" w:date="2017-02-16T21:07:00Z">
            <w:del w:id="146" w:author="Tony Pacheco" w:date="2017-02-17T00:04:00Z">
              <w:r w:rsidRPr="007C7EB0" w:rsidDel="007C7EB0">
                <w:rPr>
                  <w:rStyle w:val="Hyperlink"/>
                  <w:noProof/>
                  <w:rPrChange w:id="147" w:author="Tony Pacheco" w:date="2017-02-17T00:04:00Z">
                    <w:rPr>
                      <w:rStyle w:val="Hyperlink"/>
                      <w:noProof/>
                    </w:rPr>
                  </w:rPrChange>
                </w:rPr>
                <w:delText>Sitemap</w:delText>
              </w:r>
              <w:r w:rsidDel="007C7EB0">
                <w:rPr>
                  <w:noProof/>
                  <w:webHidden/>
                </w:rPr>
                <w:tab/>
              </w:r>
            </w:del>
          </w:ins>
          <w:ins w:id="148" w:author="Prabhvir Saran" w:date="2017-02-16T21:11:00Z">
            <w:del w:id="149" w:author="Tony Pacheco" w:date="2017-02-17T00:04:00Z">
              <w:r w:rsidR="00436213" w:rsidDel="007C7EB0">
                <w:rPr>
                  <w:noProof/>
                  <w:webHidden/>
                </w:rPr>
                <w:delText>7</w:delText>
              </w:r>
            </w:del>
          </w:ins>
        </w:p>
        <w:p w14:paraId="340F51B6" w14:textId="514B15EB" w:rsidR="00DA422D" w:rsidDel="007C7EB0" w:rsidRDefault="00DA422D">
          <w:pPr>
            <w:pStyle w:val="TOC3"/>
            <w:tabs>
              <w:tab w:val="right" w:leader="dot" w:pos="9350"/>
            </w:tabs>
            <w:rPr>
              <w:ins w:id="150" w:author="Prabhvir Saran" w:date="2017-02-16T21:07:00Z"/>
              <w:del w:id="151" w:author="Tony Pacheco" w:date="2017-02-17T00:04:00Z"/>
              <w:rFonts w:eastAsiaTheme="minorEastAsia"/>
              <w:noProof/>
            </w:rPr>
          </w:pPr>
          <w:ins w:id="152" w:author="Prabhvir Saran" w:date="2017-02-16T21:07:00Z">
            <w:del w:id="153" w:author="Tony Pacheco" w:date="2017-02-17T00:04:00Z">
              <w:r w:rsidRPr="007C7EB0" w:rsidDel="007C7EB0">
                <w:rPr>
                  <w:rStyle w:val="Hyperlink"/>
                  <w:noProof/>
                  <w:rPrChange w:id="154" w:author="Tony Pacheco" w:date="2017-02-17T00:04:00Z">
                    <w:rPr>
                      <w:rStyle w:val="Hyperlink"/>
                      <w:noProof/>
                    </w:rPr>
                  </w:rPrChange>
                </w:rPr>
                <w:delText>Site map explained</w:delText>
              </w:r>
              <w:r w:rsidDel="007C7EB0">
                <w:rPr>
                  <w:noProof/>
                  <w:webHidden/>
                </w:rPr>
                <w:tab/>
              </w:r>
            </w:del>
          </w:ins>
          <w:ins w:id="155" w:author="Prabhvir Saran" w:date="2017-02-16T21:11:00Z">
            <w:del w:id="156" w:author="Tony Pacheco" w:date="2017-02-17T00:04:00Z">
              <w:r w:rsidR="00436213" w:rsidDel="007C7EB0">
                <w:rPr>
                  <w:noProof/>
                  <w:webHidden/>
                </w:rPr>
                <w:delText>7</w:delText>
              </w:r>
            </w:del>
          </w:ins>
        </w:p>
        <w:p w14:paraId="4ABE7A60" w14:textId="2314AA06" w:rsidR="00DA422D" w:rsidDel="007C7EB0" w:rsidRDefault="00DA422D">
          <w:pPr>
            <w:pStyle w:val="TOC2"/>
            <w:tabs>
              <w:tab w:val="right" w:leader="dot" w:pos="9350"/>
            </w:tabs>
            <w:rPr>
              <w:ins w:id="157" w:author="Prabhvir Saran" w:date="2017-02-16T21:07:00Z"/>
              <w:del w:id="158" w:author="Tony Pacheco" w:date="2017-02-17T00:04:00Z"/>
              <w:rFonts w:eastAsiaTheme="minorEastAsia"/>
              <w:noProof/>
            </w:rPr>
          </w:pPr>
          <w:ins w:id="159" w:author="Prabhvir Saran" w:date="2017-02-16T21:07:00Z">
            <w:del w:id="160" w:author="Tony Pacheco" w:date="2017-02-17T00:04:00Z">
              <w:r w:rsidRPr="007C7EB0" w:rsidDel="007C7EB0">
                <w:rPr>
                  <w:rStyle w:val="Hyperlink"/>
                  <w:noProof/>
                  <w:rPrChange w:id="161" w:author="Tony Pacheco" w:date="2017-02-17T00:04:00Z">
                    <w:rPr>
                      <w:rStyle w:val="Hyperlink"/>
                      <w:noProof/>
                    </w:rPr>
                  </w:rPrChange>
                </w:rPr>
                <w:delText>Wireframe Page Layouts</w:delText>
              </w:r>
              <w:r w:rsidDel="007C7EB0">
                <w:rPr>
                  <w:noProof/>
                  <w:webHidden/>
                </w:rPr>
                <w:tab/>
              </w:r>
            </w:del>
          </w:ins>
          <w:ins w:id="162" w:author="Prabhvir Saran" w:date="2017-02-16T21:11:00Z">
            <w:del w:id="163" w:author="Tony Pacheco" w:date="2017-02-17T00:04:00Z">
              <w:r w:rsidR="00436213" w:rsidDel="007C7EB0">
                <w:rPr>
                  <w:noProof/>
                  <w:webHidden/>
                </w:rPr>
                <w:delText>9</w:delText>
              </w:r>
            </w:del>
          </w:ins>
        </w:p>
        <w:p w14:paraId="086984C1" w14:textId="0752B055" w:rsidR="00DA422D" w:rsidDel="007C7EB0" w:rsidRDefault="00DA422D">
          <w:pPr>
            <w:pStyle w:val="TOC2"/>
            <w:tabs>
              <w:tab w:val="right" w:leader="dot" w:pos="9350"/>
            </w:tabs>
            <w:rPr>
              <w:ins w:id="164" w:author="Prabhvir Saran" w:date="2017-02-16T21:07:00Z"/>
              <w:del w:id="165" w:author="Tony Pacheco" w:date="2017-02-17T00:04:00Z"/>
              <w:rFonts w:eastAsiaTheme="minorEastAsia"/>
              <w:noProof/>
            </w:rPr>
          </w:pPr>
          <w:ins w:id="166" w:author="Prabhvir Saran" w:date="2017-02-16T21:07:00Z">
            <w:del w:id="167" w:author="Tony Pacheco" w:date="2017-02-17T00:04:00Z">
              <w:r w:rsidRPr="007C7EB0" w:rsidDel="007C7EB0">
                <w:rPr>
                  <w:rStyle w:val="Hyperlink"/>
                  <w:noProof/>
                  <w:rPrChange w:id="168" w:author="Tony Pacheco" w:date="2017-02-17T00:04:00Z">
                    <w:rPr>
                      <w:rStyle w:val="Hyperlink"/>
                      <w:noProof/>
                    </w:rPr>
                  </w:rPrChange>
                </w:rPr>
                <w:delText>Print Layouts</w:delText>
              </w:r>
              <w:r w:rsidDel="007C7EB0">
                <w:rPr>
                  <w:noProof/>
                  <w:webHidden/>
                </w:rPr>
                <w:tab/>
              </w:r>
            </w:del>
          </w:ins>
          <w:ins w:id="169" w:author="Prabhvir Saran" w:date="2017-02-16T21:11:00Z">
            <w:del w:id="170" w:author="Tony Pacheco" w:date="2017-02-17T00:04:00Z">
              <w:r w:rsidR="00436213" w:rsidDel="007C7EB0">
                <w:rPr>
                  <w:noProof/>
                  <w:webHidden/>
                </w:rPr>
                <w:delText>11</w:delText>
              </w:r>
            </w:del>
          </w:ins>
        </w:p>
        <w:p w14:paraId="5316855A" w14:textId="4D37F374" w:rsidR="00DA422D" w:rsidDel="007C7EB0" w:rsidRDefault="00DA422D">
          <w:pPr>
            <w:pStyle w:val="TOC1"/>
            <w:tabs>
              <w:tab w:val="right" w:leader="dot" w:pos="9350"/>
            </w:tabs>
            <w:rPr>
              <w:ins w:id="171" w:author="Prabhvir Saran" w:date="2017-02-16T21:07:00Z"/>
              <w:del w:id="172" w:author="Tony Pacheco" w:date="2017-02-17T00:04:00Z"/>
              <w:rFonts w:eastAsiaTheme="minorEastAsia"/>
              <w:noProof/>
            </w:rPr>
          </w:pPr>
          <w:ins w:id="173" w:author="Prabhvir Saran" w:date="2017-02-16T21:07:00Z">
            <w:del w:id="174" w:author="Tony Pacheco" w:date="2017-02-17T00:04:00Z">
              <w:r w:rsidRPr="007C7EB0" w:rsidDel="007C7EB0">
                <w:rPr>
                  <w:rStyle w:val="Hyperlink"/>
                  <w:noProof/>
                  <w:rPrChange w:id="175" w:author="Tony Pacheco" w:date="2017-02-17T00:04:00Z">
                    <w:rPr>
                      <w:rStyle w:val="Hyperlink"/>
                      <w:noProof/>
                    </w:rPr>
                  </w:rPrChange>
                </w:rPr>
                <w:delText>Appendix 1</w:delText>
              </w:r>
              <w:r w:rsidDel="007C7EB0">
                <w:rPr>
                  <w:noProof/>
                  <w:webHidden/>
                </w:rPr>
                <w:tab/>
              </w:r>
            </w:del>
          </w:ins>
          <w:ins w:id="176" w:author="Prabhvir Saran" w:date="2017-02-16T21:11:00Z">
            <w:del w:id="177" w:author="Tony Pacheco" w:date="2017-02-17T00:04:00Z">
              <w:r w:rsidR="00436213" w:rsidDel="007C7EB0">
                <w:rPr>
                  <w:noProof/>
                  <w:webHidden/>
                </w:rPr>
                <w:delText>13</w:delText>
              </w:r>
            </w:del>
          </w:ins>
        </w:p>
        <w:p w14:paraId="2206B21A" w14:textId="4F7FA8B1" w:rsidR="00DA422D" w:rsidDel="007C7EB0" w:rsidRDefault="00DA422D">
          <w:pPr>
            <w:pStyle w:val="TOC2"/>
            <w:tabs>
              <w:tab w:val="right" w:leader="dot" w:pos="9350"/>
            </w:tabs>
            <w:rPr>
              <w:ins w:id="178" w:author="Prabhvir Saran" w:date="2017-02-16T21:07:00Z"/>
              <w:del w:id="179" w:author="Tony Pacheco" w:date="2017-02-17T00:04:00Z"/>
              <w:rFonts w:eastAsiaTheme="minorEastAsia"/>
              <w:noProof/>
            </w:rPr>
          </w:pPr>
          <w:ins w:id="180" w:author="Prabhvir Saran" w:date="2017-02-16T21:07:00Z">
            <w:del w:id="181" w:author="Tony Pacheco" w:date="2017-02-17T00:04:00Z">
              <w:r w:rsidRPr="007C7EB0" w:rsidDel="007C7EB0">
                <w:rPr>
                  <w:rStyle w:val="Hyperlink"/>
                  <w:noProof/>
                  <w:rPrChange w:id="182" w:author="Tony Pacheco" w:date="2017-02-17T00:04:00Z">
                    <w:rPr>
                      <w:rStyle w:val="Hyperlink"/>
                      <w:noProof/>
                    </w:rPr>
                  </w:rPrChange>
                </w:rPr>
                <w:delText>Introduction</w:delText>
              </w:r>
              <w:r w:rsidDel="007C7EB0">
                <w:rPr>
                  <w:noProof/>
                  <w:webHidden/>
                </w:rPr>
                <w:tab/>
              </w:r>
            </w:del>
          </w:ins>
          <w:ins w:id="183" w:author="Prabhvir Saran" w:date="2017-02-16T21:11:00Z">
            <w:del w:id="184" w:author="Tony Pacheco" w:date="2017-02-17T00:04:00Z">
              <w:r w:rsidR="00436213" w:rsidDel="007C7EB0">
                <w:rPr>
                  <w:noProof/>
                  <w:webHidden/>
                </w:rPr>
                <w:delText>13</w:delText>
              </w:r>
            </w:del>
          </w:ins>
        </w:p>
        <w:p w14:paraId="75EB5234" w14:textId="785F37B9" w:rsidR="00DA422D" w:rsidDel="007C7EB0" w:rsidRDefault="00DA422D">
          <w:pPr>
            <w:pStyle w:val="TOC2"/>
            <w:tabs>
              <w:tab w:val="right" w:leader="dot" w:pos="9350"/>
            </w:tabs>
            <w:rPr>
              <w:ins w:id="185" w:author="Prabhvir Saran" w:date="2017-02-16T21:07:00Z"/>
              <w:del w:id="186" w:author="Tony Pacheco" w:date="2017-02-17T00:04:00Z"/>
              <w:rFonts w:eastAsiaTheme="minorEastAsia"/>
              <w:noProof/>
            </w:rPr>
          </w:pPr>
          <w:ins w:id="187" w:author="Prabhvir Saran" w:date="2017-02-16T21:07:00Z">
            <w:del w:id="188" w:author="Tony Pacheco" w:date="2017-02-17T00:04:00Z">
              <w:r w:rsidRPr="007C7EB0" w:rsidDel="007C7EB0">
                <w:rPr>
                  <w:rStyle w:val="Hyperlink"/>
                  <w:noProof/>
                  <w:rPrChange w:id="189" w:author="Tony Pacheco" w:date="2017-02-17T00:04:00Z">
                    <w:rPr>
                      <w:rStyle w:val="Hyperlink"/>
                      <w:noProof/>
                    </w:rPr>
                  </w:rPrChange>
                </w:rPr>
                <w:delText>About the website</w:delText>
              </w:r>
              <w:r w:rsidDel="007C7EB0">
                <w:rPr>
                  <w:noProof/>
                  <w:webHidden/>
                </w:rPr>
                <w:tab/>
              </w:r>
            </w:del>
          </w:ins>
          <w:ins w:id="190" w:author="Prabhvir Saran" w:date="2017-02-16T21:11:00Z">
            <w:del w:id="191" w:author="Tony Pacheco" w:date="2017-02-17T00:04:00Z">
              <w:r w:rsidR="00436213" w:rsidDel="007C7EB0">
                <w:rPr>
                  <w:noProof/>
                  <w:webHidden/>
                </w:rPr>
                <w:delText>13</w:delText>
              </w:r>
            </w:del>
          </w:ins>
        </w:p>
        <w:p w14:paraId="5FBD8F06" w14:textId="4B1A7A83" w:rsidR="00DA422D" w:rsidDel="007C7EB0" w:rsidRDefault="00DA422D">
          <w:pPr>
            <w:pStyle w:val="TOC2"/>
            <w:tabs>
              <w:tab w:val="right" w:leader="dot" w:pos="9350"/>
            </w:tabs>
            <w:rPr>
              <w:ins w:id="192" w:author="Prabhvir Saran" w:date="2017-02-16T21:07:00Z"/>
              <w:del w:id="193" w:author="Tony Pacheco" w:date="2017-02-17T00:04:00Z"/>
              <w:rFonts w:eastAsiaTheme="minorEastAsia"/>
              <w:noProof/>
            </w:rPr>
          </w:pPr>
          <w:ins w:id="194" w:author="Prabhvir Saran" w:date="2017-02-16T21:07:00Z">
            <w:del w:id="195" w:author="Tony Pacheco" w:date="2017-02-17T00:04:00Z">
              <w:r w:rsidRPr="007C7EB0" w:rsidDel="007C7EB0">
                <w:rPr>
                  <w:rStyle w:val="Hyperlink"/>
                  <w:noProof/>
                  <w:rPrChange w:id="196" w:author="Tony Pacheco" w:date="2017-02-17T00:04:00Z">
                    <w:rPr>
                      <w:rStyle w:val="Hyperlink"/>
                      <w:noProof/>
                    </w:rPr>
                  </w:rPrChange>
                </w:rPr>
                <w:delText>Functional Requirements</w:delText>
              </w:r>
              <w:r w:rsidDel="007C7EB0">
                <w:rPr>
                  <w:noProof/>
                  <w:webHidden/>
                </w:rPr>
                <w:tab/>
              </w:r>
            </w:del>
          </w:ins>
          <w:ins w:id="197" w:author="Prabhvir Saran" w:date="2017-02-16T21:11:00Z">
            <w:del w:id="198" w:author="Tony Pacheco" w:date="2017-02-17T00:04:00Z">
              <w:r w:rsidR="00436213" w:rsidDel="007C7EB0">
                <w:rPr>
                  <w:noProof/>
                  <w:webHidden/>
                </w:rPr>
                <w:delText>13</w:delText>
              </w:r>
            </w:del>
          </w:ins>
        </w:p>
        <w:p w14:paraId="0624B605" w14:textId="392737B6" w:rsidR="00DA422D" w:rsidDel="007C7EB0" w:rsidRDefault="00DA422D">
          <w:pPr>
            <w:pStyle w:val="TOC2"/>
            <w:tabs>
              <w:tab w:val="right" w:leader="dot" w:pos="9350"/>
            </w:tabs>
            <w:rPr>
              <w:ins w:id="199" w:author="Prabhvir Saran" w:date="2017-02-16T21:07:00Z"/>
              <w:del w:id="200" w:author="Tony Pacheco" w:date="2017-02-17T00:04:00Z"/>
              <w:rFonts w:eastAsiaTheme="minorEastAsia"/>
              <w:noProof/>
            </w:rPr>
          </w:pPr>
          <w:ins w:id="201" w:author="Prabhvir Saran" w:date="2017-02-16T21:07:00Z">
            <w:del w:id="202" w:author="Tony Pacheco" w:date="2017-02-17T00:04:00Z">
              <w:r w:rsidRPr="007C7EB0" w:rsidDel="007C7EB0">
                <w:rPr>
                  <w:rStyle w:val="Hyperlink"/>
                  <w:noProof/>
                  <w:rPrChange w:id="203" w:author="Tony Pacheco" w:date="2017-02-17T00:04:00Z">
                    <w:rPr>
                      <w:rStyle w:val="Hyperlink"/>
                      <w:noProof/>
                    </w:rPr>
                  </w:rPrChange>
                </w:rPr>
                <w:delText>Work Plan</w:delText>
              </w:r>
              <w:r w:rsidDel="007C7EB0">
                <w:rPr>
                  <w:noProof/>
                  <w:webHidden/>
                </w:rPr>
                <w:tab/>
              </w:r>
            </w:del>
          </w:ins>
          <w:ins w:id="204" w:author="Prabhvir Saran" w:date="2017-02-16T21:11:00Z">
            <w:del w:id="205" w:author="Tony Pacheco" w:date="2017-02-17T00:04:00Z">
              <w:r w:rsidR="00436213" w:rsidDel="007C7EB0">
                <w:rPr>
                  <w:noProof/>
                  <w:webHidden/>
                </w:rPr>
                <w:delText>14</w:delText>
              </w:r>
            </w:del>
          </w:ins>
        </w:p>
        <w:p w14:paraId="2CA4D823" w14:textId="1A8EC404" w:rsidR="00F911EF" w:rsidDel="007C7EB0" w:rsidRDefault="00F911EF">
          <w:pPr>
            <w:pStyle w:val="TOC1"/>
            <w:tabs>
              <w:tab w:val="right" w:leader="dot" w:pos="9350"/>
            </w:tabs>
            <w:rPr>
              <w:del w:id="206" w:author="Tony Pacheco" w:date="2017-02-17T00:04:00Z"/>
              <w:rFonts w:eastAsiaTheme="minorEastAsia"/>
              <w:noProof/>
            </w:rPr>
          </w:pPr>
          <w:del w:id="207" w:author="Tony Pacheco" w:date="2017-02-17T00:04:00Z">
            <w:r w:rsidRPr="00477C6C" w:rsidDel="007C7EB0">
              <w:rPr>
                <w:noProof/>
                <w:rPrChange w:id="208" w:author="Prabhvir Saran" w:date="2017-02-02T23:02:00Z">
                  <w:rPr>
                    <w:rStyle w:val="Hyperlink"/>
                    <w:noProof/>
                  </w:rPr>
                </w:rPrChange>
              </w:rPr>
              <w:delText>Milestone 2: Site Map and Page Design</w:delText>
            </w:r>
            <w:r w:rsidDel="007C7EB0">
              <w:rPr>
                <w:noProof/>
                <w:webHidden/>
              </w:rPr>
              <w:tab/>
              <w:delText>1</w:delText>
            </w:r>
          </w:del>
        </w:p>
        <w:p w14:paraId="4B04738F" w14:textId="3A8F8E93" w:rsidR="00F911EF" w:rsidDel="007C7EB0" w:rsidRDefault="00F911EF">
          <w:pPr>
            <w:pStyle w:val="TOC2"/>
            <w:tabs>
              <w:tab w:val="right" w:leader="dot" w:pos="9350"/>
            </w:tabs>
            <w:rPr>
              <w:del w:id="209" w:author="Tony Pacheco" w:date="2017-02-17T00:04:00Z"/>
              <w:rFonts w:eastAsiaTheme="minorEastAsia"/>
              <w:noProof/>
            </w:rPr>
          </w:pPr>
          <w:del w:id="210" w:author="Tony Pacheco" w:date="2017-02-17T00:04:00Z">
            <w:r w:rsidRPr="00477C6C" w:rsidDel="007C7EB0">
              <w:rPr>
                <w:noProof/>
                <w:rPrChange w:id="211" w:author="Prabhvir Saran" w:date="2017-02-02T23:02:00Z">
                  <w:rPr>
                    <w:rStyle w:val="Hyperlink"/>
                    <w:noProof/>
                  </w:rPr>
                </w:rPrChange>
              </w:rPr>
              <w:delText xml:space="preserve">HEMA Sitemap </w:delText>
            </w:r>
            <w:r w:rsidDel="007C7EB0">
              <w:rPr>
                <w:noProof/>
                <w:webHidden/>
              </w:rPr>
              <w:tab/>
              <w:delText>2</w:delText>
            </w:r>
          </w:del>
        </w:p>
        <w:p w14:paraId="04D21250" w14:textId="6F12F515" w:rsidR="00F911EF" w:rsidDel="007C7EB0" w:rsidRDefault="00F911EF">
          <w:pPr>
            <w:pStyle w:val="TOC3"/>
            <w:tabs>
              <w:tab w:val="right" w:leader="dot" w:pos="9350"/>
            </w:tabs>
            <w:rPr>
              <w:del w:id="212" w:author="Tony Pacheco" w:date="2017-02-17T00:04:00Z"/>
              <w:rFonts w:eastAsiaTheme="minorEastAsia"/>
              <w:noProof/>
            </w:rPr>
          </w:pPr>
          <w:del w:id="213" w:author="Tony Pacheco" w:date="2017-02-17T00:04:00Z">
            <w:r w:rsidRPr="00477C6C" w:rsidDel="007C7EB0">
              <w:rPr>
                <w:noProof/>
                <w:rPrChange w:id="214" w:author="Prabhvir Saran" w:date="2017-02-02T23:02:00Z">
                  <w:rPr>
                    <w:rStyle w:val="Hyperlink"/>
                    <w:noProof/>
                  </w:rPr>
                </w:rPrChange>
              </w:rPr>
              <w:delText>Home</w:delText>
            </w:r>
            <w:r w:rsidDel="007C7EB0">
              <w:rPr>
                <w:noProof/>
                <w:webHidden/>
              </w:rPr>
              <w:tab/>
              <w:delText>2</w:delText>
            </w:r>
          </w:del>
        </w:p>
        <w:p w14:paraId="0A1546FB" w14:textId="1A1A939C" w:rsidR="00F911EF" w:rsidDel="007C7EB0" w:rsidRDefault="00F911EF">
          <w:pPr>
            <w:pStyle w:val="TOC3"/>
            <w:tabs>
              <w:tab w:val="right" w:leader="dot" w:pos="9350"/>
            </w:tabs>
            <w:rPr>
              <w:del w:id="215" w:author="Tony Pacheco" w:date="2017-02-17T00:04:00Z"/>
              <w:rFonts w:eastAsiaTheme="minorEastAsia"/>
              <w:noProof/>
            </w:rPr>
          </w:pPr>
          <w:del w:id="216" w:author="Tony Pacheco" w:date="2017-02-17T00:04:00Z">
            <w:r w:rsidRPr="00477C6C" w:rsidDel="007C7EB0">
              <w:rPr>
                <w:noProof/>
                <w:rPrChange w:id="217" w:author="Prabhvir Saran" w:date="2017-02-02T23:02:00Z">
                  <w:rPr>
                    <w:rStyle w:val="Hyperlink"/>
                    <w:noProof/>
                  </w:rPr>
                </w:rPrChange>
              </w:rPr>
              <w:delText>Page Layout</w:delText>
            </w:r>
            <w:r w:rsidDel="007C7EB0">
              <w:rPr>
                <w:noProof/>
                <w:webHidden/>
              </w:rPr>
              <w:tab/>
              <w:delText>2</w:delText>
            </w:r>
          </w:del>
        </w:p>
        <w:p w14:paraId="6D50BC56" w14:textId="26B37C6C" w:rsidR="00F911EF" w:rsidDel="007C7EB0" w:rsidRDefault="00F911EF">
          <w:pPr>
            <w:pStyle w:val="TOC3"/>
            <w:tabs>
              <w:tab w:val="right" w:leader="dot" w:pos="9350"/>
            </w:tabs>
            <w:rPr>
              <w:del w:id="218" w:author="Tony Pacheco" w:date="2017-02-17T00:04:00Z"/>
              <w:rStyle w:val="Hyperlink"/>
              <w:noProof/>
            </w:rPr>
          </w:pPr>
          <w:del w:id="219" w:author="Tony Pacheco" w:date="2017-02-17T00:04:00Z">
            <w:r w:rsidRPr="00477C6C" w:rsidDel="007C7EB0">
              <w:rPr>
                <w:noProof/>
                <w:rPrChange w:id="220" w:author="Prabhvir Saran" w:date="2017-02-02T23:02:00Z">
                  <w:rPr>
                    <w:rStyle w:val="Hyperlink"/>
                    <w:noProof/>
                  </w:rPr>
                </w:rPrChange>
              </w:rPr>
              <w:delText>Color Scheme</w:delText>
            </w:r>
            <w:r w:rsidDel="007C7EB0">
              <w:rPr>
                <w:noProof/>
                <w:webHidden/>
              </w:rPr>
              <w:tab/>
              <w:delText>5</w:delText>
            </w:r>
          </w:del>
        </w:p>
        <w:p w14:paraId="21F646CF" w14:textId="77777777" w:rsidR="009774A5" w:rsidRPr="009774A5" w:rsidDel="007C7EB0" w:rsidRDefault="009774A5" w:rsidP="009774A5">
          <w:pPr>
            <w:rPr>
              <w:del w:id="221" w:author="Tony Pacheco" w:date="2017-02-17T00:04:00Z"/>
              <w:noProof/>
            </w:rPr>
          </w:pPr>
        </w:p>
        <w:p w14:paraId="4D560F13" w14:textId="0A50A9E6" w:rsidR="00F911EF" w:rsidDel="007C7EB0" w:rsidRDefault="00F911EF">
          <w:pPr>
            <w:pStyle w:val="TOC1"/>
            <w:tabs>
              <w:tab w:val="right" w:leader="dot" w:pos="9350"/>
            </w:tabs>
            <w:rPr>
              <w:del w:id="222" w:author="Tony Pacheco" w:date="2017-02-17T00:04:00Z"/>
              <w:rFonts w:eastAsiaTheme="minorEastAsia"/>
              <w:noProof/>
            </w:rPr>
          </w:pPr>
          <w:del w:id="223" w:author="Tony Pacheco" w:date="2017-02-17T00:04:00Z">
            <w:r w:rsidRPr="00477C6C" w:rsidDel="007C7EB0">
              <w:rPr>
                <w:noProof/>
                <w:rPrChange w:id="224" w:author="Prabhvir Saran" w:date="2017-02-02T23:02:00Z">
                  <w:rPr>
                    <w:rStyle w:val="Hyperlink"/>
                    <w:noProof/>
                  </w:rPr>
                </w:rPrChange>
              </w:rPr>
              <w:delText>Appendix 1</w:delText>
            </w:r>
            <w:r w:rsidDel="007C7EB0">
              <w:rPr>
                <w:noProof/>
                <w:webHidden/>
              </w:rPr>
              <w:tab/>
              <w:delText>6</w:delText>
            </w:r>
          </w:del>
        </w:p>
        <w:p w14:paraId="798D3207" w14:textId="07158778" w:rsidR="00F911EF" w:rsidDel="007C7EB0" w:rsidRDefault="00F911EF">
          <w:pPr>
            <w:pStyle w:val="TOC2"/>
            <w:tabs>
              <w:tab w:val="right" w:leader="dot" w:pos="9350"/>
            </w:tabs>
            <w:rPr>
              <w:del w:id="225" w:author="Tony Pacheco" w:date="2017-02-17T00:04:00Z"/>
              <w:rFonts w:eastAsiaTheme="minorEastAsia"/>
              <w:noProof/>
            </w:rPr>
          </w:pPr>
          <w:del w:id="226" w:author="Tony Pacheco" w:date="2017-02-17T00:04:00Z">
            <w:r w:rsidRPr="00477C6C" w:rsidDel="007C7EB0">
              <w:rPr>
                <w:noProof/>
                <w:rPrChange w:id="227" w:author="Prabhvir Saran" w:date="2017-02-02T23:02:00Z">
                  <w:rPr>
                    <w:rStyle w:val="Hyperlink"/>
                    <w:noProof/>
                  </w:rPr>
                </w:rPrChange>
              </w:rPr>
              <w:delText>Introduction</w:delText>
            </w:r>
            <w:r w:rsidDel="007C7EB0">
              <w:rPr>
                <w:noProof/>
                <w:webHidden/>
              </w:rPr>
              <w:tab/>
              <w:delText>6</w:delText>
            </w:r>
          </w:del>
        </w:p>
        <w:p w14:paraId="38C5267D" w14:textId="2B11732E" w:rsidR="00F911EF" w:rsidDel="007C7EB0" w:rsidRDefault="00F911EF">
          <w:pPr>
            <w:pStyle w:val="TOC2"/>
            <w:tabs>
              <w:tab w:val="right" w:leader="dot" w:pos="9350"/>
            </w:tabs>
            <w:rPr>
              <w:del w:id="228" w:author="Tony Pacheco" w:date="2017-02-17T00:04:00Z"/>
              <w:rFonts w:eastAsiaTheme="minorEastAsia"/>
              <w:noProof/>
            </w:rPr>
          </w:pPr>
          <w:del w:id="229" w:author="Tony Pacheco" w:date="2017-02-17T00:04:00Z">
            <w:r w:rsidRPr="00477C6C" w:rsidDel="007C7EB0">
              <w:rPr>
                <w:noProof/>
                <w:rPrChange w:id="230" w:author="Prabhvir Saran" w:date="2017-02-02T23:02:00Z">
                  <w:rPr>
                    <w:rStyle w:val="Hyperlink"/>
                    <w:noProof/>
                  </w:rPr>
                </w:rPrChange>
              </w:rPr>
              <w:delText>About the website</w:delText>
            </w:r>
            <w:r w:rsidDel="007C7EB0">
              <w:rPr>
                <w:noProof/>
                <w:webHidden/>
              </w:rPr>
              <w:tab/>
              <w:delText>6</w:delText>
            </w:r>
          </w:del>
        </w:p>
        <w:p w14:paraId="7E624B45" w14:textId="2C21DBB9" w:rsidR="00F911EF" w:rsidDel="007C7EB0" w:rsidRDefault="00F911EF">
          <w:pPr>
            <w:pStyle w:val="TOC2"/>
            <w:tabs>
              <w:tab w:val="right" w:leader="dot" w:pos="9350"/>
            </w:tabs>
            <w:rPr>
              <w:del w:id="231" w:author="Tony Pacheco" w:date="2017-02-17T00:04:00Z"/>
              <w:rFonts w:eastAsiaTheme="minorEastAsia"/>
              <w:noProof/>
            </w:rPr>
          </w:pPr>
          <w:del w:id="232" w:author="Tony Pacheco" w:date="2017-02-17T00:04:00Z">
            <w:r w:rsidRPr="00477C6C" w:rsidDel="007C7EB0">
              <w:rPr>
                <w:noProof/>
                <w:rPrChange w:id="233" w:author="Prabhvir Saran" w:date="2017-02-02T23:02:00Z">
                  <w:rPr>
                    <w:rStyle w:val="Hyperlink"/>
                    <w:noProof/>
                  </w:rPr>
                </w:rPrChange>
              </w:rPr>
              <w:delText>Functional Requirements</w:delText>
            </w:r>
            <w:r w:rsidDel="007C7EB0">
              <w:rPr>
                <w:noProof/>
                <w:webHidden/>
              </w:rPr>
              <w:tab/>
              <w:delText>6</w:delText>
            </w:r>
          </w:del>
        </w:p>
        <w:p w14:paraId="1BEE894F" w14:textId="63B7FE65" w:rsidR="00F911EF" w:rsidDel="007C7EB0" w:rsidRDefault="00F911EF">
          <w:pPr>
            <w:pStyle w:val="TOC2"/>
            <w:tabs>
              <w:tab w:val="right" w:leader="dot" w:pos="9350"/>
            </w:tabs>
            <w:rPr>
              <w:del w:id="234" w:author="Tony Pacheco" w:date="2017-02-17T00:04:00Z"/>
              <w:rFonts w:eastAsiaTheme="minorEastAsia"/>
              <w:noProof/>
            </w:rPr>
          </w:pPr>
          <w:del w:id="235" w:author="Tony Pacheco" w:date="2017-02-17T00:04:00Z">
            <w:r w:rsidRPr="00477C6C" w:rsidDel="007C7EB0">
              <w:rPr>
                <w:noProof/>
                <w:rPrChange w:id="236" w:author="Prabhvir Saran" w:date="2017-02-02T23:02:00Z">
                  <w:rPr>
                    <w:rStyle w:val="Hyperlink"/>
                    <w:noProof/>
                  </w:rPr>
                </w:rPrChange>
              </w:rPr>
              <w:delText>Work Plan</w:delText>
            </w:r>
            <w:r w:rsidDel="007C7EB0">
              <w:rPr>
                <w:noProof/>
                <w:webHidden/>
              </w:rPr>
              <w:tab/>
              <w:delText>7</w:delText>
            </w:r>
          </w:del>
        </w:p>
        <w:p w14:paraId="64ED3D0B" w14:textId="591FBB7F" w:rsidR="00EC6476" w:rsidRDefault="00EC6476">
          <w:pPr>
            <w:rPr>
              <w:ins w:id="237" w:author="Prabhvir Saran" w:date="2017-02-02T16:03:00Z"/>
            </w:rPr>
          </w:pPr>
          <w:ins w:id="238" w:author="Prabhvir Saran" w:date="2017-02-02T16:03:00Z">
            <w:r>
              <w:rPr>
                <w:b/>
                <w:bCs/>
                <w:noProof/>
              </w:rPr>
              <w:fldChar w:fldCharType="end"/>
            </w:r>
          </w:ins>
        </w:p>
        <w:customXmlInsRangeStart w:id="239" w:author="Prabhvir Saran" w:date="2017-02-02T16:03:00Z"/>
      </w:sdtContent>
    </w:sdt>
    <w:customXmlInsRangeEnd w:id="239"/>
    <w:p w14:paraId="2AEBD665" w14:textId="77777777" w:rsidR="00776164" w:rsidRDefault="00776164" w:rsidP="00776164">
      <w:pPr>
        <w:rPr>
          <w:sz w:val="36"/>
        </w:rPr>
      </w:pPr>
    </w:p>
    <w:p w14:paraId="348C9B23" w14:textId="77777777" w:rsidR="00776164" w:rsidRDefault="00776164" w:rsidP="00776164">
      <w:pPr>
        <w:rPr>
          <w:sz w:val="36"/>
        </w:rPr>
      </w:pPr>
    </w:p>
    <w:p w14:paraId="11285B45" w14:textId="77777777" w:rsidR="00776164" w:rsidRDefault="00776164" w:rsidP="00776164">
      <w:pPr>
        <w:rPr>
          <w:sz w:val="36"/>
        </w:rPr>
      </w:pPr>
    </w:p>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240" w:author="Prabhvir Saran" w:date="2017-02-02T15:45:00Z"/>
          <w:sz w:val="36"/>
        </w:rPr>
      </w:pPr>
    </w:p>
    <w:p w14:paraId="55A8F43D" w14:textId="4DAEBA93" w:rsidR="001665B5" w:rsidRDefault="001665B5" w:rsidP="004161ED">
      <w:pPr>
        <w:rPr>
          <w:ins w:id="241" w:author="Prabhvir Saran" w:date="2017-02-02T15:57:00Z"/>
        </w:rPr>
      </w:pPr>
    </w:p>
    <w:p w14:paraId="43388141" w14:textId="69C36B02" w:rsidR="001665B5" w:rsidRDefault="001665B5" w:rsidP="004161ED">
      <w:pPr>
        <w:rPr>
          <w:ins w:id="242" w:author="Prabhvir Saran" w:date="2017-02-02T15:57:00Z"/>
        </w:rPr>
      </w:pPr>
    </w:p>
    <w:p w14:paraId="08ED281C" w14:textId="77777777" w:rsidR="001665B5" w:rsidRPr="004161ED" w:rsidRDefault="001665B5" w:rsidP="004161ED">
      <w:pPr>
        <w:rPr>
          <w:ins w:id="243" w:author="Prabhvir Saran" w:date="2017-02-02T15:57:00Z"/>
        </w:rPr>
      </w:pPr>
    </w:p>
    <w:p w14:paraId="2DB1031D" w14:textId="22C8A927" w:rsidR="00776164" w:rsidDel="00487BA1" w:rsidRDefault="00776164">
      <w:pPr>
        <w:jc w:val="center"/>
        <w:rPr>
          <w:del w:id="244" w:author="Prabhvir Saran" w:date="2017-02-02T15:45:00Z"/>
        </w:rPr>
        <w:pPrChange w:id="245" w:author="Prabhvir Saran" w:date="2017-02-16T20:27:00Z">
          <w:pPr/>
        </w:pPrChange>
      </w:pPr>
    </w:p>
    <w:p w14:paraId="15AC0A2D" w14:textId="6137FB31" w:rsidR="00487BA1" w:rsidRDefault="00487BA1">
      <w:pPr>
        <w:pStyle w:val="Heading1"/>
        <w:jc w:val="center"/>
        <w:rPr>
          <w:ins w:id="246" w:author="Prabhvir Saran" w:date="2017-02-14T23:25:00Z"/>
          <w:b/>
          <w:sz w:val="36"/>
          <w:u w:val="single"/>
        </w:rPr>
        <w:pPrChange w:id="247" w:author="Prabhvir Saran" w:date="2017-02-16T20:27:00Z">
          <w:pPr>
            <w:pStyle w:val="Heading1"/>
          </w:pPr>
        </w:pPrChange>
      </w:pPr>
      <w:bookmarkStart w:id="248" w:name="_Toc475053177"/>
      <w:ins w:id="249" w:author="Prabhvir Saran" w:date="2017-02-14T17:56:00Z">
        <w:r w:rsidRPr="003B7E9F">
          <w:rPr>
            <w:b/>
            <w:sz w:val="36"/>
            <w:u w:val="single"/>
            <w:rPrChange w:id="250" w:author="Prabhvir Saran" w:date="2017-02-14T23:20:00Z">
              <w:rPr/>
            </w:rPrChange>
          </w:rPr>
          <w:t>Milestone 3: Skeleton site with layout, tables and forms</w:t>
        </w:r>
      </w:ins>
      <w:bookmarkEnd w:id="248"/>
    </w:p>
    <w:p w14:paraId="7B206568" w14:textId="77777777" w:rsidR="008E7E99" w:rsidRPr="00FF76DD" w:rsidRDefault="008E7E99">
      <w:pPr>
        <w:rPr>
          <w:ins w:id="251" w:author="Prabhvir Saran" w:date="2017-02-14T17:57:00Z"/>
        </w:rPr>
        <w:pPrChange w:id="252" w:author="Prabhvir Saran" w:date="2017-02-14T23:25:00Z">
          <w:pPr>
            <w:pStyle w:val="Heading1"/>
          </w:pPr>
        </w:pPrChange>
      </w:pPr>
    </w:p>
    <w:p w14:paraId="6E71666B" w14:textId="0661A944" w:rsidR="001B012E" w:rsidRPr="00FF76DD" w:rsidRDefault="00487BA1">
      <w:pPr>
        <w:pStyle w:val="Heading2"/>
        <w:spacing w:after="240"/>
        <w:rPr>
          <w:ins w:id="253" w:author="Prabhvir Saran" w:date="2017-02-14T23:07:00Z"/>
        </w:rPr>
        <w:pPrChange w:id="254" w:author="Prabhvir Saran" w:date="2017-02-14T23:13:00Z">
          <w:pPr>
            <w:pStyle w:val="Heading1"/>
          </w:pPr>
        </w:pPrChange>
      </w:pPr>
      <w:bookmarkStart w:id="255" w:name="_Toc475053178"/>
      <w:ins w:id="256" w:author="Prabhvir Saran" w:date="2017-02-14T17:58:00Z">
        <w:r>
          <w:t>U</w:t>
        </w:r>
      </w:ins>
      <w:ins w:id="257" w:author="Tony Pacheco" w:date="2017-02-17T00:04:00Z">
        <w:r w:rsidR="006C4906">
          <w:t>RL</w:t>
        </w:r>
      </w:ins>
      <w:ins w:id="258" w:author="Prabhvir Saran" w:date="2017-02-14T17:58:00Z">
        <w:del w:id="259" w:author="Tony Pacheco" w:date="2017-02-17T00:04:00Z">
          <w:r w:rsidDel="006C4906">
            <w:delText>rl</w:delText>
          </w:r>
        </w:del>
        <w:r>
          <w:t xml:space="preserve"> of the prototype website</w:t>
        </w:r>
      </w:ins>
      <w:bookmarkEnd w:id="255"/>
    </w:p>
    <w:p w14:paraId="4950D83D" w14:textId="1554BA2B" w:rsidR="001B012E" w:rsidRDefault="0074582B">
      <w:pPr>
        <w:spacing w:after="240"/>
        <w:rPr>
          <w:ins w:id="260" w:author="Prabhvir Saran" w:date="2017-02-14T17:58:00Z"/>
        </w:rPr>
        <w:pPrChange w:id="261" w:author="Prabhvir Saran" w:date="2017-02-14T23:20:00Z">
          <w:pPr>
            <w:pStyle w:val="Heading1"/>
          </w:pPr>
        </w:pPrChange>
      </w:pPr>
      <w:ins w:id="262" w:author="Tony Pacheco" w:date="2017-02-17T00:00:00Z">
        <w:r>
          <w:fldChar w:fldCharType="begin"/>
        </w:r>
        <w:r>
          <w:instrText xml:space="preserve"> HYPERLINK "http://students.bcitdev.com/A00980505/G2/index.html" </w:instrText>
        </w:r>
        <w:r>
          <w:fldChar w:fldCharType="separate"/>
        </w:r>
        <w:r w:rsidR="002832A7" w:rsidRPr="0074582B">
          <w:rPr>
            <w:rStyle w:val="Hyperlink"/>
            <w:rPrChange w:id="263" w:author="Prabhvir Saran" w:date="2017-02-14T23:20:00Z">
              <w:rPr>
                <w:rStyle w:val="Hyperlink"/>
              </w:rPr>
            </w:rPrChange>
          </w:rPr>
          <w:t>http://students.bcitdev.com/A00980505/G2/</w:t>
        </w:r>
        <w:r w:rsidRPr="0074582B">
          <w:rPr>
            <w:rStyle w:val="Hyperlink"/>
          </w:rPr>
          <w:t>index.html</w:t>
        </w:r>
        <w:r>
          <w:fldChar w:fldCharType="end"/>
        </w:r>
      </w:ins>
      <w:ins w:id="264" w:author="Prabhvir Saran" w:date="2017-02-14T23:20:00Z">
        <w:del w:id="265" w:author="Tony Pacheco" w:date="2017-02-17T00:00:00Z">
          <w:r w:rsidR="002832A7" w:rsidDel="0074582B">
            <w:delText xml:space="preserve"> </w:delText>
          </w:r>
        </w:del>
      </w:ins>
    </w:p>
    <w:p w14:paraId="2BEA5E59" w14:textId="7F611B1E" w:rsidR="004A7F09" w:rsidRDefault="004A7F09">
      <w:pPr>
        <w:pStyle w:val="Heading2"/>
        <w:rPr>
          <w:ins w:id="266" w:author="Prabhvir Saran" w:date="2017-02-14T17:59:00Z"/>
        </w:rPr>
        <w:pPrChange w:id="267" w:author="Prabhvir Saran" w:date="2017-02-14T17:58:00Z">
          <w:pPr>
            <w:pStyle w:val="Heading1"/>
          </w:pPr>
        </w:pPrChange>
      </w:pPr>
      <w:bookmarkStart w:id="268" w:name="_Toc475053179"/>
      <w:ins w:id="269" w:author="Prabhvir Saran" w:date="2017-02-14T17:58:00Z">
        <w:r>
          <w:t>List of all the items completed</w:t>
        </w:r>
        <w:bookmarkEnd w:id="268"/>
        <w:r>
          <w:t xml:space="preserve"> </w:t>
        </w:r>
      </w:ins>
    </w:p>
    <w:p w14:paraId="4B5A52F9" w14:textId="56103A44" w:rsidR="004A7F09" w:rsidRDefault="004A7F09">
      <w:pPr>
        <w:pStyle w:val="ListParagraph"/>
        <w:numPr>
          <w:ilvl w:val="0"/>
          <w:numId w:val="14"/>
        </w:numPr>
        <w:rPr>
          <w:ins w:id="270" w:author="Prabhvir Saran" w:date="2017-02-14T18:12:00Z"/>
        </w:rPr>
        <w:pPrChange w:id="271" w:author="Prabhvir Saran" w:date="2017-02-14T17:59:00Z">
          <w:pPr>
            <w:pStyle w:val="Heading1"/>
          </w:pPr>
        </w:pPrChange>
      </w:pPr>
      <w:ins w:id="272" w:author="Prabhvir Saran" w:date="2017-02-14T18:00:00Z">
        <w:r>
          <w:t xml:space="preserve">Organized all the files in the main folder called G2. All pages except index have their own folder so their content can be put inside along with them. The main </w:t>
        </w:r>
      </w:ins>
      <w:ins w:id="273" w:author="Prabhvir Saran" w:date="2017-02-14T23:07:00Z">
        <w:r w:rsidR="001B012E">
          <w:t>CSS</w:t>
        </w:r>
      </w:ins>
      <w:ins w:id="274" w:author="Prabhvir Saran" w:date="2017-02-14T18:00:00Z">
        <w:r>
          <w:t xml:space="preserve"> file</w:t>
        </w:r>
        <w:del w:id="275" w:author="Tony Pacheco" w:date="2017-02-17T00:00:00Z">
          <w:r w:rsidDel="0074582B">
            <w:delText xml:space="preserve"> called</w:delText>
          </w:r>
        </w:del>
        <w:r>
          <w:t xml:space="preserve"> </w:t>
        </w:r>
      </w:ins>
      <w:ins w:id="276" w:author="Tony Pacheco" w:date="2017-02-17T00:00:00Z">
        <w:r w:rsidR="0074582B">
          <w:t>(</w:t>
        </w:r>
      </w:ins>
      <w:ins w:id="277" w:author="Prabhvir Saran" w:date="2017-02-14T18:00:00Z">
        <w:r>
          <w:t>base</w:t>
        </w:r>
      </w:ins>
      <w:ins w:id="278" w:author="Tony Pacheco" w:date="2017-02-17T00:00:00Z">
        <w:r w:rsidR="0074582B">
          <w:t>.css)</w:t>
        </w:r>
      </w:ins>
      <w:ins w:id="279" w:author="Prabhvir Saran" w:date="2017-02-14T18:00:00Z">
        <w:r>
          <w:t xml:space="preserve"> is in the style folder. </w:t>
        </w:r>
      </w:ins>
    </w:p>
    <w:p w14:paraId="2CFDB56E" w14:textId="1CBD4FA5" w:rsidR="001A75D8" w:rsidRDefault="001A75D8">
      <w:pPr>
        <w:pStyle w:val="ListParagraph"/>
        <w:numPr>
          <w:ilvl w:val="0"/>
          <w:numId w:val="14"/>
        </w:numPr>
        <w:rPr>
          <w:ins w:id="280" w:author="Prabhvir Saran" w:date="2017-02-14T18:11:00Z"/>
        </w:rPr>
        <w:pPrChange w:id="281" w:author="Prabhvir Saran" w:date="2017-02-14T17:59:00Z">
          <w:pPr>
            <w:pStyle w:val="Heading1"/>
          </w:pPr>
        </w:pPrChange>
      </w:pPr>
      <w:ins w:id="282" w:author="Prabhvir Saran" w:date="2017-02-14T18:12:00Z">
        <w:r>
          <w:t>A prototype page has been created for every single page.</w:t>
        </w:r>
      </w:ins>
    </w:p>
    <w:p w14:paraId="56B4201D" w14:textId="7C5F2FC0" w:rsidR="004A2ADD" w:rsidRDefault="00E8373E">
      <w:pPr>
        <w:pStyle w:val="ListParagraph"/>
        <w:numPr>
          <w:ilvl w:val="0"/>
          <w:numId w:val="14"/>
        </w:numPr>
        <w:rPr>
          <w:ins w:id="283" w:author="Prabhvir Saran" w:date="2017-02-14T18:00:00Z"/>
        </w:rPr>
        <w:pPrChange w:id="284" w:author="Prabhvir Saran" w:date="2017-02-14T17:59:00Z">
          <w:pPr>
            <w:pStyle w:val="Heading1"/>
          </w:pPr>
        </w:pPrChange>
      </w:pPr>
      <w:ins w:id="285" w:author="Prabhvir Saran" w:date="2017-02-14T23:14:00Z">
        <w:r>
          <w:t>A single</w:t>
        </w:r>
      </w:ins>
      <w:ins w:id="286" w:author="Prabhvir Saran" w:date="2017-02-14T18:11:00Z">
        <w:r w:rsidR="004A2ADD">
          <w:t xml:space="preserve"> </w:t>
        </w:r>
      </w:ins>
      <w:ins w:id="287" w:author="Prabhvir Saran" w:date="2017-02-14T23:07:00Z">
        <w:r w:rsidR="001B012E">
          <w:t>CSS</w:t>
        </w:r>
      </w:ins>
      <w:ins w:id="288" w:author="Prabhvir Saran" w:date="2017-02-14T18:11:00Z">
        <w:r w:rsidR="004A2ADD">
          <w:t xml:space="preserve"> file is used to style all the pages.</w:t>
        </w:r>
      </w:ins>
    </w:p>
    <w:p w14:paraId="004C4ECF" w14:textId="3BBE9D6C" w:rsidR="004A7F09" w:rsidRDefault="004A7F09">
      <w:pPr>
        <w:pStyle w:val="ListParagraph"/>
        <w:numPr>
          <w:ilvl w:val="0"/>
          <w:numId w:val="14"/>
        </w:numPr>
        <w:rPr>
          <w:ins w:id="289" w:author="Prabhvir Saran" w:date="2017-02-14T18:04:00Z"/>
        </w:rPr>
        <w:pPrChange w:id="290" w:author="Prabhvir Saran" w:date="2017-02-14T18:02:00Z">
          <w:pPr>
            <w:pStyle w:val="Heading1"/>
          </w:pPr>
        </w:pPrChange>
      </w:pPr>
      <w:ins w:id="291" w:author="Prabhvir Saran" w:date="2017-02-14T18:02:00Z">
        <w:r>
          <w:t>Al</w:t>
        </w:r>
        <w:r w:rsidR="00BA7B9A">
          <w:t xml:space="preserve">l the content in the header will have the </w:t>
        </w:r>
      </w:ins>
      <w:ins w:id="292" w:author="Tony Pacheco" w:date="2017-02-17T00:00:00Z">
        <w:r w:rsidR="0074582B">
          <w:t>‘</w:t>
        </w:r>
      </w:ins>
      <w:proofErr w:type="spellStart"/>
      <w:ins w:id="293" w:author="Prabhvir Saran" w:date="2017-02-15T15:03:00Z">
        <w:r w:rsidR="00BA7B9A">
          <w:t>Cinzel</w:t>
        </w:r>
      </w:ins>
      <w:proofErr w:type="spellEnd"/>
      <w:ins w:id="294" w:author="Tony Pacheco" w:date="2017-02-17T00:01:00Z">
        <w:r w:rsidR="0074582B">
          <w:t>’</w:t>
        </w:r>
      </w:ins>
      <w:ins w:id="295" w:author="Prabhvir Saran" w:date="2017-02-15T15:03:00Z">
        <w:r w:rsidR="00BA7B9A">
          <w:t xml:space="preserve"> a</w:t>
        </w:r>
      </w:ins>
      <w:ins w:id="296" w:author="Prabhvir Saran" w:date="2017-02-14T18:03:00Z">
        <w:r>
          <w:t>nd all the content in the body</w:t>
        </w:r>
      </w:ins>
      <w:ins w:id="297" w:author="Prabhvir Saran" w:date="2017-02-15T15:03:00Z">
        <w:r w:rsidR="00BA7B9A">
          <w:t xml:space="preserve"> and footer</w:t>
        </w:r>
      </w:ins>
      <w:ins w:id="298" w:author="Prabhvir Saran" w:date="2017-02-14T18:03:00Z">
        <w:r w:rsidR="00BA7B9A">
          <w:t xml:space="preserve"> will have the font </w:t>
        </w:r>
      </w:ins>
      <w:ins w:id="299" w:author="Tony Pacheco" w:date="2017-02-17T00:01:00Z">
        <w:r w:rsidR="0074582B">
          <w:t>‘</w:t>
        </w:r>
      </w:ins>
      <w:proofErr w:type="spellStart"/>
      <w:ins w:id="300" w:author="Prabhvir Saran" w:date="2017-02-14T18:03:00Z">
        <w:r w:rsidR="00BA7B9A">
          <w:t>Titillium</w:t>
        </w:r>
        <w:proofErr w:type="spellEnd"/>
        <w:r w:rsidR="00BA7B9A">
          <w:t xml:space="preserve"> </w:t>
        </w:r>
      </w:ins>
      <w:ins w:id="301" w:author="Tony Pacheco" w:date="2017-02-17T00:01:00Z">
        <w:r w:rsidR="0074582B">
          <w:t>W</w:t>
        </w:r>
      </w:ins>
      <w:ins w:id="302" w:author="Prabhvir Saran" w:date="2017-02-14T18:03:00Z">
        <w:del w:id="303" w:author="Tony Pacheco" w:date="2017-02-17T00:01:00Z">
          <w:r w:rsidR="00BA7B9A" w:rsidDel="0074582B">
            <w:delText>w</w:delText>
          </w:r>
        </w:del>
        <w:r w:rsidR="00BA7B9A">
          <w:t>eb</w:t>
        </w:r>
      </w:ins>
      <w:ins w:id="304" w:author="Tony Pacheco" w:date="2017-02-17T00:01:00Z">
        <w:r w:rsidR="0074582B">
          <w:t>’</w:t>
        </w:r>
      </w:ins>
      <w:ins w:id="305" w:author="Prabhvir Saran" w:date="2017-02-14T18:03:00Z">
        <w:r w:rsidR="00BA7B9A">
          <w:t xml:space="preserve">. </w:t>
        </w:r>
      </w:ins>
      <w:ins w:id="306" w:author="Prabhvir Saran" w:date="2017-02-15T15:04:00Z">
        <w:r w:rsidR="00BA7B9A">
          <w:t>Both</w:t>
        </w:r>
      </w:ins>
      <w:ins w:id="307" w:author="Prabhvir Saran" w:date="2017-02-14T18:03:00Z">
        <w:r w:rsidR="00BA7B9A">
          <w:t xml:space="preserve"> fonts are linked from google fonts. </w:t>
        </w:r>
      </w:ins>
    </w:p>
    <w:p w14:paraId="26580717" w14:textId="667F44F9" w:rsidR="004A7F09" w:rsidRDefault="004A7F09">
      <w:pPr>
        <w:pStyle w:val="ListParagraph"/>
        <w:numPr>
          <w:ilvl w:val="0"/>
          <w:numId w:val="14"/>
        </w:numPr>
        <w:rPr>
          <w:ins w:id="308" w:author="Prabhvir Saran" w:date="2017-02-14T18:06:00Z"/>
        </w:rPr>
        <w:pPrChange w:id="309" w:author="Prabhvir Saran" w:date="2017-02-14T18:02:00Z">
          <w:pPr>
            <w:pStyle w:val="Heading1"/>
          </w:pPr>
        </w:pPrChange>
      </w:pPr>
      <w:ins w:id="310" w:author="Prabhvir Saran" w:date="2017-02-14T18:04:00Z">
        <w:r>
          <w:t xml:space="preserve">The main navigation bar is </w:t>
        </w:r>
      </w:ins>
      <w:ins w:id="311" w:author="Prabhvir Saran" w:date="2017-02-14T18:05:00Z">
        <w:r>
          <w:t xml:space="preserve">configured with </w:t>
        </w:r>
      </w:ins>
      <w:ins w:id="312" w:author="Prabhvir Saran" w:date="2017-02-14T18:06:00Z">
        <w:r>
          <w:t>an unordered list</w:t>
        </w:r>
      </w:ins>
      <w:ins w:id="313" w:author="Prabhvir Saran" w:date="2017-02-15T15:04:00Z">
        <w:r w:rsidR="00BA7B9A">
          <w:t>.</w:t>
        </w:r>
      </w:ins>
    </w:p>
    <w:p w14:paraId="030BAD08" w14:textId="14D704EC" w:rsidR="004A7F09" w:rsidRDefault="003B7E9F">
      <w:pPr>
        <w:pStyle w:val="ListParagraph"/>
        <w:numPr>
          <w:ilvl w:val="0"/>
          <w:numId w:val="14"/>
        </w:numPr>
        <w:rPr>
          <w:ins w:id="314" w:author="Prabhvir Saran" w:date="2017-02-14T18:11:00Z"/>
        </w:rPr>
        <w:pPrChange w:id="315" w:author="Prabhvir Saran" w:date="2017-02-14T18:02:00Z">
          <w:pPr>
            <w:pStyle w:val="Heading1"/>
          </w:pPr>
        </w:pPrChange>
      </w:pPr>
      <w:ins w:id="316" w:author="Prabhvir Saran" w:date="2017-02-14T23:21:00Z">
        <w:r>
          <w:t xml:space="preserve">A table is used </w:t>
        </w:r>
      </w:ins>
      <w:ins w:id="317" w:author="Tony Pacheco" w:date="2017-02-17T00:01:00Z">
        <w:r w:rsidR="0074582B">
          <w:t xml:space="preserve">to organize </w:t>
        </w:r>
      </w:ins>
      <w:ins w:id="318" w:author="Prabhvir Saran" w:date="2017-02-14T23:21:00Z">
        <w:r>
          <w:t xml:space="preserve">the content on the About Us page. </w:t>
        </w:r>
      </w:ins>
    </w:p>
    <w:p w14:paraId="72B7B169" w14:textId="29759186" w:rsidR="00F8500B" w:rsidDel="0074582B" w:rsidRDefault="003B7E9F">
      <w:pPr>
        <w:pStyle w:val="ListParagraph"/>
        <w:numPr>
          <w:ilvl w:val="0"/>
          <w:numId w:val="14"/>
        </w:numPr>
        <w:rPr>
          <w:ins w:id="319" w:author="Prabhvir Saran" w:date="2017-02-16T21:09:00Z"/>
          <w:del w:id="320" w:author="Tony Pacheco" w:date="2017-02-17T00:01:00Z"/>
        </w:rPr>
        <w:pPrChange w:id="321" w:author="Prabhvir Saran" w:date="2017-02-15T15:19:00Z">
          <w:pPr>
            <w:pStyle w:val="Heading1"/>
          </w:pPr>
        </w:pPrChange>
      </w:pPr>
      <w:ins w:id="322" w:author="Prabhvir Saran" w:date="2017-02-14T18:15:00Z">
        <w:r>
          <w:t>The L</w:t>
        </w:r>
        <w:r w:rsidR="001A75D8">
          <w:t>ogin/signup page forms are using the action attribute to push th</w:t>
        </w:r>
        <w:r w:rsidR="00BA7B9A">
          <w:t>e data to the website provided.</w:t>
        </w:r>
      </w:ins>
    </w:p>
    <w:p w14:paraId="1E5C7CCD" w14:textId="37D997A1" w:rsidR="0073044C" w:rsidRPr="0074582B" w:rsidDel="0074582B" w:rsidRDefault="0073044C" w:rsidP="0074582B">
      <w:pPr>
        <w:pStyle w:val="ListParagraph"/>
        <w:numPr>
          <w:ilvl w:val="0"/>
          <w:numId w:val="14"/>
        </w:numPr>
        <w:rPr>
          <w:ins w:id="323" w:author="Prabhvir Saran" w:date="2017-02-16T20:27:00Z"/>
          <w:del w:id="324" w:author="Tony Pacheco" w:date="2017-02-17T00:01:00Z"/>
          <w:b/>
          <w:rPrChange w:id="325" w:author="Tony Pacheco" w:date="2017-02-17T00:01:00Z">
            <w:rPr>
              <w:ins w:id="326" w:author="Prabhvir Saran" w:date="2017-02-16T20:27:00Z"/>
              <w:del w:id="327" w:author="Tony Pacheco" w:date="2017-02-17T00:01:00Z"/>
            </w:rPr>
          </w:rPrChange>
        </w:rPr>
        <w:pPrChange w:id="328" w:author="Tony Pacheco" w:date="2017-02-17T00:01:00Z">
          <w:pPr>
            <w:pStyle w:val="Heading1"/>
          </w:pPr>
        </w:pPrChange>
      </w:pPr>
      <w:ins w:id="329" w:author="Prabhvir Saran" w:date="2017-02-16T21:09:00Z">
        <w:del w:id="330" w:author="Tony Pacheco" w:date="2017-02-17T00:01:00Z">
          <w:r w:rsidRPr="0074582B" w:rsidDel="0074582B">
            <w:rPr>
              <w:b/>
              <w:rPrChange w:id="331" w:author="Tony Pacheco" w:date="2017-02-17T00:01:00Z">
                <w:rPr/>
              </w:rPrChange>
            </w:rPr>
            <w:delText>PLZ CHECK THIS WITH THE INSTRUCTIONS IN MILESTONE 3</w:delText>
          </w:r>
        </w:del>
      </w:ins>
    </w:p>
    <w:p w14:paraId="565C5117" w14:textId="77777777" w:rsidR="004A5284" w:rsidRDefault="004A5284" w:rsidP="0074582B">
      <w:pPr>
        <w:pStyle w:val="ListParagraph"/>
        <w:numPr>
          <w:ilvl w:val="0"/>
          <w:numId w:val="14"/>
        </w:numPr>
        <w:rPr>
          <w:ins w:id="332" w:author="Prabhvir Saran" w:date="2017-02-14T18:23:00Z"/>
        </w:rPr>
        <w:pPrChange w:id="333" w:author="Tony Pacheco" w:date="2017-02-17T00:01:00Z">
          <w:pPr>
            <w:pStyle w:val="Heading1"/>
          </w:pPr>
        </w:pPrChange>
      </w:pPr>
    </w:p>
    <w:p w14:paraId="71A4CACD" w14:textId="73E33A40" w:rsidR="00F8500B" w:rsidRPr="00AE6FFC" w:rsidRDefault="00E625D2">
      <w:pPr>
        <w:pStyle w:val="Heading2"/>
        <w:rPr>
          <w:ins w:id="334" w:author="Prabhvir Saran" w:date="2017-02-14T18:16:00Z"/>
          <w:rFonts w:asciiTheme="minorHAnsi" w:eastAsiaTheme="minorHAnsi" w:hAnsiTheme="minorHAnsi" w:cstheme="minorBidi"/>
          <w:color w:val="auto"/>
          <w:sz w:val="22"/>
          <w:szCs w:val="22"/>
          <w:rPrChange w:id="335" w:author="Prabhvir Saran" w:date="2017-02-14T23:27:00Z">
            <w:rPr>
              <w:ins w:id="336" w:author="Prabhvir Saran" w:date="2017-02-14T18:16:00Z"/>
            </w:rPr>
          </w:rPrChange>
        </w:rPr>
        <w:pPrChange w:id="337" w:author="Prabhvir Saran" w:date="2017-02-15T15:19:00Z">
          <w:pPr>
            <w:pStyle w:val="Heading1"/>
          </w:pPr>
        </w:pPrChange>
      </w:pPr>
      <w:bookmarkStart w:id="338" w:name="_Toc475053180"/>
      <w:ins w:id="339" w:author="Prabhvir Saran" w:date="2017-02-14T23:22:00Z">
        <w:r w:rsidRPr="00FF76DD">
          <w:t>Additional work/Issues/Changes</w:t>
        </w:r>
      </w:ins>
      <w:bookmarkEnd w:id="338"/>
    </w:p>
    <w:p w14:paraId="1A9F2167" w14:textId="7BA4D1E8" w:rsidR="00D71FFD" w:rsidRDefault="00BA7B9A">
      <w:pPr>
        <w:rPr>
          <w:ins w:id="340" w:author="Prabhvir Saran" w:date="2017-02-16T20:28:00Z"/>
        </w:rPr>
        <w:pPrChange w:id="341" w:author="Prabhvir Saran" w:date="2017-02-14T18:16:00Z">
          <w:pPr>
            <w:pStyle w:val="Heading1"/>
          </w:pPr>
        </w:pPrChange>
      </w:pPr>
      <w:ins w:id="342" w:author="Prabhvir Saran" w:date="2017-02-15T15:10:00Z">
        <w:r>
          <w:t xml:space="preserve">The only </w:t>
        </w:r>
      </w:ins>
      <w:ins w:id="343" w:author="Prabhvir Saran" w:date="2017-02-15T15:11:00Z">
        <w:r>
          <w:t>additional</w:t>
        </w:r>
      </w:ins>
      <w:ins w:id="344" w:author="Prabhvir Saran" w:date="2017-02-15T15:10:00Z">
        <w:r>
          <w:t xml:space="preserve"> work was that the Styles page</w:t>
        </w:r>
      </w:ins>
      <w:ins w:id="345" w:author="Prabhvir Saran" w:date="2017-02-16T20:22:00Z">
        <w:r w:rsidR="00D71FFD">
          <w:t xml:space="preserve"> is already</w:t>
        </w:r>
      </w:ins>
      <w:ins w:id="346" w:author="Prabhvir Saran" w:date="2017-02-15T15:10:00Z">
        <w:r>
          <w:t xml:space="preserve"> </w:t>
        </w:r>
      </w:ins>
      <w:ins w:id="347" w:author="Prabhvir Saran" w:date="2017-02-16T20:22:00Z">
        <w:r w:rsidR="00D71FFD">
          <w:t>using</w:t>
        </w:r>
      </w:ins>
      <w:ins w:id="348" w:author="Prabhvir Saran" w:date="2017-02-15T15:10:00Z">
        <w:r>
          <w:t xml:space="preserve"> </w:t>
        </w:r>
      </w:ins>
      <w:ins w:id="349" w:author="Prabhvir Saran" w:date="2017-02-15T15:11:00Z">
        <w:r>
          <w:t>JavaScript</w:t>
        </w:r>
      </w:ins>
      <w:ins w:id="350" w:author="Prabhvir Saran" w:date="2017-02-15T15:10:00Z">
        <w:r>
          <w:t xml:space="preserve"> to </w:t>
        </w:r>
        <w:r w:rsidR="00E625D2">
          <w:t xml:space="preserve">change the content of the page. We did </w:t>
        </w:r>
      </w:ins>
      <w:ins w:id="351" w:author="Prabhvir Saran" w:date="2017-02-15T15:17:00Z">
        <w:r w:rsidR="00E625D2">
          <w:t>encounter</w:t>
        </w:r>
      </w:ins>
      <w:ins w:id="352" w:author="Prabhvir Saran" w:date="2017-02-15T15:10:00Z">
        <w:r w:rsidR="00E625D2">
          <w:t xml:space="preserve"> a major issue. Since we were all working on </w:t>
        </w:r>
      </w:ins>
      <w:ins w:id="353" w:author="Prabhvir Saran" w:date="2017-02-15T15:15:00Z">
        <w:r w:rsidR="00E625D2">
          <w:t>the</w:t>
        </w:r>
      </w:ins>
      <w:ins w:id="354" w:author="Prabhvir Saran" w:date="2017-02-15T15:10:00Z">
        <w:r w:rsidR="00E625D2">
          <w:t xml:space="preserve"> </w:t>
        </w:r>
      </w:ins>
      <w:ins w:id="355" w:author="Prabhvir Saran" w:date="2017-02-15T15:15:00Z">
        <w:r w:rsidR="00E625D2">
          <w:t xml:space="preserve">same CSS file, while merging it using </w:t>
        </w:r>
        <w:proofErr w:type="spellStart"/>
        <w:r w:rsidR="00E625D2">
          <w:t>Git</w:t>
        </w:r>
        <w:proofErr w:type="spellEnd"/>
        <w:r w:rsidR="00E625D2">
          <w:t xml:space="preserve">, it </w:t>
        </w:r>
      </w:ins>
      <w:ins w:id="356" w:author="Prabhvir Saran" w:date="2017-02-16T21:08:00Z">
        <w:r w:rsidR="0073044C">
          <w:t>broke</w:t>
        </w:r>
      </w:ins>
      <w:ins w:id="357" w:author="Prabhvir Saran" w:date="2017-02-15T15:15:00Z">
        <w:r w:rsidR="00E625D2">
          <w:t xml:space="preserve"> the code</w:t>
        </w:r>
      </w:ins>
      <w:ins w:id="358" w:author="Prabhvir Saran" w:date="2017-02-16T21:08:00Z">
        <w:r w:rsidR="0073044C">
          <w:t xml:space="preserve"> every time</w:t>
        </w:r>
      </w:ins>
      <w:ins w:id="359" w:author="Prabhvir Saran" w:date="2017-02-15T15:15:00Z">
        <w:r w:rsidR="00E625D2">
          <w:t xml:space="preserve"> and we had to keep going back to fix it. </w:t>
        </w:r>
      </w:ins>
      <w:ins w:id="360" w:author="Prabhvir Saran" w:date="2017-02-14T18:18:00Z">
        <w:r w:rsidR="001A75D8">
          <w:t>There were some changes made</w:t>
        </w:r>
      </w:ins>
      <w:ins w:id="361" w:author="Prabhvir Saran" w:date="2017-02-16T20:23:00Z">
        <w:r w:rsidR="00D71FFD">
          <w:t xml:space="preserve"> to the website</w:t>
        </w:r>
      </w:ins>
      <w:ins w:id="362" w:author="Prabhvir Saran" w:date="2017-02-14T18:18:00Z">
        <w:r w:rsidR="001A75D8">
          <w:t>. The contact and the meet the team pages we</w:t>
        </w:r>
        <w:r w:rsidR="00E625D2">
          <w:t xml:space="preserve">re combined in to a single page called the </w:t>
        </w:r>
      </w:ins>
      <w:ins w:id="363" w:author="Tony Pacheco" w:date="2017-02-17T00:01:00Z">
        <w:r w:rsidR="0074582B">
          <w:t>‘</w:t>
        </w:r>
      </w:ins>
      <w:ins w:id="364" w:author="Prabhvir Saran" w:date="2017-02-14T18:18:00Z">
        <w:r w:rsidR="00E625D2">
          <w:t>about</w:t>
        </w:r>
      </w:ins>
      <w:ins w:id="365" w:author="Tony Pacheco" w:date="2017-02-16T23:57:00Z">
        <w:r w:rsidR="0074582B">
          <w:t xml:space="preserve"> </w:t>
        </w:r>
      </w:ins>
      <w:ins w:id="366" w:author="Prabhvir Saran" w:date="2017-02-14T18:18:00Z">
        <w:r w:rsidR="00E625D2">
          <w:t>us</w:t>
        </w:r>
      </w:ins>
      <w:ins w:id="367" w:author="Tony Pacheco" w:date="2017-02-17T00:01:00Z">
        <w:r w:rsidR="0074582B">
          <w:t>’</w:t>
        </w:r>
      </w:ins>
      <w:ins w:id="368" w:author="Prabhvir Saran" w:date="2017-02-14T18:18:00Z">
        <w:r w:rsidR="00E625D2">
          <w:t xml:space="preserve"> page</w:t>
        </w:r>
      </w:ins>
      <w:ins w:id="369" w:author="Tony Pacheco" w:date="2017-02-17T00:02:00Z">
        <w:r w:rsidR="0074582B">
          <w:t xml:space="preserve"> to lessen the chances of users having to go through too many pages </w:t>
        </w:r>
      </w:ins>
      <w:ins w:id="370" w:author="Tony Pacheco" w:date="2017-02-17T00:04:00Z">
        <w:r w:rsidR="0025709A">
          <w:t>to</w:t>
        </w:r>
      </w:ins>
      <w:bookmarkStart w:id="371" w:name="_GoBack"/>
      <w:bookmarkEnd w:id="371"/>
      <w:ins w:id="372" w:author="Tony Pacheco" w:date="2017-02-17T00:02:00Z">
        <w:r w:rsidR="0074582B">
          <w:t xml:space="preserve"> find what they’re looking for</w:t>
        </w:r>
      </w:ins>
      <w:ins w:id="373" w:author="Prabhvir Saran" w:date="2017-02-14T18:18:00Z">
        <w:r w:rsidR="00E625D2">
          <w:t>.</w:t>
        </w:r>
        <w:r w:rsidR="001A75D8">
          <w:t xml:space="preserve"> </w:t>
        </w:r>
      </w:ins>
      <w:ins w:id="374" w:author="Prabhvir Saran" w:date="2017-02-16T21:09:00Z">
        <w:del w:id="375" w:author="Tony Pacheco" w:date="2017-02-17T00:01:00Z">
          <w:r w:rsidR="0073044C" w:rsidRPr="0073044C" w:rsidDel="0074582B">
            <w:rPr>
              <w:b/>
              <w:rPrChange w:id="376" w:author="Prabhvir Saran" w:date="2017-02-16T21:09:00Z">
                <w:rPr/>
              </w:rPrChange>
            </w:rPr>
            <w:delText>WHY ?</w:delText>
          </w:r>
        </w:del>
        <w:r w:rsidR="0073044C">
          <w:t xml:space="preserve"> </w:t>
        </w:r>
      </w:ins>
      <w:ins w:id="377" w:author="Prabhvir Saran" w:date="2017-02-14T18:20:00Z">
        <w:r w:rsidR="001A75D8">
          <w:t xml:space="preserve">The </w:t>
        </w:r>
      </w:ins>
      <w:ins w:id="378" w:author="Prabhvir Saran" w:date="2017-02-14T18:22:00Z">
        <w:r w:rsidR="001A75D8">
          <w:t xml:space="preserve">layout on the </w:t>
        </w:r>
      </w:ins>
      <w:ins w:id="379" w:author="Tony Pacheco" w:date="2017-02-17T00:02:00Z">
        <w:r w:rsidR="0074582B">
          <w:t>‘</w:t>
        </w:r>
      </w:ins>
      <w:ins w:id="380" w:author="Prabhvir Saran" w:date="2017-02-14T18:20:00Z">
        <w:r w:rsidR="001A75D8">
          <w:t>About HEMA</w:t>
        </w:r>
      </w:ins>
      <w:ins w:id="381" w:author="Tony Pacheco" w:date="2017-02-17T00:02:00Z">
        <w:r w:rsidR="0074582B">
          <w:t>’</w:t>
        </w:r>
      </w:ins>
      <w:ins w:id="382" w:author="Prabhvir Saran" w:date="2017-02-14T18:20:00Z">
        <w:r w:rsidR="001A75D8">
          <w:t xml:space="preserve"> page, </w:t>
        </w:r>
      </w:ins>
      <w:ins w:id="383" w:author="Tony Pacheco" w:date="2017-02-17T00:02:00Z">
        <w:r w:rsidR="0074582B">
          <w:t>‘</w:t>
        </w:r>
      </w:ins>
      <w:ins w:id="384" w:author="Prabhvir Saran" w:date="2017-02-14T18:20:00Z">
        <w:r w:rsidR="001A75D8">
          <w:t>Style</w:t>
        </w:r>
      </w:ins>
      <w:ins w:id="385" w:author="Tony Pacheco" w:date="2017-02-17T00:02:00Z">
        <w:r w:rsidR="0074582B">
          <w:t>s’</w:t>
        </w:r>
      </w:ins>
      <w:ins w:id="386" w:author="Prabhvir Saran" w:date="2017-02-14T18:20:00Z">
        <w:r w:rsidR="001A75D8">
          <w:t xml:space="preserve"> page and </w:t>
        </w:r>
      </w:ins>
      <w:ins w:id="387" w:author="Tony Pacheco" w:date="2017-02-17T00:02:00Z">
        <w:r w:rsidR="0074582B">
          <w:t>‘</w:t>
        </w:r>
      </w:ins>
      <w:ins w:id="388" w:author="Prabhvir Saran" w:date="2017-02-14T18:20:00Z">
        <w:r w:rsidR="001A75D8">
          <w:t>HEMA in BC</w:t>
        </w:r>
      </w:ins>
      <w:ins w:id="389" w:author="Tony Pacheco" w:date="2017-02-17T00:02:00Z">
        <w:r w:rsidR="0074582B">
          <w:t>’</w:t>
        </w:r>
      </w:ins>
      <w:ins w:id="390" w:author="Prabhvir Saran" w:date="2017-02-14T18:20:00Z">
        <w:r w:rsidR="001A75D8">
          <w:t xml:space="preserve"> page </w:t>
        </w:r>
      </w:ins>
      <w:ins w:id="391" w:author="Prabhvir Saran" w:date="2017-02-14T23:15:00Z">
        <w:r w:rsidR="009E6A96">
          <w:t xml:space="preserve">was changed </w:t>
        </w:r>
      </w:ins>
      <w:ins w:id="392" w:author="Prabhvir Saran" w:date="2017-02-14T23:16:00Z">
        <w:r w:rsidR="009E6A96">
          <w:t>slightly</w:t>
        </w:r>
      </w:ins>
      <w:ins w:id="393" w:author="Tony Pacheco" w:date="2017-02-17T00:02:00Z">
        <w:r w:rsidR="0074582B">
          <w:t>;</w:t>
        </w:r>
      </w:ins>
      <w:ins w:id="394" w:author="Prabhvir Saran" w:date="2017-02-14T23:15:00Z">
        <w:del w:id="395" w:author="Tony Pacheco" w:date="2017-02-17T00:02:00Z">
          <w:r w:rsidR="009E6A96" w:rsidDel="0074582B">
            <w:delText>.</w:delText>
          </w:r>
        </w:del>
        <w:r w:rsidR="009E6A96">
          <w:t xml:space="preserve"> </w:t>
        </w:r>
      </w:ins>
      <w:ins w:id="396" w:author="Tony Pacheco" w:date="2017-02-17T00:02:00Z">
        <w:r w:rsidR="0074582B">
          <w:t>n</w:t>
        </w:r>
      </w:ins>
      <w:ins w:id="397" w:author="Prabhvir Saran" w:date="2017-02-14T23:15:00Z">
        <w:del w:id="398" w:author="Tony Pacheco" w:date="2017-02-17T00:02:00Z">
          <w:r w:rsidR="009E6A96" w:rsidDel="0074582B">
            <w:delText>N</w:delText>
          </w:r>
        </w:del>
        <w:r w:rsidR="009E6A96">
          <w:t xml:space="preserve">ow the images/videos </w:t>
        </w:r>
      </w:ins>
      <w:ins w:id="399" w:author="Tony Pacheco" w:date="2017-02-17T00:03:00Z">
        <w:r w:rsidR="0074582B">
          <w:t>will be</w:t>
        </w:r>
      </w:ins>
      <w:ins w:id="400" w:author="Prabhvir Saran" w:date="2017-02-14T23:15:00Z">
        <w:del w:id="401" w:author="Tony Pacheco" w:date="2017-02-17T00:03:00Z">
          <w:r w:rsidR="009E6A96" w:rsidDel="0074582B">
            <w:delText>a</w:delText>
          </w:r>
          <w:r w:rsidR="00E625D2" w:rsidDel="0074582B">
            <w:delText>re</w:delText>
          </w:r>
        </w:del>
        <w:r w:rsidR="00E625D2">
          <w:t xml:space="preserve"> on top with text underneath to better match the homepage.</w:t>
        </w:r>
        <w:del w:id="402" w:author="Tony Pacheco" w:date="2017-02-17T00:03:00Z">
          <w:r w:rsidR="00E625D2" w:rsidDel="0074582B">
            <w:delText xml:space="preserve"> </w:delText>
          </w:r>
        </w:del>
      </w:ins>
      <w:ins w:id="403" w:author="Prabhvir Saran" w:date="2017-02-16T21:11:00Z">
        <w:del w:id="404" w:author="Tony Pacheco" w:date="2017-02-17T00:03:00Z">
          <w:r w:rsidR="001B01E3" w:rsidRPr="001B01E3" w:rsidDel="0074582B">
            <w:rPr>
              <w:b/>
              <w:rPrChange w:id="405" w:author="Prabhvir Saran" w:date="2017-02-16T21:12:00Z">
                <w:rPr/>
              </w:rPrChange>
            </w:rPr>
            <w:delText xml:space="preserve">CHECK THE WEBSITE TO MAKE SURE WE </w:delText>
          </w:r>
        </w:del>
      </w:ins>
      <w:ins w:id="406" w:author="Prabhvir Saran" w:date="2017-02-16T21:12:00Z">
        <w:del w:id="407" w:author="Tony Pacheco" w:date="2017-02-17T00:03:00Z">
          <w:r w:rsidR="001B01E3" w:rsidRPr="001B01E3" w:rsidDel="0074582B">
            <w:rPr>
              <w:b/>
              <w:rPrChange w:id="408" w:author="Prabhvir Saran" w:date="2017-02-16T21:12:00Z">
                <w:rPr/>
              </w:rPrChange>
            </w:rPr>
            <w:delText>DIDN’T</w:delText>
          </w:r>
        </w:del>
      </w:ins>
      <w:ins w:id="409" w:author="Prabhvir Saran" w:date="2017-02-16T21:11:00Z">
        <w:del w:id="410" w:author="Tony Pacheco" w:date="2017-02-17T00:03:00Z">
          <w:r w:rsidR="001B01E3" w:rsidRPr="001B01E3" w:rsidDel="0074582B">
            <w:rPr>
              <w:b/>
              <w:rPrChange w:id="411" w:author="Prabhvir Saran" w:date="2017-02-16T21:12:00Z">
                <w:rPr/>
              </w:rPrChange>
            </w:rPr>
            <w:delText xml:space="preserve"> </w:delText>
          </w:r>
        </w:del>
      </w:ins>
      <w:ins w:id="412" w:author="Prabhvir Saran" w:date="2017-02-16T21:12:00Z">
        <w:del w:id="413" w:author="Tony Pacheco" w:date="2017-02-17T00:03:00Z">
          <w:r w:rsidR="001B01E3" w:rsidRPr="001B01E3" w:rsidDel="0074582B">
            <w:rPr>
              <w:b/>
              <w:rPrChange w:id="414" w:author="Prabhvir Saran" w:date="2017-02-16T21:12:00Z">
                <w:rPr/>
              </w:rPrChange>
            </w:rPr>
            <w:delText>MISS ANTHING HERE</w:delText>
          </w:r>
        </w:del>
      </w:ins>
    </w:p>
    <w:p w14:paraId="297FD435" w14:textId="77777777" w:rsidR="004A5284" w:rsidRDefault="004A5284">
      <w:pPr>
        <w:rPr>
          <w:ins w:id="415" w:author="Prabhvir Saran" w:date="2017-02-16T20:25:00Z"/>
        </w:rPr>
        <w:pPrChange w:id="416" w:author="Prabhvir Saran" w:date="2017-02-14T18:16:00Z">
          <w:pPr>
            <w:pStyle w:val="Heading1"/>
          </w:pPr>
        </w:pPrChange>
      </w:pPr>
    </w:p>
    <w:p w14:paraId="4688686B" w14:textId="49828195" w:rsidR="00F8500B" w:rsidRDefault="00F8500B">
      <w:pPr>
        <w:pStyle w:val="Heading2"/>
        <w:rPr>
          <w:ins w:id="417" w:author="Prabhvir Saran" w:date="2017-02-14T18:16:00Z"/>
        </w:rPr>
        <w:pPrChange w:id="418" w:author="Prabhvir Saran" w:date="2017-02-14T23:16:00Z">
          <w:pPr>
            <w:pStyle w:val="Heading1"/>
          </w:pPr>
        </w:pPrChange>
      </w:pPr>
      <w:bookmarkStart w:id="419" w:name="_Toc475053181"/>
      <w:ins w:id="420" w:author="Prabhvir Saran" w:date="2017-02-14T18:23:00Z">
        <w:r>
          <w:t>Documentation of Work</w:t>
        </w:r>
        <w:bookmarkEnd w:id="419"/>
        <w:r>
          <w:t xml:space="preserve"> </w:t>
        </w:r>
      </w:ins>
    </w:p>
    <w:p w14:paraId="5AD652F0" w14:textId="2D416CFB" w:rsidR="006E05DC" w:rsidRDefault="00D71FFD">
      <w:pPr>
        <w:rPr>
          <w:ins w:id="421" w:author="Prabhvir Saran" w:date="2017-02-16T20:12:00Z"/>
        </w:rPr>
        <w:pPrChange w:id="422" w:author="Prabhvir Saran" w:date="2017-02-14T17:56:00Z">
          <w:pPr>
            <w:pStyle w:val="Heading1"/>
          </w:pPr>
        </w:pPrChange>
      </w:pPr>
      <w:ins w:id="423" w:author="Prabhvir Saran" w:date="2017-02-16T20:23:00Z">
        <w:r>
          <w:t>Below are three s</w:t>
        </w:r>
      </w:ins>
      <w:ins w:id="424" w:author="Prabhvir Saran" w:date="2017-02-14T23:24:00Z">
        <w:r>
          <w:t>creenshots of the front page, the about us</w:t>
        </w:r>
      </w:ins>
      <w:ins w:id="425" w:author="Prabhvir Saran" w:date="2017-02-16T20:24:00Z">
        <w:r>
          <w:t xml:space="preserve"> page with </w:t>
        </w:r>
      </w:ins>
      <w:ins w:id="426" w:author="Prabhvir Saran" w:date="2017-02-16T21:08:00Z">
        <w:r w:rsidR="0073044C">
          <w:t>a</w:t>
        </w:r>
      </w:ins>
      <w:ins w:id="427" w:author="Prabhvir Saran" w:date="2017-02-16T20:24:00Z">
        <w:r>
          <w:t xml:space="preserve"> </w:t>
        </w:r>
      </w:ins>
      <w:ins w:id="428" w:author="Prabhvir Saran" w:date="2017-02-14T23:24:00Z">
        <w:r w:rsidR="008A0611" w:rsidRPr="008A0611">
          <w:t xml:space="preserve">table and </w:t>
        </w:r>
        <w:r>
          <w:t xml:space="preserve">the login/signup page with the </w:t>
        </w:r>
      </w:ins>
      <w:ins w:id="429" w:author="Prabhvir Saran" w:date="2017-02-16T20:25:00Z">
        <w:r>
          <w:t xml:space="preserve">required </w:t>
        </w:r>
      </w:ins>
      <w:ins w:id="430" w:author="Prabhvir Saran" w:date="2017-02-14T23:24:00Z">
        <w:r w:rsidR="008A0611" w:rsidRPr="008A0611">
          <w:t>form</w:t>
        </w:r>
      </w:ins>
      <w:ins w:id="431" w:author="Prabhvir Saran" w:date="2017-02-16T20:25:00Z">
        <w:r>
          <w:t>.</w:t>
        </w:r>
      </w:ins>
    </w:p>
    <w:p w14:paraId="770A3BC5" w14:textId="3A5E0ADC" w:rsidR="00363304" w:rsidRDefault="00E973BD">
      <w:pPr>
        <w:rPr>
          <w:ins w:id="432" w:author="Prabhvir Saran" w:date="2017-02-14T23:24:00Z"/>
        </w:rPr>
        <w:pPrChange w:id="433"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28896" behindDoc="0" locked="0" layoutInCell="1" allowOverlap="1" wp14:anchorId="44D37FD3" wp14:editId="6A012D2B">
                <wp:simplePos x="0" y="0"/>
                <wp:positionH relativeFrom="column">
                  <wp:posOffset>-24130</wp:posOffset>
                </wp:positionH>
                <wp:positionV relativeFrom="paragraph">
                  <wp:posOffset>0</wp:posOffset>
                </wp:positionV>
                <wp:extent cx="4324985" cy="4062730"/>
                <wp:effectExtent l="0" t="0" r="0" b="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40627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436213" w:rsidRPr="007679B4" w:rsidRDefault="00436213">
                              <w:pPr>
                                <w:pStyle w:val="Caption"/>
                                <w:rPr>
                                  <w:noProof/>
                                </w:rPr>
                                <w:pPrChange w:id="434" w:author="Prabhvir Saran" w:date="2017-02-16T20:19:00Z">
                                  <w:pPr/>
                                </w:pPrChange>
                              </w:pPr>
                              <w:ins w:id="435" w:author="Prabhvir Saran" w:date="2017-02-16T20:21:00Z">
                                <w:r>
                                  <w:t>Front</w:t>
                                </w:r>
                              </w:ins>
                              <w:ins w:id="436"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9.9pt;z-index:251728896;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QC9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3MAAAkpIAAgAAAAM3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iAyMDox&#10;NjowOAAyMDE3OjAyOjE2IDIwOjE2OjA4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ZUMjA6MTY6MDguNzAx&#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ykDv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T33/IRuf8Arq38zUFT33/IRuf+urfzNQVtX/jS9X+Zy4P/AHan/hX5&#10;BRRRWJ1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Pff8hG5/wCurfzNQVPff8hG5/66t/M1BW1f+NL1f5nLg/8Adqf+FfkFFFFYn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99/yEbn/AK6t/M1BU99/yEbn/rq38zUFbV/40vV/mcuD/wB2p/4V+QUUUVid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436213" w:rsidRPr="007679B4" w:rsidRDefault="00436213" w:rsidP="00E973BD">
                        <w:pPr>
                          <w:pStyle w:val="Caption"/>
                          <w:rPr>
                            <w:noProof/>
                          </w:rPr>
                          <w:pPrChange w:id="273" w:author="Prabhvir Saran" w:date="2017-02-16T20:19:00Z">
                            <w:pPr/>
                          </w:pPrChange>
                        </w:pPr>
                        <w:ins w:id="274" w:author="Prabhvir Saran" w:date="2017-02-16T20:21:00Z">
                          <w:r>
                            <w:t>Front</w:t>
                          </w:r>
                        </w:ins>
                        <w:ins w:id="275" w:author="Prabhvir Saran" w:date="2017-02-16T20:19:00Z">
                          <w:r>
                            <w:t xml:space="preserve"> page </w:t>
                          </w:r>
                        </w:ins>
                      </w:p>
                    </w:txbxContent>
                  </v:textbox>
                </v:shape>
                <w10:wrap type="square"/>
              </v:group>
            </w:pict>
          </mc:Fallback>
        </mc:AlternateContent>
      </w:r>
    </w:p>
    <w:p w14:paraId="4E3C742E" w14:textId="257C7DD2" w:rsidR="006E05DC" w:rsidRDefault="006E05DC">
      <w:pPr>
        <w:rPr>
          <w:ins w:id="437" w:author="Prabhvir Saran" w:date="2017-02-16T20:12:00Z"/>
        </w:rPr>
        <w:pPrChange w:id="438" w:author="Prabhvir Saran" w:date="2017-02-14T17:56:00Z">
          <w:pPr>
            <w:pStyle w:val="Heading1"/>
          </w:pPr>
        </w:pPrChange>
      </w:pPr>
    </w:p>
    <w:p w14:paraId="7A18D2D7" w14:textId="74CC2E93" w:rsidR="006E05DC" w:rsidRDefault="006E05DC">
      <w:pPr>
        <w:rPr>
          <w:ins w:id="439" w:author="Prabhvir Saran" w:date="2017-02-16T20:12:00Z"/>
        </w:rPr>
        <w:pPrChange w:id="440" w:author="Prabhvir Saran" w:date="2017-02-14T17:56:00Z">
          <w:pPr>
            <w:pStyle w:val="Heading1"/>
          </w:pPr>
        </w:pPrChange>
      </w:pPr>
    </w:p>
    <w:p w14:paraId="0EF5757E" w14:textId="0326C37D" w:rsidR="006E05DC" w:rsidRDefault="006E05DC">
      <w:pPr>
        <w:rPr>
          <w:ins w:id="441" w:author="Prabhvir Saran" w:date="2017-02-16T20:12:00Z"/>
        </w:rPr>
        <w:pPrChange w:id="442" w:author="Prabhvir Saran" w:date="2017-02-14T17:56:00Z">
          <w:pPr>
            <w:pStyle w:val="Heading1"/>
          </w:pPr>
        </w:pPrChange>
      </w:pPr>
    </w:p>
    <w:p w14:paraId="66460CBD" w14:textId="4EDB934D" w:rsidR="006E05DC" w:rsidRDefault="006E05DC">
      <w:pPr>
        <w:rPr>
          <w:ins w:id="443" w:author="Prabhvir Saran" w:date="2017-02-16T20:12:00Z"/>
        </w:rPr>
        <w:pPrChange w:id="444" w:author="Prabhvir Saran" w:date="2017-02-14T17:56:00Z">
          <w:pPr>
            <w:pStyle w:val="Heading1"/>
          </w:pPr>
        </w:pPrChange>
      </w:pPr>
    </w:p>
    <w:p w14:paraId="12357199" w14:textId="2E8E2234" w:rsidR="006E05DC" w:rsidRDefault="006E05DC">
      <w:pPr>
        <w:rPr>
          <w:ins w:id="445" w:author="Prabhvir Saran" w:date="2017-02-16T20:12:00Z"/>
        </w:rPr>
        <w:pPrChange w:id="446" w:author="Prabhvir Saran" w:date="2017-02-14T17:56:00Z">
          <w:pPr>
            <w:pStyle w:val="Heading1"/>
          </w:pPr>
        </w:pPrChange>
      </w:pPr>
    </w:p>
    <w:p w14:paraId="4E509B33" w14:textId="2CD542B5" w:rsidR="005F369C" w:rsidRDefault="005F369C" w:rsidP="006E05DC">
      <w:pPr>
        <w:rPr>
          <w:ins w:id="447" w:author="Prabhvir Saran" w:date="2017-02-16T20:13:00Z"/>
          <w:b/>
        </w:rPr>
      </w:pPr>
    </w:p>
    <w:p w14:paraId="1F5B7372" w14:textId="2A213539" w:rsidR="005F369C" w:rsidRDefault="005F369C" w:rsidP="006E05DC">
      <w:pPr>
        <w:rPr>
          <w:ins w:id="448" w:author="Prabhvir Saran" w:date="2017-02-16T20:13:00Z"/>
          <w:b/>
        </w:rPr>
      </w:pPr>
    </w:p>
    <w:p w14:paraId="5305913D" w14:textId="0B7C3E0B" w:rsidR="005F369C" w:rsidRDefault="005F369C" w:rsidP="006E05DC">
      <w:pPr>
        <w:rPr>
          <w:ins w:id="449" w:author="Prabhvir Saran" w:date="2017-02-16T20:13:00Z"/>
          <w:b/>
        </w:rPr>
      </w:pPr>
    </w:p>
    <w:p w14:paraId="2F4F7A80" w14:textId="6EBEB62C" w:rsidR="005F369C" w:rsidRDefault="005F369C" w:rsidP="006E05DC">
      <w:pPr>
        <w:rPr>
          <w:ins w:id="450" w:author="Prabhvir Saran" w:date="2017-02-16T20:13:00Z"/>
          <w:b/>
        </w:rPr>
      </w:pPr>
    </w:p>
    <w:p w14:paraId="1045C331" w14:textId="3A7FE9B4" w:rsidR="005F369C" w:rsidRDefault="005F369C" w:rsidP="006E05DC">
      <w:pPr>
        <w:rPr>
          <w:ins w:id="451" w:author="Prabhvir Saran" w:date="2017-02-16T20:17:00Z"/>
          <w:b/>
        </w:rPr>
      </w:pPr>
    </w:p>
    <w:p w14:paraId="2D599104" w14:textId="074A605C" w:rsidR="005F369C" w:rsidRDefault="005F369C" w:rsidP="006E05DC">
      <w:pPr>
        <w:rPr>
          <w:ins w:id="452" w:author="Prabhvir Saran" w:date="2017-02-16T20:17:00Z"/>
          <w:b/>
        </w:rPr>
      </w:pPr>
    </w:p>
    <w:p w14:paraId="58700053" w14:textId="07D11D89" w:rsidR="005F369C" w:rsidRDefault="005F369C" w:rsidP="006E05DC">
      <w:pPr>
        <w:rPr>
          <w:ins w:id="453" w:author="Prabhvir Saran" w:date="2017-02-16T20:17:00Z"/>
          <w:b/>
        </w:rPr>
      </w:pPr>
    </w:p>
    <w:p w14:paraId="5641EEC3" w14:textId="694091B4" w:rsidR="005F369C" w:rsidRDefault="005F369C" w:rsidP="006E05DC">
      <w:pPr>
        <w:rPr>
          <w:ins w:id="454" w:author="Prabhvir Saran" w:date="2017-02-16T20:17:00Z"/>
          <w:b/>
        </w:rPr>
      </w:pPr>
    </w:p>
    <w:p w14:paraId="3002B37B" w14:textId="54915D3B" w:rsidR="005F369C" w:rsidRDefault="00E973BD" w:rsidP="006E05DC">
      <w:pPr>
        <w:rPr>
          <w:ins w:id="455" w:author="Prabhvir Saran" w:date="2017-02-16T20:17:00Z"/>
          <w:b/>
        </w:rPr>
      </w:pPr>
      <w:r>
        <w:rPr>
          <w:b/>
          <w:noProof/>
          <w:lang w:val="en-CA" w:eastAsia="en-CA"/>
        </w:rPr>
        <mc:AlternateContent>
          <mc:Choice Requires="wpg">
            <w:drawing>
              <wp:anchor distT="0" distB="0" distL="114300" distR="114300" simplePos="0" relativeHeight="251731968" behindDoc="0" locked="0" layoutInCell="1" allowOverlap="1" wp14:anchorId="67B29073" wp14:editId="1C1E0E8E">
                <wp:simplePos x="0" y="0"/>
                <wp:positionH relativeFrom="column">
                  <wp:posOffset>0</wp:posOffset>
                </wp:positionH>
                <wp:positionV relativeFrom="paragraph">
                  <wp:posOffset>151986</wp:posOffset>
                </wp:positionV>
                <wp:extent cx="4317365" cy="4059472"/>
                <wp:effectExtent l="0" t="0" r="6985" b="0"/>
                <wp:wrapSquare wrapText="bothSides"/>
                <wp:docPr id="515" name="Group 515"/>
                <wp:cNvGraphicFramePr/>
                <a:graphic xmlns:a="http://schemas.openxmlformats.org/drawingml/2006/main">
                  <a:graphicData uri="http://schemas.microsoft.com/office/word/2010/wordprocessingGroup">
                    <wpg:wgp>
                      <wpg:cNvGrpSpPr/>
                      <wpg:grpSpPr>
                        <a:xfrm>
                          <a:off x="0" y="0"/>
                          <a:ext cx="4317365" cy="4059472"/>
                          <a:chOff x="0" y="0"/>
                          <a:chExt cx="4317365" cy="4059472"/>
                        </a:xfrm>
                      </wpg:grpSpPr>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7365" cy="3848100"/>
                          </a:xfrm>
                          <a:prstGeom prst="rect">
                            <a:avLst/>
                          </a:prstGeom>
                        </pic:spPr>
                      </pic:pic>
                      <wps:wsp>
                        <wps:cNvPr id="514" name="Text Box 514"/>
                        <wps:cNvSpPr txBox="1"/>
                        <wps:spPr>
                          <a:xfrm>
                            <a:off x="0" y="3792772"/>
                            <a:ext cx="4317365" cy="266700"/>
                          </a:xfrm>
                          <a:prstGeom prst="rect">
                            <a:avLst/>
                          </a:prstGeom>
                          <a:solidFill>
                            <a:prstClr val="white"/>
                          </a:solidFill>
                          <a:ln>
                            <a:noFill/>
                          </a:ln>
                        </wps:spPr>
                        <wps:txbx>
                          <w:txbxContent>
                            <w:p w14:paraId="2066E249" w14:textId="2187D361" w:rsidR="00436213" w:rsidRPr="00CA3027" w:rsidRDefault="00436213">
                              <w:pPr>
                                <w:pStyle w:val="Caption"/>
                                <w:rPr>
                                  <w:b/>
                                  <w:noProof/>
                                </w:rPr>
                                <w:pPrChange w:id="456" w:author="Prabhvir Saran" w:date="2017-02-16T20:20:00Z">
                                  <w:pPr/>
                                </w:pPrChange>
                              </w:pPr>
                              <w:proofErr w:type="spellStart"/>
                              <w:ins w:id="457" w:author="Prabhvir Saran" w:date="2017-02-16T20:20:00Z">
                                <w:r>
                                  <w:t>Aboutus</w:t>
                                </w:r>
                                <w:proofErr w:type="spellEnd"/>
                                <w:r>
                                  <w:t xml:space="preserve"> page </w:t>
                                </w:r>
                              </w:ins>
                              <w:ins w:id="458"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B29073" id="Group 515" o:spid="_x0000_s1033" style="position:absolute;margin-left:0;margin-top:11.95pt;width:339.95pt;height:319.65pt;z-index:251731968" coordsize="43173,4059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g4AACSkgACAAAAAzg4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E3OjAyADIwMTc6MDI6MTYgMjA6MTc6&#10;MDI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xNzowMi44ODQ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Dnw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nvv+Qjc/wDXVv5moKnvv+Qjc/8AXVv5moK2&#10;r/xper/M5cH/ALtT/wAK/IKKKKx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">
                <v:shape id="Picture 510" o:spid="_x0000_s1034" type="#_x0000_t75" style="position:absolute;width:43173;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">
                  <v:imagedata r:id="rId12" o:title=""/>
                  <v:path arrowok="t"/>
                </v:shape>
                <v:shape id="Text Box 514" o:spid="_x0000_s1035" type="#_x0000_t202" style="position:absolute;top:37927;width:431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" stroked="f">
                  <v:textbox style="mso-fit-shape-to-text:t" inset="0,0,0,0">
                    <w:txbxContent>
                      <w:p w14:paraId="2066E249" w14:textId="2187D361" w:rsidR="00436213" w:rsidRPr="00CA3027" w:rsidRDefault="00436213" w:rsidP="00E973BD">
                        <w:pPr>
                          <w:pStyle w:val="Caption"/>
                          <w:rPr>
                            <w:b/>
                            <w:noProof/>
                          </w:rPr>
                          <w:pPrChange w:id="298" w:author="Prabhvir Saran" w:date="2017-02-16T20:20:00Z">
                            <w:pPr/>
                          </w:pPrChange>
                        </w:pPr>
                        <w:proofErr w:type="spellStart"/>
                        <w:ins w:id="299" w:author="Prabhvir Saran" w:date="2017-02-16T20:20:00Z">
                          <w:r>
                            <w:t>Aboutus</w:t>
                          </w:r>
                          <w:proofErr w:type="spellEnd"/>
                          <w:r>
                            <w:t xml:space="preserve"> page </w:t>
                          </w:r>
                        </w:ins>
                        <w:ins w:id="300" w:author="Prabhvir Saran" w:date="2017-02-16T20:21:00Z">
                          <w:r>
                            <w:t>with the table</w:t>
                          </w:r>
                        </w:ins>
                      </w:p>
                    </w:txbxContent>
                  </v:textbox>
                </v:shape>
                <w10:wrap type="square"/>
              </v:group>
            </w:pict>
          </mc:Fallback>
        </mc:AlternateContent>
      </w:r>
    </w:p>
    <w:p w14:paraId="5462DCA8" w14:textId="5E588447" w:rsidR="005F369C" w:rsidRDefault="005F369C" w:rsidP="006E05DC">
      <w:pPr>
        <w:rPr>
          <w:ins w:id="459" w:author="Prabhvir Saran" w:date="2017-02-16T20:17:00Z"/>
          <w:b/>
        </w:rPr>
      </w:pPr>
    </w:p>
    <w:p w14:paraId="00BED1BD" w14:textId="276EC073" w:rsidR="005F369C" w:rsidRDefault="005F369C" w:rsidP="006E05DC">
      <w:pPr>
        <w:rPr>
          <w:ins w:id="460" w:author="Prabhvir Saran" w:date="2017-02-16T20:17:00Z"/>
          <w:b/>
        </w:rPr>
      </w:pPr>
    </w:p>
    <w:p w14:paraId="729AF2CD" w14:textId="509EE9B2" w:rsidR="005F369C" w:rsidRDefault="005F369C" w:rsidP="006E05DC">
      <w:pPr>
        <w:rPr>
          <w:ins w:id="461" w:author="Prabhvir Saran" w:date="2017-02-16T20:17:00Z"/>
          <w:b/>
        </w:rPr>
      </w:pPr>
    </w:p>
    <w:p w14:paraId="6605248E" w14:textId="473A7529" w:rsidR="005F369C" w:rsidRDefault="005F369C" w:rsidP="006E05DC">
      <w:pPr>
        <w:rPr>
          <w:ins w:id="462" w:author="Prabhvir Saran" w:date="2017-02-16T20:17:00Z"/>
          <w:b/>
        </w:rPr>
      </w:pPr>
    </w:p>
    <w:p w14:paraId="4E110E34" w14:textId="7F5AB16F" w:rsidR="005F369C" w:rsidRDefault="005F369C" w:rsidP="006E05DC">
      <w:pPr>
        <w:rPr>
          <w:ins w:id="463" w:author="Prabhvir Saran" w:date="2017-02-16T20:17:00Z"/>
          <w:b/>
        </w:rPr>
      </w:pPr>
    </w:p>
    <w:p w14:paraId="5555F9A4" w14:textId="5E56EE67" w:rsidR="005F369C" w:rsidRDefault="005F369C" w:rsidP="006E05DC">
      <w:pPr>
        <w:rPr>
          <w:ins w:id="464" w:author="Prabhvir Saran" w:date="2017-02-16T20:17:00Z"/>
          <w:b/>
        </w:rPr>
      </w:pPr>
    </w:p>
    <w:p w14:paraId="4804DFDA" w14:textId="7E0C8063" w:rsidR="005F369C" w:rsidRDefault="005F369C" w:rsidP="006E05DC">
      <w:pPr>
        <w:rPr>
          <w:ins w:id="465" w:author="Prabhvir Saran" w:date="2017-02-16T20:17:00Z"/>
          <w:b/>
        </w:rPr>
      </w:pPr>
    </w:p>
    <w:p w14:paraId="40A66022" w14:textId="49C2D018" w:rsidR="005F369C" w:rsidRDefault="005F369C" w:rsidP="006E05DC">
      <w:pPr>
        <w:rPr>
          <w:ins w:id="466" w:author="Prabhvir Saran" w:date="2017-02-16T20:17:00Z"/>
          <w:b/>
        </w:rPr>
      </w:pPr>
    </w:p>
    <w:p w14:paraId="51B5F718" w14:textId="4CD52D68" w:rsidR="005F369C" w:rsidRDefault="005F369C" w:rsidP="006E05DC">
      <w:pPr>
        <w:rPr>
          <w:ins w:id="467" w:author="Prabhvir Saran" w:date="2017-02-16T20:17:00Z"/>
          <w:b/>
        </w:rPr>
      </w:pPr>
    </w:p>
    <w:p w14:paraId="293BD8E2" w14:textId="77FC115E" w:rsidR="005F369C" w:rsidRDefault="005F369C" w:rsidP="006E05DC">
      <w:pPr>
        <w:rPr>
          <w:ins w:id="468" w:author="Prabhvir Saran" w:date="2017-02-16T20:17:00Z"/>
          <w:b/>
        </w:rPr>
      </w:pPr>
    </w:p>
    <w:p w14:paraId="1C3336FD" w14:textId="73D15ADA" w:rsidR="005F369C" w:rsidRDefault="005F369C" w:rsidP="006E05DC">
      <w:pPr>
        <w:rPr>
          <w:ins w:id="469" w:author="Prabhvir Saran" w:date="2017-02-16T20:17:00Z"/>
          <w:b/>
        </w:rPr>
      </w:pPr>
    </w:p>
    <w:p w14:paraId="41976052" w14:textId="6756FED5" w:rsidR="005F369C" w:rsidRDefault="005F369C" w:rsidP="006E05DC">
      <w:pPr>
        <w:rPr>
          <w:ins w:id="470" w:author="Prabhvir Saran" w:date="2017-02-16T20:17:00Z"/>
          <w:b/>
        </w:rPr>
      </w:pPr>
    </w:p>
    <w:p w14:paraId="0F7B1171" w14:textId="7F58CA47" w:rsidR="005F369C" w:rsidRDefault="005F369C" w:rsidP="006E05DC">
      <w:pPr>
        <w:rPr>
          <w:ins w:id="471" w:author="Prabhvir Saran" w:date="2017-02-16T20:17:00Z"/>
          <w:b/>
        </w:rPr>
      </w:pPr>
    </w:p>
    <w:p w14:paraId="0C5508C5" w14:textId="353E3486" w:rsidR="005F369C" w:rsidRDefault="005F369C" w:rsidP="006E05DC">
      <w:pPr>
        <w:rPr>
          <w:ins w:id="472" w:author="Prabhvir Saran" w:date="2017-02-16T20:17:00Z"/>
          <w:b/>
        </w:rPr>
      </w:pPr>
    </w:p>
    <w:p w14:paraId="5364C12E" w14:textId="6F836E3C" w:rsidR="00E973BD" w:rsidRDefault="00E973BD">
      <w:pPr>
        <w:keepNext/>
        <w:rPr>
          <w:ins w:id="473" w:author="Prabhvir Saran" w:date="2017-02-16T20:20:00Z"/>
        </w:rPr>
        <w:pPrChange w:id="474" w:author="Prabhvir Saran" w:date="2017-02-16T20:20:00Z">
          <w:pPr/>
        </w:pPrChange>
      </w:pPr>
      <w:r>
        <w:rPr>
          <w:noProof/>
          <w:lang w:val="en-CA" w:eastAsia="en-CA"/>
        </w:rPr>
        <w:lastRenderedPageBreak/>
        <mc:AlternateContent>
          <mc:Choice Requires="wpg">
            <w:drawing>
              <wp:anchor distT="0" distB="0" distL="114300" distR="114300" simplePos="0" relativeHeight="251736064" behindDoc="0" locked="0" layoutInCell="1" allowOverlap="1" wp14:anchorId="2EC440B8" wp14:editId="165F0189">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436213" w:rsidRPr="00F92BF7" w:rsidRDefault="00436213">
                              <w:pPr>
                                <w:pStyle w:val="Caption"/>
                                <w:rPr>
                                  <w:b/>
                                  <w:noProof/>
                                </w:rPr>
                                <w:pPrChange w:id="475" w:author="Prabhvir Saran" w:date="2017-02-16T20:29:00Z">
                                  <w:pPr>
                                    <w:keepNext/>
                                  </w:pPr>
                                </w:pPrChange>
                              </w:pPr>
                              <w:ins w:id="476"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6" style="position:absolute;margin-left:0;margin-top:0;width:354.35pt;height:217.25pt;z-index:251736064;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HJhYmh2aXIg&#10;U2FyYW4AAAAFkAMAAgAAABQAABCokAQAAgAAABQAABC8kpEAAgAAAAM4NAAAkpIAAgAAAAM4NAAA&#10;6hwABwAACAwAAAic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xNzowMjoxNiAyMDowOToyNAAyMDE3OjAyOjE2IDIw&#10;OjA5OjI0AAAAUAByAGEAYgBoAHYAaQByACAAUwBhAHIAYQBuAAAA/+ELI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DItMTZUMjA6MDk6MjQuODQ0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ByYWJodmlyIFNh&#10;cmF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cQD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h8C/9Bz/yUn/+Io/4XD4F/wCg5/5KT/8AxFfLuKMUezQf2Fhv5pfev8j6i/4XD4F/6Dn/&#10;AJKT/wDxFH/C4fAv/Qc/8lJ//iK+XcUYo9mg/sLDfzS+9f5H1F/wuHwL/wBBz/yUn/8AiKP+Fw+B&#10;f+g5/wCSk/8A8RXy7ijFHs0H9hYb+aX3r/I+ov8AhcPgX/oOf+Sk/wD8RR/wuHwL/wBBz/yUn/8A&#10;iK+XcUYo9mg/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i8C/9Bz/yUn/+Io/4XF4E/wCg5/5KT/8AxFfLuKMUezQf2Fhv5pfev8j6i/4XD4F/6Dn/&#10;AJKT/wDxFZXij4q+DNR8I6xZWes+ZcXNjPDEn2WYbnaMgDJTA5PevnLFGKPZoqOR4aMlJSlp6f5C&#10;UUuKMVZ7ggpaKKACiiigAooooAKKKKACiiigCe+/5CNz/wBdW/magqe+/wCQjc/9dW/magrav/Gl&#10;6v8AM5cH/u1P/CvyCiiisTq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e+/5CNz/wBdW/magqe+/wCQjc/9dW/magrav/Gl6v8AM5cH&#10;/u1P/CvyCiiisTq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e+/5CNz/wBdW/magoorav8Axper/M5cH/u1P/CvyCiiisTq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">
                <v:shape id="Picture 511" o:spid="_x0000_s1037"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4" o:title=""/>
                  <v:path arrowok="t"/>
                </v:shape>
                <v:shape id="Text Box 516" o:spid="_x0000_s1038"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436213" w:rsidRPr="00F92BF7" w:rsidRDefault="00436213" w:rsidP="00FA13EA">
                        <w:pPr>
                          <w:pStyle w:val="Caption"/>
                          <w:rPr>
                            <w:b/>
                            <w:noProof/>
                          </w:rPr>
                          <w:pPrChange w:id="319" w:author="Prabhvir Saran" w:date="2017-02-16T20:29:00Z">
                            <w:pPr>
                              <w:keepNext/>
                            </w:pPr>
                          </w:pPrChange>
                        </w:pPr>
                        <w:ins w:id="320" w:author="Prabhvir Saran" w:date="2017-02-16T20:21:00Z">
                          <w:r>
                            <w:t>Login/Signup page with form</w:t>
                          </w:r>
                        </w:ins>
                      </w:p>
                    </w:txbxContent>
                  </v:textbox>
                </v:shape>
                <w10:wrap type="square" anchorx="margin"/>
              </v:group>
            </w:pict>
          </mc:Fallback>
        </mc:AlternateContent>
      </w:r>
    </w:p>
    <w:p w14:paraId="03C6ED8A" w14:textId="053A3804" w:rsidR="005F369C" w:rsidRDefault="005F369C" w:rsidP="006E05DC">
      <w:pPr>
        <w:rPr>
          <w:ins w:id="477" w:author="Prabhvir Saran" w:date="2017-02-16T20:17:00Z"/>
          <w:b/>
        </w:rPr>
      </w:pPr>
    </w:p>
    <w:p w14:paraId="107A93DE" w14:textId="289A9A51" w:rsidR="005F369C" w:rsidRDefault="005F369C" w:rsidP="006E05DC">
      <w:pPr>
        <w:rPr>
          <w:ins w:id="478" w:author="Prabhvir Saran" w:date="2017-02-16T20:17:00Z"/>
          <w:b/>
        </w:rPr>
      </w:pPr>
    </w:p>
    <w:p w14:paraId="68A6F3D0" w14:textId="70ED7C5A" w:rsidR="005F369C" w:rsidRDefault="005F369C" w:rsidP="006E05DC">
      <w:pPr>
        <w:rPr>
          <w:ins w:id="479" w:author="Prabhvir Saran" w:date="2017-02-16T20:17:00Z"/>
          <w:b/>
        </w:rPr>
      </w:pPr>
    </w:p>
    <w:p w14:paraId="423EB8EF" w14:textId="2728BD39" w:rsidR="005F369C" w:rsidRDefault="005F369C" w:rsidP="006E05DC">
      <w:pPr>
        <w:rPr>
          <w:ins w:id="480" w:author="Prabhvir Saran" w:date="2017-02-16T20:17:00Z"/>
          <w:b/>
        </w:rPr>
      </w:pPr>
    </w:p>
    <w:p w14:paraId="50514C78" w14:textId="1F03A882" w:rsidR="005F369C" w:rsidRDefault="005F369C" w:rsidP="006E05DC">
      <w:pPr>
        <w:rPr>
          <w:ins w:id="481" w:author="Prabhvir Saran" w:date="2017-02-16T20:17:00Z"/>
          <w:b/>
        </w:rPr>
      </w:pPr>
    </w:p>
    <w:p w14:paraId="535AEFED" w14:textId="73C548E4" w:rsidR="005F369C" w:rsidRDefault="005F369C" w:rsidP="006E05DC">
      <w:pPr>
        <w:rPr>
          <w:ins w:id="482" w:author="Prabhvir Saran" w:date="2017-02-16T20:17:00Z"/>
          <w:b/>
        </w:rPr>
      </w:pPr>
    </w:p>
    <w:p w14:paraId="0E4F8589" w14:textId="247EC76A" w:rsidR="005F369C" w:rsidRDefault="005F369C" w:rsidP="006E05DC">
      <w:pPr>
        <w:rPr>
          <w:ins w:id="483" w:author="Prabhvir Saran" w:date="2017-02-16T20:17:00Z"/>
          <w:b/>
        </w:rPr>
      </w:pPr>
    </w:p>
    <w:p w14:paraId="1481FC6B" w14:textId="37E7ABB0" w:rsidR="005F369C" w:rsidRDefault="005F369C" w:rsidP="006E05DC">
      <w:pPr>
        <w:rPr>
          <w:ins w:id="484" w:author="Prabhvir Saran" w:date="2017-02-16T20:17:00Z"/>
          <w:b/>
        </w:rPr>
      </w:pPr>
    </w:p>
    <w:p w14:paraId="512AE65C" w14:textId="496FB3F6" w:rsidR="005F369C" w:rsidRDefault="005F369C" w:rsidP="006E05DC">
      <w:pPr>
        <w:rPr>
          <w:ins w:id="485" w:author="Prabhvir Saran" w:date="2017-02-16T20:17:00Z"/>
          <w:b/>
        </w:rPr>
      </w:pPr>
    </w:p>
    <w:p w14:paraId="566C112B" w14:textId="7D3720B3" w:rsidR="008F254E" w:rsidRDefault="008F254E" w:rsidP="006E05DC">
      <w:pPr>
        <w:pStyle w:val="Heading2"/>
        <w:rPr>
          <w:ins w:id="486" w:author="Prabhvir Saran" w:date="2017-02-16T20:55:00Z"/>
        </w:rPr>
      </w:pPr>
    </w:p>
    <w:p w14:paraId="79519E05" w14:textId="55CA9F96" w:rsidR="006E05DC" w:rsidRDefault="006E05DC" w:rsidP="006E05DC">
      <w:pPr>
        <w:pStyle w:val="Heading2"/>
        <w:rPr>
          <w:ins w:id="487" w:author="Prabhvir Saran" w:date="2017-02-16T21:06:00Z"/>
        </w:rPr>
      </w:pPr>
      <w:bookmarkStart w:id="488" w:name="_Toc475053182"/>
      <w:ins w:id="489" w:author="Prabhvir Saran" w:date="2017-02-16T20:12:00Z">
        <w:r>
          <w:t>A/B Testing</w:t>
        </w:r>
      </w:ins>
      <w:bookmarkEnd w:id="488"/>
    </w:p>
    <w:p w14:paraId="59592DE2" w14:textId="77777777" w:rsidR="004A17E7" w:rsidRPr="004A17E7" w:rsidRDefault="004A17E7">
      <w:pPr>
        <w:rPr>
          <w:ins w:id="490" w:author="Prabhvir Saran" w:date="2017-02-16T21:00:00Z"/>
          <w:rPrChange w:id="491" w:author="Prabhvir Saran" w:date="2017-02-16T21:06:00Z">
            <w:rPr>
              <w:ins w:id="492" w:author="Prabhvir Saran" w:date="2017-02-16T21:00:00Z"/>
            </w:rPr>
          </w:rPrChange>
        </w:rPr>
        <w:pPrChange w:id="493" w:author="Prabhvir Saran" w:date="2017-02-16T21:06:00Z">
          <w:pPr>
            <w:pStyle w:val="Heading2"/>
          </w:pPr>
        </w:pPrChange>
      </w:pPr>
    </w:p>
    <w:p w14:paraId="4EDA6516" w14:textId="75D2B90A" w:rsidR="004D14C3" w:rsidRPr="004D14C3" w:rsidRDefault="004D14C3">
      <w:pPr>
        <w:pStyle w:val="Heading3"/>
        <w:rPr>
          <w:ins w:id="494" w:author="Prabhvir Saran" w:date="2017-02-16T20:32:00Z"/>
          <w:rPrChange w:id="495" w:author="Prabhvir Saran" w:date="2017-02-16T21:00:00Z">
            <w:rPr>
              <w:ins w:id="496" w:author="Prabhvir Saran" w:date="2017-02-16T20:32:00Z"/>
            </w:rPr>
          </w:rPrChange>
        </w:rPr>
        <w:pPrChange w:id="497" w:author="Prabhvir Saran" w:date="2017-02-16T21:00:00Z">
          <w:pPr>
            <w:pStyle w:val="Heading2"/>
          </w:pPr>
        </w:pPrChange>
      </w:pPr>
      <w:bookmarkStart w:id="498" w:name="_Toc475053183"/>
      <w:ins w:id="499" w:author="Prabhvir Saran" w:date="2017-02-16T21:00:00Z">
        <w:r>
          <w:t>Test 1</w:t>
        </w:r>
        <w:bookmarkEnd w:id="498"/>
        <w:r>
          <w:t xml:space="preserve"> </w:t>
        </w:r>
      </w:ins>
    </w:p>
    <w:p w14:paraId="72B00813" w14:textId="38B6F9CC" w:rsidR="00B62295" w:rsidRDefault="00B62295">
      <w:pPr>
        <w:rPr>
          <w:ins w:id="500" w:author="Prabhvir Saran" w:date="2017-02-16T20:43:00Z"/>
        </w:rPr>
        <w:pPrChange w:id="501" w:author="Prabhvir Saran" w:date="2017-02-16T20:32:00Z">
          <w:pPr>
            <w:pStyle w:val="Heading2"/>
          </w:pPr>
        </w:pPrChange>
      </w:pPr>
      <w:ins w:id="502" w:author="Prabhvir Saran" w:date="2017-02-16T20:32:00Z">
        <w:r>
          <w:t xml:space="preserve">Two tests were </w:t>
        </w:r>
      </w:ins>
      <w:ins w:id="503" w:author="Prabhvir Saran" w:date="2017-02-16T20:33:00Z">
        <w:r>
          <w:t>conducted</w:t>
        </w:r>
      </w:ins>
      <w:ins w:id="504" w:author="Prabhvir Saran" w:date="2017-02-16T20:32:00Z">
        <w:r>
          <w:t xml:space="preserve"> using a/b testing. </w:t>
        </w:r>
      </w:ins>
      <w:ins w:id="505" w:author="Prabhvir Saran" w:date="2017-02-16T20:33:00Z">
        <w:r>
          <w:t xml:space="preserve">The first test was done using </w:t>
        </w:r>
      </w:ins>
      <w:ins w:id="506" w:author="Prabhvir Saran" w:date="2017-02-16T20:43:00Z">
        <w:r w:rsidR="00345E1C">
          <w:t xml:space="preserve">two </w:t>
        </w:r>
      </w:ins>
      <w:ins w:id="507" w:author="Prabhvir Saran" w:date="2017-02-16T20:34:00Z">
        <w:r>
          <w:t>different fonts</w:t>
        </w:r>
      </w:ins>
      <w:ins w:id="508" w:author="Prabhvir Saran" w:date="2017-02-16T21:25:00Z">
        <w:r w:rsidR="00D01AED">
          <w:t xml:space="preserve"> sets</w:t>
        </w:r>
      </w:ins>
      <w:ins w:id="509" w:author="Prabhvir Saran" w:date="2017-02-16T20:34:00Z">
        <w:r>
          <w:t xml:space="preserve">. </w:t>
        </w:r>
      </w:ins>
      <w:ins w:id="510" w:author="Prabhvir Saran" w:date="2017-02-16T20:43:00Z">
        <w:r w:rsidR="00345E1C">
          <w:t>The following two pictures display the di</w:t>
        </w:r>
        <w:r w:rsidR="00D01AED">
          <w:t xml:space="preserve">fference. In the </w:t>
        </w:r>
      </w:ins>
      <w:ins w:id="511" w:author="Prabhvir Saran" w:date="2017-02-16T21:27:00Z">
        <w:r w:rsidR="00D01AED">
          <w:t>picture</w:t>
        </w:r>
      </w:ins>
      <w:ins w:id="512" w:author="Prabhvir Saran" w:date="2017-02-16T20:43:00Z">
        <w:r w:rsidR="00D01AED">
          <w:t xml:space="preserve"> </w:t>
        </w:r>
      </w:ins>
      <w:ins w:id="513" w:author="Tony Pacheco" w:date="2017-02-16T23:58:00Z">
        <w:r w:rsidR="0074582B">
          <w:t>first image</w:t>
        </w:r>
      </w:ins>
      <w:ins w:id="514" w:author="Prabhvir Saran" w:date="2017-02-16T20:43:00Z">
        <w:del w:id="515" w:author="Tony Pacheco" w:date="2017-02-16T23:58:00Z">
          <w:r w:rsidR="00D01AED" w:rsidDel="0074582B">
            <w:delText>on</w:delText>
          </w:r>
        </w:del>
        <w:r w:rsidR="00D01AED">
          <w:t xml:space="preserve">, </w:t>
        </w:r>
      </w:ins>
      <w:ins w:id="516" w:author="Tony Pacheco" w:date="2017-02-17T00:03:00Z">
        <w:r w:rsidR="0074582B">
          <w:t>‘</w:t>
        </w:r>
      </w:ins>
      <w:ins w:id="517" w:author="Prabhvir Saran" w:date="2017-02-16T20:43:00Z">
        <w:r w:rsidR="00D01AED">
          <w:t>Tinos</w:t>
        </w:r>
      </w:ins>
      <w:ins w:id="518" w:author="Tony Pacheco" w:date="2017-02-17T00:03:00Z">
        <w:r w:rsidR="0074582B">
          <w:t>’</w:t>
        </w:r>
      </w:ins>
      <w:ins w:id="519" w:author="Prabhvir Saran" w:date="2017-02-16T20:43:00Z">
        <w:r w:rsidR="00D01AED">
          <w:t xml:space="preserve"> was use</w:t>
        </w:r>
      </w:ins>
      <w:ins w:id="520" w:author="Tony Pacheco" w:date="2017-02-16T23:58:00Z">
        <w:r w:rsidR="0074582B">
          <w:t>d</w:t>
        </w:r>
      </w:ins>
      <w:ins w:id="521" w:author="Prabhvir Saran" w:date="2017-02-16T20:43:00Z">
        <w:del w:id="522" w:author="Tony Pacheco" w:date="2017-02-16T23:58:00Z">
          <w:r w:rsidR="00D01AED" w:rsidDel="0074582B">
            <w:delText>r</w:delText>
          </w:r>
        </w:del>
        <w:r w:rsidR="00D01AED">
          <w:t xml:space="preserve"> for header and  </w:t>
        </w:r>
      </w:ins>
      <w:ins w:id="523" w:author="Tony Pacheco" w:date="2017-02-17T00:03:00Z">
        <w:r w:rsidR="0074582B">
          <w:t>‘</w:t>
        </w:r>
      </w:ins>
      <w:proofErr w:type="spellStart"/>
      <w:ins w:id="524" w:author="Prabhvir Saran" w:date="2017-02-16T20:43:00Z">
        <w:r w:rsidR="00D01AED">
          <w:t>Dosis</w:t>
        </w:r>
      </w:ins>
      <w:proofErr w:type="spellEnd"/>
      <w:ins w:id="525" w:author="Tony Pacheco" w:date="2017-02-17T00:03:00Z">
        <w:r w:rsidR="0074582B">
          <w:t>’</w:t>
        </w:r>
      </w:ins>
      <w:ins w:id="526" w:author="Prabhvir Saran" w:date="2017-02-16T20:43:00Z">
        <w:r w:rsidR="00D01AED">
          <w:t xml:space="preserve"> for the main body vs.</w:t>
        </w:r>
        <w:del w:id="527" w:author="Tony Pacheco" w:date="2017-02-16T23:59:00Z">
          <w:r w:rsidR="008F254E" w:rsidDel="0074582B">
            <w:delText xml:space="preserve"> and</w:delText>
          </w:r>
        </w:del>
        <w:r w:rsidR="008F254E">
          <w:t xml:space="preserve"> </w:t>
        </w:r>
      </w:ins>
      <w:ins w:id="528" w:author="Tony Pacheco" w:date="2017-02-17T00:03:00Z">
        <w:r w:rsidR="0074582B">
          <w:t>‘</w:t>
        </w:r>
      </w:ins>
      <w:proofErr w:type="spellStart"/>
      <w:ins w:id="529" w:author="Prabhvir Saran" w:date="2017-02-16T21:26:00Z">
        <w:r w:rsidR="00D01AED" w:rsidRPr="0072300C">
          <w:t>Cinzel</w:t>
        </w:r>
      </w:ins>
      <w:proofErr w:type="spellEnd"/>
      <w:ins w:id="530" w:author="Tony Pacheco" w:date="2017-02-17T00:03:00Z">
        <w:r w:rsidR="0074582B">
          <w:t>’</w:t>
        </w:r>
      </w:ins>
      <w:ins w:id="531" w:author="Prabhvir Saran" w:date="2017-02-16T21:26:00Z">
        <w:r w:rsidR="00D01AED">
          <w:t xml:space="preserve"> </w:t>
        </w:r>
      </w:ins>
      <w:ins w:id="532" w:author="Prabhvir Saran" w:date="2017-02-16T21:27:00Z">
        <w:r w:rsidR="00D01AED">
          <w:t>for</w:t>
        </w:r>
      </w:ins>
      <w:ins w:id="533" w:author="Prabhvir Saran" w:date="2017-02-16T21:26:00Z">
        <w:r w:rsidR="00D01AED">
          <w:t xml:space="preserve"> the header and </w:t>
        </w:r>
      </w:ins>
      <w:ins w:id="534" w:author="Tony Pacheco" w:date="2017-02-17T00:03:00Z">
        <w:r w:rsidR="0074582B">
          <w:t>‘</w:t>
        </w:r>
      </w:ins>
      <w:proofErr w:type="spellStart"/>
      <w:ins w:id="535" w:author="Prabhvir Saran" w:date="2017-02-16T20:43:00Z">
        <w:r w:rsidR="00D01AED">
          <w:t>Titillium</w:t>
        </w:r>
        <w:proofErr w:type="spellEnd"/>
        <w:r w:rsidR="00D01AED">
          <w:t xml:space="preserve"> Web</w:t>
        </w:r>
      </w:ins>
      <w:ins w:id="536" w:author="Tony Pacheco" w:date="2017-02-17T00:03:00Z">
        <w:r w:rsidR="0074582B">
          <w:t>’</w:t>
        </w:r>
      </w:ins>
      <w:ins w:id="537" w:author="Prabhvir Saran" w:date="2017-02-16T20:43:00Z">
        <w:r w:rsidR="00D01AED">
          <w:t xml:space="preserve"> for the main in the second picture. </w:t>
        </w:r>
      </w:ins>
    </w:p>
    <w:p w14:paraId="58891C64" w14:textId="6C4AA836" w:rsidR="008F254E" w:rsidRDefault="008F254E">
      <w:pPr>
        <w:rPr>
          <w:ins w:id="538" w:author="Prabhvir Saran" w:date="2017-02-16T20:42:00Z"/>
        </w:rPr>
        <w:pPrChange w:id="539" w:author="Prabhvir Saran" w:date="2017-02-16T20:32:00Z">
          <w:pPr>
            <w:pStyle w:val="Heading2"/>
          </w:pPr>
        </w:pPrChange>
      </w:pPr>
      <w:r>
        <w:rPr>
          <w:noProof/>
          <w:lang w:val="en-CA" w:eastAsia="en-CA"/>
        </w:rPr>
        <mc:AlternateContent>
          <mc:Choice Requires="wpg">
            <w:drawing>
              <wp:anchor distT="0" distB="0" distL="114300" distR="114300" simplePos="0" relativeHeight="251740160" behindDoc="0" locked="0" layoutInCell="1" allowOverlap="1" wp14:anchorId="0C1A01D5" wp14:editId="0F0BEB4E">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4CC9C912" w:rsidR="00436213" w:rsidRPr="004C05E9" w:rsidRDefault="00D01AED">
                              <w:pPr>
                                <w:pStyle w:val="Caption"/>
                                <w:rPr>
                                  <w:noProof/>
                                </w:rPr>
                                <w:pPrChange w:id="540" w:author="Prabhvir Saran" w:date="2017-02-16T20:52:00Z">
                                  <w:pPr/>
                                </w:pPrChange>
                              </w:pPr>
                              <w:proofErr w:type="spellStart"/>
                              <w:ins w:id="541" w:author="Prabhvir Saran" w:date="2017-02-16T21:27:00Z">
                                <w:r>
                                  <w:t>Picutre</w:t>
                                </w:r>
                                <w:proofErr w:type="spellEnd"/>
                                <w:r>
                                  <w:t xml:space="preserve"> one (</w:t>
                                </w:r>
                              </w:ins>
                              <w:ins w:id="542" w:author="Prabhvir Saran" w:date="2017-02-16T21:25:00Z">
                                <w:r w:rsidR="0072300C" w:rsidRPr="0072300C">
                                  <w:t>Tinos</w:t>
                                </w:r>
                                <w:r w:rsidR="0072300C">
                                  <w:t xml:space="preserve"> and </w:t>
                                </w:r>
                              </w:ins>
                              <w:proofErr w:type="spellStart"/>
                              <w:ins w:id="543" w:author="Prabhvir Saran" w:date="2017-02-16T20:52:00Z">
                                <w:r w:rsidR="00436213">
                                  <w:t>Dosis</w:t>
                                </w:r>
                                <w:proofErr w:type="spellEnd"/>
                                <w:r w:rsidR="00436213">
                                  <w:t xml:space="preserve"> font</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39" style="position:absolute;margin-left:0;margin-top:18.5pt;width:435.1pt;height:200.65pt;z-index:251740160;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EQeK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c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BUEQeK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40"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6" o:title=""/>
                  <v:path arrowok="t"/>
                </v:shape>
                <v:shapetype id="_x0000_t202" coordsize="21600,21600" o:spt="202" path="m,l,21600r21600,l21600,xe">
                  <v:stroke joinstyle="miter"/>
                  <v:path gradientshapeok="t" o:connecttype="rect"/>
                </v:shapetype>
                <v:shape id="Text Box 521" o:spid="_x0000_s1041"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4CC9C912" w:rsidR="00436213" w:rsidRPr="004C05E9" w:rsidRDefault="00D01AED">
                        <w:pPr>
                          <w:pStyle w:val="Caption"/>
                          <w:rPr>
                            <w:noProof/>
                          </w:rPr>
                          <w:pPrChange w:id="347" w:author="Prabhvir Saran" w:date="2017-02-16T20:52:00Z">
                            <w:pPr/>
                          </w:pPrChange>
                        </w:pPr>
                        <w:ins w:id="348" w:author="Prabhvir Saran" w:date="2017-02-16T21:27:00Z">
                          <w:r>
                            <w:t>Picutre one (</w:t>
                          </w:r>
                        </w:ins>
                        <w:ins w:id="349" w:author="Prabhvir Saran" w:date="2017-02-16T21:25:00Z">
                          <w:r w:rsidR="0072300C" w:rsidRPr="0072300C">
                            <w:t>Tinos</w:t>
                          </w:r>
                          <w:r w:rsidR="0072300C">
                            <w:t xml:space="preserve"> and </w:t>
                          </w:r>
                        </w:ins>
                        <w:ins w:id="350" w:author="Prabhvir Saran" w:date="2017-02-16T20:52:00Z">
                          <w:r w:rsidR="00436213">
                            <w:t>Dosis font</w:t>
                          </w:r>
                          <w:r>
                            <w:t>)</w:t>
                          </w:r>
                        </w:ins>
                      </w:p>
                    </w:txbxContent>
                  </v:textbox>
                </v:shape>
                <w10:wrap type="square" anchorx="margin"/>
              </v:group>
            </w:pict>
          </mc:Fallback>
        </mc:AlternateContent>
      </w:r>
    </w:p>
    <w:p w14:paraId="2C21D0A5" w14:textId="6F08169A" w:rsidR="00345E1C" w:rsidRDefault="00345E1C">
      <w:pPr>
        <w:rPr>
          <w:ins w:id="544" w:author="Prabhvir Saran" w:date="2017-02-16T20:36:00Z"/>
        </w:rPr>
        <w:pPrChange w:id="545" w:author="Prabhvir Saran" w:date="2017-02-16T20:32:00Z">
          <w:pPr>
            <w:pStyle w:val="Heading2"/>
          </w:pPr>
        </w:pPrChange>
      </w:pPr>
    </w:p>
    <w:p w14:paraId="7D26D928" w14:textId="5B65FB8B" w:rsidR="00B62295" w:rsidRPr="00FF76DD" w:rsidRDefault="00B62295">
      <w:pPr>
        <w:rPr>
          <w:ins w:id="546" w:author="Prabhvir Saran" w:date="2017-02-16T20:12:00Z"/>
        </w:rPr>
        <w:pPrChange w:id="547" w:author="Prabhvir Saran" w:date="2017-02-16T20:32:00Z">
          <w:pPr>
            <w:pStyle w:val="Heading2"/>
          </w:pPr>
        </w:pPrChange>
      </w:pPr>
      <w:ins w:id="548" w:author="Prabhvir Saran" w:date="2017-02-16T20:35:00Z">
        <w:r>
          <w:t xml:space="preserve"> </w:t>
        </w:r>
      </w:ins>
    </w:p>
    <w:p w14:paraId="5AAB9A79" w14:textId="36404CDE" w:rsidR="00345E1C" w:rsidRDefault="00345E1C" w:rsidP="006E05DC">
      <w:pPr>
        <w:rPr>
          <w:ins w:id="549" w:author="Prabhvir Saran" w:date="2017-02-16T20:43:00Z"/>
        </w:rPr>
      </w:pPr>
    </w:p>
    <w:p w14:paraId="583EA435" w14:textId="70181D5E" w:rsidR="00345E1C" w:rsidRDefault="00345E1C" w:rsidP="006E05DC">
      <w:pPr>
        <w:rPr>
          <w:ins w:id="550" w:author="Prabhvir Saran" w:date="2017-02-16T20:43:00Z"/>
        </w:rPr>
      </w:pPr>
    </w:p>
    <w:p w14:paraId="6F55C71C" w14:textId="305D8580" w:rsidR="00345E1C" w:rsidRDefault="00345E1C" w:rsidP="006E05DC">
      <w:pPr>
        <w:rPr>
          <w:ins w:id="551" w:author="Prabhvir Saran" w:date="2017-02-16T20:43:00Z"/>
        </w:rPr>
      </w:pPr>
    </w:p>
    <w:p w14:paraId="306A52E8" w14:textId="78E8D00A" w:rsidR="00345E1C" w:rsidRDefault="00345E1C" w:rsidP="006E05DC">
      <w:pPr>
        <w:rPr>
          <w:ins w:id="552" w:author="Prabhvir Saran" w:date="2017-02-16T20:43:00Z"/>
        </w:rPr>
      </w:pPr>
    </w:p>
    <w:p w14:paraId="398C04D4" w14:textId="0BC1CE33" w:rsidR="00345E1C" w:rsidRDefault="00345E1C" w:rsidP="006E05DC">
      <w:pPr>
        <w:rPr>
          <w:ins w:id="553" w:author="Prabhvir Saran" w:date="2017-02-16T20:43:00Z"/>
        </w:rPr>
      </w:pPr>
    </w:p>
    <w:p w14:paraId="20A690AB" w14:textId="2B976EF2" w:rsidR="00345E1C" w:rsidRDefault="00345E1C" w:rsidP="006E05DC">
      <w:pPr>
        <w:rPr>
          <w:ins w:id="554" w:author="Prabhvir Saran" w:date="2017-02-16T20:43:00Z"/>
        </w:rPr>
      </w:pPr>
    </w:p>
    <w:p w14:paraId="35E5DA52" w14:textId="21A769EE" w:rsidR="00345E1C" w:rsidRDefault="00345E1C" w:rsidP="006E05DC">
      <w:pPr>
        <w:rPr>
          <w:ins w:id="555" w:author="Prabhvir Saran" w:date="2017-02-16T20:43:00Z"/>
        </w:rPr>
      </w:pPr>
    </w:p>
    <w:p w14:paraId="56A6A163" w14:textId="48C6C186" w:rsidR="00345E1C" w:rsidRDefault="00345E1C" w:rsidP="006E05DC">
      <w:pPr>
        <w:rPr>
          <w:ins w:id="556" w:author="Prabhvir Saran" w:date="2017-02-16T20:43:00Z"/>
        </w:rPr>
      </w:pPr>
    </w:p>
    <w:p w14:paraId="3BC63971" w14:textId="07CC1BFE" w:rsidR="00345E1C" w:rsidRDefault="00345E1C" w:rsidP="006E05DC">
      <w:pPr>
        <w:rPr>
          <w:ins w:id="557" w:author="Prabhvir Saran" w:date="2017-02-16T20:43:00Z"/>
        </w:rPr>
      </w:pPr>
    </w:p>
    <w:p w14:paraId="2CDBB759" w14:textId="05FEC9D0" w:rsidR="00345E1C" w:rsidRDefault="00345E1C" w:rsidP="006E05DC">
      <w:pPr>
        <w:rPr>
          <w:ins w:id="558" w:author="Prabhvir Saran" w:date="2017-02-16T20:43:00Z"/>
        </w:rPr>
      </w:pPr>
    </w:p>
    <w:p w14:paraId="4D409512" w14:textId="67887A5B" w:rsidR="00345E1C" w:rsidRDefault="00345E1C" w:rsidP="006E05DC">
      <w:pPr>
        <w:rPr>
          <w:ins w:id="559" w:author="Prabhvir Saran" w:date="2017-02-16T20:43:00Z"/>
        </w:rPr>
      </w:pPr>
    </w:p>
    <w:p w14:paraId="65C9B6DB" w14:textId="6D6C3568" w:rsidR="00345E1C" w:rsidRDefault="00345E1C" w:rsidP="006E05DC">
      <w:pPr>
        <w:rPr>
          <w:ins w:id="560" w:author="Prabhvir Saran" w:date="2017-02-16T20:44:00Z"/>
        </w:rPr>
      </w:pPr>
    </w:p>
    <w:p w14:paraId="5CCBDBF8" w14:textId="5C5D21D7" w:rsidR="008F254E" w:rsidRDefault="008F254E" w:rsidP="006E05DC">
      <w:pPr>
        <w:rPr>
          <w:ins w:id="561" w:author="Prabhvir Saran" w:date="2017-02-16T20:54:00Z"/>
        </w:rPr>
      </w:pPr>
      <w:r>
        <w:rPr>
          <w:noProof/>
          <w:lang w:val="en-CA" w:eastAsia="en-CA"/>
        </w:rPr>
        <mc:AlternateContent>
          <mc:Choice Requires="wpg">
            <w:drawing>
              <wp:anchor distT="0" distB="0" distL="114300" distR="114300" simplePos="0" relativeHeight="251744256" behindDoc="0" locked="0" layoutInCell="1" allowOverlap="1" wp14:anchorId="04647527" wp14:editId="0F88B472">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3D4B15DF" w:rsidR="00436213" w:rsidRPr="0094375F" w:rsidRDefault="00D01AED">
                              <w:pPr>
                                <w:pStyle w:val="Caption"/>
                                <w:rPr>
                                  <w:noProof/>
                                </w:rPr>
                                <w:pPrChange w:id="562" w:author="Prabhvir Saran" w:date="2017-02-16T20:53:00Z">
                                  <w:pPr/>
                                </w:pPrChange>
                              </w:pPr>
                              <w:ins w:id="563" w:author="Prabhvir Saran" w:date="2017-02-16T21:27:00Z">
                                <w:r>
                                  <w:t>Picture two (</w:t>
                                </w:r>
                              </w:ins>
                              <w:proofErr w:type="spellStart"/>
                              <w:ins w:id="564" w:author="Prabhvir Saran" w:date="2017-02-16T21:24:00Z">
                                <w:r w:rsidR="0072300C" w:rsidRPr="0072300C">
                                  <w:t>Cinzel</w:t>
                                </w:r>
                                <w:proofErr w:type="spellEnd"/>
                                <w:r w:rsidR="0072300C">
                                  <w:t xml:space="preserve"> and </w:t>
                                </w:r>
                              </w:ins>
                              <w:proofErr w:type="spellStart"/>
                              <w:ins w:id="565" w:author="Prabhvir Saran" w:date="2017-02-16T20:53:00Z">
                                <w:r w:rsidR="00436213">
                                  <w:t>Titillium</w:t>
                                </w:r>
                                <w:proofErr w:type="spellEnd"/>
                                <w:r w:rsidR="00436213">
                                  <w:t xml:space="preserve"> Web font</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2" style="position:absolute;margin-left:0;margin-top:0;width:426.35pt;height:194.4pt;z-index:251744256;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QcmFiaHZpciBTYXJh&#10;bgAAAAWQAwACAAAAFAAAEKiQBAACAAAAFAAAELySkQACAAAAAzI3AACSkgACAAAAAzI3AADqHAAH&#10;AAAIDAAACJw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yOjE2IDIwOjQ4OjQ3ADIwMTc6MDI6MTYgMjA6NDg6&#10;NDcAAABQAHIAYQBiAGgAdgBpAHIAIABTAGEAcgBhAG4AAAD/4Qsh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wMi0xNlQyMDo0ODo0Ny4yNzI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UHJhYmh2aXIgU2FyYW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BfQO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">
                <v:shape id="Picture 523" o:spid="_x0000_s1043"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18" o:title=""/>
                  <v:path arrowok="t"/>
                </v:shape>
                <v:shape id="Text Box 524" o:spid="_x0000_s1044"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3D4B15DF" w:rsidR="00436213" w:rsidRPr="0094375F" w:rsidRDefault="00D01AED">
                        <w:pPr>
                          <w:pStyle w:val="Caption"/>
                          <w:rPr>
                            <w:noProof/>
                          </w:rPr>
                          <w:pPrChange w:id="373" w:author="Prabhvir Saran" w:date="2017-02-16T20:53:00Z">
                            <w:pPr/>
                          </w:pPrChange>
                        </w:pPr>
                        <w:ins w:id="374" w:author="Prabhvir Saran" w:date="2017-02-16T21:27:00Z">
                          <w:r>
                            <w:t>Picture two (</w:t>
                          </w:r>
                        </w:ins>
                        <w:ins w:id="375" w:author="Prabhvir Saran" w:date="2017-02-16T21:24:00Z">
                          <w:r w:rsidR="0072300C" w:rsidRPr="0072300C">
                            <w:t>Cinzel</w:t>
                          </w:r>
                          <w:r w:rsidR="0072300C">
                            <w:t xml:space="preserve"> and </w:t>
                          </w:r>
                        </w:ins>
                        <w:ins w:id="376" w:author="Prabhvir Saran" w:date="2017-02-16T20:53:00Z">
                          <w:r w:rsidR="00436213">
                            <w:t>Titillium Web font</w:t>
                          </w:r>
                          <w:r>
                            <w:t>)</w:t>
                          </w:r>
                        </w:ins>
                      </w:p>
                    </w:txbxContent>
                  </v:textbox>
                </v:shape>
                <w10:wrap type="square" anchorx="margin"/>
              </v:group>
            </w:pict>
          </mc:Fallback>
        </mc:AlternateContent>
      </w:r>
    </w:p>
    <w:p w14:paraId="73516F5C" w14:textId="5666767C" w:rsidR="008F254E" w:rsidRDefault="008F254E" w:rsidP="006E05DC">
      <w:pPr>
        <w:rPr>
          <w:ins w:id="566" w:author="Prabhvir Saran" w:date="2017-02-16T20:54:00Z"/>
        </w:rPr>
      </w:pPr>
    </w:p>
    <w:p w14:paraId="33DC5175" w14:textId="0451BA89" w:rsidR="008F254E" w:rsidRDefault="008F254E" w:rsidP="006E05DC">
      <w:pPr>
        <w:rPr>
          <w:ins w:id="567" w:author="Prabhvir Saran" w:date="2017-02-16T20:54:00Z"/>
        </w:rPr>
      </w:pPr>
    </w:p>
    <w:p w14:paraId="4E6DC873" w14:textId="64AFC3D5" w:rsidR="008F254E" w:rsidRDefault="008F254E" w:rsidP="006E05DC">
      <w:pPr>
        <w:rPr>
          <w:ins w:id="568" w:author="Prabhvir Saran" w:date="2017-02-16T20:54:00Z"/>
        </w:rPr>
      </w:pPr>
    </w:p>
    <w:p w14:paraId="45F8BD56" w14:textId="728468DA" w:rsidR="008F254E" w:rsidRDefault="008F254E" w:rsidP="006E05DC">
      <w:pPr>
        <w:rPr>
          <w:ins w:id="569" w:author="Prabhvir Saran" w:date="2017-02-16T20:54:00Z"/>
        </w:rPr>
      </w:pPr>
    </w:p>
    <w:p w14:paraId="5CB76084" w14:textId="01FE8265" w:rsidR="008F254E" w:rsidRDefault="008F254E" w:rsidP="006E05DC">
      <w:pPr>
        <w:rPr>
          <w:ins w:id="570" w:author="Prabhvir Saran" w:date="2017-02-16T20:54:00Z"/>
        </w:rPr>
      </w:pPr>
    </w:p>
    <w:p w14:paraId="1BDD1963" w14:textId="0C23A364" w:rsidR="008F254E" w:rsidRDefault="008F254E" w:rsidP="006E05DC">
      <w:pPr>
        <w:rPr>
          <w:ins w:id="571" w:author="Prabhvir Saran" w:date="2017-02-16T20:54:00Z"/>
        </w:rPr>
      </w:pPr>
    </w:p>
    <w:p w14:paraId="61E8459F" w14:textId="41BE25BA" w:rsidR="008F254E" w:rsidRDefault="008F254E" w:rsidP="006E05DC">
      <w:pPr>
        <w:rPr>
          <w:ins w:id="572" w:author="Prabhvir Saran" w:date="2017-02-16T20:54:00Z"/>
        </w:rPr>
      </w:pPr>
    </w:p>
    <w:p w14:paraId="1C8FB28B" w14:textId="4D8CDD2A" w:rsidR="008F254E" w:rsidRDefault="008F254E" w:rsidP="006E05DC">
      <w:pPr>
        <w:rPr>
          <w:ins w:id="573" w:author="Prabhvir Saran" w:date="2017-02-16T20:54:00Z"/>
        </w:rPr>
      </w:pPr>
    </w:p>
    <w:p w14:paraId="300D84CD" w14:textId="4927B94A" w:rsidR="008F254E" w:rsidRDefault="008F254E" w:rsidP="006E05DC">
      <w:pPr>
        <w:rPr>
          <w:ins w:id="574" w:author="Prabhvir Saran" w:date="2017-02-16T21:04:00Z"/>
        </w:rPr>
      </w:pPr>
      <w:ins w:id="575" w:author="Prabhvir Saran" w:date="2017-02-16T20:56:00Z">
        <w:r>
          <w:t>The test was conducted on five family members. Three out</w:t>
        </w:r>
      </w:ins>
      <w:ins w:id="576" w:author="Prabhvir Saran" w:date="2017-02-16T20:57:00Z">
        <w:r>
          <w:t xml:space="preserve"> of five </w:t>
        </w:r>
      </w:ins>
      <w:ins w:id="577" w:author="Prabhvir Saran" w:date="2017-02-16T20:58:00Z">
        <w:r>
          <w:t>preferred</w:t>
        </w:r>
      </w:ins>
      <w:ins w:id="578" w:author="Prabhvir Saran" w:date="2017-02-16T20:57:00Z">
        <w:r>
          <w:t xml:space="preserve"> the </w:t>
        </w:r>
      </w:ins>
      <w:ins w:id="579" w:author="Prabhvir Saran" w:date="2017-02-16T21:30:00Z">
        <w:r w:rsidR="00306683">
          <w:t>second font set (</w:t>
        </w:r>
        <w:proofErr w:type="spellStart"/>
        <w:r w:rsidR="000B18C4">
          <w:t>Cinzel</w:t>
        </w:r>
        <w:proofErr w:type="spellEnd"/>
        <w:r w:rsidR="000B18C4">
          <w:t xml:space="preserve"> and </w:t>
        </w:r>
      </w:ins>
      <w:proofErr w:type="spellStart"/>
      <w:ins w:id="580" w:author="Prabhvir Saran" w:date="2017-02-16T20:57:00Z">
        <w:r>
          <w:t>Titillium</w:t>
        </w:r>
        <w:proofErr w:type="spellEnd"/>
        <w:r>
          <w:t xml:space="preserve"> We</w:t>
        </w:r>
      </w:ins>
      <w:ins w:id="581" w:author="Prabhvir Saran" w:date="2017-02-16T20:58:00Z">
        <w:r w:rsidR="000B18C4">
          <w:t xml:space="preserve">b) </w:t>
        </w:r>
        <w:r>
          <w:t xml:space="preserve">and their main reason was that it has more of a historical feel to it than </w:t>
        </w:r>
      </w:ins>
      <w:ins w:id="582" w:author="Prabhvir Saran" w:date="2017-02-16T21:31:00Z">
        <w:r w:rsidR="000B18C4">
          <w:t xml:space="preserve">Tinos and </w:t>
        </w:r>
      </w:ins>
      <w:proofErr w:type="spellStart"/>
      <w:ins w:id="583" w:author="Prabhvir Saran" w:date="2017-02-16T20:58:00Z">
        <w:r>
          <w:t>Dosis</w:t>
        </w:r>
        <w:proofErr w:type="spellEnd"/>
        <w:r>
          <w:t xml:space="preserve"> font. </w:t>
        </w:r>
      </w:ins>
    </w:p>
    <w:p w14:paraId="3E65DB7A" w14:textId="77777777" w:rsidR="00625493" w:rsidRDefault="00625493" w:rsidP="006E05DC">
      <w:pPr>
        <w:rPr>
          <w:ins w:id="584" w:author="Prabhvir Saran" w:date="2017-02-16T20:54:00Z"/>
        </w:rPr>
      </w:pPr>
    </w:p>
    <w:p w14:paraId="15F8D035" w14:textId="19430D6C" w:rsidR="006E05DC" w:rsidRDefault="004D14C3">
      <w:pPr>
        <w:pStyle w:val="Heading3"/>
        <w:rPr>
          <w:ins w:id="585" w:author="Prabhvir Saran" w:date="2017-02-16T20:12:00Z"/>
        </w:rPr>
        <w:pPrChange w:id="586" w:author="Prabhvir Saran" w:date="2017-02-16T21:00:00Z">
          <w:pPr/>
        </w:pPrChange>
      </w:pPr>
      <w:bookmarkStart w:id="587" w:name="_Toc475053184"/>
      <w:ins w:id="588" w:author="Prabhvir Saran" w:date="2017-02-16T21:00:00Z">
        <w:r>
          <w:t>Test 2</w:t>
        </w:r>
      </w:ins>
      <w:bookmarkEnd w:id="587"/>
    </w:p>
    <w:p w14:paraId="540F1BAB" w14:textId="5C04C33F" w:rsidR="006E05DC" w:rsidRDefault="00625493">
      <w:pPr>
        <w:rPr>
          <w:ins w:id="589" w:author="Prabhvir Saran" w:date="2017-02-16T21:04:00Z"/>
        </w:rPr>
        <w:pPrChange w:id="590" w:author="Prabhvir Saran" w:date="2017-02-14T17:56:00Z">
          <w:pPr>
            <w:pStyle w:val="Heading1"/>
          </w:pPr>
        </w:pPrChange>
      </w:pPr>
      <w:r>
        <w:rPr>
          <w:noProof/>
          <w:lang w:val="en-CA" w:eastAsia="en-CA"/>
        </w:rPr>
        <mc:AlternateContent>
          <mc:Choice Requires="wpg">
            <w:drawing>
              <wp:anchor distT="0" distB="0" distL="114300" distR="114300" simplePos="0" relativeHeight="251749376" behindDoc="0" locked="0" layoutInCell="1" allowOverlap="1" wp14:anchorId="17EB0268" wp14:editId="62C7E68F">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436213" w:rsidRPr="00445F91" w:rsidRDefault="00436213">
                              <w:pPr>
                                <w:pStyle w:val="Caption"/>
                                <w:rPr>
                                  <w:noProof/>
                                </w:rPr>
                                <w:pPrChange w:id="591" w:author="Prabhvir Saran" w:date="2017-02-16T21:03:00Z">
                                  <w:pPr/>
                                </w:pPrChange>
                              </w:pPr>
                              <w:ins w:id="592"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5" style="position:absolute;margin-left:416.8pt;margin-top:61.05pt;width:468pt;height:119.9pt;z-index:251749376;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">
                <v:shape id="Picture 527" o:spid="_x0000_s1046"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0" o:title=""/>
                  <v:path arrowok="t"/>
                </v:shape>
                <v:shape id="Text Box 529" o:spid="_x0000_s1047"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436213" w:rsidRPr="00445F91" w:rsidRDefault="00436213" w:rsidP="00625493">
                        <w:pPr>
                          <w:pStyle w:val="Caption"/>
                          <w:rPr>
                            <w:noProof/>
                          </w:rPr>
                          <w:pPrChange w:id="404" w:author="Prabhvir Saran" w:date="2017-02-16T21:03:00Z">
                            <w:pPr/>
                          </w:pPrChange>
                        </w:pPr>
                        <w:ins w:id="405"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593" w:author="Prabhvir Saran" w:date="2017-02-16T21:00:00Z">
        <w:r w:rsidR="00CD1BFE">
          <w:t xml:space="preserve">The </w:t>
        </w:r>
      </w:ins>
      <w:ins w:id="594" w:author="Prabhvir Saran" w:date="2017-02-16T21:01:00Z">
        <w:r w:rsidR="00CD1BFE">
          <w:t xml:space="preserve">navigation bar was used to conduct </w:t>
        </w:r>
        <w:r>
          <w:t xml:space="preserve">the second test. The login/sign up button was made part of the navigation list rather than a </w:t>
        </w:r>
      </w:ins>
      <w:ins w:id="595" w:author="Prabhvir Saran" w:date="2017-02-16T21:02:00Z">
        <w:r>
          <w:t>separate</w:t>
        </w:r>
      </w:ins>
      <w:ins w:id="596" w:author="Prabhvir Saran" w:date="2017-02-16T21:01:00Z">
        <w:r>
          <w:t xml:space="preserve"> </w:t>
        </w:r>
      </w:ins>
      <w:ins w:id="597" w:author="Prabhvir Saran" w:date="2017-02-16T21:02:00Z">
        <w:r>
          <w:t xml:space="preserve">button on the top right corner. The following two images show the difference. </w:t>
        </w:r>
      </w:ins>
    </w:p>
    <w:p w14:paraId="4B8619AF" w14:textId="3DC33342" w:rsidR="00625493" w:rsidRDefault="00625493">
      <w:pPr>
        <w:rPr>
          <w:ins w:id="598" w:author="Prabhvir Saran" w:date="2017-02-16T21:02:00Z"/>
        </w:rPr>
        <w:pPrChange w:id="599"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52448" behindDoc="0" locked="0" layoutInCell="1" allowOverlap="1" wp14:anchorId="598E2918" wp14:editId="04924FFC">
                <wp:simplePos x="0" y="0"/>
                <wp:positionH relativeFrom="margin">
                  <wp:align>right</wp:align>
                </wp:positionH>
                <wp:positionV relativeFrom="paragraph">
                  <wp:posOffset>1855911</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436213" w:rsidRPr="0061037C" w:rsidRDefault="00436213">
                              <w:pPr>
                                <w:pStyle w:val="Caption"/>
                                <w:rPr>
                                  <w:noProof/>
                                </w:rPr>
                                <w:pPrChange w:id="600" w:author="Prabhvir Saran" w:date="2017-02-16T21:04:00Z">
                                  <w:pPr/>
                                </w:pPrChange>
                              </w:pPr>
                              <w:ins w:id="601"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48" style="position:absolute;margin-left:416.8pt;margin-top:146.15pt;width:468pt;height:126.8pt;z-index:251752448;mso-position-horizontal:right;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">
                <v:shape id="Picture 528" o:spid="_x0000_s1049"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2" o:title=""/>
                  <v:path arrowok="t"/>
                </v:shape>
                <v:shape id="Text Box 531" o:spid="_x0000_s1050"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436213" w:rsidRPr="0061037C" w:rsidRDefault="00436213" w:rsidP="00625493">
                        <w:pPr>
                          <w:pStyle w:val="Caption"/>
                          <w:rPr>
                            <w:noProof/>
                          </w:rPr>
                          <w:pPrChange w:id="415" w:author="Prabhvir Saran" w:date="2017-02-16T21:04:00Z">
                            <w:pPr/>
                          </w:pPrChange>
                        </w:pPr>
                        <w:ins w:id="416" w:author="Prabhvir Saran" w:date="2017-02-16T21:04:00Z">
                          <w:r>
                            <w:t>Login/Signup button in the top right corner</w:t>
                          </w:r>
                        </w:ins>
                      </w:p>
                    </w:txbxContent>
                  </v:textbox>
                </v:shape>
                <w10:wrap type="square" anchorx="margin"/>
              </v:group>
            </w:pict>
          </mc:Fallback>
        </mc:AlternateContent>
      </w:r>
    </w:p>
    <w:p w14:paraId="40C3A1B9" w14:textId="58BD9961" w:rsidR="00625493" w:rsidRDefault="00625493">
      <w:pPr>
        <w:rPr>
          <w:ins w:id="602" w:author="Prabhvir Saran" w:date="2017-02-16T20:12:00Z"/>
        </w:rPr>
        <w:pPrChange w:id="603" w:author="Prabhvir Saran" w:date="2017-02-14T17:56:00Z">
          <w:pPr>
            <w:pStyle w:val="Heading1"/>
          </w:pPr>
        </w:pPrChange>
      </w:pPr>
    </w:p>
    <w:p w14:paraId="05C845E1" w14:textId="6675C9DB" w:rsidR="00487BA1" w:rsidRDefault="00625493">
      <w:pPr>
        <w:rPr>
          <w:ins w:id="604" w:author="Prabhvir Saran" w:date="2017-02-14T17:56:00Z"/>
        </w:rPr>
        <w:pPrChange w:id="605" w:author="Prabhvir Saran" w:date="2017-02-14T17:56:00Z">
          <w:pPr>
            <w:pStyle w:val="Heading1"/>
          </w:pPr>
        </w:pPrChange>
      </w:pPr>
      <w:ins w:id="606" w:author="Prabhvir Saran" w:date="2017-02-16T21:04:00Z">
        <w:r>
          <w:t xml:space="preserve">The same people were used for this test. Everyone </w:t>
        </w:r>
      </w:ins>
      <w:ins w:id="607" w:author="Prabhvir Saran" w:date="2017-02-15T15:51:00Z">
        <w:r w:rsidR="000D11F7">
          <w:t>prefer</w:t>
        </w:r>
      </w:ins>
      <w:ins w:id="608" w:author="Prabhvir Saran" w:date="2017-02-16T21:05:00Z">
        <w:r>
          <w:t>red</w:t>
        </w:r>
      </w:ins>
      <w:ins w:id="609" w:author="Prabhvir Saran" w:date="2017-02-15T15:51:00Z">
        <w:r w:rsidR="000D11F7">
          <w:t xml:space="preserve"> having the login/sign up button distinct and </w:t>
        </w:r>
      </w:ins>
      <w:ins w:id="610" w:author="Prabhvir Saran" w:date="2017-02-15T15:52:00Z">
        <w:r w:rsidR="000D11F7">
          <w:t>separate</w:t>
        </w:r>
      </w:ins>
      <w:ins w:id="611" w:author="Prabhvir Saran" w:date="2017-02-15T15:51:00Z">
        <w:r w:rsidR="000D11F7">
          <w:t xml:space="preserve"> </w:t>
        </w:r>
      </w:ins>
      <w:ins w:id="612" w:author="Prabhvir Saran" w:date="2017-02-15T15:52:00Z">
        <w:r w:rsidR="000D11F7">
          <w:t>from the navigation bar as its purpose is quite different. The distinct location and border</w:t>
        </w:r>
      </w:ins>
      <w:ins w:id="613" w:author="Prabhvir Saran" w:date="2017-02-15T15:53:00Z">
        <w:r w:rsidR="000D11F7">
          <w:t xml:space="preserve"> will</w:t>
        </w:r>
      </w:ins>
      <w:ins w:id="614" w:author="Prabhvir Saran" w:date="2017-02-15T15:52:00Z">
        <w:r w:rsidR="000D11F7">
          <w:t xml:space="preserve"> help users to quickly sign in when they come to the site.</w:t>
        </w:r>
      </w:ins>
    </w:p>
    <w:p w14:paraId="40872A32" w14:textId="07B93EB0" w:rsidR="00487BA1" w:rsidRDefault="00054729">
      <w:pPr>
        <w:rPr>
          <w:ins w:id="615" w:author="Prabhvir Saran" w:date="2017-02-14T17:56:00Z"/>
        </w:rPr>
        <w:pPrChange w:id="616" w:author="Prabhvir Saran" w:date="2017-02-14T17:56:00Z">
          <w:pPr>
            <w:pStyle w:val="Heading1"/>
          </w:pPr>
        </w:pPrChange>
      </w:pPr>
      <w:r>
        <w:pict w14:anchorId="6A16CCBC">
          <v:rect id="_x0000_i1025" style="width:0;height:1.5pt" o:hralign="center" o:hrstd="t" o:hr="t" fillcolor="#a0a0a0" stroked="f"/>
        </w:pict>
      </w:r>
    </w:p>
    <w:p w14:paraId="3DB1CBEB" w14:textId="68E8D54E" w:rsidR="00487BA1" w:rsidRDefault="00487BA1">
      <w:pPr>
        <w:rPr>
          <w:ins w:id="617" w:author="Prabhvir Saran" w:date="2017-02-14T17:56:00Z"/>
        </w:rPr>
        <w:pPrChange w:id="618" w:author="Prabhvir Saran" w:date="2017-02-14T17:56:00Z">
          <w:pPr>
            <w:pStyle w:val="Heading1"/>
          </w:pPr>
        </w:pPrChange>
      </w:pPr>
    </w:p>
    <w:p w14:paraId="474BF07F" w14:textId="47B6DC5F" w:rsidR="00487BA1" w:rsidRDefault="00487BA1">
      <w:pPr>
        <w:rPr>
          <w:ins w:id="619" w:author="Prabhvir Saran" w:date="2017-02-14T23:28:00Z"/>
        </w:rPr>
        <w:pPrChange w:id="620" w:author="Prabhvir Saran" w:date="2017-02-14T17:56:00Z">
          <w:pPr>
            <w:pStyle w:val="Heading1"/>
          </w:pPr>
        </w:pPrChange>
      </w:pPr>
    </w:p>
    <w:p w14:paraId="4D310FFD" w14:textId="22679C57" w:rsidR="00334D18" w:rsidRDefault="00334D18">
      <w:pPr>
        <w:rPr>
          <w:ins w:id="621" w:author="Prabhvir Saran" w:date="2017-02-14T23:28:00Z"/>
        </w:rPr>
        <w:pPrChange w:id="622" w:author="Prabhvir Saran" w:date="2017-02-14T17:56:00Z">
          <w:pPr>
            <w:pStyle w:val="Heading1"/>
          </w:pPr>
        </w:pPrChange>
      </w:pPr>
    </w:p>
    <w:p w14:paraId="7BE56D33" w14:textId="2B9B3530" w:rsidR="00334D18" w:rsidRDefault="00334D18">
      <w:pPr>
        <w:rPr>
          <w:ins w:id="623" w:author="Prabhvir Saran" w:date="2017-02-14T23:28:00Z"/>
        </w:rPr>
        <w:pPrChange w:id="624" w:author="Prabhvir Saran" w:date="2017-02-14T17:56:00Z">
          <w:pPr>
            <w:pStyle w:val="Heading1"/>
          </w:pPr>
        </w:pPrChange>
      </w:pPr>
    </w:p>
    <w:p w14:paraId="7C544F6C" w14:textId="22368665" w:rsidR="00334D18" w:rsidRDefault="00334D18">
      <w:pPr>
        <w:rPr>
          <w:ins w:id="625" w:author="Prabhvir Saran" w:date="2017-02-16T21:06:00Z"/>
        </w:rPr>
        <w:pPrChange w:id="626" w:author="Prabhvir Saran" w:date="2017-02-14T17:56:00Z">
          <w:pPr>
            <w:pStyle w:val="Heading1"/>
          </w:pPr>
        </w:pPrChange>
      </w:pPr>
    </w:p>
    <w:p w14:paraId="20CE98B3" w14:textId="30C4D3DC" w:rsidR="00904F83" w:rsidRDefault="00904F83">
      <w:pPr>
        <w:rPr>
          <w:ins w:id="627" w:author="Prabhvir Saran" w:date="2017-02-16T21:06:00Z"/>
        </w:rPr>
        <w:pPrChange w:id="628" w:author="Prabhvir Saran" w:date="2017-02-14T17:56:00Z">
          <w:pPr>
            <w:pStyle w:val="Heading1"/>
          </w:pPr>
        </w:pPrChange>
      </w:pPr>
    </w:p>
    <w:p w14:paraId="0A0067AE" w14:textId="4C963FFF" w:rsidR="00904F83" w:rsidRDefault="00904F83">
      <w:pPr>
        <w:rPr>
          <w:ins w:id="629" w:author="Prabhvir Saran" w:date="2017-02-16T21:06:00Z"/>
        </w:rPr>
        <w:pPrChange w:id="630" w:author="Prabhvir Saran" w:date="2017-02-14T17:56:00Z">
          <w:pPr>
            <w:pStyle w:val="Heading1"/>
          </w:pPr>
        </w:pPrChange>
      </w:pPr>
    </w:p>
    <w:p w14:paraId="3B2205E9" w14:textId="2349812E" w:rsidR="00904F83" w:rsidRDefault="00904F83">
      <w:pPr>
        <w:rPr>
          <w:ins w:id="631" w:author="Prabhvir Saran" w:date="2017-02-16T21:06:00Z"/>
        </w:rPr>
        <w:pPrChange w:id="632" w:author="Prabhvir Saran" w:date="2017-02-14T17:56:00Z">
          <w:pPr>
            <w:pStyle w:val="Heading1"/>
          </w:pPr>
        </w:pPrChange>
      </w:pPr>
    </w:p>
    <w:p w14:paraId="55ED8AC4" w14:textId="14F15EDE" w:rsidR="00904F83" w:rsidRDefault="00904F83">
      <w:pPr>
        <w:rPr>
          <w:ins w:id="633" w:author="Prabhvir Saran" w:date="2017-02-16T21:06:00Z"/>
        </w:rPr>
        <w:pPrChange w:id="634" w:author="Prabhvir Saran" w:date="2017-02-14T17:56:00Z">
          <w:pPr>
            <w:pStyle w:val="Heading1"/>
          </w:pPr>
        </w:pPrChange>
      </w:pPr>
    </w:p>
    <w:p w14:paraId="0AD12013" w14:textId="13C83FF0" w:rsidR="00904F83" w:rsidRDefault="00904F83">
      <w:pPr>
        <w:rPr>
          <w:ins w:id="635" w:author="Prabhvir Saran" w:date="2017-02-16T21:06:00Z"/>
        </w:rPr>
        <w:pPrChange w:id="636" w:author="Prabhvir Saran" w:date="2017-02-14T17:56:00Z">
          <w:pPr>
            <w:pStyle w:val="Heading1"/>
          </w:pPr>
        </w:pPrChange>
      </w:pPr>
    </w:p>
    <w:p w14:paraId="04499529" w14:textId="15EBF780" w:rsidR="00904F83" w:rsidRDefault="00904F83">
      <w:pPr>
        <w:rPr>
          <w:ins w:id="637" w:author="Prabhvir Saran" w:date="2017-02-16T21:06:00Z"/>
        </w:rPr>
        <w:pPrChange w:id="638" w:author="Prabhvir Saran" w:date="2017-02-14T17:56:00Z">
          <w:pPr>
            <w:pStyle w:val="Heading1"/>
          </w:pPr>
        </w:pPrChange>
      </w:pPr>
    </w:p>
    <w:p w14:paraId="1882A66B" w14:textId="67372432" w:rsidR="00904F83" w:rsidRDefault="00904F83">
      <w:pPr>
        <w:rPr>
          <w:ins w:id="639" w:author="Prabhvir Saran" w:date="2017-02-16T21:06:00Z"/>
        </w:rPr>
        <w:pPrChange w:id="640" w:author="Prabhvir Saran" w:date="2017-02-14T17:56:00Z">
          <w:pPr>
            <w:pStyle w:val="Heading1"/>
          </w:pPr>
        </w:pPrChange>
      </w:pPr>
    </w:p>
    <w:p w14:paraId="49747D63" w14:textId="14FB1609" w:rsidR="00904F83" w:rsidRDefault="00904F83">
      <w:pPr>
        <w:rPr>
          <w:ins w:id="641" w:author="Prabhvir Saran" w:date="2017-02-16T21:06:00Z"/>
        </w:rPr>
        <w:pPrChange w:id="642" w:author="Prabhvir Saran" w:date="2017-02-14T17:56:00Z">
          <w:pPr>
            <w:pStyle w:val="Heading1"/>
          </w:pPr>
        </w:pPrChange>
      </w:pPr>
    </w:p>
    <w:p w14:paraId="7F890D4A" w14:textId="47CFCEA9" w:rsidR="00904F83" w:rsidRDefault="00904F83">
      <w:pPr>
        <w:rPr>
          <w:ins w:id="643" w:author="Prabhvir Saran" w:date="2017-02-16T21:06:00Z"/>
        </w:rPr>
        <w:pPrChange w:id="644" w:author="Prabhvir Saran" w:date="2017-02-14T17:56:00Z">
          <w:pPr>
            <w:pStyle w:val="Heading1"/>
          </w:pPr>
        </w:pPrChange>
      </w:pPr>
    </w:p>
    <w:p w14:paraId="0A381020" w14:textId="23CF503A" w:rsidR="00904F83" w:rsidRDefault="00904F83">
      <w:pPr>
        <w:rPr>
          <w:ins w:id="645" w:author="Prabhvir Saran" w:date="2017-02-16T21:06:00Z"/>
        </w:rPr>
        <w:pPrChange w:id="646" w:author="Prabhvir Saran" w:date="2017-02-14T17:56:00Z">
          <w:pPr>
            <w:pStyle w:val="Heading1"/>
          </w:pPr>
        </w:pPrChange>
      </w:pPr>
    </w:p>
    <w:p w14:paraId="6345882D" w14:textId="7D860EA5" w:rsidR="00904F83" w:rsidRDefault="00904F83">
      <w:pPr>
        <w:rPr>
          <w:ins w:id="647" w:author="Prabhvir Saran" w:date="2017-02-16T21:06:00Z"/>
        </w:rPr>
        <w:pPrChange w:id="648" w:author="Prabhvir Saran" w:date="2017-02-14T17:56:00Z">
          <w:pPr>
            <w:pStyle w:val="Heading1"/>
          </w:pPr>
        </w:pPrChange>
      </w:pPr>
    </w:p>
    <w:p w14:paraId="1AECCA27" w14:textId="19E79DB0" w:rsidR="00904F83" w:rsidRDefault="00904F83">
      <w:pPr>
        <w:rPr>
          <w:ins w:id="649" w:author="Prabhvir Saran" w:date="2017-02-16T21:11:00Z"/>
        </w:rPr>
        <w:pPrChange w:id="650" w:author="Prabhvir Saran" w:date="2017-02-14T17:56:00Z">
          <w:pPr>
            <w:pStyle w:val="Heading1"/>
          </w:pPr>
        </w:pPrChange>
      </w:pPr>
    </w:p>
    <w:p w14:paraId="6599380F" w14:textId="42089075" w:rsidR="004C1396" w:rsidRDefault="004C1396">
      <w:pPr>
        <w:rPr>
          <w:ins w:id="651" w:author="Prabhvir Saran" w:date="2017-02-16T21:11:00Z"/>
        </w:rPr>
        <w:pPrChange w:id="652" w:author="Prabhvir Saran" w:date="2017-02-14T17:56:00Z">
          <w:pPr>
            <w:pStyle w:val="Heading1"/>
          </w:pPr>
        </w:pPrChange>
      </w:pPr>
    </w:p>
    <w:p w14:paraId="5D9ABFC1" w14:textId="77777777" w:rsidR="004C1396" w:rsidRDefault="004C1396">
      <w:pPr>
        <w:rPr>
          <w:ins w:id="653" w:author="Prabhvir Saran" w:date="2017-02-14T23:28:00Z"/>
        </w:rPr>
        <w:pPrChange w:id="654" w:author="Prabhvir Saran" w:date="2017-02-14T17:56:00Z">
          <w:pPr>
            <w:pStyle w:val="Heading1"/>
          </w:pPr>
        </w:pPrChange>
      </w:pPr>
    </w:p>
    <w:p w14:paraId="13DB3B08" w14:textId="5C745980" w:rsidR="00334D18" w:rsidRDefault="00334D18">
      <w:pPr>
        <w:rPr>
          <w:ins w:id="655" w:author="Prabhvir Saran" w:date="2017-02-14T23:28:00Z"/>
        </w:rPr>
        <w:pPrChange w:id="656" w:author="Prabhvir Saran" w:date="2017-02-14T17:56:00Z">
          <w:pPr>
            <w:pStyle w:val="Heading1"/>
          </w:pPr>
        </w:pPrChange>
      </w:pPr>
    </w:p>
    <w:p w14:paraId="4031A636" w14:textId="54080C40" w:rsidR="004161ED" w:rsidDel="001B77FC" w:rsidRDefault="004161ED" w:rsidP="004161ED">
      <w:pPr>
        <w:pStyle w:val="Heading1"/>
        <w:jc w:val="center"/>
        <w:rPr>
          <w:del w:id="657" w:author="Prabhvir Saran" w:date="2017-02-02T16:26:00Z"/>
          <w:b/>
          <w:sz w:val="14"/>
          <w:u w:val="single"/>
        </w:rPr>
      </w:pPr>
    </w:p>
    <w:p w14:paraId="5460CA51" w14:textId="6FBF37B6" w:rsidR="004161ED" w:rsidRPr="008E7E99" w:rsidDel="001B77FC" w:rsidRDefault="004161ED">
      <w:pPr>
        <w:pStyle w:val="Heading1"/>
        <w:rPr>
          <w:del w:id="658" w:author="Prabhvir Saran" w:date="2017-02-02T16:25:00Z"/>
          <w:rPrChange w:id="659" w:author="Prabhvir Saran" w:date="2017-02-14T23:25:00Z">
            <w:rPr>
              <w:del w:id="660" w:author="Prabhvir Saran" w:date="2017-02-02T16:25:00Z"/>
              <w:rFonts w:asciiTheme="minorHAnsi" w:eastAsiaTheme="minorHAnsi" w:hAnsiTheme="minorHAnsi" w:cstheme="minorBidi"/>
              <w:color w:val="auto"/>
              <w:sz w:val="22"/>
              <w:szCs w:val="22"/>
            </w:rPr>
          </w:rPrChange>
        </w:rPr>
        <w:pPrChange w:id="661" w:author="Prabhvir Saran" w:date="2017-02-14T23:25:00Z">
          <w:pPr>
            <w:pStyle w:val="Heading1"/>
            <w:jc w:val="center"/>
          </w:pPr>
        </w:pPrChange>
      </w:pPr>
    </w:p>
    <w:p w14:paraId="449A7FE6" w14:textId="2FBD7624" w:rsidR="001B77FC" w:rsidRPr="008E7E99" w:rsidDel="005529B6" w:rsidRDefault="001B77FC">
      <w:pPr>
        <w:pStyle w:val="Heading1"/>
        <w:rPr>
          <w:del w:id="662" w:author="Prabhvir Saran" w:date="2017-02-02T16:26:00Z"/>
          <w:rPrChange w:id="663" w:author="Prabhvir Saran" w:date="2017-02-14T23:25:00Z">
            <w:rPr>
              <w:del w:id="664" w:author="Prabhvir Saran" w:date="2017-02-02T16:26:00Z"/>
              <w:rFonts w:asciiTheme="minorHAnsi" w:eastAsiaTheme="minorHAnsi" w:hAnsiTheme="minorHAnsi" w:cstheme="minorBidi"/>
              <w:color w:val="auto"/>
              <w:sz w:val="22"/>
              <w:szCs w:val="22"/>
            </w:rPr>
          </w:rPrChange>
        </w:rPr>
        <w:pPrChange w:id="665" w:author="Prabhvir Saran" w:date="2017-02-14T23:25:00Z">
          <w:pPr>
            <w:pStyle w:val="Heading1"/>
            <w:ind w:left="720" w:firstLine="720"/>
            <w:jc w:val="center"/>
          </w:pPr>
        </w:pPrChange>
      </w:pPr>
    </w:p>
    <w:p w14:paraId="036076F8" w14:textId="6BD1C8F3" w:rsidR="00487BA1" w:rsidRPr="008E7E99" w:rsidRDefault="00487BA1">
      <w:pPr>
        <w:pStyle w:val="Heading1"/>
        <w:rPr>
          <w:ins w:id="666" w:author="Prabhvir Saran" w:date="2017-02-14T17:50:00Z"/>
          <w:rPrChange w:id="667" w:author="Prabhvir Saran" w:date="2017-02-14T23:25:00Z">
            <w:rPr>
              <w:ins w:id="668" w:author="Prabhvir Saran" w:date="2017-02-14T17:50:00Z"/>
              <w:b/>
              <w:sz w:val="44"/>
              <w:u w:val="single"/>
            </w:rPr>
          </w:rPrChange>
        </w:rPr>
        <w:pPrChange w:id="669" w:author="Prabhvir Saran" w:date="2017-02-14T23:25:00Z">
          <w:pPr>
            <w:pStyle w:val="Heading1"/>
            <w:ind w:left="720" w:firstLine="720"/>
            <w:jc w:val="center"/>
          </w:pPr>
        </w:pPrChange>
      </w:pPr>
      <w:del w:id="670" w:author="Prabhvir Saran" w:date="2017-02-14T23:19:00Z">
        <w:r w:rsidRPr="008E7E99" w:rsidDel="002832A7">
          <w:rPr>
            <w:rPrChange w:id="671" w:author="Prabhvir Saran" w:date="2017-02-14T23:25:00Z">
              <w:rPr>
                <w:rFonts w:asciiTheme="minorHAnsi" w:eastAsiaTheme="minorHAnsi" w:hAnsiTheme="minorHAnsi" w:cstheme="minorBidi"/>
                <w:color w:val="auto"/>
                <w:sz w:val="22"/>
                <w:szCs w:val="22"/>
              </w:rPr>
            </w:rPrChange>
          </w:rPr>
          <w:delText xml:space="preserve">Appendix </w:delText>
        </w:r>
      </w:del>
      <w:bookmarkStart w:id="672" w:name="_Toc475053185"/>
      <w:ins w:id="673" w:author="Prabhvir Saran" w:date="2017-02-14T23:19:00Z">
        <w:r w:rsidR="002832A7" w:rsidRPr="008E7E99">
          <w:t>Appendix 2</w:t>
        </w:r>
      </w:ins>
      <w:bookmarkEnd w:id="672"/>
    </w:p>
    <w:p w14:paraId="534DDB51" w14:textId="2CE5B513" w:rsidR="00A1445E" w:rsidRPr="008E7E99" w:rsidRDefault="00A1445E">
      <w:pPr>
        <w:pStyle w:val="Heading2"/>
        <w:jc w:val="center"/>
        <w:rPr>
          <w:ins w:id="674" w:author="Prabhvir Saran" w:date="2017-02-02T23:24:00Z"/>
          <w:b/>
          <w:sz w:val="36"/>
          <w:u w:val="single"/>
          <w:rPrChange w:id="675" w:author="Prabhvir Saran" w:date="2017-02-14T23:26:00Z">
            <w:rPr>
              <w:ins w:id="676" w:author="Prabhvir Saran" w:date="2017-02-02T23:24:00Z"/>
            </w:rPr>
          </w:rPrChange>
        </w:rPr>
        <w:pPrChange w:id="677" w:author="Prabhvir Saran" w:date="2017-02-14T23:26:00Z">
          <w:pPr>
            <w:pStyle w:val="Heading1"/>
            <w:ind w:left="720" w:firstLine="720"/>
            <w:jc w:val="center"/>
          </w:pPr>
        </w:pPrChange>
      </w:pPr>
      <w:bookmarkStart w:id="678" w:name="_Toc475053186"/>
      <w:ins w:id="679" w:author="Prabhvir Saran" w:date="2017-02-02T23:24:00Z">
        <w:r w:rsidRPr="008E7E99">
          <w:rPr>
            <w:b/>
            <w:sz w:val="36"/>
            <w:u w:val="single"/>
            <w:rPrChange w:id="680" w:author="Prabhvir Saran" w:date="2017-02-14T23:26:00Z">
              <w:rPr/>
            </w:rPrChange>
          </w:rPr>
          <w:t>Milestone 2: Site Map and Page Design</w:t>
        </w:r>
        <w:bookmarkEnd w:id="678"/>
      </w:ins>
    </w:p>
    <w:p w14:paraId="19251868" w14:textId="3F25FF3C" w:rsidR="005529B6" w:rsidRDefault="005529B6" w:rsidP="005529B6">
      <w:pPr>
        <w:pStyle w:val="Heading1"/>
        <w:ind w:left="720" w:firstLine="720"/>
        <w:jc w:val="center"/>
        <w:rPr>
          <w:ins w:id="681" w:author="Prabhvir Saran" w:date="2017-02-02T22:45:00Z"/>
          <w:b/>
          <w:sz w:val="44"/>
          <w:u w:val="single"/>
        </w:rPr>
      </w:pPr>
    </w:p>
    <w:p w14:paraId="485C5B13" w14:textId="77777777" w:rsidR="00A1445E" w:rsidRPr="004161ED" w:rsidRDefault="00A1445E" w:rsidP="00A1445E">
      <w:pPr>
        <w:pStyle w:val="Heading2"/>
        <w:rPr>
          <w:ins w:id="682" w:author="Prabhvir Saran" w:date="2017-02-02T23:24:00Z"/>
        </w:rPr>
      </w:pPr>
      <w:bookmarkStart w:id="683" w:name="_Toc475053187"/>
      <w:ins w:id="684" w:author="Prabhvir Saran" w:date="2017-02-02T23:24:00Z">
        <w:r w:rsidRPr="004161ED">
          <w:rPr>
            <w:sz w:val="32"/>
          </w:rPr>
          <w:t>Sitemap</w:t>
        </w:r>
        <w:bookmarkEnd w:id="683"/>
        <w:r w:rsidRPr="004161ED">
          <w:t xml:space="preserve"> </w:t>
        </w:r>
      </w:ins>
    </w:p>
    <w:p w14:paraId="5458728B" w14:textId="1A1EC81D" w:rsidR="005529B6" w:rsidRPr="005529B6" w:rsidRDefault="005529B6">
      <w:pPr>
        <w:rPr>
          <w:ins w:id="685" w:author="Prabhvir Saran" w:date="2017-02-02T16:48:00Z"/>
          <w:rPrChange w:id="686" w:author="Prabhvir Saran" w:date="2017-02-02T22:45:00Z">
            <w:rPr>
              <w:ins w:id="687" w:author="Prabhvir Saran" w:date="2017-02-02T16:48:00Z"/>
              <w:b/>
              <w:sz w:val="44"/>
              <w:u w:val="single"/>
            </w:rPr>
          </w:rPrChange>
        </w:rPr>
        <w:pPrChange w:id="688" w:author="Prabhvir Saran" w:date="2017-02-02T22:45:00Z">
          <w:pPr>
            <w:pStyle w:val="Heading1"/>
            <w:jc w:val="center"/>
          </w:pPr>
        </w:pPrChange>
      </w:pPr>
    </w:p>
    <w:bookmarkStart w:id="689" w:name="_Toc473839892"/>
    <w:bookmarkStart w:id="690" w:name="_Toc473840759"/>
    <w:bookmarkStart w:id="691" w:name="_Toc473842177"/>
    <w:bookmarkStart w:id="692" w:name="_Toc474878132"/>
    <w:bookmarkStart w:id="693" w:name="_Toc475042570"/>
    <w:bookmarkStart w:id="694" w:name="_Toc475053188"/>
    <w:p w14:paraId="6EC667E2" w14:textId="44871AA6" w:rsidR="00CE27D4" w:rsidRDefault="00717083" w:rsidP="0029077D">
      <w:pPr>
        <w:pStyle w:val="Heading1"/>
        <w:spacing w:line="360" w:lineRule="auto"/>
        <w:rPr>
          <w:ins w:id="695" w:author="Prabhvir Saran" w:date="2017-02-02T15:38:00Z"/>
          <w:b/>
          <w:color w:val="4472C4" w:themeColor="accent1"/>
          <w:sz w:val="40"/>
        </w:rPr>
      </w:pPr>
      <w:ins w:id="696" w:author="Prabhvir Saran" w:date="2017-02-02T15:37:00Z">
        <w:r w:rsidRPr="004161ED">
          <w:rPr>
            <w:noProof/>
            <w:lang w:val="en-CA" w:eastAsia="en-CA"/>
          </w:rPr>
          <mc:AlternateContent>
            <mc:Choice Requires="wpg">
              <w:drawing>
                <wp:anchor distT="0" distB="0" distL="114300" distR="114300" simplePos="0" relativeHeight="251637760" behindDoc="0" locked="0" layoutInCell="1" allowOverlap="1" wp14:anchorId="4056CFE6" wp14:editId="4881F4D7">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436213" w:rsidRDefault="00436213"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436213" w:rsidRDefault="00436213" w:rsidP="00CE27D4">
                                <w:pPr>
                                  <w:jc w:val="center"/>
                                </w:pPr>
                                <w:r>
                                  <w:t>H</w:t>
                                </w:r>
                                <w:ins w:id="697" w:author="Prabhvir Saran" w:date="2017-02-02T22:56:00Z">
                                  <w:r>
                                    <w:t>EMA</w:t>
                                  </w:r>
                                </w:ins>
                                <w:del w:id="698"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436213" w:rsidRDefault="00436213"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436213" w:rsidRDefault="00436213" w:rsidP="00CE27D4">
                                <w:pPr>
                                  <w:jc w:val="center"/>
                                </w:pPr>
                                <w:del w:id="699" w:author="Prabhvir Saran" w:date="2017-02-16T19:47:00Z">
                                  <w:r w:rsidDel="00BE0F35">
                                    <w:delText>Login/</w:delText>
                                  </w:r>
                                </w:del>
                                <w:ins w:id="700" w:author="Prabhvir Saran" w:date="2017-02-02T22:42:00Z">
                                  <w:r>
                                    <w:t>Si</w:t>
                                  </w:r>
                                </w:ins>
                                <w:ins w:id="701" w:author="Prabhvir Saran" w:date="2017-02-16T19:47:00Z">
                                  <w:r>
                                    <w:t>temap</w:t>
                                  </w:r>
                                </w:ins>
                                <w:del w:id="702"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436213" w:rsidRDefault="00436213" w:rsidP="00CE27D4">
                                <w:pPr>
                                  <w:jc w:val="center"/>
                                </w:pPr>
                                <w:r>
                                  <w:t xml:space="preserve">About </w:t>
                                </w:r>
                                <w:del w:id="703" w:author="Prabhvir Saran" w:date="2017-02-16T19:52:00Z">
                                  <w:r w:rsidDel="00F76B85">
                                    <w:delText>Hema</w:delText>
                                  </w:r>
                                </w:del>
                                <w:ins w:id="704"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436213" w:rsidRDefault="00436213" w:rsidP="00CE27D4">
                                <w:pPr>
                                  <w:jc w:val="center"/>
                                </w:pPr>
                                <w:ins w:id="705"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436213" w:rsidRDefault="00436213"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436213" w:rsidRDefault="00436213" w:rsidP="00CE27D4">
                                <w:pPr>
                                  <w:jc w:val="center"/>
                                </w:pPr>
                                <w:del w:id="706" w:author="Prabhvir Saran" w:date="2017-02-16T18:10:00Z">
                                  <w:r w:rsidDel="00A93EAD">
                                    <w:delText>Meet the team</w:delText>
                                  </w:r>
                                </w:del>
                                <w:ins w:id="707"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1" style="position:absolute;margin-left:-27.55pt;margin-top:18.6pt;width:540.3pt;height:203.15pt;z-index:251637760;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">
                  <v:shape id="Text Box 2" o:spid="_x0000_s1052"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436213" w:rsidRDefault="00436213" w:rsidP="00CE27D4">
                          <w:pPr>
                            <w:jc w:val="center"/>
                          </w:pPr>
                          <w:r>
                            <w:t>Home</w:t>
                          </w:r>
                        </w:p>
                      </w:txbxContent>
                    </v:textbox>
                  </v:shape>
                  <v:shape id="Text Box 4" o:spid="_x0000_s1053"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436213" w:rsidRDefault="00436213" w:rsidP="00CE27D4">
                          <w:pPr>
                            <w:jc w:val="center"/>
                          </w:pPr>
                          <w:r>
                            <w:t>H</w:t>
                          </w:r>
                          <w:ins w:id="522" w:author="Prabhvir Saran" w:date="2017-02-02T22:56:00Z">
                            <w:r>
                              <w:t>EMA</w:t>
                            </w:r>
                          </w:ins>
                          <w:del w:id="523" w:author="Prabhvir Saran" w:date="2017-02-02T22:56:00Z">
                            <w:r w:rsidDel="00953782">
                              <w:delText>ema</w:delText>
                            </w:r>
                          </w:del>
                        </w:p>
                      </w:txbxContent>
                    </v:textbox>
                  </v:shape>
                  <v:shape id="Text Box 5" o:spid="_x0000_s1054"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436213" w:rsidRDefault="00436213" w:rsidP="00CE27D4">
                          <w:pPr>
                            <w:jc w:val="center"/>
                          </w:pPr>
                          <w:r>
                            <w:t>About us</w:t>
                          </w:r>
                        </w:p>
                      </w:txbxContent>
                    </v:textbox>
                  </v:shape>
                  <v:shape id="Text Box 6" o:spid="_x0000_s1055"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436213" w:rsidRDefault="00436213" w:rsidP="00CE27D4">
                          <w:pPr>
                            <w:jc w:val="center"/>
                          </w:pPr>
                          <w:del w:id="524" w:author="Prabhvir Saran" w:date="2017-02-16T19:47:00Z">
                            <w:r w:rsidDel="00BE0F35">
                              <w:delText>Login/</w:delText>
                            </w:r>
                          </w:del>
                          <w:ins w:id="525" w:author="Prabhvir Saran" w:date="2017-02-02T22:42:00Z">
                            <w:r>
                              <w:t>Si</w:t>
                            </w:r>
                          </w:ins>
                          <w:ins w:id="526" w:author="Prabhvir Saran" w:date="2017-02-16T19:47:00Z">
                            <w:r>
                              <w:t>temap</w:t>
                            </w:r>
                          </w:ins>
                          <w:del w:id="527" w:author="Prabhvir Saran" w:date="2017-02-02T22:42:00Z">
                            <w:r w:rsidDel="005529B6">
                              <w:delText>Register</w:delText>
                            </w:r>
                          </w:del>
                        </w:p>
                      </w:txbxContent>
                    </v:textbox>
                  </v:shape>
                  <v:shape id="Text Box 7" o:spid="_x0000_s1056"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436213" w:rsidRDefault="00436213" w:rsidP="00CE27D4">
                          <w:pPr>
                            <w:jc w:val="center"/>
                          </w:pPr>
                          <w:r>
                            <w:t xml:space="preserve">About </w:t>
                          </w:r>
                          <w:del w:id="528" w:author="Prabhvir Saran" w:date="2017-02-16T19:52:00Z">
                            <w:r w:rsidDel="00F76B85">
                              <w:delText>Hema</w:delText>
                            </w:r>
                          </w:del>
                          <w:ins w:id="529" w:author="Prabhvir Saran" w:date="2017-02-16T19:52:00Z">
                            <w:r>
                              <w:t>HEMA</w:t>
                            </w:r>
                          </w:ins>
                        </w:p>
                      </w:txbxContent>
                    </v:textbox>
                  </v:shape>
                  <v:shape id="Text Box 8" o:spid="_x0000_s1057"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436213" w:rsidRDefault="00436213" w:rsidP="00CE27D4">
                          <w:pPr>
                            <w:jc w:val="center"/>
                          </w:pPr>
                          <w:ins w:id="530" w:author="Prabhvir Saran" w:date="2017-02-16T18:09:00Z">
                            <w:r>
                              <w:t xml:space="preserve">HEMA </w:t>
                            </w:r>
                          </w:ins>
                          <w:r>
                            <w:t>Styles</w:t>
                          </w:r>
                        </w:p>
                      </w:txbxContent>
                    </v:textbox>
                  </v:shape>
                  <v:shape id="Text Box 9" o:spid="_x0000_s1058"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436213" w:rsidRDefault="00436213" w:rsidP="00CE27D4">
                          <w:pPr>
                            <w:jc w:val="center"/>
                          </w:pPr>
                          <w:r>
                            <w:t>HEMA in BC</w:t>
                          </w:r>
                        </w:p>
                      </w:txbxContent>
                    </v:textbox>
                  </v:shape>
                  <v:shape id="Text Box 11" o:spid="_x0000_s1059"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436213" w:rsidRDefault="00436213" w:rsidP="00CE27D4">
                          <w:pPr>
                            <w:jc w:val="center"/>
                          </w:pPr>
                          <w:del w:id="531" w:author="Prabhvir Saran" w:date="2017-02-16T18:10:00Z">
                            <w:r w:rsidDel="00A93EAD">
                              <w:delText>Meet the team</w:delText>
                            </w:r>
                          </w:del>
                          <w:ins w:id="532"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1"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2"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6"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689"/>
      <w:bookmarkEnd w:id="690"/>
      <w:bookmarkEnd w:id="691"/>
      <w:bookmarkEnd w:id="692"/>
      <w:bookmarkEnd w:id="693"/>
      <w:bookmarkEnd w:id="694"/>
    </w:p>
    <w:p w14:paraId="3A024865" w14:textId="77777777" w:rsidR="00CE27D4" w:rsidRDefault="00CE27D4" w:rsidP="0029077D">
      <w:pPr>
        <w:pStyle w:val="Heading1"/>
        <w:spacing w:line="360" w:lineRule="auto"/>
        <w:rPr>
          <w:ins w:id="708" w:author="Prabhvir Saran" w:date="2017-02-02T15:38:00Z"/>
          <w:b/>
          <w:color w:val="4472C4" w:themeColor="accent1"/>
          <w:sz w:val="40"/>
        </w:rPr>
      </w:pPr>
    </w:p>
    <w:p w14:paraId="0E69E9CC" w14:textId="77777777" w:rsidR="00CE27D4" w:rsidRDefault="00CE27D4" w:rsidP="0029077D">
      <w:pPr>
        <w:pStyle w:val="Heading1"/>
        <w:spacing w:line="360" w:lineRule="auto"/>
        <w:rPr>
          <w:ins w:id="709" w:author="Prabhvir Saran" w:date="2017-02-02T15:38:00Z"/>
          <w:b/>
          <w:color w:val="4472C4" w:themeColor="accent1"/>
          <w:sz w:val="40"/>
        </w:rPr>
      </w:pPr>
    </w:p>
    <w:p w14:paraId="40AD9E00" w14:textId="77777777" w:rsidR="00CE27D4" w:rsidRDefault="00CE27D4" w:rsidP="0029077D">
      <w:pPr>
        <w:pStyle w:val="Heading1"/>
        <w:spacing w:line="360" w:lineRule="auto"/>
        <w:rPr>
          <w:ins w:id="710" w:author="Prabhvir Saran" w:date="2017-02-02T15:38:00Z"/>
          <w:b/>
          <w:color w:val="4472C4" w:themeColor="accent1"/>
          <w:sz w:val="40"/>
        </w:rPr>
      </w:pPr>
    </w:p>
    <w:p w14:paraId="2EA24C7C" w14:textId="77777777" w:rsidR="006641F0" w:rsidRDefault="006641F0" w:rsidP="00CE27D4">
      <w:pPr>
        <w:pStyle w:val="Heading2"/>
        <w:rPr>
          <w:ins w:id="711" w:author="Prabhvir Saran" w:date="2017-02-02T15:47:00Z"/>
          <w:rFonts w:ascii="Calibri" w:hAnsi="Calibri" w:cs="Calibri"/>
          <w:b/>
          <w:bCs/>
          <w:color w:val="2F5496"/>
        </w:rPr>
      </w:pPr>
    </w:p>
    <w:p w14:paraId="101DFCCC" w14:textId="77777777" w:rsidR="00EC6476" w:rsidRDefault="00EC6476" w:rsidP="004161ED">
      <w:pPr>
        <w:pStyle w:val="Heading3"/>
        <w:rPr>
          <w:ins w:id="712" w:author="Prabhvir Saran" w:date="2017-02-02T16:05:00Z"/>
          <w:sz w:val="28"/>
          <w:u w:val="single"/>
        </w:rPr>
      </w:pPr>
    </w:p>
    <w:p w14:paraId="0C2719A3" w14:textId="77777777" w:rsidR="005529B6" w:rsidRDefault="005529B6">
      <w:pPr>
        <w:rPr>
          <w:ins w:id="713" w:author="Prabhvir Saran" w:date="2017-02-02T22:45:00Z"/>
        </w:rPr>
        <w:pPrChange w:id="714" w:author="Prabhvir Saran" w:date="2017-02-02T16:49:00Z">
          <w:pPr>
            <w:pStyle w:val="Heading3"/>
          </w:pPr>
        </w:pPrChange>
      </w:pPr>
    </w:p>
    <w:p w14:paraId="1C1A9965" w14:textId="054C3D08" w:rsidR="00903FA7" w:rsidRPr="00553070" w:rsidRDefault="005529B6">
      <w:pPr>
        <w:pStyle w:val="Heading3"/>
        <w:rPr>
          <w:ins w:id="715" w:author="Prabhvir Saran" w:date="2017-02-02T22:59:00Z"/>
          <w:sz w:val="26"/>
          <w:szCs w:val="26"/>
          <w:rPrChange w:id="716" w:author="Prabhvir Saran" w:date="2017-02-02T23:39:00Z">
            <w:rPr>
              <w:ins w:id="717" w:author="Prabhvir Saran" w:date="2017-02-02T22:59:00Z"/>
            </w:rPr>
          </w:rPrChange>
        </w:rPr>
      </w:pPr>
      <w:bookmarkStart w:id="718" w:name="_Toc475053189"/>
      <w:ins w:id="719" w:author="Prabhvir Saran" w:date="2017-02-02T22:43:00Z">
        <w:r w:rsidRPr="00553070">
          <w:rPr>
            <w:sz w:val="26"/>
            <w:szCs w:val="26"/>
            <w:rPrChange w:id="720" w:author="Prabhvir Saran" w:date="2017-02-02T23:39:00Z">
              <w:rPr/>
            </w:rPrChange>
          </w:rPr>
          <w:t>Site map explained</w:t>
        </w:r>
        <w:bookmarkEnd w:id="718"/>
        <w:r w:rsidRPr="00553070">
          <w:rPr>
            <w:sz w:val="26"/>
            <w:szCs w:val="26"/>
            <w:rPrChange w:id="721" w:author="Prabhvir Saran" w:date="2017-02-02T23:39:00Z">
              <w:rPr/>
            </w:rPrChange>
          </w:rPr>
          <w:t xml:space="preserve"> </w:t>
        </w:r>
      </w:ins>
    </w:p>
    <w:p w14:paraId="58CE117B" w14:textId="77777777" w:rsidR="00953782" w:rsidRPr="00487BA1" w:rsidRDefault="00953782">
      <w:pPr>
        <w:rPr>
          <w:ins w:id="722" w:author="Prabhvir Saran" w:date="2017-02-02T22:56:00Z"/>
        </w:rPr>
        <w:pPrChange w:id="723" w:author="Prabhvir Saran" w:date="2017-02-02T22:59:00Z">
          <w:pPr>
            <w:pStyle w:val="Heading3"/>
          </w:pPr>
        </w:pPrChange>
      </w:pPr>
    </w:p>
    <w:p w14:paraId="75EC4CD3" w14:textId="77777777" w:rsidR="00953782" w:rsidRPr="00487BA1" w:rsidRDefault="00953782">
      <w:pPr>
        <w:rPr>
          <w:ins w:id="724" w:author="Prabhvir Saran" w:date="2017-02-02T22:59:00Z"/>
          <w:rFonts w:cstheme="minorHAnsi"/>
        </w:rPr>
        <w:pPrChange w:id="725" w:author="Prabhvir Saran" w:date="2017-02-02T22:56:00Z">
          <w:pPr>
            <w:pStyle w:val="Heading3"/>
          </w:pPr>
        </w:pPrChange>
      </w:pPr>
      <w:ins w:id="726" w:author="Prabhvir Saran" w:date="2017-02-02T22:56:00Z">
        <w:r w:rsidRPr="00553070">
          <w:rPr>
            <w:rFonts w:cstheme="minorHAnsi"/>
            <w:sz w:val="24"/>
            <w:szCs w:val="24"/>
            <w:rPrChange w:id="727" w:author="Prabhvir Saran" w:date="2017-02-02T23:38:00Z">
              <w:rPr/>
            </w:rPrChange>
          </w:rPr>
          <w:t>Home</w:t>
        </w:r>
      </w:ins>
    </w:p>
    <w:p w14:paraId="580CFF53" w14:textId="1814C222" w:rsidR="00953782" w:rsidRPr="00434297" w:rsidRDefault="00953782">
      <w:pPr>
        <w:pStyle w:val="ListParagraph"/>
        <w:numPr>
          <w:ilvl w:val="0"/>
          <w:numId w:val="13"/>
        </w:numPr>
        <w:rPr>
          <w:ins w:id="728" w:author="Prabhvir Saran" w:date="2017-02-16T19:53:00Z"/>
          <w:rFonts w:cstheme="minorHAnsi"/>
          <w:rPrChange w:id="729" w:author="Prabhvir Saran" w:date="2017-02-16T19:53:00Z">
            <w:rPr>
              <w:ins w:id="730" w:author="Prabhvir Saran" w:date="2017-02-16T19:53:00Z"/>
              <w:rFonts w:cstheme="minorHAnsi"/>
            </w:rPr>
          </w:rPrChange>
        </w:rPr>
        <w:pPrChange w:id="731" w:author="Prabhvir Saran" w:date="2017-02-02T22:59:00Z">
          <w:pPr>
            <w:pStyle w:val="Heading3"/>
          </w:pPr>
        </w:pPrChange>
      </w:pPr>
      <w:ins w:id="732" w:author="Prabhvir Saran" w:date="2017-02-02T22:57:00Z">
        <w:r w:rsidRPr="00553070">
          <w:rPr>
            <w:rFonts w:cstheme="minorHAnsi"/>
            <w:sz w:val="24"/>
            <w:szCs w:val="24"/>
            <w:rPrChange w:id="733" w:author="Prabhvir Saran" w:date="2017-02-02T23:38:00Z">
              <w:rPr/>
            </w:rPrChange>
          </w:rPr>
          <w:t xml:space="preserve">The home page would have a picture representing HEMA, a quick </w:t>
        </w:r>
      </w:ins>
      <w:ins w:id="734" w:author="Prabhvir Saran" w:date="2017-02-02T22:58:00Z">
        <w:r w:rsidRPr="00553070">
          <w:rPr>
            <w:rFonts w:cstheme="minorHAnsi"/>
            <w:sz w:val="24"/>
            <w:szCs w:val="24"/>
            <w:rPrChange w:id="735" w:author="Prabhvir Saran" w:date="2017-02-02T23:38:00Z">
              <w:rPr/>
            </w:rPrChange>
          </w:rPr>
          <w:t xml:space="preserve">introduction and some facts about HEMA. </w:t>
        </w:r>
      </w:ins>
    </w:p>
    <w:p w14:paraId="6F685675" w14:textId="77777777" w:rsidR="00434297" w:rsidRPr="00553070" w:rsidRDefault="00434297">
      <w:pPr>
        <w:pStyle w:val="ListParagraph"/>
        <w:rPr>
          <w:ins w:id="736" w:author="Prabhvir Saran" w:date="2017-02-02T15:39:00Z"/>
          <w:rFonts w:cstheme="minorHAnsi"/>
          <w:sz w:val="24"/>
          <w:rPrChange w:id="737" w:author="Prabhvir Saran" w:date="2017-02-02T23:38:00Z">
            <w:rPr>
              <w:ins w:id="738" w:author="Prabhvir Saran" w:date="2017-02-02T15:39:00Z"/>
              <w:sz w:val="28"/>
            </w:rPr>
          </w:rPrChange>
        </w:rPr>
        <w:pPrChange w:id="739" w:author="Prabhvir Saran" w:date="2017-02-16T19:53:00Z">
          <w:pPr>
            <w:pStyle w:val="Heading3"/>
          </w:pPr>
        </w:pPrChange>
      </w:pPr>
    </w:p>
    <w:p w14:paraId="74503960" w14:textId="2121BAD2" w:rsidR="00CE27D4" w:rsidRPr="00553070" w:rsidRDefault="00953782">
      <w:pPr>
        <w:rPr>
          <w:ins w:id="740" w:author="Prabhvir Saran" w:date="2017-02-02T15:39:00Z"/>
          <w:rFonts w:cstheme="minorHAnsi"/>
          <w:sz w:val="24"/>
          <w:szCs w:val="24"/>
          <w:rPrChange w:id="741" w:author="Prabhvir Saran" w:date="2017-02-02T23:38:00Z">
            <w:rPr>
              <w:ins w:id="742" w:author="Prabhvir Saran" w:date="2017-02-02T15:39:00Z"/>
            </w:rPr>
          </w:rPrChange>
        </w:rPr>
        <w:pPrChange w:id="743" w:author="Prabhvir Saran" w:date="2017-02-02T22:56:00Z">
          <w:pPr>
            <w:pStyle w:val="Heading4"/>
          </w:pPr>
        </w:pPrChange>
      </w:pPr>
      <w:ins w:id="744" w:author="Prabhvir Saran" w:date="2017-02-02T15:39:00Z">
        <w:r w:rsidRPr="00553070">
          <w:rPr>
            <w:rFonts w:cstheme="minorHAnsi"/>
            <w:sz w:val="24"/>
            <w:szCs w:val="24"/>
            <w:rPrChange w:id="745" w:author="Prabhvir Saran" w:date="2017-02-02T23:38:00Z">
              <w:rPr>
                <w:i w:val="0"/>
                <w:iCs w:val="0"/>
              </w:rPr>
            </w:rPrChange>
          </w:rPr>
          <w:t>HEMA</w:t>
        </w:r>
        <w:r w:rsidR="00CE27D4" w:rsidRPr="00553070">
          <w:rPr>
            <w:rFonts w:cstheme="minorHAnsi"/>
            <w:sz w:val="24"/>
            <w:szCs w:val="24"/>
            <w:rPrChange w:id="746"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747" w:author="Prabhvir Saran" w:date="2017-02-02T15:39:00Z"/>
          <w:rFonts w:asciiTheme="minorHAnsi" w:hAnsiTheme="minorHAnsi" w:cstheme="minorHAnsi"/>
          <w:color w:val="000000"/>
          <w:rPrChange w:id="748" w:author="Prabhvir Saran" w:date="2017-02-02T23:38:00Z">
            <w:rPr>
              <w:ins w:id="749" w:author="Prabhvir Saran" w:date="2017-02-02T15:39:00Z"/>
              <w:rFonts w:ascii="Arial" w:hAnsi="Arial" w:cs="Arial"/>
              <w:color w:val="000000"/>
            </w:rPr>
          </w:rPrChange>
        </w:rPr>
      </w:pPr>
      <w:ins w:id="750" w:author="Prabhvir Saran" w:date="2017-02-02T15:39:00Z">
        <w:r w:rsidRPr="00553070">
          <w:rPr>
            <w:rFonts w:asciiTheme="minorHAnsi" w:hAnsiTheme="minorHAnsi" w:cstheme="minorHAnsi"/>
            <w:color w:val="000000"/>
            <w:rPrChange w:id="751"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752" w:author="Prabhvir Saran" w:date="2017-02-16T19:53:00Z"/>
          <w:rFonts w:asciiTheme="minorHAnsi" w:hAnsiTheme="minorHAnsi" w:cstheme="minorHAnsi"/>
          <w:color w:val="000000"/>
        </w:rPr>
      </w:pPr>
      <w:ins w:id="753" w:author="Prabhvir Saran" w:date="2017-02-02T15:39:00Z">
        <w:r w:rsidRPr="00553070">
          <w:rPr>
            <w:rFonts w:asciiTheme="minorHAnsi" w:hAnsiTheme="minorHAnsi" w:cstheme="minorHAnsi"/>
            <w:color w:val="000000"/>
            <w:rPrChange w:id="754"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755" w:author="Prabhvir Saran" w:date="2017-02-16T19:53:00Z"/>
          <w:rFonts w:asciiTheme="minorHAnsi" w:hAnsiTheme="minorHAnsi" w:cstheme="minorHAnsi"/>
          <w:color w:val="000000"/>
        </w:rPr>
        <w:pPrChange w:id="756"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757" w:author="Prabhvir Saran" w:date="2017-02-16T19:53:00Z"/>
          <w:rFonts w:asciiTheme="minorHAnsi" w:hAnsiTheme="minorHAnsi" w:cstheme="minorHAnsi"/>
          <w:color w:val="000000"/>
        </w:rPr>
        <w:pPrChange w:id="758"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759" w:author="Prabhvir Saran" w:date="2017-02-02T15:39:00Z"/>
          <w:rFonts w:asciiTheme="minorHAnsi" w:hAnsiTheme="minorHAnsi" w:cstheme="minorHAnsi"/>
          <w:color w:val="000000"/>
          <w:rPrChange w:id="760" w:author="Prabhvir Saran" w:date="2017-02-02T23:38:00Z">
            <w:rPr>
              <w:ins w:id="761" w:author="Prabhvir Saran" w:date="2017-02-02T15:39:00Z"/>
              <w:rFonts w:ascii="Arial" w:hAnsi="Arial" w:cs="Arial"/>
              <w:color w:val="000000"/>
            </w:rPr>
          </w:rPrChange>
        </w:rPr>
        <w:pPrChange w:id="762"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763" w:author="Prabhvir Saran" w:date="2017-02-16T19:53:00Z"/>
          <w:rFonts w:asciiTheme="minorHAnsi" w:hAnsiTheme="minorHAnsi" w:cstheme="minorHAnsi"/>
          <w:color w:val="000000"/>
        </w:rPr>
      </w:pPr>
      <w:ins w:id="764" w:author="Prabhvir Saran" w:date="2017-02-02T15:39:00Z">
        <w:r w:rsidRPr="00553070">
          <w:rPr>
            <w:rFonts w:asciiTheme="minorHAnsi" w:hAnsiTheme="minorHAnsi" w:cstheme="minorHAnsi"/>
            <w:color w:val="000000"/>
            <w:rPrChange w:id="765"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766" w:author="Prabhvir Saran" w:date="2017-02-02T15:39:00Z"/>
          <w:rFonts w:asciiTheme="minorHAnsi" w:hAnsiTheme="minorHAnsi" w:cstheme="minorHAnsi"/>
          <w:color w:val="000000"/>
          <w:rPrChange w:id="767" w:author="Prabhvir Saran" w:date="2017-02-02T23:38:00Z">
            <w:rPr>
              <w:ins w:id="768" w:author="Prabhvir Saran" w:date="2017-02-02T15:39:00Z"/>
              <w:rFonts w:ascii="Arial" w:hAnsi="Arial" w:cs="Arial"/>
              <w:color w:val="000000"/>
            </w:rPr>
          </w:rPrChange>
        </w:rPr>
        <w:pPrChange w:id="769"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770" w:author="Prabhvir Saran" w:date="2017-02-02T15:39:00Z"/>
          <w:rFonts w:asciiTheme="minorHAnsi" w:hAnsiTheme="minorHAnsi" w:cstheme="minorHAnsi"/>
          <w:color w:val="000000"/>
          <w:rPrChange w:id="771" w:author="Prabhvir Saran" w:date="2017-02-02T23:38:00Z">
            <w:rPr>
              <w:ins w:id="772" w:author="Prabhvir Saran" w:date="2017-02-02T15:39:00Z"/>
              <w:rFonts w:ascii="Arial" w:hAnsi="Arial" w:cs="Arial"/>
              <w:color w:val="000000"/>
            </w:rPr>
          </w:rPrChange>
        </w:rPr>
      </w:pPr>
      <w:ins w:id="773" w:author="Prabhvir Saran" w:date="2017-02-16T18:11:00Z">
        <w:r>
          <w:rPr>
            <w:rFonts w:asciiTheme="minorHAnsi" w:hAnsiTheme="minorHAnsi" w:cstheme="minorHAnsi"/>
            <w:color w:val="000000"/>
          </w:rPr>
          <w:t xml:space="preserve">HEMA </w:t>
        </w:r>
      </w:ins>
      <w:ins w:id="774" w:author="Prabhvir Saran" w:date="2017-02-02T15:39:00Z">
        <w:r w:rsidR="00CE27D4" w:rsidRPr="00553070">
          <w:rPr>
            <w:rFonts w:asciiTheme="minorHAnsi" w:hAnsiTheme="minorHAnsi" w:cstheme="minorHAnsi"/>
            <w:color w:val="000000"/>
            <w:rPrChange w:id="775"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776" w:author="Prabhvir Saran" w:date="2017-02-02T23:28:00Z"/>
          <w:rFonts w:asciiTheme="minorHAnsi" w:hAnsiTheme="minorHAnsi" w:cstheme="minorHAnsi"/>
          <w:color w:val="000000"/>
          <w:rPrChange w:id="777" w:author="Prabhvir Saran" w:date="2017-02-02T23:38:00Z">
            <w:rPr>
              <w:ins w:id="778" w:author="Prabhvir Saran" w:date="2017-02-02T23:28:00Z"/>
              <w:rFonts w:ascii="Calibri" w:hAnsi="Calibri" w:cs="Calibri"/>
              <w:color w:val="000000"/>
            </w:rPr>
          </w:rPrChange>
        </w:rPr>
      </w:pPr>
      <w:ins w:id="779" w:author="Prabhvir Saran" w:date="2017-02-02T15:39:00Z">
        <w:r w:rsidRPr="00553070">
          <w:rPr>
            <w:rFonts w:asciiTheme="minorHAnsi" w:hAnsiTheme="minorHAnsi" w:cstheme="minorHAnsi"/>
            <w:color w:val="000000"/>
            <w:rPrChange w:id="780"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781"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782"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783" w:author="Prabhvir Saran" w:date="2017-02-02T15:47:00Z"/>
          <w:rFonts w:asciiTheme="minorHAnsi" w:hAnsiTheme="minorHAnsi" w:cstheme="minorHAnsi"/>
          <w:color w:val="000000"/>
          <w:rPrChange w:id="784" w:author="Prabhvir Saran" w:date="2017-02-02T23:38:00Z">
            <w:rPr>
              <w:ins w:id="785" w:author="Prabhvir Saran" w:date="2017-02-02T15:47:00Z"/>
              <w:rFonts w:ascii="Arial" w:hAnsi="Arial" w:cs="Arial"/>
              <w:color w:val="000000"/>
            </w:rPr>
          </w:rPrChange>
        </w:rPr>
        <w:pPrChange w:id="786"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787" w:author="Prabhvir Saran" w:date="2017-02-02T15:39:00Z"/>
          <w:rFonts w:asciiTheme="minorHAnsi" w:hAnsiTheme="minorHAnsi" w:cstheme="minorHAnsi"/>
          <w:color w:val="000000"/>
          <w:rPrChange w:id="788" w:author="Prabhvir Saran" w:date="2017-02-02T23:38:00Z">
            <w:rPr>
              <w:ins w:id="789"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790" w:author="Prabhvir Saran" w:date="2017-02-02T15:39:00Z"/>
          <w:rFonts w:asciiTheme="minorHAnsi" w:hAnsiTheme="minorHAnsi" w:cstheme="minorHAnsi"/>
          <w:color w:val="000000"/>
          <w:rPrChange w:id="791" w:author="Prabhvir Saran" w:date="2017-02-02T23:38:00Z">
            <w:rPr>
              <w:ins w:id="792" w:author="Prabhvir Saran" w:date="2017-02-02T15:39:00Z"/>
              <w:rFonts w:ascii="Arial" w:hAnsi="Arial" w:cs="Arial"/>
              <w:color w:val="000000"/>
            </w:rPr>
          </w:rPrChange>
        </w:rPr>
      </w:pPr>
      <w:ins w:id="793" w:author="Prabhvir Saran" w:date="2017-02-02T15:39:00Z">
        <w:r w:rsidRPr="00553070">
          <w:rPr>
            <w:rFonts w:asciiTheme="minorHAnsi" w:hAnsiTheme="minorHAnsi" w:cstheme="minorHAnsi"/>
            <w:color w:val="000000"/>
            <w:rPrChange w:id="794"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795" w:author="Prabhvir Saran" w:date="2017-02-16T19:53:00Z"/>
          <w:rFonts w:asciiTheme="minorHAnsi" w:hAnsiTheme="minorHAnsi" w:cstheme="minorHAnsi"/>
          <w:color w:val="000000"/>
        </w:rPr>
      </w:pPr>
      <w:ins w:id="796" w:author="Prabhvir Saran" w:date="2017-02-02T15:39:00Z">
        <w:r w:rsidRPr="00553070">
          <w:rPr>
            <w:rFonts w:asciiTheme="minorHAnsi" w:hAnsiTheme="minorHAnsi" w:cstheme="minorHAnsi"/>
            <w:color w:val="000000"/>
            <w:rPrChange w:id="797" w:author="Prabhvir Saran" w:date="2017-02-02T23:38:00Z">
              <w:rPr>
                <w:rFonts w:ascii="Calibri" w:hAnsi="Calibri" w:cs="Calibri"/>
                <w:color w:val="000000"/>
              </w:rPr>
            </w:rPrChange>
          </w:rPr>
          <w:t xml:space="preserve">A short list of local HEMA clubs, groups, schools </w:t>
        </w:r>
      </w:ins>
      <w:ins w:id="798" w:author="Prabhvir Saran" w:date="2017-02-02T23:28:00Z">
        <w:r w:rsidR="00D40537" w:rsidRPr="00553070">
          <w:rPr>
            <w:rFonts w:asciiTheme="minorHAnsi" w:hAnsiTheme="minorHAnsi" w:cstheme="minorHAnsi"/>
            <w:color w:val="000000"/>
            <w:rPrChange w:id="799"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800" w:author="Prabhvir Saran" w:date="2017-02-02T15:39:00Z"/>
          <w:rFonts w:asciiTheme="minorHAnsi" w:hAnsiTheme="minorHAnsi" w:cstheme="minorHAnsi"/>
          <w:color w:val="000000"/>
          <w:rPrChange w:id="801" w:author="Prabhvir Saran" w:date="2017-02-02T23:38:00Z">
            <w:rPr>
              <w:ins w:id="802" w:author="Prabhvir Saran" w:date="2017-02-02T15:39:00Z"/>
              <w:rFonts w:ascii="Arial" w:hAnsi="Arial" w:cs="Arial"/>
              <w:color w:val="000000"/>
            </w:rPr>
          </w:rPrChange>
        </w:rPr>
        <w:pPrChange w:id="803"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804" w:author="Prabhvir Saran" w:date="2017-02-16T18:12:00Z"/>
          <w:rFonts w:cstheme="minorHAnsi"/>
        </w:rPr>
        <w:pPrChange w:id="805"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806" w:author="Prabhvir Saran" w:date="2017-02-02T15:39:00Z">
        <w:r w:rsidRPr="00553070">
          <w:rPr>
            <w:rFonts w:cstheme="minorHAnsi"/>
            <w:sz w:val="24"/>
            <w:szCs w:val="24"/>
            <w:rPrChange w:id="807"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808" w:author="Prabhvir Saran" w:date="2017-02-16T19:53:00Z"/>
          <w:rFonts w:asciiTheme="minorHAnsi" w:hAnsiTheme="minorHAnsi" w:cstheme="minorHAnsi"/>
          <w:color w:val="000000"/>
        </w:rPr>
      </w:pPr>
      <w:ins w:id="809"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810" w:author="Prabhvir Saran" w:date="2017-02-02T15:39:00Z"/>
          <w:rFonts w:asciiTheme="minorHAnsi" w:hAnsiTheme="minorHAnsi" w:cstheme="minorHAnsi"/>
          <w:color w:val="000000"/>
          <w:rPrChange w:id="811" w:author="Prabhvir Saran" w:date="2017-02-02T23:38:00Z">
            <w:rPr>
              <w:ins w:id="812" w:author="Prabhvir Saran" w:date="2017-02-02T15:39:00Z"/>
              <w:rFonts w:ascii="Arial" w:hAnsi="Arial" w:cs="Arial"/>
              <w:color w:val="000000"/>
            </w:rPr>
          </w:rPrChange>
        </w:rPr>
        <w:pPrChange w:id="813"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814" w:author="Prabhvir Saran" w:date="2017-02-02T15:57:00Z"/>
          <w:rFonts w:cstheme="minorHAnsi"/>
          <w:sz w:val="24"/>
          <w:szCs w:val="24"/>
          <w:rPrChange w:id="815" w:author="Prabhvir Saran" w:date="2017-02-02T23:38:00Z">
            <w:rPr>
              <w:ins w:id="816" w:author="Prabhvir Saran" w:date="2017-02-02T15:57:00Z"/>
            </w:rPr>
          </w:rPrChange>
        </w:rPr>
        <w:pPrChange w:id="817" w:author="Prabhvir Saran" w:date="2017-02-02T22:59:00Z">
          <w:pPr>
            <w:pStyle w:val="Heading4"/>
          </w:pPr>
        </w:pPrChange>
      </w:pPr>
      <w:ins w:id="818" w:author="Prabhvir Saran" w:date="2017-02-02T15:39:00Z">
        <w:r w:rsidRPr="00553070">
          <w:rPr>
            <w:rFonts w:cstheme="minorHAnsi"/>
            <w:sz w:val="24"/>
            <w:szCs w:val="24"/>
            <w:rPrChange w:id="819" w:author="Prabhvir Saran" w:date="2017-02-02T23:38:00Z">
              <w:rPr>
                <w:i w:val="0"/>
                <w:iCs w:val="0"/>
              </w:rPr>
            </w:rPrChange>
          </w:rPr>
          <w:t>Login/</w:t>
        </w:r>
      </w:ins>
      <w:ins w:id="820"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821" w:author="Prabhvir Saran" w:date="2017-02-16T19:53:00Z"/>
          <w:rFonts w:cstheme="minorHAnsi"/>
          <w:sz w:val="24"/>
          <w:szCs w:val="24"/>
        </w:rPr>
      </w:pPr>
      <w:ins w:id="822"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823" w:author="Prabhvir Saran" w:date="2017-02-02T15:58:00Z">
        <w:r w:rsidR="001665B5" w:rsidRPr="00487BA1">
          <w:rPr>
            <w:rFonts w:cstheme="minorHAnsi"/>
            <w:sz w:val="24"/>
            <w:szCs w:val="24"/>
          </w:rPr>
          <w:t xml:space="preserve">Login / Signup page. This page will be divided in to two sections, the </w:t>
        </w:r>
      </w:ins>
      <w:ins w:id="824"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825" w:author="Prabhvir Saran" w:date="2017-02-16T19:47:00Z"/>
          <w:rFonts w:cstheme="minorHAnsi"/>
          <w:sz w:val="24"/>
          <w:szCs w:val="24"/>
        </w:rPr>
        <w:pPrChange w:id="826" w:author="Prabhvir Saran" w:date="2017-02-16T19:53:00Z">
          <w:pPr>
            <w:pStyle w:val="ListParagraph"/>
            <w:numPr>
              <w:numId w:val="11"/>
            </w:numPr>
            <w:ind w:hanging="360"/>
          </w:pPr>
        </w:pPrChange>
      </w:pPr>
    </w:p>
    <w:p w14:paraId="1C034447" w14:textId="3B441CAE" w:rsidR="00BE0F35" w:rsidRPr="004450D8" w:rsidRDefault="00BE0F35" w:rsidP="00BE0F35">
      <w:pPr>
        <w:rPr>
          <w:ins w:id="827" w:author="Prabhvir Saran" w:date="2017-02-16T19:47:00Z"/>
          <w:rFonts w:cstheme="minorHAnsi"/>
          <w:sz w:val="24"/>
          <w:szCs w:val="24"/>
        </w:rPr>
      </w:pPr>
      <w:ins w:id="828" w:author="Prabhvir Saran" w:date="2017-02-16T19:47:00Z">
        <w:r>
          <w:rPr>
            <w:rFonts w:cstheme="minorHAnsi"/>
            <w:sz w:val="24"/>
            <w:szCs w:val="24"/>
          </w:rPr>
          <w:t>Sitemap</w:t>
        </w:r>
      </w:ins>
    </w:p>
    <w:p w14:paraId="445F0C18" w14:textId="423AEFC3" w:rsidR="00BE0F35" w:rsidRDefault="00BE0F35" w:rsidP="00BE0F35">
      <w:pPr>
        <w:pStyle w:val="ListParagraph"/>
        <w:numPr>
          <w:ilvl w:val="0"/>
          <w:numId w:val="11"/>
        </w:numPr>
        <w:rPr>
          <w:ins w:id="829" w:author="Prabhvir Saran" w:date="2017-02-16T19:47:00Z"/>
          <w:rFonts w:cstheme="minorHAnsi"/>
          <w:sz w:val="24"/>
          <w:szCs w:val="24"/>
        </w:rPr>
      </w:pPr>
      <w:ins w:id="830" w:author="Prabhvir Saran" w:date="2017-02-16T19:47:00Z">
        <w:r>
          <w:rPr>
            <w:rFonts w:cstheme="minorHAnsi"/>
            <w:sz w:val="24"/>
            <w:szCs w:val="24"/>
          </w:rPr>
          <w:t xml:space="preserve">This page will contain a link to all the pages in a list. </w:t>
        </w:r>
      </w:ins>
    </w:p>
    <w:p w14:paraId="7FE69AA1" w14:textId="0E4CC938" w:rsidR="00BE0F35" w:rsidRDefault="00BE0F35">
      <w:pPr>
        <w:rPr>
          <w:ins w:id="831" w:author="Prabhvir Saran" w:date="2017-02-16T19:47:00Z"/>
          <w:rFonts w:cstheme="minorHAnsi"/>
          <w:sz w:val="24"/>
          <w:szCs w:val="24"/>
        </w:rPr>
        <w:pPrChange w:id="832" w:author="Prabhvir Saran" w:date="2017-02-16T19:47:00Z">
          <w:pPr>
            <w:pStyle w:val="ListParagraph"/>
            <w:numPr>
              <w:numId w:val="11"/>
            </w:numPr>
            <w:ind w:hanging="360"/>
          </w:pPr>
        </w:pPrChange>
      </w:pPr>
      <w:ins w:id="833" w:author="Prabhvir Saran" w:date="2017-02-16T19:47:00Z">
        <w:r>
          <w:rPr>
            <w:rFonts w:cstheme="minorHAnsi"/>
            <w:sz w:val="24"/>
            <w:szCs w:val="24"/>
          </w:rPr>
          <w:tab/>
        </w:r>
      </w:ins>
    </w:p>
    <w:p w14:paraId="32D031BA" w14:textId="77777777" w:rsidR="00BE0F35" w:rsidRPr="00FF76DD" w:rsidRDefault="00BE0F35">
      <w:pPr>
        <w:rPr>
          <w:ins w:id="834" w:author="Prabhvir Saran" w:date="2017-02-02T22:43:00Z"/>
          <w:rFonts w:cstheme="minorHAnsi"/>
          <w:sz w:val="24"/>
          <w:szCs w:val="24"/>
        </w:rPr>
        <w:pPrChange w:id="835" w:author="Prabhvir Saran" w:date="2017-02-16T19:47:00Z">
          <w:pPr>
            <w:pStyle w:val="ListParagraph"/>
            <w:numPr>
              <w:numId w:val="11"/>
            </w:numPr>
            <w:ind w:hanging="360"/>
          </w:pPr>
        </w:pPrChange>
      </w:pPr>
    </w:p>
    <w:p w14:paraId="6EF97863" w14:textId="3457F40D" w:rsidR="005529B6" w:rsidRDefault="005529B6">
      <w:pPr>
        <w:pStyle w:val="ListParagraph"/>
        <w:rPr>
          <w:ins w:id="836" w:author="Prabhvir Saran" w:date="2017-02-02T22:44:00Z"/>
          <w:sz w:val="24"/>
          <w:szCs w:val="24"/>
        </w:rPr>
        <w:pPrChange w:id="837" w:author="Prabhvir Saran" w:date="2017-02-02T22:43:00Z">
          <w:pPr>
            <w:pStyle w:val="ListParagraph"/>
            <w:numPr>
              <w:numId w:val="11"/>
            </w:numPr>
            <w:ind w:hanging="360"/>
          </w:pPr>
        </w:pPrChange>
      </w:pPr>
    </w:p>
    <w:p w14:paraId="2D3A5FEE" w14:textId="337EF2B2" w:rsidR="005529B6" w:rsidRDefault="005529B6">
      <w:pPr>
        <w:pStyle w:val="ListParagraph"/>
        <w:rPr>
          <w:ins w:id="838" w:author="Prabhvir Saran" w:date="2017-02-02T22:44:00Z"/>
          <w:sz w:val="24"/>
          <w:szCs w:val="24"/>
        </w:rPr>
        <w:pPrChange w:id="839"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840" w:author="Prabhvir Saran" w:date="2017-02-02T15:39:00Z"/>
          <w:sz w:val="24"/>
          <w:szCs w:val="24"/>
        </w:rPr>
        <w:pPrChange w:id="841" w:author="Prabhvir Saran" w:date="2017-02-02T22:43:00Z">
          <w:pPr>
            <w:pStyle w:val="ListParagraph"/>
            <w:numPr>
              <w:numId w:val="11"/>
            </w:numPr>
            <w:ind w:hanging="360"/>
          </w:pPr>
        </w:pPrChange>
      </w:pPr>
    </w:p>
    <w:p w14:paraId="76B083AE" w14:textId="3D56F43C" w:rsidR="00EC6476" w:rsidRPr="00522B41" w:rsidRDefault="00B92D69">
      <w:pPr>
        <w:pStyle w:val="Heading2"/>
        <w:rPr>
          <w:ins w:id="842" w:author="Prabhvir Saran" w:date="2017-02-02T16:08:00Z"/>
          <w:sz w:val="32"/>
          <w:rPrChange w:id="843" w:author="Prabhvir Saran" w:date="2017-02-02T23:40:00Z">
            <w:rPr>
              <w:ins w:id="844" w:author="Prabhvir Saran" w:date="2017-02-02T16:08:00Z"/>
              <w:noProof/>
            </w:rPr>
          </w:rPrChange>
        </w:rPr>
        <w:pPrChange w:id="845" w:author="Prabhvir Saran" w:date="2017-02-02T23:40:00Z">
          <w:pPr/>
        </w:pPrChange>
      </w:pPr>
      <w:bookmarkStart w:id="846" w:name="_Toc475053190"/>
      <w:ins w:id="847" w:author="Prabhvir Saran" w:date="2017-02-02T23:01:00Z">
        <w:r w:rsidRPr="00522B41">
          <w:rPr>
            <w:sz w:val="32"/>
            <w:rPrChange w:id="848" w:author="Prabhvir Saran" w:date="2017-02-02T23:40:00Z">
              <w:rPr/>
            </w:rPrChange>
          </w:rPr>
          <w:lastRenderedPageBreak/>
          <w:t xml:space="preserve">Wireframe </w:t>
        </w:r>
      </w:ins>
      <w:ins w:id="849" w:author="Prabhvir Saran" w:date="2017-02-02T15:43:00Z">
        <w:r w:rsidR="00CE27D4" w:rsidRPr="00522B41">
          <w:rPr>
            <w:sz w:val="32"/>
            <w:rPrChange w:id="850" w:author="Prabhvir Saran" w:date="2017-02-02T23:40:00Z">
              <w:rPr/>
            </w:rPrChange>
          </w:rPr>
          <w:t>Page</w:t>
        </w:r>
      </w:ins>
      <w:ins w:id="851" w:author="Prabhvir Saran" w:date="2017-02-02T23:40:00Z">
        <w:r w:rsidR="00522B41">
          <w:rPr>
            <w:sz w:val="32"/>
          </w:rPr>
          <w:t xml:space="preserve"> Layouts</w:t>
        </w:r>
      </w:ins>
      <w:bookmarkEnd w:id="846"/>
      <w:ins w:id="852" w:author="Prabhvir Saran" w:date="2017-02-02T15:43:00Z">
        <w:r w:rsidR="00CE27D4" w:rsidRPr="00522B41">
          <w:rPr>
            <w:sz w:val="32"/>
            <w:rPrChange w:id="853" w:author="Prabhvir Saran" w:date="2017-02-02T23:40:00Z">
              <w:rPr/>
            </w:rPrChange>
          </w:rPr>
          <w:t xml:space="preserve"> </w:t>
        </w:r>
      </w:ins>
    </w:p>
    <w:p w14:paraId="4710AC53" w14:textId="4E81D5B9" w:rsidR="00BE0F35" w:rsidRDefault="00971EB2" w:rsidP="004161ED">
      <w:pPr>
        <w:rPr>
          <w:ins w:id="854" w:author="Prabhvir Saran" w:date="2017-02-16T19:49:00Z"/>
          <w:noProof/>
        </w:rPr>
      </w:pPr>
      <w:r>
        <w:rPr>
          <w:noProof/>
          <w:lang w:val="en-CA" w:eastAsia="en-CA"/>
        </w:rPr>
        <mc:AlternateContent>
          <mc:Choice Requires="wpg">
            <w:drawing>
              <wp:anchor distT="0" distB="0" distL="114300" distR="114300" simplePos="0" relativeHeight="251702272" behindDoc="0" locked="0" layoutInCell="1" allowOverlap="1" wp14:anchorId="34947703" wp14:editId="057801AC">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3">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436213" w:rsidRPr="00C534BB" w:rsidRDefault="00436213">
                              <w:pPr>
                                <w:pStyle w:val="Caption"/>
                                <w:rPr>
                                  <w:noProof/>
                                </w:rPr>
                                <w:pPrChange w:id="855" w:author="Prabhvir Saran" w:date="2017-02-16T19:55:00Z">
                                  <w:pPr/>
                                </w:pPrChange>
                              </w:pPr>
                              <w:ins w:id="856"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67" style="position:absolute;margin-left:259.05pt;margin-top:313.2pt;width:255.4pt;height:293.35pt;z-index:251702272"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&#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">
                <v:shape id="Picture 488" o:spid="_x0000_s1068"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4" o:title="" cropright="28012f"/>
                  <v:path arrowok="t"/>
                </v:shape>
                <v:shape id="Text Box 489" o:spid="_x0000_s1069"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436213" w:rsidRPr="00C534BB" w:rsidRDefault="00436213" w:rsidP="005F45B6">
                        <w:pPr>
                          <w:pStyle w:val="Caption"/>
                          <w:rPr>
                            <w:noProof/>
                          </w:rPr>
                          <w:pPrChange w:id="682" w:author="Prabhvir Saran" w:date="2017-02-16T19:55:00Z">
                            <w:pPr/>
                          </w:pPrChange>
                        </w:pPr>
                        <w:ins w:id="683" w:author="Prabhvir Saran" w:date="2017-02-16T19:55:00Z">
                          <w:r>
                            <w:t xml:space="preserve">HEMA in BC page </w:t>
                          </w:r>
                        </w:ins>
                      </w:p>
                    </w:txbxContent>
                  </v:textbox>
                </v:shape>
                <w10:wrap type="square"/>
              </v:group>
            </w:pict>
          </mc:Fallback>
        </mc:AlternateContent>
      </w:r>
      <w:r>
        <w:rPr>
          <w:noProof/>
          <w:lang w:val="en-CA" w:eastAsia="en-CA"/>
        </w:rPr>
        <mc:AlternateContent>
          <mc:Choice Requires="wpg">
            <w:drawing>
              <wp:anchor distT="0" distB="0" distL="114300" distR="114300" simplePos="0" relativeHeight="251694080" behindDoc="0" locked="0" layoutInCell="1" allowOverlap="1" wp14:anchorId="0FCB3856" wp14:editId="18C0F9E1">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5">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436213" w:rsidRPr="00B01630" w:rsidRDefault="00436213">
                              <w:pPr>
                                <w:pStyle w:val="Caption"/>
                                <w:rPr>
                                  <w:noProof/>
                                </w:rPr>
                                <w:pPrChange w:id="857" w:author="Prabhvir Saran" w:date="2017-02-16T19:50:00Z">
                                  <w:pPr/>
                                </w:pPrChange>
                              </w:pPr>
                              <w:ins w:id="858"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0" style="position:absolute;margin-left:258.5pt;margin-top:21pt;width:248.5pt;height:293.35pt;z-index:251694080"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A4B&#10;DQAAAAAAkDgENAAAAAAAQOIQ0AAAAAAAAIlDQAMAAAAAACQOAQ0AAAAAAJA4BDQAAAAAAEDiENAA&#10;AAAAAACJQ0ADAAAAAAAkDgENAAAAAACQOAQ0AAAAAABA4hDQAAAAAAAAiUNAAwAAAAAAJA4BDQAA&#10;AAAAkDgENAAAAAAAQOIQ0AAAAAAAAIlDQAMAAAAAACQOAQ0AAAAAAJA4BDQAAAAAAEDiENAAAAAA&#10;AACJQ0ADAAAAAAAkDgENAAAAAACQOAQ0AAAAAABA4hDQAAAAAAAAiUNA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">
                <v:shape id="Picture 481" o:spid="_x0000_s1071"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26" o:title="" cropright="27749f"/>
                  <v:path arrowok="t"/>
                </v:shape>
                <v:shape id="Text Box 482" o:spid="_x0000_s1072"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436213" w:rsidRPr="00B01630" w:rsidRDefault="00436213" w:rsidP="00BE0F35">
                        <w:pPr>
                          <w:pStyle w:val="Caption"/>
                          <w:rPr>
                            <w:noProof/>
                          </w:rPr>
                          <w:pPrChange w:id="686" w:author="Prabhvir Saran" w:date="2017-02-16T19:50:00Z">
                            <w:pPr/>
                          </w:pPrChange>
                        </w:pPr>
                        <w:ins w:id="687" w:author="Prabhvir Saran" w:date="2017-02-16T19:50:00Z">
                          <w:r>
                            <w:t xml:space="preserve">About HEMA page </w:t>
                          </w:r>
                        </w:ins>
                      </w:p>
                    </w:txbxContent>
                  </v:textbox>
                </v:shape>
                <w10:wrap type="square"/>
              </v:group>
            </w:pict>
          </mc:Fallback>
        </mc:AlternateContent>
      </w:r>
      <w:r>
        <w:rPr>
          <w:noProof/>
          <w:lang w:val="en-CA" w:eastAsia="en-CA"/>
        </w:rPr>
        <mc:AlternateContent>
          <mc:Choice Requires="wpg">
            <w:drawing>
              <wp:anchor distT="0" distB="0" distL="114300" distR="114300" simplePos="0" relativeHeight="251698176" behindDoc="0" locked="0" layoutInCell="1" allowOverlap="1" wp14:anchorId="3C1C41C2" wp14:editId="3E3EE59C">
                <wp:simplePos x="0" y="0"/>
                <wp:positionH relativeFrom="margin">
                  <wp:posOffset>112999</wp:posOffset>
                </wp:positionH>
                <wp:positionV relativeFrom="paragraph">
                  <wp:posOffset>4000638</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7">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436213" w:rsidRPr="00516E94" w:rsidRDefault="00436213">
                              <w:pPr>
                                <w:pStyle w:val="Caption"/>
                                <w:rPr>
                                  <w:noProof/>
                                </w:rPr>
                                <w:pPrChange w:id="859" w:author="Prabhvir Saran" w:date="2017-02-16T19:52:00Z">
                                  <w:pPr/>
                                </w:pPrChange>
                              </w:pPr>
                              <w:ins w:id="860"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73" style="position:absolute;margin-left:8.9pt;margin-top:315pt;width:250.35pt;height:294.6pt;z-index:251698176;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E1CebngAAAACwEAAA8AAAAAAAAAAAAAAAAAdQcAAGRycy9kb3du&#10;cmV2LnhtbFBLAQItAAoAAAAAAAAAIQAatMx4ln4AAJZ+AAAUAAAAAAAAAAAAAAAAAIIIAABkcnMv&#10;bWVkaWEvaW1hZ2UxLnBuZ1BLBQYAAAAABgAGAHwBAABKhwAAAAA=&#10;">
                <v:shape id="Picture 485" o:spid="_x0000_s1074"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8" o:title="" cropright="28187f"/>
                  <v:path arrowok="t"/>
                </v:shape>
                <v:shape id="Text Box 486" o:spid="_x0000_s1075"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436213" w:rsidRPr="00516E94" w:rsidRDefault="00436213" w:rsidP="00BE0F35">
                        <w:pPr>
                          <w:pStyle w:val="Caption"/>
                          <w:rPr>
                            <w:noProof/>
                          </w:rPr>
                          <w:pPrChange w:id="690" w:author="Prabhvir Saran" w:date="2017-02-16T19:52:00Z">
                            <w:pPr/>
                          </w:pPrChange>
                        </w:pPr>
                        <w:ins w:id="691" w:author="Prabhvir Saran" w:date="2017-02-16T19:52:00Z">
                          <w:r>
                            <w:t xml:space="preserve">HEMA Styles page </w:t>
                          </w:r>
                        </w:ins>
                      </w:p>
                    </w:txbxContent>
                  </v:textbox>
                </v:shape>
                <w10:wrap type="square" anchorx="margin"/>
              </v:group>
            </w:pict>
          </mc:Fallback>
        </mc:AlternateContent>
      </w:r>
      <w:del w:id="861" w:author="Prabhvir Saran" w:date="2017-02-16T19:55:00Z">
        <w:r w:rsidR="005F45B6" w:rsidDel="005F45B6">
          <w:rPr>
            <w:noProof/>
            <w:lang w:val="en-CA" w:eastAsia="en-CA"/>
          </w:rPr>
          <mc:AlternateContent>
            <mc:Choice Requires="wpg">
              <w:drawing>
                <wp:anchor distT="0" distB="0" distL="114300" distR="114300" simplePos="0" relativeHeight="251669504" behindDoc="0" locked="0" layoutInCell="1" allowOverlap="1" wp14:anchorId="46E311D6" wp14:editId="0DFB6658">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29">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436213" w:rsidRPr="00C613FC" w:rsidRDefault="00436213">
                                <w:pPr>
                                  <w:pStyle w:val="Caption"/>
                                  <w:rPr>
                                    <w:noProof/>
                                  </w:rPr>
                                  <w:pPrChange w:id="862" w:author="Windows User" w:date="2017-02-02T18:03:00Z">
                                    <w:pPr/>
                                  </w:pPrChange>
                                </w:pPr>
                                <w:ins w:id="863"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6" style="position:absolute;margin-left:1.25pt;margin-top:322.15pt;width:228.6pt;height:304.5pt;z-index:251669504;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">
                  <v:shape id="image12.png" o:spid="_x0000_s107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0" o:title="vk0USVkHGQKplo2_nEf4c883bhVRJYaO-BFORdsDyVQ7ZFO0ITGv8-oxPz5TY6f-wW_-Udw0YbbBGJR6BayAsYeujfCsRb-j5CXoI_-SB7hT2x5Ac4IR9K8ZHcpNixLdbdZsyKdf" croptop="2963f" cropbottom="1825f" cropleft="1159f" cropright="29043f"/>
                  </v:shape>
                  <v:shape id="Text Box 461" o:spid="_x0000_s107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436213" w:rsidRPr="00C613FC" w:rsidRDefault="00436213">
                          <w:pPr>
                            <w:pStyle w:val="Caption"/>
                            <w:rPr>
                              <w:noProof/>
                            </w:rPr>
                            <w:pPrChange w:id="695" w:author="Windows User" w:date="2017-02-02T18:03:00Z">
                              <w:pPr/>
                            </w:pPrChange>
                          </w:pPr>
                          <w:ins w:id="696" w:author="Windows User" w:date="2017-02-02T18:03:00Z">
                            <w:r>
                              <w:t xml:space="preserve">Signup / Login Page </w:t>
                            </w:r>
                          </w:ins>
                        </w:p>
                      </w:txbxContent>
                    </v:textbox>
                  </v:shape>
                  <w10:wrap type="square" anchorx="margin"/>
                </v:group>
              </w:pict>
            </mc:Fallback>
          </mc:AlternateContent>
        </w:r>
      </w:del>
      <w:r w:rsidR="00BE0F35">
        <w:rPr>
          <w:noProof/>
          <w:lang w:val="en-CA" w:eastAsia="en-CA"/>
        </w:rPr>
        <mc:AlternateContent>
          <mc:Choice Requires="wpg">
            <w:drawing>
              <wp:anchor distT="0" distB="0" distL="114300" distR="114300" simplePos="0" relativeHeight="251689984" behindDoc="0" locked="0" layoutInCell="1" allowOverlap="1" wp14:anchorId="37BF5628" wp14:editId="0091FB30">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1">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436213" w:rsidRPr="00B2507F" w:rsidRDefault="00436213">
                              <w:pPr>
                                <w:pStyle w:val="Caption"/>
                                <w:rPr>
                                  <w:noProof/>
                                </w:rPr>
                                <w:pPrChange w:id="864" w:author="Prabhvir Saran" w:date="2017-02-16T19:49:00Z">
                                  <w:pPr/>
                                </w:pPrChange>
                              </w:pPr>
                              <w:ins w:id="865"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79" style="position:absolute;margin-left:0;margin-top:22.75pt;width:244.15pt;height:295.85pt;z-index:251689984"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CDQAAAKB2BBoAAABA7Qg0&#10;AAAAgNoRaAAAAAC1I9AAAAAAakegAQAAANSOQAMAAACoHYEGAAAAUDsTHtirnO6JlStXllMAAOPH&#10;ihUryikAYCSo0AAAAABqZ9gqNPxKAQCMB459AGB0qN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">
                <v:shape id="Picture 10" o:spid="_x0000_s1080"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2" o:title="" cropright="27836f"/>
                  <v:path arrowok="t"/>
                </v:shape>
                <v:shape id="Text Box 21" o:spid="_x0000_s1081"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436213" w:rsidRPr="00B2507F" w:rsidRDefault="00436213" w:rsidP="00BE0F35">
                        <w:pPr>
                          <w:pStyle w:val="Caption"/>
                          <w:rPr>
                            <w:noProof/>
                          </w:rPr>
                          <w:pPrChange w:id="699" w:author="Prabhvir Saran" w:date="2017-02-16T19:49:00Z">
                            <w:pPr/>
                          </w:pPrChange>
                        </w:pPr>
                        <w:ins w:id="700" w:author="Prabhvir Saran" w:date="2017-02-16T19:49:00Z">
                          <w:r>
                            <w:t xml:space="preserve">Home page </w:t>
                          </w:r>
                        </w:ins>
                      </w:p>
                    </w:txbxContent>
                  </v:textbox>
                </v:shape>
                <w10:wrap type="square"/>
              </v:group>
            </w:pict>
          </mc:Fallback>
        </mc:AlternateContent>
      </w:r>
      <w:del w:id="866" w:author="Prabhvir Saran" w:date="2017-02-16T19:48:00Z">
        <w:r w:rsidR="00A3104A" w:rsidDel="00BE0F35">
          <w:rPr>
            <w:noProof/>
            <w:lang w:val="en-CA" w:eastAsia="en-CA"/>
          </w:rPr>
          <mc:AlternateContent>
            <mc:Choice Requires="wpg">
              <w:drawing>
                <wp:anchor distT="0" distB="0" distL="114300" distR="114300" simplePos="0" relativeHeight="251644928" behindDoc="0" locked="0" layoutInCell="1" allowOverlap="1" wp14:anchorId="6D7E8DC4" wp14:editId="7B5E2345">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3">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436213" w:rsidRPr="006A3986" w:rsidRDefault="00436213">
                                <w:pPr>
                                  <w:pStyle w:val="Caption"/>
                                  <w:rPr>
                                    <w:noProof/>
                                  </w:rPr>
                                  <w:pPrChange w:id="867" w:author="Windows User" w:date="2017-02-02T17:59:00Z">
                                    <w:pPr/>
                                  </w:pPrChange>
                                </w:pPr>
                                <w:ins w:id="868"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2" style="position:absolute;margin-left:0;margin-top:39.05pt;width:234pt;height:296.25pt;z-index:251644928;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nGVBA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h/466E67lfkbgABS4/TdKHYnYMMHauyGargtQdnhBWAf4VNU&#10;sp0HsrMCUkr95VI/zod0wmhAWrh954H5c09RdquPDSQar+re0L2x7Y1mXy8l1jC8LRRzJizQturN&#10;Qsv6BXiwwF1giDYM9poHtjeXFlowAA8LxhcLZ3v1fmieFGi+VzkE9vnwQrXq0mIhoZ9kTyWanVSj&#10;n+uURi1AEO6EK1UE1qMI/MYG0NpZ7lp3YtU9QfDd8G3bzfr6ULr5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">
                  <v:shape id="image02.png" o:spid="_x0000_s1083"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4" o:title="" croptop="3219f" cropbottom="1958f" cropleft="1189f" cropright="29135f"/>
                  </v:shape>
                  <v:shape id="Text Box 12" o:spid="_x0000_s1084"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436213" w:rsidRPr="006A3986" w:rsidRDefault="00436213">
                          <w:pPr>
                            <w:pStyle w:val="Caption"/>
                            <w:rPr>
                              <w:noProof/>
                            </w:rPr>
                            <w:pPrChange w:id="704" w:author="Windows User" w:date="2017-02-02T17:59:00Z">
                              <w:pPr/>
                            </w:pPrChange>
                          </w:pPr>
                          <w:ins w:id="705" w:author="Windows User" w:date="2017-02-02T17:59:00Z">
                            <w:r>
                              <w:t xml:space="preserve">Home Page </w:t>
                            </w:r>
                          </w:ins>
                        </w:p>
                      </w:txbxContent>
                    </v:textbox>
                  </v:shape>
                  <w10:wrap type="square" anchorx="margin"/>
                </v:group>
              </w:pict>
            </mc:Fallback>
          </mc:AlternateContent>
        </w:r>
      </w:del>
      <w:del w:id="869" w:author="Prabhvir Saran" w:date="2017-02-16T19:50:00Z">
        <w:r w:rsidR="00EF7EC8" w:rsidDel="00BE0F35">
          <w:rPr>
            <w:noProof/>
            <w:lang w:val="en-CA" w:eastAsia="en-CA"/>
          </w:rPr>
          <mc:AlternateContent>
            <mc:Choice Requires="wpg">
              <w:drawing>
                <wp:anchor distT="0" distB="0" distL="114300" distR="114300" simplePos="0" relativeHeight="251649024" behindDoc="0" locked="0" layoutInCell="1" allowOverlap="1" wp14:anchorId="4017600C" wp14:editId="657C0F2B">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5">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436213" w:rsidRPr="002B6948" w:rsidRDefault="00436213">
                                <w:pPr>
                                  <w:pStyle w:val="Caption"/>
                                  <w:rPr>
                                    <w:noProof/>
                                  </w:rPr>
                                  <w:pPrChange w:id="870" w:author="Windows User" w:date="2017-02-02T18:00:00Z">
                                    <w:pPr/>
                                  </w:pPrChange>
                                </w:pPr>
                                <w:ins w:id="871"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5" style="position:absolute;margin-left:254.9pt;margin-top:39.2pt;width:231.3pt;height:296.25pt;z-index:251649024"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LVa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ZwC7NBGZG8AAaXGXRla0muODe+INo9E4QKGjvCoMA9o8lI0c190lu8V&#10;Qn09NW7XI52Y9b0GF/rc13/siK3k5W2NRFtp9obqjU1v1LsqFdDwGM8VSZ2JD5QpezNXorIldWF3&#10;wRSpKfaa+6Y3U4MeJvBWoWyxcHZ7IdzVTxLXSFvlLLDP+xeiZCdDg4Tei55KJPmgxnatqzRygYJw&#10;zZ1U31FEVmwHtHaWeym4THWvGntr/LPvVr2/vS7/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HxC1Wj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6"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6" o:title="2" croptop="3057f" cropbottom="1976f" cropleft="4404f" cropright="29428f"/>
                  </v:shape>
                  <v:shape id="Text Box 27" o:spid="_x0000_s1087"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436213" w:rsidRPr="002B6948" w:rsidRDefault="00436213">
                          <w:pPr>
                            <w:pStyle w:val="Caption"/>
                            <w:rPr>
                              <w:noProof/>
                            </w:rPr>
                            <w:pPrChange w:id="709" w:author="Windows User" w:date="2017-02-02T18:00:00Z">
                              <w:pPr/>
                            </w:pPrChange>
                          </w:pPr>
                          <w:ins w:id="710" w:author="Windows User" w:date="2017-02-02T18:00:00Z">
                            <w:r>
                              <w:t xml:space="preserve">About HEMA Page </w:t>
                            </w:r>
                          </w:ins>
                        </w:p>
                      </w:txbxContent>
                    </v:textbox>
                  </v:shape>
                  <w10:wrap type="square"/>
                </v:group>
              </w:pict>
            </mc:Fallback>
          </mc:AlternateContent>
        </w:r>
      </w:del>
      <w:ins w:id="872" w:author="Prabhvir Saran" w:date="2017-02-02T16:09:00Z">
        <w:r w:rsidR="006E7AC6">
          <w:rPr>
            <w:noProof/>
          </w:rPr>
          <w:t xml:space="preserve"> </w:t>
        </w:r>
      </w:ins>
    </w:p>
    <w:p w14:paraId="4F66653F" w14:textId="173EC324" w:rsidR="005F45B6" w:rsidRDefault="00012E49" w:rsidP="004161ED">
      <w:pPr>
        <w:rPr>
          <w:ins w:id="873" w:author="Prabhvir Saran" w:date="2017-02-16T19:53:00Z"/>
          <w:noProof/>
        </w:rPr>
      </w:pPr>
      <w:r>
        <w:rPr>
          <w:noProof/>
          <w:lang w:val="en-CA" w:eastAsia="en-CA"/>
        </w:rPr>
        <w:lastRenderedPageBreak/>
        <mc:AlternateContent>
          <mc:Choice Requires="wpg">
            <w:drawing>
              <wp:anchor distT="0" distB="0" distL="114300" distR="114300" simplePos="0" relativeHeight="251714560" behindDoc="0" locked="0" layoutInCell="1" allowOverlap="1" wp14:anchorId="5DD10788" wp14:editId="635EC8CC">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7">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436213" w:rsidRPr="00C9721F" w:rsidRDefault="00436213">
                              <w:pPr>
                                <w:pStyle w:val="Caption"/>
                                <w:rPr>
                                  <w:noProof/>
                                </w:rPr>
                                <w:pPrChange w:id="874" w:author="Prabhvir Saran" w:date="2017-02-16T20:01:00Z">
                                  <w:pPr/>
                                </w:pPrChange>
                              </w:pPr>
                              <w:ins w:id="875"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88" style="position:absolute;margin-left:-10pt;margin-top:316.8pt;width:252.15pt;height:294.6pt;z-index:251714560"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">
                <v:shape id="Picture 498" o:spid="_x0000_s1089"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38" o:title="" cropright="27836f"/>
                  <v:path arrowok="t"/>
                </v:shape>
                <v:shape id="Text Box 499" o:spid="_x0000_s1090"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436213" w:rsidRPr="00C9721F" w:rsidRDefault="00436213" w:rsidP="00012E49">
                        <w:pPr>
                          <w:pStyle w:val="Caption"/>
                          <w:rPr>
                            <w:noProof/>
                          </w:rPr>
                          <w:pPrChange w:id="715" w:author="Prabhvir Saran" w:date="2017-02-16T20:01:00Z">
                            <w:pPr/>
                          </w:pPrChange>
                        </w:pPr>
                        <w:ins w:id="716" w:author="Prabhvir Saran" w:date="2017-02-16T20:01:00Z">
                          <w:r>
                            <w:t xml:space="preserve">Sitemap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10464" behindDoc="0" locked="0" layoutInCell="1" allowOverlap="1" wp14:anchorId="41017640" wp14:editId="464A34B1">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39">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436213" w:rsidRPr="00875C34" w:rsidRDefault="00436213">
                              <w:pPr>
                                <w:pStyle w:val="Caption"/>
                                <w:rPr>
                                  <w:noProof/>
                                </w:rPr>
                                <w:pPrChange w:id="876" w:author="Prabhvir Saran" w:date="2017-02-16T20:01:00Z">
                                  <w:pPr/>
                                </w:pPrChange>
                              </w:pPr>
                              <w:ins w:id="877"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1" style="position:absolute;margin-left:250.45pt;margin-top:0;width:257.9pt;height:292.7pt;z-index:251710464"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TnlynNdwR3d3dud/V1ZX7m6ssD6hDpz77Q9Xp757N4XsL6rK5&#10;3xuj6fsHAMYTJTQAAACA6oz6EhoAg+G7Bxgpvn8AYGQooQEAAABUR6ABAAAAVEegAQAAAFRHoAEA&#10;AABUR6ABAAAAVEegAQAAAFRHoAEAAABUR6ABAAAAVEeg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nwpPrtIY7oru7uzUEADB+dHV1tYYAgC1BCQ0AAACgOsNW&#10;QsOvFADAeODaBwBGhhIaAAAAQHUEGgAAAEB1BBoAAABAdQQaAAAAQHUEGgAAAEB1BBoAAABAdQQa&#10;AAAAQHUEGgAAAEB1BB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">
                <v:shape id="Picture 495" o:spid="_x0000_s1092"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0" o:title="" cropright="27924f"/>
                  <v:path arrowok="t"/>
                </v:shape>
                <v:shape id="Text Box 496" o:spid="_x0000_s1093"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436213" w:rsidRPr="00875C34" w:rsidRDefault="00436213" w:rsidP="002C11BD">
                        <w:pPr>
                          <w:pStyle w:val="Caption"/>
                          <w:rPr>
                            <w:noProof/>
                          </w:rPr>
                          <w:pPrChange w:id="719" w:author="Prabhvir Saran" w:date="2017-02-16T20:01:00Z">
                            <w:pPr/>
                          </w:pPrChange>
                        </w:pPr>
                        <w:ins w:id="720" w:author="Prabhvir Saran" w:date="2017-02-16T20:01:00Z">
                          <w:r>
                            <w:t xml:space="preserve">Login/Signup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6368" behindDoc="0" locked="0" layoutInCell="1" allowOverlap="1" wp14:anchorId="4DE8D01C" wp14:editId="27D44A70">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436213" w:rsidRPr="001825C9" w:rsidRDefault="00436213">
                              <w:pPr>
                                <w:pStyle w:val="Caption"/>
                                <w:rPr>
                                  <w:noProof/>
                                </w:rPr>
                                <w:pPrChange w:id="878" w:author="Prabhvir Saran" w:date="2017-02-16T19:56:00Z">
                                  <w:pPr/>
                                </w:pPrChange>
                              </w:pPr>
                              <w:ins w:id="879"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4" style="position:absolute;margin-left:-8.15pt;margin-top:.65pt;width:251.6pt;height:297.1pt;z-index:251706368"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GfCM8+qh7tizpw5qT979uzUX1Z5&#10;OQAAI2V5r1dCt659AIDhUUIDAAAAKM6YLaEBAFAC1z4AMDqU0AAAAACKI9AAAAAAiiPQAAAAAIoj&#10;0AAAAACKI9AAAAAAiiPQAAAAAIoj0AAAAACKI9AAAAAAiiPQAAAAAIoj0AAAAACKI9AAAAAAiiPQ&#10;AAAAAIoj0AAAAACKI9AAAAAAiiPQAAAAAIoj0AAAAACKI9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">
                <v:shape id="Picture 491" o:spid="_x0000_s1095"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2" o:title="" cropright="27924f"/>
                  <v:path arrowok="t"/>
                </v:shape>
                <v:shape id="Text Box 492" o:spid="_x0000_s1096"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436213" w:rsidRPr="001825C9" w:rsidRDefault="00436213" w:rsidP="002C11BD">
                        <w:pPr>
                          <w:pStyle w:val="Caption"/>
                          <w:rPr>
                            <w:noProof/>
                          </w:rPr>
                          <w:pPrChange w:id="723" w:author="Prabhvir Saran" w:date="2017-02-16T19:56:00Z">
                            <w:pPr/>
                          </w:pPrChange>
                        </w:pPr>
                        <w:ins w:id="724"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880" w:author="Prabhvir Saran" w:date="2017-02-16T19:56:00Z"/>
          <w:noProof/>
        </w:rPr>
      </w:pPr>
    </w:p>
    <w:p w14:paraId="2321D55E" w14:textId="62EC654F" w:rsidR="00012E49" w:rsidRDefault="00012E49" w:rsidP="004161ED">
      <w:pPr>
        <w:rPr>
          <w:ins w:id="881" w:author="Prabhvir Saran" w:date="2017-02-16T20:01:00Z"/>
          <w:noProof/>
        </w:rPr>
      </w:pPr>
    </w:p>
    <w:p w14:paraId="2C6C12E5" w14:textId="1271AD99" w:rsidR="00CE27D4" w:rsidRDefault="00CE27D4" w:rsidP="004161ED">
      <w:pPr>
        <w:rPr>
          <w:ins w:id="882" w:author="Prabhvir Saran" w:date="2017-02-16T19:54:00Z"/>
          <w:noProof/>
        </w:rPr>
      </w:pPr>
    </w:p>
    <w:p w14:paraId="2B42A1CE" w14:textId="2C52FBC9" w:rsidR="005F45B6" w:rsidRDefault="005F45B6" w:rsidP="004161ED">
      <w:pPr>
        <w:rPr>
          <w:ins w:id="883" w:author="Prabhvir Saran" w:date="2017-02-02T15:39:00Z"/>
          <w:noProof/>
        </w:rPr>
      </w:pPr>
    </w:p>
    <w:p w14:paraId="4BCD294A" w14:textId="57CD5CAF" w:rsidR="006E7AC6" w:rsidRDefault="00167652" w:rsidP="004161ED">
      <w:pPr>
        <w:rPr>
          <w:ins w:id="884" w:author="Prabhvir Saran" w:date="2017-02-02T16:10:00Z"/>
          <w:noProof/>
        </w:rPr>
      </w:pPr>
      <w:del w:id="885" w:author="Prabhvir Saran" w:date="2017-02-16T19:54:00Z">
        <w:r w:rsidDel="005F45B6">
          <w:rPr>
            <w:noProof/>
            <w:lang w:val="en-CA" w:eastAsia="en-CA"/>
          </w:rPr>
          <mc:AlternateContent>
            <mc:Choice Requires="wpg">
              <w:drawing>
                <wp:anchor distT="0" distB="0" distL="114300" distR="114300" simplePos="0" relativeHeight="251665408" behindDoc="0" locked="0" layoutInCell="1" allowOverlap="1" wp14:anchorId="0BC5ADAE" wp14:editId="16385FE4">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3">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436213" w:rsidRPr="00993766" w:rsidRDefault="00436213">
                                <w:pPr>
                                  <w:pStyle w:val="Caption"/>
                                  <w:rPr>
                                    <w:noProof/>
                                  </w:rPr>
                                  <w:pPrChange w:id="886" w:author="Windows User" w:date="2017-02-02T18:02:00Z">
                                    <w:pPr/>
                                  </w:pPrChange>
                                </w:pPr>
                                <w:ins w:id="887"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7" style="position:absolute;margin-left:328.15pt;margin-top:321.75pt;width:234.4pt;height:303.75pt;z-index:251665408;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DTXltq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09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4" o:title="Tla5F-F5HHSWq_w-buY_KF4xiw60fb5hUT9D5u9r1AlDeajpTk5r28zHVoCM1INWJeIG7Zz43X8RCC0mk1JqKqHHTv2pOUhfIcFWnErFx5Dygm6Pbn9ivyyR14l0Si5LQeWh70ZE" croptop="3080f" cropbottom="1940f" cropleft="1195f" cropright="29044f"/>
                  </v:shape>
                  <v:shape id="Text Box 458" o:spid="_x0000_s109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436213" w:rsidRPr="00993766" w:rsidRDefault="00436213">
                          <w:pPr>
                            <w:pStyle w:val="Caption"/>
                            <w:rPr>
                              <w:noProof/>
                            </w:rPr>
                            <w:pPrChange w:id="733" w:author="Windows User" w:date="2017-02-02T18:02:00Z">
                              <w:pPr/>
                            </w:pPrChange>
                          </w:pPr>
                          <w:ins w:id="734" w:author="Windows User" w:date="2017-02-02T18:02:00Z">
                            <w:r>
                              <w:t xml:space="preserve">Meet the team Page </w:t>
                            </w:r>
                          </w:ins>
                        </w:p>
                      </w:txbxContent>
                    </v:textbox>
                  </v:shape>
                  <w10:wrap type="square" anchorx="page"/>
                </v:group>
              </w:pict>
            </mc:Fallback>
          </mc:AlternateContent>
        </w:r>
        <w:r w:rsidDel="005F45B6">
          <w:rPr>
            <w:noProof/>
            <w:lang w:val="en-CA" w:eastAsia="en-CA"/>
          </w:rPr>
          <mc:AlternateContent>
            <mc:Choice Requires="wpg">
              <w:drawing>
                <wp:anchor distT="0" distB="0" distL="114300" distR="114300" simplePos="0" relativeHeight="251661312" behindDoc="0" locked="0" layoutInCell="1" allowOverlap="1" wp14:anchorId="2A84802E" wp14:editId="0BC35FF5">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5">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436213" w:rsidRPr="007556B8" w:rsidRDefault="00436213">
                                <w:pPr>
                                  <w:pStyle w:val="Caption"/>
                                  <w:rPr>
                                    <w:noProof/>
                                  </w:rPr>
                                  <w:pPrChange w:id="888" w:author="Windows User" w:date="2017-02-02T18:02:00Z">
                                    <w:pPr/>
                                  </w:pPrChange>
                                </w:pPr>
                                <w:ins w:id="889"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0" style="position:absolute;margin-left:-3.75pt;margin-top:327.55pt;width:230.65pt;height:303pt;z-index:251661312"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7JOL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bB+LFro7M3IAHMJtwazvBrCRveMecfmYVbGAoI&#10;viz8AzzyUtcLqtuIkkLbP0/143xIKIxSUsOtvqDujx1DMy9vFaQaPwG6wHbBpgvUrko1VDGYMqAJ&#10;IRaxL7swt7pCU13iLjDEFIe9FtR3YeqhBQPwwcLFchni5k64U08GbpLG55DY5/0Ls6ZNi4eE3utO&#10;TCz5UI/N3OA1ZgmWcC1Dsb6z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i7JOL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6" o:title="5" croptop="3139f" cropbottom="1935f" cropleft="4484f" cropright="29423f"/>
                  </v:shape>
                  <v:shape id="Text Box 452" o:spid="_x0000_s110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436213" w:rsidRPr="007556B8" w:rsidRDefault="00436213">
                          <w:pPr>
                            <w:pStyle w:val="Caption"/>
                            <w:rPr>
                              <w:noProof/>
                            </w:rPr>
                            <w:pPrChange w:id="737" w:author="Windows User" w:date="2017-02-02T18:02:00Z">
                              <w:pPr/>
                            </w:pPrChange>
                          </w:pPr>
                          <w:ins w:id="738" w:author="Windows User" w:date="2017-02-02T18:02:00Z">
                            <w:r>
                              <w:t xml:space="preserve">Contact Page </w:t>
                            </w:r>
                          </w:ins>
                        </w:p>
                      </w:txbxContent>
                    </v:textbox>
                  </v:shape>
                  <w10:wrap type="square"/>
                </v:group>
              </w:pict>
            </mc:Fallback>
          </mc:AlternateContent>
        </w:r>
        <w:r w:rsidDel="005F45B6">
          <w:rPr>
            <w:noProof/>
            <w:lang w:val="en-CA" w:eastAsia="en-CA"/>
          </w:rPr>
          <mc:AlternateContent>
            <mc:Choice Requires="wpg">
              <w:drawing>
                <wp:anchor distT="0" distB="0" distL="114300" distR="114300" simplePos="0" relativeHeight="251657216" behindDoc="0" locked="0" layoutInCell="1" allowOverlap="1" wp14:anchorId="7C6A4228" wp14:editId="61450155">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7">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436213" w:rsidRPr="00DF3D13" w:rsidRDefault="00436213">
                                <w:pPr>
                                  <w:pStyle w:val="Caption"/>
                                  <w:rPr>
                                    <w:noProof/>
                                  </w:rPr>
                                  <w:pPrChange w:id="890" w:author="Windows User" w:date="2017-02-02T18:01:00Z">
                                    <w:pPr/>
                                  </w:pPrChange>
                                </w:pPr>
                                <w:ins w:id="891"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3" style="position:absolute;margin-left:247.6pt;margin-top:0;width:231.35pt;height:306.75pt;z-index:251657216"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NpFQg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nR4bYblb0BCZBsfNmwml9LOPCOWffIDJRh4BCe&#10;Fu4BPnmpmgVVrUVJocyfp/pxPjgURilpoKwvqP1jxzCbl7c1uBrfAJ1hOmPTGfWuShVEMVRCQONN&#10;WGBc2Zm5URUm1SWeAkOs5nDWgrrOTB20YABeLFwsl94OReGuftJQSkKeQ2Kf9y/M6NYtDhx6rzox&#10;seRDPIa5PtfoJaSEa+mDFYkNLILCsQHC9pZ/L/hYaN82WDfet/2sf19gF/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">
                  <v:shape id="image10.png" o:spid="_x0000_s110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48" o:title="4" croptop="3064f" cropbottom="1931f" cropleft="4481f" cropright="29493f"/>
                  </v:shape>
                  <v:shape id="Text Box 450" o:spid="_x0000_s110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436213" w:rsidRPr="00DF3D13" w:rsidRDefault="00436213">
                          <w:pPr>
                            <w:pStyle w:val="Caption"/>
                            <w:rPr>
                              <w:noProof/>
                            </w:rPr>
                            <w:pPrChange w:id="741" w:author="Windows User" w:date="2017-02-02T18:01:00Z">
                              <w:pPr/>
                            </w:pPrChange>
                          </w:pPr>
                          <w:ins w:id="742" w:author="Windows User" w:date="2017-02-02T18:01:00Z">
                            <w:r>
                              <w:t xml:space="preserve">HEMA in BC Page </w:t>
                            </w:r>
                          </w:ins>
                        </w:p>
                      </w:txbxContent>
                    </v:textbox>
                  </v:shape>
                  <w10:wrap type="square"/>
                </v:group>
              </w:pict>
            </mc:Fallback>
          </mc:AlternateContent>
        </w:r>
      </w:del>
      <w:del w:id="892" w:author="Prabhvir Saran" w:date="2017-02-16T19:51:00Z">
        <w:r w:rsidR="005529B6" w:rsidDel="00BE0F35">
          <w:rPr>
            <w:noProof/>
            <w:lang w:val="en-CA" w:eastAsia="en-CA"/>
          </w:rPr>
          <mc:AlternateContent>
            <mc:Choice Requires="wpg">
              <w:drawing>
                <wp:anchor distT="0" distB="0" distL="114300" distR="114300" simplePos="0" relativeHeight="251653120" behindDoc="0" locked="0" layoutInCell="1" allowOverlap="1" wp14:anchorId="3F70B76E" wp14:editId="2F511716">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49">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436213" w:rsidRPr="00CB790E" w:rsidRDefault="00436213">
                                <w:pPr>
                                  <w:pStyle w:val="Caption"/>
                                  <w:rPr>
                                    <w:noProof/>
                                  </w:rPr>
                                  <w:pPrChange w:id="893" w:author="Windows User" w:date="2017-02-02T18:01:00Z">
                                    <w:pPr/>
                                  </w:pPrChange>
                                </w:pPr>
                                <w:ins w:id="894"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6" style="position:absolute;margin-left:-4.4pt;margin-top:-.05pt;width:233.05pt;height:305.25pt;z-index:251653120;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ptPQ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h2tmFGoAhzY6ewMQQGzCreEMv5aw4R1z/pFZuIXhvoaXhX+A&#10;Ji91vaC6tSgptP391Diuh4TCLCU13OoL6n7bMRTz8lZBqvEJ0Bm2MzadoXZVqrGK4c1ieDDhA+vL&#10;zsytrlBUl7gLTDHFYa8F9Z2ZeujBBDxYuFgug93cCXfqycBN0ugcAvu8f2HWtIXoIaH3uiMTSz7U&#10;Y7M2aI1ZgiRcy1Cs7yhCVrADxA5WeC6ETLVPG7w3/t4Pq94fYB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">
                  <v:shape id="image04.png" o:spid="_x0000_s110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0" o:title="3" croptop="3157f" cropbottom="1915f" cropleft="1268f" cropright="29192f"/>
                  </v:shape>
                  <v:shape id="Text Box 448" o:spid="_x0000_s110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436213" w:rsidRPr="00CB790E" w:rsidRDefault="00436213">
                          <w:pPr>
                            <w:pStyle w:val="Caption"/>
                            <w:rPr>
                              <w:noProof/>
                            </w:rPr>
                            <w:pPrChange w:id="746" w:author="Windows User" w:date="2017-02-02T18:01:00Z">
                              <w:pPr/>
                            </w:pPrChange>
                          </w:pPr>
                          <w:ins w:id="747" w:author="Windows User" w:date="2017-02-02T18:01:00Z">
                            <w:r>
                              <w:t xml:space="preserve">Styles Page </w:t>
                            </w:r>
                          </w:ins>
                        </w:p>
                      </w:txbxContent>
                    </v:textbox>
                  </v:shape>
                  <w10:wrap type="square" anchorx="margin"/>
                </v:group>
              </w:pict>
            </mc:Fallback>
          </mc:AlternateContent>
        </w:r>
      </w:del>
      <w:ins w:id="895" w:author="Prabhvir Saran" w:date="2017-02-02T15:42:00Z">
        <w:del w:id="896" w:author="Windows User" w:date="2017-02-02T18:00:00Z">
          <w:r w:rsidR="004161ED" w:rsidDel="005D4B24">
            <w:rPr>
              <w:noProof/>
              <w:lang w:val="en-CA" w:eastAsia="en-CA"/>
            </w:rPr>
            <w:drawing>
              <wp:inline distT="0" distB="0" distL="0" distR="0" wp14:anchorId="3B1979B9" wp14:editId="54EF6E79">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49"/>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897" w:author="Windows User" w:date="2017-02-02T18:00:00Z">
        <w:r w:rsidR="00F911EF" w:rsidDel="005D4B24">
          <w:rPr>
            <w:noProof/>
          </w:rPr>
          <w:delText xml:space="preserve"> </w:delText>
        </w:r>
      </w:del>
    </w:p>
    <w:p w14:paraId="122B4865" w14:textId="2E627A45" w:rsidR="006E7AC6" w:rsidRDefault="00CE27D4" w:rsidP="004161ED">
      <w:pPr>
        <w:rPr>
          <w:ins w:id="898" w:author="Prabhvir Saran" w:date="2017-02-02T16:11:00Z"/>
          <w:noProof/>
        </w:rPr>
      </w:pPr>
      <w:ins w:id="899" w:author="Prabhvir Saran" w:date="2017-02-02T15:42:00Z">
        <w:del w:id="900" w:author="Windows User" w:date="2017-02-02T18:01:00Z">
          <w:r w:rsidDel="00EF572A">
            <w:rPr>
              <w:noProof/>
              <w:lang w:val="en-CA" w:eastAsia="en-CA"/>
            </w:rPr>
            <w:drawing>
              <wp:inline distT="0" distB="0" distL="0" distR="0" wp14:anchorId="2C623F0C" wp14:editId="006DFCBD">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5"/>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901" w:author="Windows User" w:date="2017-02-02T18:01:00Z">
        <w:r w:rsidR="00F911EF" w:rsidDel="00EF572A">
          <w:rPr>
            <w:noProof/>
          </w:rPr>
          <w:delText xml:space="preserve"> </w:delText>
        </w:r>
      </w:del>
      <w:ins w:id="902" w:author="Prabhvir Saran" w:date="2017-02-02T16:11:00Z">
        <w:del w:id="903" w:author="Windows User" w:date="2017-02-02T18:01:00Z">
          <w:r w:rsidR="006E7AC6" w:rsidDel="00EF572A">
            <w:rPr>
              <w:noProof/>
              <w:lang w:val="en-CA" w:eastAsia="en-CA"/>
            </w:rPr>
            <w:drawing>
              <wp:inline distT="0" distB="0" distL="0" distR="0" wp14:anchorId="07EC4B6A" wp14:editId="16859DE7">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3"/>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904" w:author="Prabhvir Saran" w:date="2017-02-02T15:39:00Z"/>
        </w:rPr>
      </w:pPr>
    </w:p>
    <w:p w14:paraId="7F612A02" w14:textId="1FFEFC6B" w:rsidR="004161ED" w:rsidRDefault="004161ED" w:rsidP="004161ED">
      <w:pPr>
        <w:rPr>
          <w:ins w:id="905" w:author="Prabhvir Saran" w:date="2017-02-02T16:11:00Z"/>
          <w:noProof/>
        </w:rPr>
      </w:pPr>
    </w:p>
    <w:p w14:paraId="71AEF726" w14:textId="3698B09E" w:rsidR="00CE27D4" w:rsidRDefault="00CE27D4" w:rsidP="004161ED">
      <w:pPr>
        <w:rPr>
          <w:ins w:id="906" w:author="Prabhvir Saran" w:date="2017-02-02T15:39:00Z"/>
        </w:rPr>
      </w:pPr>
    </w:p>
    <w:p w14:paraId="5E3C030D" w14:textId="393FDC96" w:rsidR="00EF572A" w:rsidRDefault="00EF572A" w:rsidP="004161ED">
      <w:pPr>
        <w:rPr>
          <w:ins w:id="907" w:author="Windows User" w:date="2017-02-02T18:03:00Z"/>
        </w:rPr>
      </w:pPr>
    </w:p>
    <w:p w14:paraId="2E728B32" w14:textId="03639C9F" w:rsidR="00EF572A" w:rsidRDefault="00EF572A" w:rsidP="004161ED">
      <w:pPr>
        <w:rPr>
          <w:ins w:id="908" w:author="Windows User" w:date="2017-02-02T18:03:00Z"/>
        </w:rPr>
      </w:pPr>
    </w:p>
    <w:p w14:paraId="31EFCB7B" w14:textId="77777777" w:rsidR="00EF572A" w:rsidRDefault="00EF572A" w:rsidP="004161ED">
      <w:pPr>
        <w:rPr>
          <w:ins w:id="909" w:author="Windows User" w:date="2017-02-02T18:03:00Z"/>
        </w:rPr>
      </w:pPr>
    </w:p>
    <w:p w14:paraId="4942E02B" w14:textId="6DCA8406" w:rsidR="00EF572A" w:rsidRDefault="00EF572A" w:rsidP="004161ED">
      <w:pPr>
        <w:rPr>
          <w:ins w:id="910" w:author="Windows User" w:date="2017-02-02T18:03:00Z"/>
        </w:rPr>
      </w:pPr>
    </w:p>
    <w:p w14:paraId="526CA7D1" w14:textId="06AF947C" w:rsidR="00EF572A" w:rsidRDefault="00EF572A" w:rsidP="004161ED">
      <w:pPr>
        <w:rPr>
          <w:ins w:id="911" w:author="Windows User" w:date="2017-02-02T18:03:00Z"/>
        </w:rPr>
      </w:pPr>
    </w:p>
    <w:p w14:paraId="7E2782AB" w14:textId="2E6F610B" w:rsidR="002C11BD" w:rsidRDefault="002C11BD" w:rsidP="004161ED">
      <w:pPr>
        <w:rPr>
          <w:ins w:id="912" w:author="Prabhvir Saran" w:date="2017-02-16T20:00:00Z"/>
          <w:noProof/>
        </w:rPr>
      </w:pPr>
    </w:p>
    <w:p w14:paraId="0F68B7EE" w14:textId="77BCF4DB" w:rsidR="00EF572A" w:rsidDel="00DE5061" w:rsidRDefault="00EF572A" w:rsidP="004161ED">
      <w:pPr>
        <w:rPr>
          <w:ins w:id="913" w:author="Windows User" w:date="2017-02-02T18:03:00Z"/>
          <w:del w:id="914" w:author="Prabhvir Saran" w:date="2017-02-16T20:02:00Z"/>
        </w:rPr>
      </w:pPr>
    </w:p>
    <w:p w14:paraId="1DCE9F3D" w14:textId="77777777" w:rsidR="00EF572A" w:rsidDel="00DE5061" w:rsidRDefault="00EF572A" w:rsidP="004161ED">
      <w:pPr>
        <w:rPr>
          <w:ins w:id="915" w:author="Windows User" w:date="2017-02-02T18:03:00Z"/>
          <w:del w:id="916" w:author="Prabhvir Saran" w:date="2017-02-16T20:02:00Z"/>
        </w:rPr>
      </w:pPr>
    </w:p>
    <w:p w14:paraId="43F26D02" w14:textId="77777777" w:rsidR="00EF572A" w:rsidDel="00DE5061" w:rsidRDefault="00EF572A" w:rsidP="004161ED">
      <w:pPr>
        <w:rPr>
          <w:ins w:id="917" w:author="Windows User" w:date="2017-02-02T18:03:00Z"/>
          <w:del w:id="918" w:author="Prabhvir Saran" w:date="2017-02-16T20:02:00Z"/>
        </w:rPr>
      </w:pPr>
    </w:p>
    <w:p w14:paraId="0804FEDF" w14:textId="77777777" w:rsidR="00EF572A" w:rsidDel="00DE5061" w:rsidRDefault="00EF572A" w:rsidP="004161ED">
      <w:pPr>
        <w:rPr>
          <w:ins w:id="919" w:author="Windows User" w:date="2017-02-02T18:03:00Z"/>
          <w:del w:id="920" w:author="Prabhvir Saran" w:date="2017-02-16T20:02:00Z"/>
        </w:rPr>
      </w:pPr>
    </w:p>
    <w:p w14:paraId="5013A919" w14:textId="77777777" w:rsidR="00EF572A" w:rsidDel="00DE5061" w:rsidRDefault="00EF572A" w:rsidP="004161ED">
      <w:pPr>
        <w:rPr>
          <w:ins w:id="921" w:author="Windows User" w:date="2017-02-02T18:03:00Z"/>
          <w:del w:id="922" w:author="Prabhvir Saran" w:date="2017-02-16T20:02:00Z"/>
        </w:rPr>
      </w:pPr>
    </w:p>
    <w:p w14:paraId="1754A19A" w14:textId="77777777" w:rsidR="00EF572A" w:rsidDel="00DE5061" w:rsidRDefault="00EF572A" w:rsidP="004161ED">
      <w:pPr>
        <w:rPr>
          <w:ins w:id="923" w:author="Windows User" w:date="2017-02-02T18:03:00Z"/>
          <w:del w:id="924" w:author="Prabhvir Saran" w:date="2017-02-16T20:02:00Z"/>
        </w:rPr>
      </w:pPr>
    </w:p>
    <w:p w14:paraId="6BFC5A21" w14:textId="3DE08769" w:rsidR="00CE27D4" w:rsidRPr="00066FC0" w:rsidRDefault="00903FA7">
      <w:pPr>
        <w:pStyle w:val="Heading2"/>
        <w:rPr>
          <w:ins w:id="925" w:author="Prabhvir Saran" w:date="2017-02-02T22:54:00Z"/>
          <w:sz w:val="32"/>
          <w:rPrChange w:id="926" w:author="Prabhvir Saran" w:date="2017-02-02T23:35:00Z">
            <w:rPr>
              <w:ins w:id="927" w:author="Prabhvir Saran" w:date="2017-02-02T22:54:00Z"/>
            </w:rPr>
          </w:rPrChange>
        </w:rPr>
        <w:pPrChange w:id="928" w:author="Prabhvir Saran" w:date="2017-02-02T23:02:00Z">
          <w:pPr/>
        </w:pPrChange>
      </w:pPr>
      <w:bookmarkStart w:id="929" w:name="_Toc475053191"/>
      <w:ins w:id="930" w:author="Prabhvir Saran" w:date="2017-02-02T16:49:00Z">
        <w:r w:rsidRPr="00066FC0">
          <w:rPr>
            <w:sz w:val="32"/>
            <w:rPrChange w:id="931" w:author="Prabhvir Saran" w:date="2017-02-02T23:35:00Z">
              <w:rPr/>
            </w:rPrChange>
          </w:rPr>
          <w:t>Print Layout</w:t>
        </w:r>
        <w:r w:rsidR="001E5BDC" w:rsidRPr="00066FC0">
          <w:rPr>
            <w:sz w:val="32"/>
            <w:rPrChange w:id="932" w:author="Prabhvir Saran" w:date="2017-02-02T23:35:00Z">
              <w:rPr/>
            </w:rPrChange>
          </w:rPr>
          <w:t>s</w:t>
        </w:r>
      </w:ins>
      <w:bookmarkEnd w:id="929"/>
    </w:p>
    <w:p w14:paraId="0083E591" w14:textId="77777777" w:rsidR="00583BE8" w:rsidRPr="00583BE8" w:rsidRDefault="00583BE8">
      <w:pPr>
        <w:rPr>
          <w:ins w:id="933" w:author="Prabhvir Saran" w:date="2017-02-02T16:52:00Z"/>
        </w:rPr>
      </w:pPr>
    </w:p>
    <w:p w14:paraId="30DAFADE" w14:textId="60DC6EAE" w:rsidR="001E44DE" w:rsidRPr="00066FC0" w:rsidRDefault="00DE5061">
      <w:pPr>
        <w:ind w:firstLine="720"/>
        <w:rPr>
          <w:ins w:id="934" w:author="Windows User" w:date="2017-02-02T18:06:00Z"/>
          <w:sz w:val="24"/>
          <w:szCs w:val="24"/>
          <w:rPrChange w:id="935" w:author="Prabhvir Saran" w:date="2017-02-02T23:37:00Z">
            <w:rPr>
              <w:ins w:id="936" w:author="Windows User" w:date="2017-02-02T18:06:00Z"/>
            </w:rPr>
          </w:rPrChange>
        </w:rPr>
        <w:pPrChange w:id="937" w:author="Prabhvir Saran" w:date="2017-02-02T23:34:00Z">
          <w:pPr/>
        </w:pPrChange>
      </w:pPr>
      <w:r>
        <w:rPr>
          <w:noProof/>
          <w:lang w:val="en-CA" w:eastAsia="en-CA"/>
        </w:rPr>
        <mc:AlternateContent>
          <mc:Choice Requires="wpg">
            <w:drawing>
              <wp:anchor distT="0" distB="0" distL="114300" distR="114300" simplePos="0" relativeHeight="251718656" behindDoc="0" locked="0" layoutInCell="1" allowOverlap="1" wp14:anchorId="0AF01AD7" wp14:editId="1F076616">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1">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436213" w:rsidRPr="00277B56" w:rsidRDefault="00436213">
                              <w:pPr>
                                <w:pStyle w:val="Caption"/>
                                <w:rPr>
                                  <w:noProof/>
                                </w:rPr>
                                <w:pPrChange w:id="938" w:author="Prabhvir Saran" w:date="2017-02-16T20:04:00Z">
                                  <w:pPr>
                                    <w:ind w:firstLine="720"/>
                                  </w:pPr>
                                </w:pPrChange>
                              </w:pPr>
                              <w:ins w:id="939"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09" style="position:absolute;left:0;text-align:left;margin-left:254.8pt;margin-top:62.9pt;width:249.75pt;height:293.95pt;z-index:251718656"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&#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">
                <v:shape id="Picture 501" o:spid="_x0000_s1110"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2" o:title="" cropright="27573f"/>
                  <v:path arrowok="t"/>
                </v:shape>
                <v:shape id="Text Box 502" o:spid="_x0000_s1111"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436213" w:rsidRPr="00277B56" w:rsidRDefault="00436213" w:rsidP="00DE5061">
                        <w:pPr>
                          <w:pStyle w:val="Caption"/>
                          <w:rPr>
                            <w:noProof/>
                          </w:rPr>
                          <w:pPrChange w:id="793" w:author="Prabhvir Saran" w:date="2017-02-16T20:04:00Z">
                            <w:pPr>
                              <w:ind w:firstLine="720"/>
                            </w:pPr>
                          </w:pPrChange>
                        </w:pPr>
                        <w:ins w:id="794" w:author="Prabhvir Saran" w:date="2017-02-16T20:04:00Z">
                          <w:r>
                            <w:t xml:space="preserve">Print Layout 2 </w:t>
                          </w:r>
                        </w:ins>
                      </w:p>
                    </w:txbxContent>
                  </v:textbox>
                </v:shape>
                <w10:wrap type="square"/>
              </v:group>
            </w:pict>
          </mc:Fallback>
        </mc:AlternateContent>
      </w:r>
      <w:del w:id="940" w:author="Prabhvir Saran" w:date="2017-02-16T20:03:00Z">
        <w:r w:rsidDel="00DE5061">
          <w:rPr>
            <w:noProof/>
            <w:lang w:val="en-CA" w:eastAsia="en-CA"/>
          </w:rPr>
          <mc:AlternateContent>
            <mc:Choice Requires="wpg">
              <w:drawing>
                <wp:anchor distT="0" distB="0" distL="114300" distR="114300" simplePos="0" relativeHeight="251682816" behindDoc="0" locked="0" layoutInCell="1" allowOverlap="1" wp14:anchorId="6F74E7DD" wp14:editId="79E41DB0">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3">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436213" w:rsidRPr="00920BD5" w:rsidRDefault="00436213">
                                <w:pPr>
                                  <w:pStyle w:val="Caption"/>
                                  <w:rPr>
                                    <w:noProof/>
                                  </w:rPr>
                                  <w:pPrChange w:id="941" w:author="Windows User" w:date="2017-02-02T18:09:00Z">
                                    <w:pPr/>
                                  </w:pPrChange>
                                </w:pPr>
                                <w:ins w:id="942" w:author="Windows User" w:date="2017-02-02T18:09:00Z">
                                  <w:r>
                                    <w:t xml:space="preserve">Print layout </w:t>
                                  </w:r>
                                </w:ins>
                                <w:ins w:id="943" w:author="Prabhvir Saran" w:date="2017-02-02T22:50:00Z">
                                  <w:r>
                                    <w:t>2</w:t>
                                  </w:r>
                                </w:ins>
                                <w:ins w:id="944" w:author="Windows User" w:date="2017-02-02T18:09:00Z">
                                  <w:del w:id="945" w:author="Prabhvir Saran" w:date="2017-02-02T22:50:00Z">
                                    <w:r w:rsidDel="00583BE8">
                                      <w:fldChar w:fldCharType="begin"/>
                                    </w:r>
                                    <w:r w:rsidDel="00583BE8">
                                      <w:delInstrText xml:space="preserve"> SEQ Print_layout \* ARABIC </w:delInstrText>
                                    </w:r>
                                  </w:del>
                                </w:ins>
                                <w:del w:id="946" w:author="Prabhvir Saran" w:date="2017-02-02T22:50:00Z">
                                  <w:r w:rsidDel="00583BE8">
                                    <w:fldChar w:fldCharType="separate"/>
                                  </w:r>
                                </w:del>
                                <w:ins w:id="947" w:author="Windows User" w:date="2017-02-02T18:09:00Z">
                                  <w:del w:id="948"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2" style="position:absolute;left:0;text-align:left;margin-left:249.9pt;margin-top:59.65pt;width:229.95pt;height:295.5pt;z-index:251682816"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XjO00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3"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4" o:title="" cropright="27882f"/>
                    <v:path arrowok="t"/>
                  </v:shape>
                  <v:shape id="Text Box 474" o:spid="_x0000_s1114"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436213" w:rsidRPr="00920BD5" w:rsidRDefault="00436213">
                          <w:pPr>
                            <w:pStyle w:val="Caption"/>
                            <w:rPr>
                              <w:noProof/>
                            </w:rPr>
                            <w:pPrChange w:id="804" w:author="Windows User" w:date="2017-02-02T18:09:00Z">
                              <w:pPr/>
                            </w:pPrChange>
                          </w:pPr>
                          <w:ins w:id="805" w:author="Windows User" w:date="2017-02-02T18:09:00Z">
                            <w:r>
                              <w:t xml:space="preserve">Print layout </w:t>
                            </w:r>
                          </w:ins>
                          <w:ins w:id="806" w:author="Prabhvir Saran" w:date="2017-02-02T22:50:00Z">
                            <w:r>
                              <w:t>2</w:t>
                            </w:r>
                          </w:ins>
                          <w:ins w:id="807" w:author="Windows User" w:date="2017-02-02T18:09:00Z">
                            <w:del w:id="808" w:author="Prabhvir Saran" w:date="2017-02-02T22:50:00Z">
                              <w:r w:rsidDel="00583BE8">
                                <w:fldChar w:fldCharType="begin"/>
                              </w:r>
                              <w:r w:rsidDel="00583BE8">
                                <w:delInstrText xml:space="preserve"> SEQ Print_layout \* ARABIC </w:delInstrText>
                              </w:r>
                            </w:del>
                          </w:ins>
                          <w:del w:id="809" w:author="Prabhvir Saran" w:date="2017-02-02T22:50:00Z">
                            <w:r w:rsidDel="00583BE8">
                              <w:fldChar w:fldCharType="separate"/>
                            </w:r>
                          </w:del>
                          <w:ins w:id="810" w:author="Windows User" w:date="2017-02-02T18:09:00Z">
                            <w:del w:id="811" w:author="Prabhvir Saran" w:date="2017-02-02T22:50:00Z">
                              <w:r w:rsidDel="00583BE8">
                                <w:rPr>
                                  <w:noProof/>
                                </w:rPr>
                                <w:delText>1</w:delText>
                              </w:r>
                              <w:r w:rsidDel="00583BE8">
                                <w:fldChar w:fldCharType="end"/>
                              </w:r>
                            </w:del>
                          </w:ins>
                        </w:p>
                      </w:txbxContent>
                    </v:textbox>
                  </v:shape>
                  <w10:wrap type="square"/>
                </v:group>
              </w:pict>
            </mc:Fallback>
          </mc:AlternateContent>
        </w:r>
      </w:del>
      <w:ins w:id="949" w:author="Prabhvir Saran" w:date="2017-02-02T16:52:00Z">
        <w:r w:rsidR="00600944" w:rsidRPr="00066FC0">
          <w:rPr>
            <w:sz w:val="24"/>
            <w:szCs w:val="24"/>
            <w:rPrChange w:id="950" w:author="Prabhvir Saran" w:date="2017-02-02T23:37:00Z">
              <w:rPr/>
            </w:rPrChange>
          </w:rPr>
          <w:t xml:space="preserve">There are </w:t>
        </w:r>
      </w:ins>
      <w:ins w:id="951" w:author="Prabhvir Saran" w:date="2017-02-16T20:02:00Z">
        <w:r>
          <w:rPr>
            <w:sz w:val="24"/>
            <w:szCs w:val="24"/>
          </w:rPr>
          <w:t>four</w:t>
        </w:r>
      </w:ins>
      <w:ins w:id="952" w:author="Prabhvir Saran" w:date="2017-02-02T22:45:00Z">
        <w:r w:rsidR="005529B6" w:rsidRPr="00066FC0">
          <w:rPr>
            <w:sz w:val="24"/>
            <w:szCs w:val="24"/>
            <w:rPrChange w:id="953" w:author="Prabhvir Saran" w:date="2017-02-02T23:37:00Z">
              <w:rPr/>
            </w:rPrChange>
          </w:rPr>
          <w:t xml:space="preserve"> types of</w:t>
        </w:r>
      </w:ins>
      <w:ins w:id="954" w:author="Prabhvir Saran" w:date="2017-02-02T16:52:00Z">
        <w:r w:rsidR="00600944" w:rsidRPr="00066FC0">
          <w:rPr>
            <w:sz w:val="24"/>
            <w:szCs w:val="24"/>
            <w:rPrChange w:id="955" w:author="Prabhvir Saran" w:date="2017-02-02T23:37:00Z">
              <w:rPr/>
            </w:rPrChange>
          </w:rPr>
          <w:t xml:space="preserve"> print </w:t>
        </w:r>
      </w:ins>
      <w:ins w:id="956" w:author="Prabhvir Saran" w:date="2017-02-02T17:10:00Z">
        <w:r w:rsidR="0043098F" w:rsidRPr="00066FC0">
          <w:rPr>
            <w:sz w:val="24"/>
            <w:szCs w:val="24"/>
            <w:rPrChange w:id="957" w:author="Prabhvir Saran" w:date="2017-02-02T23:37:00Z">
              <w:rPr/>
            </w:rPrChange>
          </w:rPr>
          <w:t>layouts</w:t>
        </w:r>
      </w:ins>
      <w:ins w:id="958" w:author="Prabhvir Saran" w:date="2017-02-02T16:52:00Z">
        <w:r w:rsidR="00600944" w:rsidRPr="00066FC0">
          <w:rPr>
            <w:sz w:val="24"/>
            <w:szCs w:val="24"/>
            <w:rPrChange w:id="959" w:author="Prabhvir Saran" w:date="2017-02-02T23:37:00Z">
              <w:rPr/>
            </w:rPrChange>
          </w:rPr>
          <w:t xml:space="preserve">. </w:t>
        </w:r>
      </w:ins>
      <w:ins w:id="960" w:author="Prabhvir Saran" w:date="2017-02-02T22:51:00Z">
        <w:r w:rsidR="00583BE8" w:rsidRPr="00066FC0">
          <w:rPr>
            <w:sz w:val="24"/>
            <w:szCs w:val="24"/>
            <w:rPrChange w:id="961" w:author="Prabhvir Saran" w:date="2017-02-02T23:37:00Z">
              <w:rPr/>
            </w:rPrChange>
          </w:rPr>
          <w:t xml:space="preserve">Print layout 1 would be used for the home page. Print layout </w:t>
        </w:r>
      </w:ins>
      <w:ins w:id="962" w:author="Prabhvir Saran" w:date="2017-02-02T22:52:00Z">
        <w:r w:rsidR="00583BE8" w:rsidRPr="00066FC0">
          <w:rPr>
            <w:sz w:val="24"/>
            <w:szCs w:val="24"/>
            <w:rPrChange w:id="963" w:author="Prabhvir Saran" w:date="2017-02-02T23:37:00Z">
              <w:rPr/>
            </w:rPrChange>
          </w:rPr>
          <w:t xml:space="preserve">2 is for pages using the div that changes the content </w:t>
        </w:r>
      </w:ins>
      <w:ins w:id="964" w:author="Prabhvir Saran" w:date="2017-02-02T23:30:00Z">
        <w:r w:rsidR="00066FC0" w:rsidRPr="00066FC0">
          <w:rPr>
            <w:sz w:val="24"/>
            <w:szCs w:val="24"/>
            <w:rPrChange w:id="965" w:author="Prabhvir Saran" w:date="2017-02-02T23:37:00Z">
              <w:rPr/>
            </w:rPrChange>
          </w:rPr>
          <w:t>based</w:t>
        </w:r>
      </w:ins>
      <w:ins w:id="966" w:author="Prabhvir Saran" w:date="2017-02-02T22:52:00Z">
        <w:r w:rsidRPr="00FF76DD">
          <w:rPr>
            <w:sz w:val="24"/>
            <w:szCs w:val="24"/>
          </w:rPr>
          <w:t xml:space="preserve"> on user selection. P</w:t>
        </w:r>
        <w:r w:rsidR="00583BE8" w:rsidRPr="00066FC0">
          <w:rPr>
            <w:sz w:val="24"/>
            <w:szCs w:val="24"/>
            <w:rPrChange w:id="967" w:author="Prabhvir Saran" w:date="2017-02-02T23:37:00Z">
              <w:rPr/>
            </w:rPrChange>
          </w:rPr>
          <w:t xml:space="preserve">rint layout 3 </w:t>
        </w:r>
      </w:ins>
      <w:ins w:id="968"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969" w:author="Prabhvir Saran" w:date="2017-02-02T23:37:00Z">
              <w:rPr/>
            </w:rPrChange>
          </w:rPr>
          <w:t xml:space="preserve"> </w:t>
        </w:r>
      </w:ins>
    </w:p>
    <w:p w14:paraId="63696064" w14:textId="1E191450" w:rsidR="00EF572A" w:rsidRDefault="00DE5061" w:rsidP="004161ED">
      <w:pPr>
        <w:rPr>
          <w:ins w:id="970" w:author="Prabhvir Saran" w:date="2017-02-02T17:36:00Z"/>
        </w:rPr>
      </w:pPr>
      <w:r>
        <w:rPr>
          <w:noProof/>
          <w:lang w:val="en-CA" w:eastAsia="en-CA"/>
        </w:rPr>
        <mc:AlternateContent>
          <mc:Choice Requires="wpg">
            <w:drawing>
              <wp:anchor distT="0" distB="0" distL="114300" distR="114300" simplePos="0" relativeHeight="251676672" behindDoc="0" locked="0" layoutInCell="1" allowOverlap="1" wp14:anchorId="38B508AE" wp14:editId="3F53DA44">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436213" w:rsidRPr="00850DA3" w:rsidRDefault="00436213">
                              <w:pPr>
                                <w:pStyle w:val="Caption"/>
                                <w:rPr>
                                  <w:noProof/>
                                </w:rPr>
                                <w:pPrChange w:id="971" w:author="Windows User" w:date="2017-02-02T18:07:00Z">
                                  <w:pPr/>
                                </w:pPrChange>
                              </w:pPr>
                              <w:ins w:id="972" w:author="Windows User" w:date="2017-02-02T18:08:00Z">
                                <w:r>
                                  <w:t xml:space="preserve"> </w:t>
                                </w:r>
                              </w:ins>
                              <w:ins w:id="973" w:author="Prabhvir Saran" w:date="2017-02-02T22:51:00Z">
                                <w:r>
                                  <w:t>Print layout 1</w:t>
                                </w:r>
                              </w:ins>
                              <w:ins w:id="974" w:author="Windows User" w:date="2017-02-02T18:07:00Z">
                                <w:del w:id="975" w:author="Prabhvir Saran" w:date="2017-02-02T22:51:00Z">
                                  <w:r w:rsidDel="00583BE8">
                                    <w:delText xml:space="preserve">Home </w:delText>
                                  </w:r>
                                </w:del>
                                <w:del w:id="976"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5" style="position:absolute;margin-left:0;margin-top:7.35pt;width:241.25pt;height:294.75pt;z-index:251676672;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">
                <v:shape id="Picture 13" o:spid="_x0000_s111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6" o:title="" cropright="27882f"/>
                  <v:path arrowok="t"/>
                </v:shape>
                <v:shape id="Text Box 471" o:spid="_x0000_s111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436213" w:rsidRPr="00850DA3" w:rsidRDefault="00436213">
                        <w:pPr>
                          <w:pStyle w:val="Caption"/>
                          <w:rPr>
                            <w:noProof/>
                          </w:rPr>
                          <w:pPrChange w:id="840" w:author="Windows User" w:date="2017-02-02T18:07:00Z">
                            <w:pPr/>
                          </w:pPrChange>
                        </w:pPr>
                        <w:ins w:id="841" w:author="Windows User" w:date="2017-02-02T18:08:00Z">
                          <w:r>
                            <w:t xml:space="preserve"> </w:t>
                          </w:r>
                        </w:ins>
                        <w:ins w:id="842" w:author="Prabhvir Saran" w:date="2017-02-02T22:51:00Z">
                          <w:r>
                            <w:t>Print layout 1</w:t>
                          </w:r>
                        </w:ins>
                        <w:ins w:id="843" w:author="Windows User" w:date="2017-02-02T18:07:00Z">
                          <w:del w:id="844" w:author="Prabhvir Saran" w:date="2017-02-02T22:51:00Z">
                            <w:r w:rsidDel="00583BE8">
                              <w:delText xml:space="preserve">Home </w:delText>
                            </w:r>
                          </w:del>
                          <w:del w:id="845"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977" w:author="Prabhvir Saran" w:date="2017-02-02T17:26:00Z"/>
        </w:rPr>
      </w:pPr>
    </w:p>
    <w:p w14:paraId="2807ABFF" w14:textId="65A82630" w:rsidR="001E44DE" w:rsidRDefault="001E44DE" w:rsidP="004161ED">
      <w:pPr>
        <w:rPr>
          <w:ins w:id="978" w:author="Prabhvir Saran" w:date="2017-02-02T17:27:00Z"/>
          <w:noProof/>
        </w:rPr>
      </w:pPr>
    </w:p>
    <w:p w14:paraId="3C97BFCF" w14:textId="6AED1A23" w:rsidR="00DE5061" w:rsidRDefault="00DE5061" w:rsidP="004161ED">
      <w:pPr>
        <w:rPr>
          <w:ins w:id="979" w:author="Prabhvir Saran" w:date="2017-02-16T20:03:00Z"/>
          <w:noProof/>
        </w:rPr>
      </w:pPr>
    </w:p>
    <w:p w14:paraId="15CAF324" w14:textId="77777777" w:rsidR="00DE5061" w:rsidRDefault="00DE5061" w:rsidP="004161ED">
      <w:pPr>
        <w:rPr>
          <w:ins w:id="980" w:author="Prabhvir Saran" w:date="2017-02-16T20:03:00Z"/>
          <w:noProof/>
        </w:rPr>
      </w:pPr>
    </w:p>
    <w:p w14:paraId="5F71D758" w14:textId="472CEAF5" w:rsidR="00DE5061" w:rsidRDefault="00DE5061" w:rsidP="004161ED">
      <w:pPr>
        <w:rPr>
          <w:ins w:id="981" w:author="Prabhvir Saran" w:date="2017-02-16T20:03:00Z"/>
          <w:noProof/>
        </w:rPr>
      </w:pPr>
    </w:p>
    <w:p w14:paraId="3589F114" w14:textId="320147AF" w:rsidR="00DE5061" w:rsidRDefault="00DE5061" w:rsidP="004161ED">
      <w:pPr>
        <w:rPr>
          <w:ins w:id="982" w:author="Prabhvir Saran" w:date="2017-02-16T20:03:00Z"/>
          <w:noProof/>
        </w:rPr>
      </w:pPr>
    </w:p>
    <w:p w14:paraId="7A18A1E8" w14:textId="6A0A521D" w:rsidR="00DE5061" w:rsidRDefault="00DE5061" w:rsidP="004161ED">
      <w:pPr>
        <w:rPr>
          <w:ins w:id="983" w:author="Prabhvir Saran" w:date="2017-02-16T20:03:00Z"/>
          <w:noProof/>
        </w:rPr>
      </w:pPr>
    </w:p>
    <w:p w14:paraId="3DFE8135" w14:textId="77777777" w:rsidR="00DE5061" w:rsidRDefault="00DE5061" w:rsidP="004161ED">
      <w:pPr>
        <w:rPr>
          <w:ins w:id="984" w:author="Prabhvir Saran" w:date="2017-02-16T20:03:00Z"/>
          <w:noProof/>
        </w:rPr>
      </w:pPr>
    </w:p>
    <w:p w14:paraId="58F010F8" w14:textId="7259B550" w:rsidR="00DE5061" w:rsidRDefault="00DE5061" w:rsidP="004161ED">
      <w:pPr>
        <w:rPr>
          <w:ins w:id="985" w:author="Prabhvir Saran" w:date="2017-02-16T20:03:00Z"/>
          <w:noProof/>
        </w:rPr>
      </w:pPr>
    </w:p>
    <w:p w14:paraId="461B50C6" w14:textId="75BB9693" w:rsidR="00FF76DD" w:rsidDel="00971EB2" w:rsidRDefault="00971EB2">
      <w:pPr>
        <w:rPr>
          <w:del w:id="986" w:author="Prabhvir Saran" w:date="2017-02-16T20:40:00Z"/>
          <w:noProof/>
        </w:rPr>
        <w:pPrChange w:id="987" w:author="Prabhvir Saran" w:date="2017-02-16T20:40:00Z">
          <w:pPr>
            <w:pStyle w:val="Heading3"/>
          </w:pPr>
        </w:pPrChange>
      </w:pPr>
      <w:r>
        <w:rPr>
          <w:noProof/>
          <w:lang w:val="en-CA" w:eastAsia="en-CA"/>
        </w:rPr>
        <w:lastRenderedPageBreak/>
        <mc:AlternateContent>
          <mc:Choice Requires="wpg">
            <w:drawing>
              <wp:anchor distT="0" distB="0" distL="114300" distR="114300" simplePos="0" relativeHeight="251722752" behindDoc="0" locked="0" layoutInCell="1" allowOverlap="1" wp14:anchorId="07C73A42" wp14:editId="0EE94589">
                <wp:simplePos x="0" y="0"/>
                <wp:positionH relativeFrom="margin">
                  <wp:posOffset>-55576</wp:posOffset>
                </wp:positionH>
                <wp:positionV relativeFrom="paragraph">
                  <wp:posOffset>77359</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7">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436213" w:rsidRPr="0086353B" w:rsidRDefault="00436213">
                              <w:pPr>
                                <w:pStyle w:val="Caption"/>
                                <w:rPr>
                                  <w:noProof/>
                                </w:rPr>
                                <w:pPrChange w:id="988" w:author="Prabhvir Saran" w:date="2017-02-16T20:06:00Z">
                                  <w:pPr/>
                                </w:pPrChange>
                              </w:pPr>
                              <w:ins w:id="989"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18" style="position:absolute;margin-left:-4.4pt;margin-top:6.1pt;width:252.85pt;height:292.7pt;z-index:251722752;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M/Tue+rlWTE6OlrdjoyM&#10;VLdnqnk8AIC5cKbnLLN97gMATI8eGgAAAEA6Pd9DAwCglzn3AYD5oYc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GXr3PfXyrBgdHa2XAAD62w/90A+Vb37z&#10;m9XyyMhIdQsAnB16aAAAAADpzFkPDZ9SAACDwLkPAMwPPTQAAACAdAQaAAAAQDoCDQAAACAdgQYA&#10;AACQjkADAAAASEegAQAAAKQj0AAAAADSEWgAAAAA6Qg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">
                <v:shape id="Picture 504" o:spid="_x0000_s1119"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58" o:title="" cropright="28099f"/>
                  <v:path arrowok="t"/>
                </v:shape>
                <v:shape id="Text Box 505" o:spid="_x0000_s1120"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436213" w:rsidRPr="0086353B" w:rsidRDefault="00436213" w:rsidP="00894C26">
                        <w:pPr>
                          <w:pStyle w:val="Caption"/>
                          <w:rPr>
                            <w:noProof/>
                          </w:rPr>
                          <w:pPrChange w:id="859" w:author="Prabhvir Saran" w:date="2017-02-16T20:06:00Z">
                            <w:pPr/>
                          </w:pPrChange>
                        </w:pPr>
                        <w:ins w:id="860" w:author="Prabhvir Saran" w:date="2017-02-16T20:06:00Z">
                          <w:r>
                            <w:t xml:space="preserve">Print Layout 4 </w:t>
                          </w:r>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79744" behindDoc="0" locked="0" layoutInCell="1" allowOverlap="1" wp14:anchorId="429557C1" wp14:editId="261D62A7">
                <wp:simplePos x="0" y="0"/>
                <wp:positionH relativeFrom="margin">
                  <wp:posOffset>3132814</wp:posOffset>
                </wp:positionH>
                <wp:positionV relativeFrom="paragraph">
                  <wp:posOffset>31032</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436213" w:rsidRPr="00D229C1" w:rsidRDefault="00436213">
                              <w:pPr>
                                <w:pStyle w:val="Caption"/>
                                <w:rPr>
                                  <w:noProof/>
                                </w:rPr>
                                <w:pPrChange w:id="990" w:author="Windows User" w:date="2017-02-02T18:08:00Z">
                                  <w:pPr/>
                                </w:pPrChange>
                              </w:pPr>
                              <w:ins w:id="991" w:author="Windows User" w:date="2017-02-02T18:08:00Z">
                                <w:r>
                                  <w:t xml:space="preserve">Print Layout </w:t>
                                </w:r>
                              </w:ins>
                              <w:ins w:id="992" w:author="Prabhvir Saran" w:date="2017-02-02T22:50:00Z">
                                <w:r>
                                  <w:t>3</w:t>
                                </w:r>
                              </w:ins>
                              <w:ins w:id="993" w:author="Windows User" w:date="2017-02-02T18:08:00Z">
                                <w:del w:id="994"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995" w:author="Prabhvir Saran" w:date="2017-02-02T22:50:00Z">
                                <w:r w:rsidDel="00583BE8">
                                  <w:fldChar w:fldCharType="separate"/>
                                </w:r>
                              </w:del>
                              <w:ins w:id="996" w:author="Windows User" w:date="2017-02-02T18:08:00Z">
                                <w:del w:id="997"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1" style="position:absolute;margin-left:246.7pt;margin-top:2.45pt;width:247.35pt;height:296.25pt;z-index:251679744;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">
                <v:shape id="Picture 25" o:spid="_x0000_s1122"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0" o:title="" cropright="27930f"/>
                  <v:path arrowok="t"/>
                </v:shape>
                <v:shape id="Text Box 473" o:spid="_x0000_s1123"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436213" w:rsidRPr="00D229C1" w:rsidRDefault="00436213">
                        <w:pPr>
                          <w:pStyle w:val="Caption"/>
                          <w:rPr>
                            <w:noProof/>
                          </w:rPr>
                          <w:pPrChange w:id="869" w:author="Windows User" w:date="2017-02-02T18:08:00Z">
                            <w:pPr/>
                          </w:pPrChange>
                        </w:pPr>
                        <w:ins w:id="870" w:author="Windows User" w:date="2017-02-02T18:08:00Z">
                          <w:r>
                            <w:t xml:space="preserve">Print Layout </w:t>
                          </w:r>
                        </w:ins>
                        <w:ins w:id="871" w:author="Prabhvir Saran" w:date="2017-02-02T22:50:00Z">
                          <w:r>
                            <w:t>3</w:t>
                          </w:r>
                        </w:ins>
                        <w:ins w:id="872" w:author="Windows User" w:date="2017-02-02T18:08:00Z">
                          <w:del w:id="873"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74" w:author="Prabhvir Saran" w:date="2017-02-02T22:50:00Z">
                          <w:r w:rsidDel="00583BE8">
                            <w:fldChar w:fldCharType="separate"/>
                          </w:r>
                        </w:del>
                        <w:ins w:id="875" w:author="Windows User" w:date="2017-02-02T18:08:00Z">
                          <w:del w:id="876"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998" w:author="Windows User" w:date="2017-02-02T18:07:00Z">
        <w:r w:rsidR="00EF572A" w:rsidDel="00EF572A">
          <w:rPr>
            <w:noProof/>
            <w:lang w:val="en-CA" w:eastAsia="en-CA"/>
          </w:rPr>
          <mc:AlternateContent>
            <mc:Choice Requires="wpg">
              <w:drawing>
                <wp:anchor distT="0" distB="0" distL="114300" distR="114300" simplePos="0" relativeHeight="251673600" behindDoc="0" locked="0" layoutInCell="1" allowOverlap="1" wp14:anchorId="7AD55EB7" wp14:editId="505E57E4">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5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9088B5C" id="Group 464" o:spid="_x0000_s1026" style="position:absolute;margin-left:0;margin-top:0;width:247.35pt;height:599.25pt;z-index:251673600;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0" o:title="" cropright="27930f"/>
                    <v:path arrowok="t"/>
                  </v:shape>
                  <w10:wrap type="square"/>
                </v:group>
              </w:pict>
            </mc:Fallback>
          </mc:AlternateContent>
        </w:r>
      </w:del>
    </w:p>
    <w:p w14:paraId="388C7665" w14:textId="38CB052D" w:rsidR="00971EB2" w:rsidRDefault="00971EB2">
      <w:pPr>
        <w:rPr>
          <w:ins w:id="999" w:author="Prabhvir Saran" w:date="2017-02-16T20:40:00Z"/>
          <w:noProof/>
        </w:rPr>
        <w:pPrChange w:id="1000" w:author="Prabhvir Saran" w:date="2017-02-16T20:40:00Z">
          <w:pPr>
            <w:pStyle w:val="Heading3"/>
          </w:pPr>
        </w:pPrChange>
      </w:pPr>
    </w:p>
    <w:p w14:paraId="5F925B40" w14:textId="77777777" w:rsidR="00971EB2" w:rsidRPr="00345E1C" w:rsidRDefault="00971EB2">
      <w:pPr>
        <w:rPr>
          <w:ins w:id="1001" w:author="Prabhvir Saran" w:date="2017-02-16T20:40:00Z"/>
          <w:noProof/>
        </w:rPr>
        <w:pPrChange w:id="1002" w:author="Prabhvir Saran" w:date="2017-02-16T20:40:00Z">
          <w:pPr>
            <w:pStyle w:val="Heading3"/>
          </w:pPr>
        </w:pPrChange>
      </w:pPr>
    </w:p>
    <w:p w14:paraId="0EB81A6D" w14:textId="7D165215" w:rsidR="00CE27D4" w:rsidRPr="00066FC0" w:rsidRDefault="00E268E0">
      <w:pPr>
        <w:rPr>
          <w:ins w:id="1003" w:author="Prabhvir Saran" w:date="2017-02-02T15:43:00Z"/>
          <w:color w:val="2F5496" w:themeColor="accent1" w:themeShade="BF"/>
          <w:sz w:val="32"/>
          <w:szCs w:val="26"/>
          <w:rPrChange w:id="1004" w:author="Prabhvir Saran" w:date="2017-02-02T23:35:00Z">
            <w:rPr>
              <w:ins w:id="1005" w:author="Prabhvir Saran" w:date="2017-02-02T15:43:00Z"/>
            </w:rPr>
          </w:rPrChange>
        </w:rPr>
        <w:pPrChange w:id="1006" w:author="Prabhvir Saran" w:date="2017-02-16T20:40:00Z">
          <w:pPr>
            <w:pStyle w:val="Heading3"/>
          </w:pPr>
        </w:pPrChange>
      </w:pPr>
      <w:ins w:id="1007" w:author="Prabhvir Saran" w:date="2017-02-02T23:15:00Z">
        <w:r w:rsidRPr="00066FC0">
          <w:rPr>
            <w:color w:val="2F5496" w:themeColor="accent1" w:themeShade="BF"/>
            <w:sz w:val="32"/>
            <w:szCs w:val="26"/>
            <w:rPrChange w:id="1008" w:author="Prabhvir Saran" w:date="2017-02-02T23:35:00Z">
              <w:rPr/>
            </w:rPrChange>
          </w:rPr>
          <w:t xml:space="preserve">Page Design / </w:t>
        </w:r>
        <w:proofErr w:type="spellStart"/>
        <w:r w:rsidRPr="00066FC0">
          <w:rPr>
            <w:color w:val="2F5496" w:themeColor="accent1" w:themeShade="BF"/>
            <w:sz w:val="32"/>
            <w:szCs w:val="26"/>
            <w:rPrChange w:id="1009" w:author="Prabhvir Saran" w:date="2017-02-02T23:35:00Z">
              <w:rPr/>
            </w:rPrChange>
          </w:rPr>
          <w:t>Colour</w:t>
        </w:r>
        <w:proofErr w:type="spellEnd"/>
        <w:r w:rsidRPr="00066FC0">
          <w:rPr>
            <w:color w:val="2F5496" w:themeColor="accent1" w:themeShade="BF"/>
            <w:sz w:val="32"/>
            <w:szCs w:val="26"/>
            <w:rPrChange w:id="1010" w:author="Prabhvir Saran" w:date="2017-02-02T23:35:00Z">
              <w:rPr/>
            </w:rPrChange>
          </w:rPr>
          <w:t xml:space="preserve"> Scheme </w:t>
        </w:r>
      </w:ins>
    </w:p>
    <w:p w14:paraId="47DA7F7C" w14:textId="77777777" w:rsidR="00CE27D4" w:rsidRDefault="00CE27D4" w:rsidP="00CE27D4">
      <w:pPr>
        <w:rPr>
          <w:ins w:id="1011" w:author="Prabhvir Saran" w:date="2017-02-02T15:43:00Z"/>
        </w:rPr>
      </w:pPr>
      <w:ins w:id="1012" w:author="Prabhvir Saran" w:date="2017-02-02T15:43:00Z">
        <w:r>
          <w:t xml:space="preserve">  </w:t>
        </w:r>
      </w:ins>
    </w:p>
    <w:p w14:paraId="1BDB2C0E" w14:textId="3C3C4469" w:rsidR="00CE27D4" w:rsidRPr="00066FC0" w:rsidRDefault="00E268E0" w:rsidP="00F911EF">
      <w:pPr>
        <w:ind w:firstLine="720"/>
        <w:rPr>
          <w:ins w:id="1013" w:author="Prabhvir Saran" w:date="2017-02-02T15:43:00Z"/>
          <w:sz w:val="24"/>
          <w:szCs w:val="26"/>
          <w:rPrChange w:id="1014" w:author="Prabhvir Saran" w:date="2017-02-02T23:37:00Z">
            <w:rPr>
              <w:ins w:id="1015" w:author="Prabhvir Saran" w:date="2017-02-02T15:43:00Z"/>
            </w:rPr>
          </w:rPrChange>
        </w:rPr>
      </w:pPr>
      <w:bookmarkStart w:id="1016" w:name="_3rdcrjn" w:colFirst="0" w:colLast="0"/>
      <w:bookmarkEnd w:id="1016"/>
      <w:ins w:id="1017" w:author="Prabhvir Saran" w:date="2017-02-02T23:12:00Z">
        <w:r w:rsidRPr="00487BA1">
          <w:rPr>
            <w:sz w:val="24"/>
            <w:szCs w:val="26"/>
          </w:rPr>
          <w:t xml:space="preserve">The layout will be fluid to be more user friendly. </w:t>
        </w:r>
      </w:ins>
      <w:ins w:id="1018"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019" w:author="Prabhvir Saran" w:date="2017-02-02T15:51:00Z">
        <w:r w:rsidR="00066FC0" w:rsidRPr="00FF76DD">
          <w:rPr>
            <w:sz w:val="24"/>
            <w:szCs w:val="26"/>
          </w:rPr>
          <w:t xml:space="preserve">About HEMA page and the Styles page, </w:t>
        </w:r>
        <w:r w:rsidR="00775F5D" w:rsidRPr="00FF76DD">
          <w:rPr>
            <w:sz w:val="24"/>
            <w:szCs w:val="26"/>
          </w:rPr>
          <w:t>the left side navigation bar will have button</w:t>
        </w:r>
      </w:ins>
      <w:ins w:id="1020" w:author="Prabhvir Saran" w:date="2017-02-02T15:52:00Z">
        <w:r w:rsidR="00775F5D" w:rsidRPr="00971EB2">
          <w:rPr>
            <w:sz w:val="24"/>
            <w:szCs w:val="26"/>
          </w:rPr>
          <w:t>s which change the content in the main pane to match what the user wants to see.</w:t>
        </w:r>
      </w:ins>
      <w:ins w:id="1021" w:author="Prabhvir Saran" w:date="2017-02-02T15:53:00Z">
        <w:r w:rsidR="00775F5D" w:rsidRPr="00971EB2">
          <w:rPr>
            <w:sz w:val="24"/>
            <w:szCs w:val="26"/>
          </w:rPr>
          <w:t xml:space="preserve"> This will help user quickly find the content they want to see without having to sit through pages of links.</w:t>
        </w:r>
      </w:ins>
      <w:ins w:id="1022" w:author="Prabhvir Saran" w:date="2017-02-02T15:52:00Z">
        <w:r w:rsidR="00775F5D" w:rsidRPr="00971EB2">
          <w:rPr>
            <w:sz w:val="24"/>
            <w:szCs w:val="26"/>
          </w:rPr>
          <w:t xml:space="preserve"> </w:t>
        </w:r>
      </w:ins>
      <w:ins w:id="1023" w:author="Prabhvir Saran" w:date="2017-02-02T15:43:00Z">
        <w:r w:rsidR="00CE27D4" w:rsidRPr="00971EB2">
          <w:rPr>
            <w:sz w:val="24"/>
            <w:szCs w:val="26"/>
          </w:rPr>
          <w:t xml:space="preserve">Our color scheme </w:t>
        </w:r>
      </w:ins>
      <w:ins w:id="1024" w:author="Prabhvir Saran" w:date="2017-02-02T15:50:00Z">
        <w:r w:rsidR="00775F5D" w:rsidRPr="00971EB2">
          <w:rPr>
            <w:sz w:val="24"/>
            <w:szCs w:val="26"/>
          </w:rPr>
          <w:t xml:space="preserve">(below) we chose </w:t>
        </w:r>
      </w:ins>
      <w:ins w:id="1025"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1026" w:author="Prabhvir Saran" w:date="2017-02-02T15:43:00Z"/>
        </w:rPr>
      </w:pPr>
      <w:ins w:id="1027" w:author="Prabhvir Saran" w:date="2017-02-02T15:43:00Z">
        <w:r>
          <w:t xml:space="preserve"> </w:t>
        </w:r>
      </w:ins>
    </w:p>
    <w:p w14:paraId="249B4B24" w14:textId="77777777" w:rsidR="00CE27D4" w:rsidRDefault="00CE27D4" w:rsidP="00CE27D4">
      <w:pPr>
        <w:spacing w:after="0"/>
        <w:rPr>
          <w:ins w:id="1028" w:author="Prabhvir Saran" w:date="2017-02-02T15:43:00Z"/>
        </w:rPr>
      </w:pPr>
      <w:ins w:id="1029"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1"/>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030" w:author="Prabhvir Saran" w:date="2017-02-02T15:43:00Z"/>
        </w:rPr>
      </w:pPr>
      <w:ins w:id="1031" w:author="Prabhvir Saran" w:date="2017-02-02T15:43:00Z">
        <w:r>
          <w:t xml:space="preserve">| 000000                    | 450001                     | A50C0E                     | 2E3323                     | FFFEBB </w:t>
        </w:r>
      </w:ins>
    </w:p>
    <w:p w14:paraId="5E13183C" w14:textId="566DF36F" w:rsidR="00F911EF" w:rsidDel="00BD7077" w:rsidRDefault="00F911EF" w:rsidP="004161ED">
      <w:pPr>
        <w:pStyle w:val="Heading1"/>
        <w:rPr>
          <w:del w:id="1032"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033" w:author="Prabhvir Saran" w:date="2017-02-16T20:07:00Z"/>
        </w:rPr>
        <w:pPrChange w:id="1034" w:author="Prabhvir Saran" w:date="2017-02-16T20:07:00Z">
          <w:pPr>
            <w:pStyle w:val="Heading1"/>
          </w:pPr>
        </w:pPrChange>
      </w:pPr>
    </w:p>
    <w:p w14:paraId="3FE9E9CF" w14:textId="0BBB80D2" w:rsidR="00F911EF" w:rsidDel="00BD7077" w:rsidRDefault="00F911EF" w:rsidP="00F911EF">
      <w:pPr>
        <w:rPr>
          <w:del w:id="1035" w:author="Prabhvir Saran" w:date="2017-02-16T20:07:00Z"/>
        </w:rPr>
      </w:pPr>
    </w:p>
    <w:p w14:paraId="3349AADE" w14:textId="2C2CD16E" w:rsidR="00F911EF" w:rsidDel="00BD7077" w:rsidRDefault="00F911EF" w:rsidP="00F911EF">
      <w:pPr>
        <w:rPr>
          <w:del w:id="1036" w:author="Prabhvir Saran" w:date="2017-02-16T20:07:00Z"/>
        </w:rPr>
      </w:pPr>
    </w:p>
    <w:p w14:paraId="4E6B2713" w14:textId="7FC6F3FE" w:rsidR="00F911EF" w:rsidDel="00BD7077" w:rsidRDefault="00F911EF" w:rsidP="00F911EF">
      <w:pPr>
        <w:rPr>
          <w:del w:id="1037" w:author="Prabhvir Saran" w:date="2017-02-16T20:07:00Z"/>
        </w:rPr>
      </w:pPr>
    </w:p>
    <w:p w14:paraId="0E8B4D4A" w14:textId="1120C6A9" w:rsidR="00F911EF" w:rsidDel="00BD7077" w:rsidRDefault="00F911EF" w:rsidP="00F911EF">
      <w:pPr>
        <w:rPr>
          <w:del w:id="1038" w:author="Prabhvir Saran" w:date="2017-02-16T20:07:00Z"/>
        </w:rPr>
      </w:pPr>
    </w:p>
    <w:p w14:paraId="3171EC68" w14:textId="7A870F4B" w:rsidR="00F911EF" w:rsidDel="00BD7077" w:rsidRDefault="00F911EF" w:rsidP="00F911EF">
      <w:pPr>
        <w:rPr>
          <w:del w:id="1039" w:author="Prabhvir Saran" w:date="2017-02-16T20:07:00Z"/>
        </w:rPr>
      </w:pPr>
    </w:p>
    <w:p w14:paraId="2A62B552" w14:textId="27D2D50B" w:rsidR="00F911EF" w:rsidDel="00BD7077" w:rsidRDefault="00F911EF" w:rsidP="00F911EF">
      <w:pPr>
        <w:rPr>
          <w:del w:id="1040" w:author="Prabhvir Saran" w:date="2017-02-16T20:07:00Z"/>
        </w:rPr>
      </w:pPr>
    </w:p>
    <w:p w14:paraId="5E43E10F" w14:textId="6D1DE306" w:rsidR="00F911EF" w:rsidDel="00BD7077" w:rsidRDefault="00F911EF" w:rsidP="00F911EF">
      <w:pPr>
        <w:rPr>
          <w:del w:id="1041" w:author="Prabhvir Saran" w:date="2017-02-16T20:07:00Z"/>
        </w:rPr>
      </w:pPr>
    </w:p>
    <w:p w14:paraId="2E9B5092" w14:textId="176EC064" w:rsidR="00F911EF" w:rsidDel="00BD7077" w:rsidRDefault="00F911EF" w:rsidP="00F911EF">
      <w:pPr>
        <w:rPr>
          <w:del w:id="1042" w:author="Prabhvir Saran" w:date="2017-02-16T20:07:00Z"/>
        </w:rPr>
      </w:pPr>
    </w:p>
    <w:p w14:paraId="0ED77D85" w14:textId="7BF70BD6" w:rsidR="00F911EF" w:rsidDel="00BD7077" w:rsidRDefault="00F911EF" w:rsidP="00F911EF">
      <w:pPr>
        <w:rPr>
          <w:del w:id="1043" w:author="Prabhvir Saran" w:date="2017-02-16T20:07:00Z"/>
        </w:rPr>
      </w:pPr>
    </w:p>
    <w:p w14:paraId="4F8E1D9B" w14:textId="1A12AFBC" w:rsidR="00F911EF" w:rsidDel="00BD7077" w:rsidRDefault="00F911EF" w:rsidP="00F911EF">
      <w:pPr>
        <w:rPr>
          <w:del w:id="1044" w:author="Prabhvir Saran" w:date="2017-02-16T20:07:00Z"/>
        </w:rPr>
      </w:pPr>
    </w:p>
    <w:p w14:paraId="59EC6C67" w14:textId="5E079298" w:rsidR="00F911EF" w:rsidDel="00BD7077" w:rsidRDefault="00F911EF" w:rsidP="00F911EF">
      <w:pPr>
        <w:rPr>
          <w:del w:id="1045" w:author="Prabhvir Saran" w:date="2017-02-16T20:07:00Z"/>
        </w:rPr>
      </w:pPr>
    </w:p>
    <w:p w14:paraId="638FAFA0" w14:textId="1A51883C" w:rsidR="00F911EF" w:rsidDel="00BD7077" w:rsidRDefault="00F911EF" w:rsidP="00F911EF">
      <w:pPr>
        <w:rPr>
          <w:del w:id="1046" w:author="Prabhvir Saran" w:date="2017-02-16T20:07:00Z"/>
        </w:rPr>
      </w:pPr>
    </w:p>
    <w:p w14:paraId="5110372B" w14:textId="547F4196" w:rsidR="00E268E0" w:rsidRPr="00F911EF" w:rsidDel="00BD7077" w:rsidRDefault="00E268E0" w:rsidP="00F911EF">
      <w:pPr>
        <w:rPr>
          <w:del w:id="1047" w:author="Prabhvir Saran" w:date="2017-02-16T20:07:00Z"/>
        </w:rPr>
      </w:pPr>
    </w:p>
    <w:p w14:paraId="6AD3D1CD" w14:textId="3CCDB4AD" w:rsidR="00CE27D4" w:rsidRPr="004161ED" w:rsidRDefault="00CE27D4" w:rsidP="004161ED">
      <w:pPr>
        <w:pStyle w:val="Heading1"/>
        <w:rPr>
          <w:ins w:id="1048" w:author="Prabhvir Saran" w:date="2017-02-02T15:43:00Z"/>
        </w:rPr>
      </w:pPr>
      <w:bookmarkStart w:id="1049" w:name="_Toc475053192"/>
      <w:ins w:id="1050" w:author="Prabhvir Saran" w:date="2017-02-02T15:43:00Z">
        <w:r w:rsidRPr="004161ED">
          <w:t>Appendix 1</w:t>
        </w:r>
        <w:bookmarkEnd w:id="1049"/>
      </w:ins>
    </w:p>
    <w:p w14:paraId="5B86598F" w14:textId="4C26B8A9" w:rsidR="00CE27D4" w:rsidRDefault="00CE27D4" w:rsidP="004161ED">
      <w:pPr>
        <w:rPr>
          <w:ins w:id="1051" w:author="Prabhvir Saran" w:date="2017-02-02T15:39:00Z"/>
        </w:rPr>
      </w:pPr>
    </w:p>
    <w:p w14:paraId="3D66A0F0" w14:textId="370D486C" w:rsidR="00121F28" w:rsidRDefault="00121F28" w:rsidP="004161ED">
      <w:pPr>
        <w:pStyle w:val="Heading2"/>
        <w:rPr>
          <w:ins w:id="1052" w:author="Prabhvir Saran" w:date="2017-02-02T23:16:00Z"/>
        </w:rPr>
      </w:pPr>
      <w:bookmarkStart w:id="1053" w:name="_Toc475053193"/>
      <w:r w:rsidRPr="005341BF">
        <w:t>Introduction</w:t>
      </w:r>
      <w:bookmarkEnd w:id="1053"/>
    </w:p>
    <w:p w14:paraId="13A03A11" w14:textId="77777777" w:rsidR="00E268E0" w:rsidRPr="00487BA1" w:rsidRDefault="00E268E0">
      <w:pPr>
        <w:pPrChange w:id="1054" w:author="Prabhvir Saran" w:date="2017-02-02T23:16:00Z">
          <w:pPr>
            <w:pStyle w:val="Heading2"/>
          </w:pPr>
        </w:pPrChange>
      </w:pPr>
    </w:p>
    <w:p w14:paraId="4533D929" w14:textId="69B916F0" w:rsidR="00E47E58" w:rsidRDefault="00E47E58" w:rsidP="00E47E58">
      <w:pPr>
        <w:ind w:firstLine="720"/>
        <w:rPr>
          <w:ins w:id="1055" w:author="Tony Pacheco" w:date="2017-01-31T18:38:00Z"/>
        </w:rPr>
      </w:pPr>
      <w:ins w:id="1056"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057" w:author="Prabhvir Saran" w:date="2017-02-02T22:41:00Z">
          <w:r w:rsidDel="005529B6">
            <w:rPr>
              <w:sz w:val="24"/>
              <w:szCs w:val="24"/>
            </w:rPr>
            <w:delText>self defence</w:delText>
          </w:r>
        </w:del>
      </w:ins>
      <w:ins w:id="1058" w:author="Prabhvir Saran" w:date="2017-02-02T22:41:00Z">
        <w:r w:rsidR="005529B6">
          <w:rPr>
            <w:sz w:val="24"/>
            <w:szCs w:val="24"/>
          </w:rPr>
          <w:t>self-defense</w:t>
        </w:r>
      </w:ins>
      <w:ins w:id="1059"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060" w:author="Tony Pacheco" w:date="2017-01-31T18:38:00Z"/>
          <w:sz w:val="24"/>
          <w:szCs w:val="24"/>
        </w:rPr>
      </w:pPr>
      <w:del w:id="1061"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062" w:author="Prabhvir Saran" w:date="2017-02-02T23:16:00Z"/>
        </w:rPr>
      </w:pPr>
      <w:bookmarkStart w:id="1063" w:name="_Toc475053194"/>
      <w:r>
        <w:t>About</w:t>
      </w:r>
      <w:r w:rsidR="00121F28" w:rsidRPr="005341BF">
        <w:t xml:space="preserve"> the website</w:t>
      </w:r>
      <w:bookmarkEnd w:id="1063"/>
      <w:r w:rsidR="00380CD1" w:rsidRPr="005341BF">
        <w:t xml:space="preserve"> </w:t>
      </w:r>
    </w:p>
    <w:p w14:paraId="7D300A6F" w14:textId="77777777" w:rsidR="00E268E0" w:rsidRPr="00487BA1" w:rsidRDefault="00E268E0">
      <w:pPr>
        <w:pPrChange w:id="1064" w:author="Prabhvir Saran" w:date="2017-02-02T23:16:00Z">
          <w:pPr>
            <w:pStyle w:val="Heading2"/>
          </w:pPr>
        </w:pPrChange>
      </w:pPr>
    </w:p>
    <w:p w14:paraId="4713C747" w14:textId="77777777" w:rsidR="00E47E58" w:rsidRDefault="00E47E58" w:rsidP="00E47E58">
      <w:pPr>
        <w:ind w:firstLine="720"/>
        <w:rPr>
          <w:ins w:id="1065" w:author="Tony Pacheco" w:date="2017-01-31T18:39:00Z"/>
          <w:sz w:val="24"/>
          <w:szCs w:val="24"/>
        </w:rPr>
      </w:pPr>
      <w:ins w:id="1066"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067" w:author="Tony Pacheco" w:date="2017-01-31T18:39:00Z"/>
          <w:sz w:val="24"/>
          <w:szCs w:val="24"/>
        </w:rPr>
      </w:pPr>
      <w:ins w:id="1068"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069" w:author="Tony Pacheco" w:date="2017-01-31T18:39:00Z"/>
          <w:sz w:val="24"/>
          <w:szCs w:val="24"/>
        </w:rPr>
      </w:pPr>
      <w:ins w:id="1070"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071" w:author="Tony Pacheco" w:date="2017-01-31T18:39:00Z"/>
          <w:del w:id="1072" w:author="Prabhvir Saran" w:date="2017-02-02T16:01:00Z"/>
          <w:sz w:val="24"/>
          <w:szCs w:val="24"/>
        </w:rPr>
      </w:pPr>
      <w:ins w:id="1073"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1074" w:author="Tony Pacheco" w:date="2017-01-31T18:39:00Z"/>
          <w:sz w:val="24"/>
          <w:szCs w:val="24"/>
        </w:rPr>
      </w:pPr>
    </w:p>
    <w:p w14:paraId="75935159" w14:textId="77777777" w:rsidR="00E268E0" w:rsidRDefault="00E47E58" w:rsidP="00F55454">
      <w:pPr>
        <w:ind w:firstLine="720"/>
        <w:rPr>
          <w:ins w:id="1075" w:author="Prabhvir Saran" w:date="2017-02-02T23:16:00Z"/>
          <w:sz w:val="24"/>
          <w:szCs w:val="24"/>
        </w:rPr>
      </w:pPr>
      <w:ins w:id="1076"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1077" w:author="Tony Pacheco" w:date="2017-01-31T18:39:00Z"/>
          <w:sz w:val="24"/>
          <w:szCs w:val="24"/>
        </w:rPr>
      </w:pPr>
      <w:del w:id="1078"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1079" w:author="Tony Pacheco" w:date="2017-01-31T18:39:00Z"/>
          <w:sz w:val="24"/>
          <w:szCs w:val="24"/>
        </w:rPr>
      </w:pPr>
      <w:del w:id="1080"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1081" w:author="Tony Pacheco" w:date="2017-01-31T18:39:00Z"/>
          <w:sz w:val="24"/>
          <w:szCs w:val="24"/>
        </w:rPr>
      </w:pPr>
      <w:del w:id="1082"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1083" w:author="Tony Pacheco" w:date="2017-01-31T18:39:00Z"/>
          <w:sz w:val="24"/>
          <w:szCs w:val="24"/>
        </w:rPr>
      </w:pPr>
      <w:del w:id="1084"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085" w:author="Tony Pacheco" w:date="2017-01-31T18:39:00Z"/>
          <w:sz w:val="24"/>
          <w:szCs w:val="24"/>
        </w:rPr>
      </w:pPr>
      <w:del w:id="1086"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087" w:author="Prabhvir Saran" w:date="2017-02-02T23:16:00Z"/>
        </w:rPr>
      </w:pPr>
      <w:bookmarkStart w:id="1088" w:name="_Toc475053195"/>
      <w:r w:rsidRPr="005341BF">
        <w:t>Functional Requirements</w:t>
      </w:r>
      <w:bookmarkEnd w:id="1088"/>
      <w:r w:rsidRPr="005341BF">
        <w:t xml:space="preserve"> </w:t>
      </w:r>
    </w:p>
    <w:p w14:paraId="7ABDC0F0" w14:textId="77777777" w:rsidR="00E268E0" w:rsidRPr="00487BA1" w:rsidRDefault="00E268E0">
      <w:pPr>
        <w:pPrChange w:id="1089" w:author="Prabhvir Saran" w:date="2017-02-02T23:16:00Z">
          <w:pPr>
            <w:pStyle w:val="Heading2"/>
          </w:pPr>
        </w:pPrChange>
      </w:pPr>
    </w:p>
    <w:p w14:paraId="07076490" w14:textId="032FEC25" w:rsidR="001A25C4" w:rsidDel="009732DE" w:rsidRDefault="009732DE">
      <w:pPr>
        <w:ind w:firstLine="720"/>
        <w:rPr>
          <w:del w:id="1090" w:author="Prabhvir Saran" w:date="2017-02-02T15:44:00Z"/>
        </w:rPr>
      </w:pPr>
      <w:ins w:id="1091"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092"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093" w:author="Prabhvir Saran" w:date="2017-02-02T15:44:00Z"/>
        </w:rPr>
        <w:pPrChange w:id="1094" w:author="Prabhvir Saran" w:date="2017-02-02T23:16:00Z">
          <w:pPr/>
        </w:pPrChange>
      </w:pPr>
      <w:del w:id="1095"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096" w:author="Prabhvir Saran" w:date="2017-02-02T15:44:00Z"/>
          <w:sz w:val="24"/>
          <w:szCs w:val="24"/>
        </w:rPr>
        <w:pPrChange w:id="1097" w:author="Prabhvir Saran" w:date="2017-02-02T23:16:00Z">
          <w:pPr>
            <w:widowControl w:val="0"/>
            <w:numPr>
              <w:numId w:val="4"/>
            </w:numPr>
            <w:spacing w:after="0" w:line="256" w:lineRule="auto"/>
            <w:ind w:left="720" w:hanging="360"/>
            <w:contextualSpacing/>
          </w:pPr>
        </w:pPrChange>
      </w:pPr>
      <w:del w:id="1098"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099" w:author="Prabhvir Saran" w:date="2017-02-02T15:44:00Z"/>
          <w:sz w:val="24"/>
          <w:szCs w:val="24"/>
        </w:rPr>
        <w:pPrChange w:id="1100" w:author="Prabhvir Saran" w:date="2017-02-02T23:16:00Z">
          <w:pPr>
            <w:widowControl w:val="0"/>
            <w:numPr>
              <w:numId w:val="4"/>
            </w:numPr>
            <w:spacing w:after="0" w:line="256" w:lineRule="auto"/>
            <w:ind w:left="720" w:hanging="360"/>
            <w:contextualSpacing/>
          </w:pPr>
        </w:pPrChange>
      </w:pPr>
      <w:del w:id="1101"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102" w:author="Prabhvir Saran" w:date="2017-02-02T15:44:00Z"/>
          <w:sz w:val="24"/>
          <w:szCs w:val="24"/>
        </w:rPr>
        <w:pPrChange w:id="1103" w:author="Prabhvir Saran" w:date="2017-02-02T23:16:00Z">
          <w:pPr>
            <w:widowControl w:val="0"/>
            <w:numPr>
              <w:numId w:val="4"/>
            </w:numPr>
            <w:spacing w:after="0" w:line="256" w:lineRule="auto"/>
            <w:ind w:left="720" w:hanging="360"/>
            <w:contextualSpacing/>
          </w:pPr>
        </w:pPrChange>
      </w:pPr>
      <w:del w:id="1104"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105" w:author="Prabhvir Saran" w:date="2017-02-02T15:44:00Z"/>
          <w:sz w:val="24"/>
          <w:szCs w:val="24"/>
        </w:rPr>
        <w:pPrChange w:id="1106" w:author="Prabhvir Saran" w:date="2017-02-02T23:16:00Z">
          <w:pPr>
            <w:widowControl w:val="0"/>
            <w:numPr>
              <w:numId w:val="4"/>
            </w:numPr>
            <w:spacing w:after="0" w:line="256" w:lineRule="auto"/>
            <w:ind w:left="720" w:hanging="360"/>
            <w:contextualSpacing/>
          </w:pPr>
        </w:pPrChange>
      </w:pPr>
      <w:del w:id="1107"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108" w:author="Prabhvir Saran" w:date="2017-02-02T15:44:00Z"/>
          <w:sz w:val="24"/>
          <w:szCs w:val="24"/>
        </w:rPr>
        <w:pPrChange w:id="1109" w:author="Prabhvir Saran" w:date="2017-02-02T23:16:00Z">
          <w:pPr>
            <w:widowControl w:val="0"/>
            <w:numPr>
              <w:numId w:val="4"/>
            </w:numPr>
            <w:spacing w:after="0" w:line="256" w:lineRule="auto"/>
            <w:ind w:left="720" w:hanging="360"/>
            <w:contextualSpacing/>
          </w:pPr>
        </w:pPrChange>
      </w:pPr>
      <w:del w:id="1110"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111" w:author="Prabhvir Saran" w:date="2017-02-02T15:44:00Z"/>
          <w:sz w:val="24"/>
          <w:szCs w:val="24"/>
        </w:rPr>
        <w:pPrChange w:id="1112" w:author="Prabhvir Saran" w:date="2017-02-02T23:16:00Z">
          <w:pPr>
            <w:widowControl w:val="0"/>
            <w:numPr>
              <w:numId w:val="4"/>
            </w:numPr>
            <w:spacing w:line="256" w:lineRule="auto"/>
            <w:ind w:left="720" w:hanging="360"/>
            <w:contextualSpacing/>
          </w:pPr>
        </w:pPrChange>
      </w:pPr>
      <w:del w:id="1113"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114"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115" w:author="Prabhvir Saran" w:date="2017-02-02T23:16:00Z"/>
        </w:rPr>
      </w:pPr>
      <w:bookmarkStart w:id="1116" w:name="_Toc475053196"/>
      <w:r>
        <w:t>Work P</w:t>
      </w:r>
      <w:r w:rsidR="00380CD1" w:rsidRPr="005341BF">
        <w:t>lan</w:t>
      </w:r>
      <w:bookmarkEnd w:id="1116"/>
    </w:p>
    <w:p w14:paraId="1A569111" w14:textId="77777777" w:rsidR="00E268E0" w:rsidRPr="00487BA1" w:rsidRDefault="00E268E0">
      <w:pPr>
        <w:pPrChange w:id="1117"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054729"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118" w:author="Prabhvir Saran" w:date="2017-02-02T16:28:00Z"/>
          <w:b/>
          <w:sz w:val="32"/>
          <w:u w:val="single"/>
        </w:rPr>
      </w:pPr>
      <w:r w:rsidRPr="003F6EAA">
        <w:rPr>
          <w:b/>
          <w:sz w:val="32"/>
          <w:u w:val="single"/>
        </w:rPr>
        <w:t xml:space="preserve">                                                                                                                                                                                      </w:t>
      </w:r>
      <w:del w:id="1119"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120" w:author="Prabhvir Saran" w:date="2017-02-02T16:28:00Z"/>
          <w:b/>
          <w:sz w:val="32"/>
        </w:rPr>
      </w:pPr>
    </w:p>
    <w:p w14:paraId="2591A100" w14:textId="5EDA5590" w:rsidR="00B83921" w:rsidDel="00760B99" w:rsidRDefault="00B83921">
      <w:pPr>
        <w:rPr>
          <w:del w:id="1121" w:author="Prabhvir Saran" w:date="2017-02-02T16:28:00Z"/>
          <w:b/>
        </w:rPr>
      </w:pPr>
    </w:p>
    <w:p w14:paraId="336C925A" w14:textId="5270514B" w:rsidR="00B83921" w:rsidDel="00760B99" w:rsidRDefault="00B83921">
      <w:pPr>
        <w:rPr>
          <w:del w:id="1122" w:author="Prabhvir Saran" w:date="2017-02-02T16:28:00Z"/>
          <w:b/>
        </w:rPr>
      </w:pPr>
      <w:del w:id="1123" w:author="Prabhvir Saran" w:date="2017-02-02T16:28:00Z">
        <w:r w:rsidDel="00760B99">
          <w:rPr>
            <w:b/>
          </w:rPr>
          <w:delText xml:space="preserve">                           </w:delText>
        </w:r>
      </w:del>
    </w:p>
    <w:p w14:paraId="7A378C6A" w14:textId="449D858F" w:rsidR="00B83921" w:rsidDel="00760B99" w:rsidRDefault="00B83921">
      <w:pPr>
        <w:rPr>
          <w:del w:id="1124" w:author="Prabhvir Saran" w:date="2017-02-02T16:28:00Z"/>
          <w:b/>
        </w:rPr>
      </w:pPr>
    </w:p>
    <w:p w14:paraId="72F172ED" w14:textId="77777777" w:rsidR="00B83921" w:rsidDel="00760B99" w:rsidRDefault="00B83921">
      <w:pPr>
        <w:rPr>
          <w:del w:id="1125" w:author="Prabhvir Saran" w:date="2017-02-02T16:28:00Z"/>
          <w:b/>
          <w:sz w:val="32"/>
          <w:szCs w:val="32"/>
          <w:u w:val="single"/>
        </w:rPr>
      </w:pPr>
      <w:del w:id="1126" w:author="Prabhvir Saran" w:date="2017-02-02T16:28:00Z">
        <w:r w:rsidDel="00760B99">
          <w:rPr>
            <w:b/>
            <w:sz w:val="32"/>
            <w:szCs w:val="32"/>
            <w:u w:val="single"/>
          </w:rPr>
          <w:delText xml:space="preserve">                   </w:delText>
        </w:r>
      </w:del>
    </w:p>
    <w:p w14:paraId="3CD65FB0" w14:textId="77777777" w:rsidR="00B83921" w:rsidDel="00760B99" w:rsidRDefault="00B83921">
      <w:pPr>
        <w:rPr>
          <w:del w:id="1127" w:author="Prabhvir Saran" w:date="2017-02-02T16:28:00Z"/>
          <w:b/>
          <w:sz w:val="32"/>
          <w:szCs w:val="32"/>
          <w:u w:val="single"/>
        </w:rPr>
      </w:pPr>
    </w:p>
    <w:p w14:paraId="33039F19" w14:textId="77777777" w:rsidR="00B83921" w:rsidDel="00760B99" w:rsidRDefault="00B83921">
      <w:pPr>
        <w:rPr>
          <w:del w:id="1128" w:author="Prabhvir Saran" w:date="2017-02-02T16:28:00Z"/>
          <w:b/>
          <w:sz w:val="32"/>
          <w:szCs w:val="32"/>
          <w:u w:val="single"/>
        </w:rPr>
      </w:pPr>
    </w:p>
    <w:p w14:paraId="3F75BBC3" w14:textId="77777777" w:rsidR="00B83921" w:rsidDel="00760B99" w:rsidRDefault="00B83921">
      <w:pPr>
        <w:rPr>
          <w:del w:id="1129" w:author="Prabhvir Saran" w:date="2017-02-02T16:28:00Z"/>
          <w:b/>
          <w:sz w:val="32"/>
          <w:szCs w:val="32"/>
          <w:u w:val="single"/>
        </w:rPr>
      </w:pPr>
    </w:p>
    <w:p w14:paraId="7DBF492E" w14:textId="77777777" w:rsidR="00B83921" w:rsidDel="00760B99" w:rsidRDefault="00B83921">
      <w:pPr>
        <w:rPr>
          <w:del w:id="1130" w:author="Prabhvir Saran" w:date="2017-02-02T16:28:00Z"/>
          <w:b/>
          <w:sz w:val="32"/>
          <w:szCs w:val="32"/>
          <w:u w:val="single"/>
        </w:rPr>
      </w:pPr>
    </w:p>
    <w:p w14:paraId="4D4C0ABA" w14:textId="77777777" w:rsidR="00B83921" w:rsidDel="00760B99" w:rsidRDefault="00B83921">
      <w:pPr>
        <w:rPr>
          <w:del w:id="1131" w:author="Prabhvir Saran" w:date="2017-02-02T16:28:00Z"/>
          <w:b/>
          <w:sz w:val="32"/>
          <w:szCs w:val="32"/>
          <w:u w:val="single"/>
        </w:rPr>
      </w:pPr>
    </w:p>
    <w:p w14:paraId="4F063638" w14:textId="77777777" w:rsidR="00B83921" w:rsidDel="00760B99" w:rsidRDefault="00B83921">
      <w:pPr>
        <w:rPr>
          <w:del w:id="1132" w:author="Prabhvir Saran" w:date="2017-02-02T16:28:00Z"/>
          <w:b/>
          <w:sz w:val="32"/>
          <w:szCs w:val="32"/>
          <w:u w:val="single"/>
        </w:rPr>
      </w:pPr>
    </w:p>
    <w:p w14:paraId="07AEE6DE" w14:textId="77777777" w:rsidR="00B83921" w:rsidDel="00760B99" w:rsidRDefault="00B83921">
      <w:pPr>
        <w:rPr>
          <w:del w:id="1133" w:author="Prabhvir Saran" w:date="2017-02-02T16:28:00Z"/>
          <w:b/>
          <w:sz w:val="32"/>
          <w:szCs w:val="32"/>
          <w:u w:val="single"/>
        </w:rPr>
      </w:pPr>
    </w:p>
    <w:p w14:paraId="0ECF55A5" w14:textId="77777777" w:rsidR="00B83921" w:rsidDel="00760B99" w:rsidRDefault="00B83921">
      <w:pPr>
        <w:rPr>
          <w:del w:id="1134" w:author="Prabhvir Saran" w:date="2017-02-02T16:28:00Z"/>
          <w:b/>
          <w:sz w:val="32"/>
          <w:szCs w:val="32"/>
          <w:u w:val="single"/>
        </w:rPr>
      </w:pPr>
    </w:p>
    <w:p w14:paraId="26C6CA01" w14:textId="77777777" w:rsidR="00B83921" w:rsidDel="00760B99" w:rsidRDefault="00B83921">
      <w:pPr>
        <w:rPr>
          <w:del w:id="1135" w:author="Prabhvir Saran" w:date="2017-02-02T16:28:00Z"/>
          <w:b/>
          <w:sz w:val="32"/>
          <w:szCs w:val="32"/>
          <w:u w:val="single"/>
        </w:rPr>
      </w:pPr>
    </w:p>
    <w:p w14:paraId="47E1B81D" w14:textId="77777777" w:rsidR="00B83921" w:rsidDel="00760B99" w:rsidRDefault="00B83921">
      <w:pPr>
        <w:rPr>
          <w:del w:id="1136" w:author="Prabhvir Saran" w:date="2017-02-02T16:28:00Z"/>
          <w:b/>
          <w:sz w:val="32"/>
          <w:szCs w:val="32"/>
          <w:u w:val="single"/>
        </w:rPr>
      </w:pPr>
    </w:p>
    <w:p w14:paraId="5C70042E" w14:textId="77777777" w:rsidR="00B83921" w:rsidDel="00760B99" w:rsidRDefault="00B83921">
      <w:pPr>
        <w:rPr>
          <w:del w:id="1137" w:author="Prabhvir Saran" w:date="2017-02-02T16:28:00Z"/>
          <w:b/>
          <w:sz w:val="32"/>
          <w:szCs w:val="32"/>
          <w:u w:val="single"/>
        </w:rPr>
      </w:pPr>
    </w:p>
    <w:p w14:paraId="26A1EC45" w14:textId="77777777" w:rsidR="00B83921" w:rsidDel="00760B99" w:rsidRDefault="00B83921">
      <w:pPr>
        <w:rPr>
          <w:del w:id="1138" w:author="Prabhvir Saran" w:date="2017-02-02T16:28:00Z"/>
          <w:b/>
          <w:sz w:val="32"/>
          <w:szCs w:val="32"/>
          <w:u w:val="single"/>
        </w:rPr>
      </w:pPr>
    </w:p>
    <w:p w14:paraId="55CA2C98" w14:textId="77777777" w:rsidR="00B83921" w:rsidDel="00760B99" w:rsidRDefault="00B83921">
      <w:pPr>
        <w:rPr>
          <w:del w:id="1139" w:author="Prabhvir Saran" w:date="2017-02-02T16:28:00Z"/>
          <w:b/>
          <w:sz w:val="32"/>
          <w:szCs w:val="32"/>
          <w:u w:val="single"/>
        </w:rPr>
      </w:pPr>
    </w:p>
    <w:p w14:paraId="33CB925D" w14:textId="77777777" w:rsidR="00B83921" w:rsidDel="00760B99" w:rsidRDefault="00B83921">
      <w:pPr>
        <w:rPr>
          <w:del w:id="1140" w:author="Prabhvir Saran" w:date="2017-02-02T16:28:00Z"/>
          <w:b/>
          <w:sz w:val="32"/>
          <w:szCs w:val="32"/>
          <w:u w:val="single"/>
        </w:rPr>
      </w:pPr>
    </w:p>
    <w:p w14:paraId="4EB4D10F" w14:textId="77777777" w:rsidR="00B83921" w:rsidDel="00760B99" w:rsidRDefault="00B83921">
      <w:pPr>
        <w:rPr>
          <w:del w:id="1141" w:author="Prabhvir Saran" w:date="2017-02-02T16:28:00Z"/>
          <w:b/>
          <w:sz w:val="32"/>
          <w:szCs w:val="32"/>
          <w:u w:val="single"/>
        </w:rPr>
      </w:pPr>
    </w:p>
    <w:p w14:paraId="67470E47" w14:textId="77777777" w:rsidR="00B83921" w:rsidDel="00760B99" w:rsidRDefault="00B83921">
      <w:pPr>
        <w:rPr>
          <w:del w:id="1142" w:author="Prabhvir Saran" w:date="2017-02-02T16:28:00Z"/>
          <w:b/>
          <w:sz w:val="32"/>
          <w:szCs w:val="32"/>
          <w:u w:val="single"/>
        </w:rPr>
      </w:pPr>
    </w:p>
    <w:p w14:paraId="31B1294E" w14:textId="579874EA" w:rsidR="00B83921" w:rsidRPr="00121F28" w:rsidRDefault="00B83921">
      <w:pPr>
        <w:rPr>
          <w:b/>
        </w:rPr>
      </w:pPr>
      <w:del w:id="1143" w:author="Prabhvir Saran" w:date="2017-02-02T16:28:00Z">
        <w:r w:rsidDel="00760B99">
          <w:rPr>
            <w:b/>
            <w:sz w:val="32"/>
            <w:szCs w:val="32"/>
            <w:u w:val="single"/>
          </w:rPr>
          <w:delText xml:space="preserve"> </w:delText>
        </w:r>
      </w:del>
    </w:p>
    <w:sectPr w:rsidR="00B83921" w:rsidRPr="00121F28" w:rsidSect="005A76A2">
      <w:head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F7F7F6" w14:textId="77777777" w:rsidR="00054729" w:rsidRDefault="00054729" w:rsidP="0028412B">
      <w:pPr>
        <w:spacing w:after="0" w:line="240" w:lineRule="auto"/>
      </w:pPr>
      <w:r>
        <w:separator/>
      </w:r>
    </w:p>
  </w:endnote>
  <w:endnote w:type="continuationSeparator" w:id="0">
    <w:p w14:paraId="4F85CD84" w14:textId="77777777" w:rsidR="00054729" w:rsidRDefault="00054729"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08A9B3" w14:textId="77777777" w:rsidR="00054729" w:rsidRDefault="00054729" w:rsidP="0028412B">
      <w:pPr>
        <w:spacing w:after="0" w:line="240" w:lineRule="auto"/>
      </w:pPr>
      <w:r>
        <w:separator/>
      </w:r>
    </w:p>
  </w:footnote>
  <w:footnote w:type="continuationSeparator" w:id="0">
    <w:p w14:paraId="1EF94B99" w14:textId="77777777" w:rsidR="00054729" w:rsidRDefault="00054729"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436213" w:rsidRDefault="00436213" w:rsidP="005A76A2">
    <w:pPr>
      <w:pStyle w:val="Header"/>
      <w:jc w:val="right"/>
    </w:pPr>
  </w:p>
  <w:p w14:paraId="056D1BD3" w14:textId="77777777" w:rsidR="00436213" w:rsidRPr="005A76A2" w:rsidRDefault="00436213"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10"/>
  </w:num>
  <w:num w:numId="5">
    <w:abstractNumId w:val="12"/>
  </w:num>
  <w:num w:numId="6">
    <w:abstractNumId w:val="9"/>
  </w:num>
  <w:num w:numId="7">
    <w:abstractNumId w:val="7"/>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4"/>
  </w:num>
  <w:num w:numId="12">
    <w:abstractNumId w:val="5"/>
  </w:num>
  <w:num w:numId="13">
    <w:abstractNumId w:val="11"/>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Tony Pacheco">
    <w15:presenceInfo w15:providerId="Windows Live" w15:userId="2dae317bf903e0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5111D"/>
    <w:rsid w:val="00054729"/>
    <w:rsid w:val="00063B35"/>
    <w:rsid w:val="00066FC0"/>
    <w:rsid w:val="00085465"/>
    <w:rsid w:val="000A5E87"/>
    <w:rsid w:val="000B18C4"/>
    <w:rsid w:val="000D11F7"/>
    <w:rsid w:val="000E3144"/>
    <w:rsid w:val="000E4105"/>
    <w:rsid w:val="000E778D"/>
    <w:rsid w:val="00116AA7"/>
    <w:rsid w:val="00121F28"/>
    <w:rsid w:val="00122A71"/>
    <w:rsid w:val="00130463"/>
    <w:rsid w:val="00132EC9"/>
    <w:rsid w:val="001609EC"/>
    <w:rsid w:val="0016316E"/>
    <w:rsid w:val="001665B5"/>
    <w:rsid w:val="00167652"/>
    <w:rsid w:val="00180A80"/>
    <w:rsid w:val="0019162B"/>
    <w:rsid w:val="001A25C4"/>
    <w:rsid w:val="001A75D8"/>
    <w:rsid w:val="001B012E"/>
    <w:rsid w:val="001B01E3"/>
    <w:rsid w:val="001B77FC"/>
    <w:rsid w:val="001C2347"/>
    <w:rsid w:val="001E44DE"/>
    <w:rsid w:val="001E5BDC"/>
    <w:rsid w:val="00221B3D"/>
    <w:rsid w:val="002303C6"/>
    <w:rsid w:val="002340E7"/>
    <w:rsid w:val="00251B68"/>
    <w:rsid w:val="0025709A"/>
    <w:rsid w:val="00265C61"/>
    <w:rsid w:val="002753A3"/>
    <w:rsid w:val="00275E49"/>
    <w:rsid w:val="002832A7"/>
    <w:rsid w:val="0028412B"/>
    <w:rsid w:val="0028688E"/>
    <w:rsid w:val="0029077D"/>
    <w:rsid w:val="002B4101"/>
    <w:rsid w:val="002C11BD"/>
    <w:rsid w:val="002C15DF"/>
    <w:rsid w:val="002D4FE5"/>
    <w:rsid w:val="002F1E15"/>
    <w:rsid w:val="00306683"/>
    <w:rsid w:val="00334C62"/>
    <w:rsid w:val="00334D18"/>
    <w:rsid w:val="003443F7"/>
    <w:rsid w:val="00345E1C"/>
    <w:rsid w:val="0036068B"/>
    <w:rsid w:val="00360DC7"/>
    <w:rsid w:val="00363304"/>
    <w:rsid w:val="003753D1"/>
    <w:rsid w:val="00380CD1"/>
    <w:rsid w:val="00385666"/>
    <w:rsid w:val="003B7D1F"/>
    <w:rsid w:val="003B7E9F"/>
    <w:rsid w:val="003D75E9"/>
    <w:rsid w:val="003F6EAA"/>
    <w:rsid w:val="00411D89"/>
    <w:rsid w:val="00412C81"/>
    <w:rsid w:val="004161ED"/>
    <w:rsid w:val="0043098F"/>
    <w:rsid w:val="00434297"/>
    <w:rsid w:val="00436213"/>
    <w:rsid w:val="00452847"/>
    <w:rsid w:val="004605B7"/>
    <w:rsid w:val="00477C6C"/>
    <w:rsid w:val="00481F58"/>
    <w:rsid w:val="00487BA1"/>
    <w:rsid w:val="00491EC0"/>
    <w:rsid w:val="004A17E7"/>
    <w:rsid w:val="004A2ADD"/>
    <w:rsid w:val="004A5284"/>
    <w:rsid w:val="004A7CE2"/>
    <w:rsid w:val="004A7F09"/>
    <w:rsid w:val="004C0937"/>
    <w:rsid w:val="004C1396"/>
    <w:rsid w:val="004D14C3"/>
    <w:rsid w:val="004D4D92"/>
    <w:rsid w:val="0050335C"/>
    <w:rsid w:val="00520569"/>
    <w:rsid w:val="00522B41"/>
    <w:rsid w:val="00524ACB"/>
    <w:rsid w:val="005341BF"/>
    <w:rsid w:val="00535BE1"/>
    <w:rsid w:val="005374C4"/>
    <w:rsid w:val="005529B6"/>
    <w:rsid w:val="00553070"/>
    <w:rsid w:val="00565996"/>
    <w:rsid w:val="00583BE8"/>
    <w:rsid w:val="005A04E4"/>
    <w:rsid w:val="005A27FE"/>
    <w:rsid w:val="005A76A2"/>
    <w:rsid w:val="005C1A64"/>
    <w:rsid w:val="005D4B24"/>
    <w:rsid w:val="005E12C5"/>
    <w:rsid w:val="005E1A1C"/>
    <w:rsid w:val="005E35E2"/>
    <w:rsid w:val="005F2653"/>
    <w:rsid w:val="005F369C"/>
    <w:rsid w:val="005F45B6"/>
    <w:rsid w:val="00600944"/>
    <w:rsid w:val="00623396"/>
    <w:rsid w:val="006241C4"/>
    <w:rsid w:val="00625493"/>
    <w:rsid w:val="006326B9"/>
    <w:rsid w:val="006400FE"/>
    <w:rsid w:val="006407DB"/>
    <w:rsid w:val="00640DC4"/>
    <w:rsid w:val="006438B4"/>
    <w:rsid w:val="006523A4"/>
    <w:rsid w:val="006641F0"/>
    <w:rsid w:val="00666BDC"/>
    <w:rsid w:val="006874EB"/>
    <w:rsid w:val="006B09CE"/>
    <w:rsid w:val="006C0035"/>
    <w:rsid w:val="006C4906"/>
    <w:rsid w:val="006D2A31"/>
    <w:rsid w:val="006D4964"/>
    <w:rsid w:val="006D5511"/>
    <w:rsid w:val="006E05DC"/>
    <w:rsid w:val="006E7AC6"/>
    <w:rsid w:val="006F0D56"/>
    <w:rsid w:val="00717083"/>
    <w:rsid w:val="0072300C"/>
    <w:rsid w:val="007243EA"/>
    <w:rsid w:val="0073044C"/>
    <w:rsid w:val="0074582B"/>
    <w:rsid w:val="0075202D"/>
    <w:rsid w:val="00760B99"/>
    <w:rsid w:val="00775F5D"/>
    <w:rsid w:val="00776164"/>
    <w:rsid w:val="0078676A"/>
    <w:rsid w:val="007B07EB"/>
    <w:rsid w:val="007C7EB0"/>
    <w:rsid w:val="008013EF"/>
    <w:rsid w:val="00835269"/>
    <w:rsid w:val="00871A48"/>
    <w:rsid w:val="00894C26"/>
    <w:rsid w:val="008A0611"/>
    <w:rsid w:val="008A61F0"/>
    <w:rsid w:val="008A7E1C"/>
    <w:rsid w:val="008B1D25"/>
    <w:rsid w:val="008D527E"/>
    <w:rsid w:val="008E4305"/>
    <w:rsid w:val="008E7E99"/>
    <w:rsid w:val="008F254E"/>
    <w:rsid w:val="00902EFF"/>
    <w:rsid w:val="00903FA7"/>
    <w:rsid w:val="00904F83"/>
    <w:rsid w:val="009142AF"/>
    <w:rsid w:val="00930BA6"/>
    <w:rsid w:val="009460A9"/>
    <w:rsid w:val="00950958"/>
    <w:rsid w:val="00953782"/>
    <w:rsid w:val="0096103A"/>
    <w:rsid w:val="00971AB5"/>
    <w:rsid w:val="00971EB2"/>
    <w:rsid w:val="009732DE"/>
    <w:rsid w:val="009774A5"/>
    <w:rsid w:val="00977581"/>
    <w:rsid w:val="00982E0F"/>
    <w:rsid w:val="009A619C"/>
    <w:rsid w:val="009B645E"/>
    <w:rsid w:val="009E6A96"/>
    <w:rsid w:val="00A05477"/>
    <w:rsid w:val="00A1445E"/>
    <w:rsid w:val="00A22DDC"/>
    <w:rsid w:val="00A3104A"/>
    <w:rsid w:val="00A44F84"/>
    <w:rsid w:val="00A477D7"/>
    <w:rsid w:val="00A75E62"/>
    <w:rsid w:val="00A9131E"/>
    <w:rsid w:val="00A93EAD"/>
    <w:rsid w:val="00AB7328"/>
    <w:rsid w:val="00AE6FFC"/>
    <w:rsid w:val="00B12BA9"/>
    <w:rsid w:val="00B15D99"/>
    <w:rsid w:val="00B2191E"/>
    <w:rsid w:val="00B26E66"/>
    <w:rsid w:val="00B50380"/>
    <w:rsid w:val="00B538E0"/>
    <w:rsid w:val="00B62295"/>
    <w:rsid w:val="00B6316B"/>
    <w:rsid w:val="00B6502F"/>
    <w:rsid w:val="00B65495"/>
    <w:rsid w:val="00B67FBE"/>
    <w:rsid w:val="00B83921"/>
    <w:rsid w:val="00B915CA"/>
    <w:rsid w:val="00B92D69"/>
    <w:rsid w:val="00BA7B9A"/>
    <w:rsid w:val="00BB09A4"/>
    <w:rsid w:val="00BD7077"/>
    <w:rsid w:val="00BE0F35"/>
    <w:rsid w:val="00BE5EB1"/>
    <w:rsid w:val="00BE7934"/>
    <w:rsid w:val="00C15E6D"/>
    <w:rsid w:val="00C32CCB"/>
    <w:rsid w:val="00C400DE"/>
    <w:rsid w:val="00C86785"/>
    <w:rsid w:val="00CC7C1A"/>
    <w:rsid w:val="00CD1BFE"/>
    <w:rsid w:val="00CE0D1C"/>
    <w:rsid w:val="00CE27D4"/>
    <w:rsid w:val="00CE5EDC"/>
    <w:rsid w:val="00D01AED"/>
    <w:rsid w:val="00D069C5"/>
    <w:rsid w:val="00D31015"/>
    <w:rsid w:val="00D40537"/>
    <w:rsid w:val="00D47253"/>
    <w:rsid w:val="00D57C9F"/>
    <w:rsid w:val="00D64DDA"/>
    <w:rsid w:val="00D650A7"/>
    <w:rsid w:val="00D71FFD"/>
    <w:rsid w:val="00D92629"/>
    <w:rsid w:val="00D96154"/>
    <w:rsid w:val="00DA422D"/>
    <w:rsid w:val="00DA7437"/>
    <w:rsid w:val="00DD0D97"/>
    <w:rsid w:val="00DE5061"/>
    <w:rsid w:val="00E124D6"/>
    <w:rsid w:val="00E124EB"/>
    <w:rsid w:val="00E268E0"/>
    <w:rsid w:val="00E2697D"/>
    <w:rsid w:val="00E407C8"/>
    <w:rsid w:val="00E47E58"/>
    <w:rsid w:val="00E625D2"/>
    <w:rsid w:val="00E76763"/>
    <w:rsid w:val="00E8063A"/>
    <w:rsid w:val="00E8373E"/>
    <w:rsid w:val="00E973BD"/>
    <w:rsid w:val="00EA2782"/>
    <w:rsid w:val="00EB1294"/>
    <w:rsid w:val="00EC6476"/>
    <w:rsid w:val="00EF2EC0"/>
    <w:rsid w:val="00EF572A"/>
    <w:rsid w:val="00EF7EC8"/>
    <w:rsid w:val="00F01D27"/>
    <w:rsid w:val="00F55454"/>
    <w:rsid w:val="00F73CC7"/>
    <w:rsid w:val="00F76B85"/>
    <w:rsid w:val="00F8500B"/>
    <w:rsid w:val="00F911EF"/>
    <w:rsid w:val="00FA13EA"/>
    <w:rsid w:val="00FA5304"/>
    <w:rsid w:val="00FD0654"/>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e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0.png"/><Relationship Id="rId30" Type="http://schemas.openxmlformats.org/officeDocument/2006/relationships/image" Target="media/image2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859FB5-A458-40F6-8CCB-7DCF47A9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15</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3</dc:subject>
  <dc:creator>Prabhvir Saran, Bhagwan Virdi, Jaisreet Khaira, Tony Pacheco, and Liam MacIntyre</dc:creator>
  <cp:keywords/>
  <dc:description/>
  <cp:lastModifiedBy>Tony Pacheco</cp:lastModifiedBy>
  <cp:revision>77</cp:revision>
  <dcterms:created xsi:type="dcterms:W3CDTF">2017-02-03T02:09:00Z</dcterms:created>
  <dcterms:modified xsi:type="dcterms:W3CDTF">2017-02-17T08:04:00Z</dcterms:modified>
  <cp:category>Web Development</cp:category>
</cp:coreProperties>
</file>