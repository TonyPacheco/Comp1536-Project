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34688" behindDoc="1" locked="0" layoutInCell="1" allowOverlap="1" wp14:anchorId="6C57AAEE" wp14:editId="78AEAE4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31616" behindDoc="0" locked="0" layoutInCell="1" allowOverlap="1" wp14:anchorId="52B19B29" wp14:editId="6061D7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275E49"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31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436213"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30592" behindDoc="0" locked="0" layoutInCell="1" allowOverlap="1" wp14:anchorId="7784D5DC" wp14:editId="2485E8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8E00F" id="Rectangle 468" o:spid="_x0000_s1026" style="position:absolute;margin-left:0;margin-top:0;width:244.8pt;height:554.4pt;z-index:251630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33664" behindDoc="0" locked="0" layoutInCell="1" allowOverlap="1" wp14:anchorId="1E2FEB30" wp14:editId="40361B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679856" id="Rectangle 469" o:spid="_x0000_s1026" style="position:absolute;margin-left:0;margin-top:0;width:226.45pt;height:9.35pt;z-index:251633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32640" behindDoc="0" locked="0" layoutInCell="1" allowOverlap="1" wp14:anchorId="4DC7E089" wp14:editId="76CE6C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A1052C3"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Milestone 2</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32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0A1052C3" w:rsidR="00436213" w:rsidRDefault="00436213">
                              <w:pPr>
                                <w:rPr>
                                  <w:rFonts w:asciiTheme="majorHAnsi" w:eastAsiaTheme="majorEastAsia" w:hAnsiTheme="majorHAnsi" w:cstheme="majorBidi"/>
                                  <w:noProof/>
                                  <w:color w:val="44546A" w:themeColor="text2"/>
                                  <w:sz w:val="32"/>
                                  <w:szCs w:val="40"/>
                                </w:rPr>
                              </w:pPr>
                              <w:del w:id="2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1" w:author="Prabhvir Saran" w:date="2017-02-02T15:55:00Z">
                                <w:r>
                                  <w:rPr>
                                    <w:rFonts w:asciiTheme="majorHAnsi" w:eastAsiaTheme="majorEastAsia" w:hAnsiTheme="majorHAnsi" w:cstheme="majorBidi"/>
                                    <w:noProof/>
                                    <w:color w:val="44546A" w:themeColor="text2"/>
                                    <w:sz w:val="32"/>
                                    <w:szCs w:val="32"/>
                                  </w:rPr>
                                  <w:t>Milestone 2</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35712" behindDoc="0" locked="0" layoutInCell="1" allowOverlap="1" wp14:anchorId="035FB17B" wp14:editId="68220D8D">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275E4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57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4362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6982A94E" w14:textId="288A7EFE" w:rsidR="00DA422D" w:rsidRDefault="00EC6476">
          <w:pPr>
            <w:pStyle w:val="TOC1"/>
            <w:tabs>
              <w:tab w:val="right" w:leader="dot" w:pos="9350"/>
            </w:tabs>
            <w:rPr>
              <w:ins w:id="15" w:author="Prabhvir Saran" w:date="2017-02-16T21:07:00Z"/>
              <w:rFonts w:eastAsiaTheme="minorEastAsia"/>
              <w:noProof/>
            </w:rPr>
          </w:pPr>
          <w:ins w:id="16" w:author="Prabhvir Saran" w:date="2017-02-02T16:03:00Z">
            <w:r>
              <w:fldChar w:fldCharType="begin"/>
            </w:r>
            <w:r>
              <w:instrText xml:space="preserve"> TOC \o "1-3" \h \z \u </w:instrText>
            </w:r>
            <w:r>
              <w:fldChar w:fldCharType="separate"/>
            </w:r>
          </w:ins>
          <w:ins w:id="17" w:author="Prabhvir Saran" w:date="2017-02-16T21:07:00Z">
            <w:r w:rsidR="00DA422D" w:rsidRPr="001C26C7">
              <w:rPr>
                <w:rStyle w:val="Hyperlink"/>
                <w:noProof/>
              </w:rPr>
              <w:fldChar w:fldCharType="begin"/>
            </w:r>
            <w:r w:rsidR="00DA422D" w:rsidRPr="001C26C7">
              <w:rPr>
                <w:rStyle w:val="Hyperlink"/>
                <w:noProof/>
              </w:rPr>
              <w:instrText xml:space="preserve"> </w:instrText>
            </w:r>
            <w:r w:rsidR="00DA422D">
              <w:rPr>
                <w:noProof/>
              </w:rPr>
              <w:instrText>HYPERLINK \l "_Toc475042559"</w:instrText>
            </w:r>
            <w:r w:rsidR="00DA422D" w:rsidRPr="001C26C7">
              <w:rPr>
                <w:rStyle w:val="Hyperlink"/>
                <w:noProof/>
              </w:rPr>
              <w:instrText xml:space="preserve"> </w:instrText>
            </w:r>
            <w:r w:rsidR="00DA422D" w:rsidRPr="001C26C7">
              <w:rPr>
                <w:rStyle w:val="Hyperlink"/>
                <w:noProof/>
              </w:rPr>
              <w:fldChar w:fldCharType="separate"/>
            </w:r>
            <w:r w:rsidR="00DA422D" w:rsidRPr="001C26C7">
              <w:rPr>
                <w:rStyle w:val="Hyperlink"/>
                <w:noProof/>
              </w:rPr>
              <w:t>Milestone 3: Skeleton site with layout, tables and forms</w:t>
            </w:r>
            <w:r w:rsidR="00DA422D">
              <w:rPr>
                <w:noProof/>
                <w:webHidden/>
              </w:rPr>
              <w:tab/>
            </w:r>
            <w:r w:rsidR="00DA422D">
              <w:rPr>
                <w:noProof/>
                <w:webHidden/>
              </w:rPr>
              <w:fldChar w:fldCharType="begin"/>
            </w:r>
            <w:r w:rsidR="00DA422D">
              <w:rPr>
                <w:noProof/>
                <w:webHidden/>
              </w:rPr>
              <w:instrText xml:space="preserve"> PAGEREF _Toc475042559 \h </w:instrText>
            </w:r>
          </w:ins>
          <w:r w:rsidR="00DA422D">
            <w:rPr>
              <w:noProof/>
              <w:webHidden/>
            </w:rPr>
          </w:r>
          <w:r w:rsidR="00DA422D">
            <w:rPr>
              <w:noProof/>
              <w:webHidden/>
            </w:rPr>
            <w:fldChar w:fldCharType="separate"/>
          </w:r>
          <w:ins w:id="18" w:author="Prabhvir Saran" w:date="2017-02-16T21:11:00Z">
            <w:r w:rsidR="00436213">
              <w:rPr>
                <w:noProof/>
                <w:webHidden/>
              </w:rPr>
              <w:t>2</w:t>
            </w:r>
          </w:ins>
          <w:ins w:id="19" w:author="Prabhvir Saran" w:date="2017-02-16T21:07:00Z">
            <w:r w:rsidR="00DA422D">
              <w:rPr>
                <w:noProof/>
                <w:webHidden/>
              </w:rPr>
              <w:fldChar w:fldCharType="end"/>
            </w:r>
            <w:r w:rsidR="00DA422D" w:rsidRPr="001C26C7">
              <w:rPr>
                <w:rStyle w:val="Hyperlink"/>
                <w:noProof/>
              </w:rPr>
              <w:fldChar w:fldCharType="end"/>
            </w:r>
          </w:ins>
        </w:p>
        <w:p w14:paraId="54A60CD8" w14:textId="211A99B1" w:rsidR="00DA422D" w:rsidRDefault="00DA422D">
          <w:pPr>
            <w:pStyle w:val="TOC2"/>
            <w:tabs>
              <w:tab w:val="right" w:leader="dot" w:pos="9350"/>
            </w:tabs>
            <w:rPr>
              <w:ins w:id="20" w:author="Prabhvir Saran" w:date="2017-02-16T21:07:00Z"/>
              <w:rFonts w:eastAsiaTheme="minorEastAsia"/>
              <w:noProof/>
            </w:rPr>
          </w:pPr>
          <w:ins w:id="2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"_Toc475042560"</w:instrText>
            </w:r>
            <w:r w:rsidRPr="001C26C7">
              <w:rPr>
                <w:rStyle w:val="Hyperlink"/>
                <w:noProof/>
              </w:rPr>
              <w:instrText xml:space="preserve"> </w:instrText>
            </w:r>
            <w:r w:rsidRPr="001C26C7">
              <w:rPr>
                <w:rStyle w:val="Hyperlink"/>
                <w:noProof/>
              </w:rPr>
              <w:fldChar w:fldCharType="separate"/>
            </w:r>
            <w:r w:rsidRPr="001C26C7">
              <w:rPr>
                <w:rStyle w:val="Hyperlink"/>
                <w:noProof/>
              </w:rPr>
              <w:t>Url of the prototype website</w:t>
            </w:r>
            <w:r>
              <w:rPr>
                <w:noProof/>
                <w:webHidden/>
              </w:rPr>
              <w:tab/>
            </w:r>
            <w:r>
              <w:rPr>
                <w:noProof/>
                <w:webHidden/>
              </w:rPr>
              <w:fldChar w:fldCharType="begin"/>
            </w:r>
            <w:r>
              <w:rPr>
                <w:noProof/>
                <w:webHidden/>
              </w:rPr>
              <w:instrText xml:space="preserve"> PAGEREF _Toc475042560 \h </w:instrText>
            </w:r>
          </w:ins>
          <w:r>
            <w:rPr>
              <w:noProof/>
              <w:webHidden/>
            </w:rPr>
          </w:r>
          <w:r>
            <w:rPr>
              <w:noProof/>
              <w:webHidden/>
            </w:rPr>
            <w:fldChar w:fldCharType="separate"/>
          </w:r>
          <w:ins w:id="22" w:author="Prabhvir Saran" w:date="2017-02-16T21:11:00Z">
            <w:r w:rsidR="00436213">
              <w:rPr>
                <w:noProof/>
                <w:webHidden/>
              </w:rPr>
              <w:t>2</w:t>
            </w:r>
          </w:ins>
          <w:ins w:id="23" w:author="Prabhvir Saran" w:date="2017-02-16T21:07:00Z">
            <w:r>
              <w:rPr>
                <w:noProof/>
                <w:webHidden/>
              </w:rPr>
              <w:fldChar w:fldCharType="end"/>
            </w:r>
            <w:r w:rsidRPr="001C26C7">
              <w:rPr>
                <w:rStyle w:val="Hyperlink"/>
                <w:noProof/>
              </w:rPr>
              <w:fldChar w:fldCharType="end"/>
            </w:r>
          </w:ins>
        </w:p>
        <w:p w14:paraId="0147AFD0" w14:textId="15ED94FB" w:rsidR="00DA422D" w:rsidRDefault="00DA422D">
          <w:pPr>
            <w:pStyle w:val="TOC2"/>
            <w:tabs>
              <w:tab w:val="right" w:leader="dot" w:pos="9350"/>
            </w:tabs>
            <w:rPr>
              <w:ins w:id="24" w:author="Prabhvir Saran" w:date="2017-02-16T21:07:00Z"/>
              <w:rFonts w:eastAsiaTheme="minorEastAsia"/>
              <w:noProof/>
            </w:rPr>
          </w:pPr>
          <w:ins w:id="2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"_Toc475042561"</w:instrText>
            </w:r>
            <w:r w:rsidRPr="001C26C7">
              <w:rPr>
                <w:rStyle w:val="Hyperlink"/>
                <w:noProof/>
              </w:rPr>
              <w:instrText xml:space="preserve"> </w:instrText>
            </w:r>
            <w:r w:rsidRPr="001C26C7">
              <w:rPr>
                <w:rStyle w:val="Hyperlink"/>
                <w:noProof/>
              </w:rPr>
              <w:fldChar w:fldCharType="separate"/>
            </w:r>
            <w:r w:rsidRPr="001C26C7">
              <w:rPr>
                <w:rStyle w:val="Hyperlink"/>
                <w:noProof/>
              </w:rPr>
              <w:t>List of all the items completed</w:t>
            </w:r>
            <w:r>
              <w:rPr>
                <w:noProof/>
                <w:webHidden/>
              </w:rPr>
              <w:tab/>
            </w:r>
            <w:r>
              <w:rPr>
                <w:noProof/>
                <w:webHidden/>
              </w:rPr>
              <w:fldChar w:fldCharType="begin"/>
            </w:r>
            <w:r>
              <w:rPr>
                <w:noProof/>
                <w:webHidden/>
              </w:rPr>
              <w:instrText xml:space="preserve"> PAGEREF _Toc475042561 \h </w:instrText>
            </w:r>
          </w:ins>
          <w:r>
            <w:rPr>
              <w:noProof/>
              <w:webHidden/>
            </w:rPr>
          </w:r>
          <w:r>
            <w:rPr>
              <w:noProof/>
              <w:webHidden/>
            </w:rPr>
            <w:fldChar w:fldCharType="separate"/>
          </w:r>
          <w:ins w:id="26" w:author="Prabhvir Saran" w:date="2017-02-16T21:11:00Z">
            <w:r w:rsidR="00436213">
              <w:rPr>
                <w:noProof/>
                <w:webHidden/>
              </w:rPr>
              <w:t>2</w:t>
            </w:r>
          </w:ins>
          <w:ins w:id="27" w:author="Prabhvir Saran" w:date="2017-02-16T21:07:00Z">
            <w:r>
              <w:rPr>
                <w:noProof/>
                <w:webHidden/>
              </w:rPr>
              <w:fldChar w:fldCharType="end"/>
            </w:r>
            <w:r w:rsidRPr="001C26C7">
              <w:rPr>
                <w:rStyle w:val="Hyperlink"/>
                <w:noProof/>
              </w:rPr>
              <w:fldChar w:fldCharType="end"/>
            </w:r>
          </w:ins>
        </w:p>
        <w:p w14:paraId="36305CE9" w14:textId="7FA15779" w:rsidR="00DA422D" w:rsidRDefault="00DA422D">
          <w:pPr>
            <w:pStyle w:val="TOC2"/>
            <w:tabs>
              <w:tab w:val="right" w:leader="dot" w:pos="9350"/>
            </w:tabs>
            <w:rPr>
              <w:ins w:id="28" w:author="Prabhvir Saran" w:date="2017-02-16T21:07:00Z"/>
              <w:rFonts w:eastAsiaTheme="minorEastAsia"/>
              <w:noProof/>
            </w:rPr>
          </w:pPr>
          <w:ins w:id="2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"_Toc475042562"</w:instrText>
            </w:r>
            <w:r w:rsidRPr="001C26C7">
              <w:rPr>
                <w:rStyle w:val="Hyperlink"/>
                <w:noProof/>
              </w:rPr>
              <w:instrText xml:space="preserve"> </w:instrText>
            </w:r>
            <w:r w:rsidRPr="001C26C7">
              <w:rPr>
                <w:rStyle w:val="Hyperlink"/>
                <w:noProof/>
              </w:rPr>
              <w:fldChar w:fldCharType="separate"/>
            </w:r>
            <w:r w:rsidRPr="001C26C7">
              <w:rPr>
                <w:rStyle w:val="Hyperlink"/>
                <w:noProof/>
              </w:rPr>
              <w:t>Additional work/Issues/Changes</w:t>
            </w:r>
            <w:r>
              <w:rPr>
                <w:noProof/>
                <w:webHidden/>
              </w:rPr>
              <w:tab/>
            </w:r>
            <w:r>
              <w:rPr>
                <w:noProof/>
                <w:webHidden/>
              </w:rPr>
              <w:fldChar w:fldCharType="begin"/>
            </w:r>
            <w:r>
              <w:rPr>
                <w:noProof/>
                <w:webHidden/>
              </w:rPr>
              <w:instrText xml:space="preserve"> PAGEREF _Toc475042562 \h </w:instrText>
            </w:r>
          </w:ins>
          <w:r>
            <w:rPr>
              <w:noProof/>
              <w:webHidden/>
            </w:rPr>
          </w:r>
          <w:r>
            <w:rPr>
              <w:noProof/>
              <w:webHidden/>
            </w:rPr>
            <w:fldChar w:fldCharType="separate"/>
          </w:r>
          <w:ins w:id="30" w:author="Prabhvir Saran" w:date="2017-02-16T21:11:00Z">
            <w:r w:rsidR="00436213">
              <w:rPr>
                <w:noProof/>
                <w:webHidden/>
              </w:rPr>
              <w:t>2</w:t>
            </w:r>
          </w:ins>
          <w:ins w:id="31" w:author="Prabhvir Saran" w:date="2017-02-16T21:07:00Z">
            <w:r>
              <w:rPr>
                <w:noProof/>
                <w:webHidden/>
              </w:rPr>
              <w:fldChar w:fldCharType="end"/>
            </w:r>
            <w:r w:rsidRPr="001C26C7">
              <w:rPr>
                <w:rStyle w:val="Hyperlink"/>
                <w:noProof/>
              </w:rPr>
              <w:fldChar w:fldCharType="end"/>
            </w:r>
          </w:ins>
        </w:p>
        <w:p w14:paraId="78691FC6" w14:textId="5284468D" w:rsidR="00DA422D" w:rsidRDefault="00DA422D">
          <w:pPr>
            <w:pStyle w:val="TOC2"/>
            <w:tabs>
              <w:tab w:val="right" w:leader="dot" w:pos="9350"/>
            </w:tabs>
            <w:rPr>
              <w:ins w:id="32" w:author="Prabhvir Saran" w:date="2017-02-16T21:07:00Z"/>
              <w:rFonts w:eastAsiaTheme="minorEastAsia"/>
              <w:noProof/>
            </w:rPr>
          </w:pPr>
          <w:ins w:id="3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"_Toc475042563"</w:instrText>
            </w:r>
            <w:r w:rsidRPr="001C26C7">
              <w:rPr>
                <w:rStyle w:val="Hyperlink"/>
                <w:noProof/>
              </w:rPr>
              <w:instrText xml:space="preserve"> </w:instrText>
            </w:r>
            <w:r w:rsidRPr="001C26C7">
              <w:rPr>
                <w:rStyle w:val="Hyperlink"/>
                <w:noProof/>
              </w:rPr>
              <w:fldChar w:fldCharType="separate"/>
            </w:r>
            <w:r w:rsidRPr="001C26C7">
              <w:rPr>
                <w:rStyle w:val="Hyperlink"/>
                <w:noProof/>
              </w:rPr>
              <w:t>Documentation of Work</w:t>
            </w:r>
            <w:r>
              <w:rPr>
                <w:noProof/>
                <w:webHidden/>
              </w:rPr>
              <w:tab/>
            </w:r>
            <w:r>
              <w:rPr>
                <w:noProof/>
                <w:webHidden/>
              </w:rPr>
              <w:fldChar w:fldCharType="begin"/>
            </w:r>
            <w:r>
              <w:rPr>
                <w:noProof/>
                <w:webHidden/>
              </w:rPr>
              <w:instrText xml:space="preserve"> PAGEREF _Toc475042563 \h </w:instrText>
            </w:r>
          </w:ins>
          <w:r>
            <w:rPr>
              <w:noProof/>
              <w:webHidden/>
            </w:rPr>
          </w:r>
          <w:r>
            <w:rPr>
              <w:noProof/>
              <w:webHidden/>
            </w:rPr>
            <w:fldChar w:fldCharType="separate"/>
          </w:r>
          <w:ins w:id="34" w:author="Prabhvir Saran" w:date="2017-02-16T21:11:00Z">
            <w:r w:rsidR="00436213">
              <w:rPr>
                <w:noProof/>
                <w:webHidden/>
              </w:rPr>
              <w:t>2</w:t>
            </w:r>
          </w:ins>
          <w:ins w:id="35" w:author="Prabhvir Saran" w:date="2017-02-16T21:07:00Z">
            <w:r>
              <w:rPr>
                <w:noProof/>
                <w:webHidden/>
              </w:rPr>
              <w:fldChar w:fldCharType="end"/>
            </w:r>
            <w:r w:rsidRPr="001C26C7">
              <w:rPr>
                <w:rStyle w:val="Hyperlink"/>
                <w:noProof/>
              </w:rPr>
              <w:fldChar w:fldCharType="end"/>
            </w:r>
          </w:ins>
        </w:p>
        <w:p w14:paraId="73F4DF05" w14:textId="2F1B0680" w:rsidR="00DA422D" w:rsidRDefault="00DA422D">
          <w:pPr>
            <w:pStyle w:val="TOC2"/>
            <w:tabs>
              <w:tab w:val="right" w:leader="dot" w:pos="9350"/>
            </w:tabs>
            <w:rPr>
              <w:ins w:id="36" w:author="Prabhvir Saran" w:date="2017-02-16T21:07:00Z"/>
              <w:rFonts w:eastAsiaTheme="minorEastAsia"/>
              <w:noProof/>
            </w:rPr>
          </w:pPr>
          <w:ins w:id="3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"_Toc475042564"</w:instrText>
            </w:r>
            <w:r w:rsidRPr="001C26C7">
              <w:rPr>
                <w:rStyle w:val="Hyperlink"/>
                <w:noProof/>
              </w:rPr>
              <w:instrText xml:space="preserve"> </w:instrText>
            </w:r>
            <w:r w:rsidRPr="001C26C7">
              <w:rPr>
                <w:rStyle w:val="Hyperlink"/>
                <w:noProof/>
              </w:rPr>
              <w:fldChar w:fldCharType="separate"/>
            </w:r>
            <w:r w:rsidRPr="001C26C7">
              <w:rPr>
                <w:rStyle w:val="Hyperlink"/>
                <w:noProof/>
              </w:rPr>
              <w:t>A/B Testing</w:t>
            </w:r>
            <w:r>
              <w:rPr>
                <w:noProof/>
                <w:webHidden/>
              </w:rPr>
              <w:tab/>
            </w:r>
            <w:r>
              <w:rPr>
                <w:noProof/>
                <w:webHidden/>
              </w:rPr>
              <w:fldChar w:fldCharType="begin"/>
            </w:r>
            <w:r>
              <w:rPr>
                <w:noProof/>
                <w:webHidden/>
              </w:rPr>
              <w:instrText xml:space="preserve"> PAGEREF _Toc475042564 \h </w:instrText>
            </w:r>
          </w:ins>
          <w:r>
            <w:rPr>
              <w:noProof/>
              <w:webHidden/>
            </w:rPr>
          </w:r>
          <w:r>
            <w:rPr>
              <w:noProof/>
              <w:webHidden/>
            </w:rPr>
            <w:fldChar w:fldCharType="separate"/>
          </w:r>
          <w:ins w:id="38" w:author="Prabhvir Saran" w:date="2017-02-16T21:11:00Z">
            <w:r w:rsidR="00436213">
              <w:rPr>
                <w:noProof/>
                <w:webHidden/>
              </w:rPr>
              <w:t>4</w:t>
            </w:r>
          </w:ins>
          <w:ins w:id="39" w:author="Prabhvir Saran" w:date="2017-02-16T21:07:00Z">
            <w:r>
              <w:rPr>
                <w:noProof/>
                <w:webHidden/>
              </w:rPr>
              <w:fldChar w:fldCharType="end"/>
            </w:r>
            <w:r w:rsidRPr="001C26C7">
              <w:rPr>
                <w:rStyle w:val="Hyperlink"/>
                <w:noProof/>
              </w:rPr>
              <w:fldChar w:fldCharType="end"/>
            </w:r>
          </w:ins>
        </w:p>
        <w:p w14:paraId="141CB8D5" w14:textId="1F000B63" w:rsidR="00DA422D" w:rsidRDefault="00DA422D">
          <w:pPr>
            <w:pStyle w:val="TOC3"/>
            <w:tabs>
              <w:tab w:val="right" w:leader="dot" w:pos="9350"/>
            </w:tabs>
            <w:rPr>
              <w:ins w:id="40" w:author="Prabhvir Saran" w:date="2017-02-16T21:07:00Z"/>
              <w:rFonts w:eastAsiaTheme="minorEastAsia"/>
              <w:noProof/>
            </w:rPr>
          </w:pPr>
          <w:ins w:id="4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"_Toc475042565"</w:instrText>
            </w:r>
            <w:r w:rsidRPr="001C26C7">
              <w:rPr>
                <w:rStyle w:val="Hyperlink"/>
                <w:noProof/>
              </w:rPr>
              <w:instrText xml:space="preserve"> </w:instrText>
            </w:r>
            <w:r w:rsidRPr="001C26C7">
              <w:rPr>
                <w:rStyle w:val="Hyperlink"/>
                <w:noProof/>
              </w:rPr>
              <w:fldChar w:fldCharType="separate"/>
            </w:r>
            <w:r w:rsidRPr="001C26C7">
              <w:rPr>
                <w:rStyle w:val="Hyperlink"/>
                <w:noProof/>
              </w:rPr>
              <w:t>Test 1</w:t>
            </w:r>
            <w:r>
              <w:rPr>
                <w:noProof/>
                <w:webHidden/>
              </w:rPr>
              <w:tab/>
            </w:r>
            <w:r>
              <w:rPr>
                <w:noProof/>
                <w:webHidden/>
              </w:rPr>
              <w:fldChar w:fldCharType="begin"/>
            </w:r>
            <w:r>
              <w:rPr>
                <w:noProof/>
                <w:webHidden/>
              </w:rPr>
              <w:instrText xml:space="preserve"> PAGEREF _Toc475042565 \h </w:instrText>
            </w:r>
          </w:ins>
          <w:r>
            <w:rPr>
              <w:noProof/>
              <w:webHidden/>
            </w:rPr>
          </w:r>
          <w:r>
            <w:rPr>
              <w:noProof/>
              <w:webHidden/>
            </w:rPr>
            <w:fldChar w:fldCharType="separate"/>
          </w:r>
          <w:ins w:id="42" w:author="Prabhvir Saran" w:date="2017-02-16T21:11:00Z">
            <w:r w:rsidR="00436213">
              <w:rPr>
                <w:noProof/>
                <w:webHidden/>
              </w:rPr>
              <w:t>4</w:t>
            </w:r>
          </w:ins>
          <w:ins w:id="43" w:author="Prabhvir Saran" w:date="2017-02-16T21:07:00Z">
            <w:r>
              <w:rPr>
                <w:noProof/>
                <w:webHidden/>
              </w:rPr>
              <w:fldChar w:fldCharType="end"/>
            </w:r>
            <w:r w:rsidRPr="001C26C7">
              <w:rPr>
                <w:rStyle w:val="Hyperlink"/>
                <w:noProof/>
              </w:rPr>
              <w:fldChar w:fldCharType="end"/>
            </w:r>
          </w:ins>
        </w:p>
        <w:p w14:paraId="2CEB7A27" w14:textId="1EC466EA" w:rsidR="00DA422D" w:rsidRDefault="00DA422D">
          <w:pPr>
            <w:pStyle w:val="TOC3"/>
            <w:tabs>
              <w:tab w:val="right" w:leader="dot" w:pos="9350"/>
            </w:tabs>
            <w:rPr>
              <w:ins w:id="44" w:author="Prabhvir Saran" w:date="2017-02-16T21:07:00Z"/>
              <w:rFonts w:eastAsiaTheme="minorEastAsia"/>
              <w:noProof/>
            </w:rPr>
          </w:pPr>
          <w:ins w:id="4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"_Toc475042566"</w:instrText>
            </w:r>
            <w:r w:rsidRPr="001C26C7">
              <w:rPr>
                <w:rStyle w:val="Hyperlink"/>
                <w:noProof/>
              </w:rPr>
              <w:instrText xml:space="preserve"> </w:instrText>
            </w:r>
            <w:r w:rsidRPr="001C26C7">
              <w:rPr>
                <w:rStyle w:val="Hyperlink"/>
                <w:noProof/>
              </w:rPr>
              <w:fldChar w:fldCharType="separate"/>
            </w:r>
            <w:r w:rsidRPr="001C26C7">
              <w:rPr>
                <w:rStyle w:val="Hyperlink"/>
                <w:noProof/>
              </w:rPr>
              <w:t>Test 2</w:t>
            </w:r>
            <w:r>
              <w:rPr>
                <w:noProof/>
                <w:webHidden/>
              </w:rPr>
              <w:tab/>
            </w:r>
            <w:r>
              <w:rPr>
                <w:noProof/>
                <w:webHidden/>
              </w:rPr>
              <w:fldChar w:fldCharType="begin"/>
            </w:r>
            <w:r>
              <w:rPr>
                <w:noProof/>
                <w:webHidden/>
              </w:rPr>
              <w:instrText xml:space="preserve"> PAGEREF _Toc475042566 \h </w:instrText>
            </w:r>
          </w:ins>
          <w:r>
            <w:rPr>
              <w:noProof/>
              <w:webHidden/>
            </w:rPr>
          </w:r>
          <w:r>
            <w:rPr>
              <w:noProof/>
              <w:webHidden/>
            </w:rPr>
            <w:fldChar w:fldCharType="separate"/>
          </w:r>
          <w:ins w:id="46" w:author="Prabhvir Saran" w:date="2017-02-16T21:11:00Z">
            <w:r w:rsidR="00436213">
              <w:rPr>
                <w:noProof/>
                <w:webHidden/>
              </w:rPr>
              <w:t>5</w:t>
            </w:r>
          </w:ins>
          <w:ins w:id="47" w:author="Prabhvir Saran" w:date="2017-02-16T21:07:00Z">
            <w:r>
              <w:rPr>
                <w:noProof/>
                <w:webHidden/>
              </w:rPr>
              <w:fldChar w:fldCharType="end"/>
            </w:r>
            <w:r w:rsidRPr="001C26C7">
              <w:rPr>
                <w:rStyle w:val="Hyperlink"/>
                <w:noProof/>
              </w:rPr>
              <w:fldChar w:fldCharType="end"/>
            </w:r>
          </w:ins>
        </w:p>
        <w:p w14:paraId="60B9FB8A" w14:textId="56DC90A5" w:rsidR="00DA422D" w:rsidRDefault="00DA422D">
          <w:pPr>
            <w:pStyle w:val="TOC1"/>
            <w:tabs>
              <w:tab w:val="right" w:leader="dot" w:pos="9350"/>
            </w:tabs>
            <w:rPr>
              <w:ins w:id="48" w:author="Prabhvir Saran" w:date="2017-02-16T21:07:00Z"/>
              <w:rFonts w:eastAsiaTheme="minorEastAsia"/>
              <w:noProof/>
            </w:rPr>
          </w:pPr>
          <w:ins w:id="4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"_Toc475042567"</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2</w:t>
            </w:r>
            <w:r>
              <w:rPr>
                <w:noProof/>
                <w:webHidden/>
              </w:rPr>
              <w:tab/>
            </w:r>
            <w:r>
              <w:rPr>
                <w:noProof/>
                <w:webHidden/>
              </w:rPr>
              <w:fldChar w:fldCharType="begin"/>
            </w:r>
            <w:r>
              <w:rPr>
                <w:noProof/>
                <w:webHidden/>
              </w:rPr>
              <w:instrText xml:space="preserve"> PAGEREF _Toc475042567 \h </w:instrText>
            </w:r>
          </w:ins>
          <w:r>
            <w:rPr>
              <w:noProof/>
              <w:webHidden/>
            </w:rPr>
          </w:r>
          <w:r>
            <w:rPr>
              <w:noProof/>
              <w:webHidden/>
            </w:rPr>
            <w:fldChar w:fldCharType="separate"/>
          </w:r>
          <w:ins w:id="50" w:author="Prabhvir Saran" w:date="2017-02-16T21:11:00Z">
            <w:r w:rsidR="00436213">
              <w:rPr>
                <w:noProof/>
                <w:webHidden/>
              </w:rPr>
              <w:t>7</w:t>
            </w:r>
          </w:ins>
          <w:ins w:id="51" w:author="Prabhvir Saran" w:date="2017-02-16T21:07:00Z">
            <w:r>
              <w:rPr>
                <w:noProof/>
                <w:webHidden/>
              </w:rPr>
              <w:fldChar w:fldCharType="end"/>
            </w:r>
            <w:r w:rsidRPr="001C26C7">
              <w:rPr>
                <w:rStyle w:val="Hyperlink"/>
                <w:noProof/>
              </w:rPr>
              <w:fldChar w:fldCharType="end"/>
            </w:r>
          </w:ins>
        </w:p>
        <w:p w14:paraId="59F3C103" w14:textId="0725AA0E" w:rsidR="00DA422D" w:rsidRDefault="00DA422D">
          <w:pPr>
            <w:pStyle w:val="TOC2"/>
            <w:tabs>
              <w:tab w:val="right" w:leader="dot" w:pos="9350"/>
            </w:tabs>
            <w:rPr>
              <w:ins w:id="52" w:author="Prabhvir Saran" w:date="2017-02-16T21:07:00Z"/>
              <w:rFonts w:eastAsiaTheme="minorEastAsia"/>
              <w:noProof/>
            </w:rPr>
          </w:pPr>
          <w:ins w:id="5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"_Toc475042568"</w:instrText>
            </w:r>
            <w:r w:rsidRPr="001C26C7">
              <w:rPr>
                <w:rStyle w:val="Hyperlink"/>
                <w:noProof/>
              </w:rPr>
              <w:instrText xml:space="preserve"> </w:instrText>
            </w:r>
            <w:r w:rsidRPr="001C26C7">
              <w:rPr>
                <w:rStyle w:val="Hyperlink"/>
                <w:noProof/>
              </w:rPr>
              <w:fldChar w:fldCharType="separate"/>
            </w:r>
            <w:r w:rsidRPr="001C26C7">
              <w:rPr>
                <w:rStyle w:val="Hyperlink"/>
                <w:noProof/>
              </w:rPr>
              <w:t>Milestone 2: Site Map and Page Design</w:t>
            </w:r>
            <w:r>
              <w:rPr>
                <w:noProof/>
                <w:webHidden/>
              </w:rPr>
              <w:tab/>
            </w:r>
            <w:r>
              <w:rPr>
                <w:noProof/>
                <w:webHidden/>
              </w:rPr>
              <w:fldChar w:fldCharType="begin"/>
            </w:r>
            <w:r>
              <w:rPr>
                <w:noProof/>
                <w:webHidden/>
              </w:rPr>
              <w:instrText xml:space="preserve"> PAGEREF _Toc475042568 \h </w:instrText>
            </w:r>
          </w:ins>
          <w:r>
            <w:rPr>
              <w:noProof/>
              <w:webHidden/>
            </w:rPr>
          </w:r>
          <w:r>
            <w:rPr>
              <w:noProof/>
              <w:webHidden/>
            </w:rPr>
            <w:fldChar w:fldCharType="separate"/>
          </w:r>
          <w:ins w:id="54" w:author="Prabhvir Saran" w:date="2017-02-16T21:11:00Z">
            <w:r w:rsidR="00436213">
              <w:rPr>
                <w:noProof/>
                <w:webHidden/>
              </w:rPr>
              <w:t>7</w:t>
            </w:r>
          </w:ins>
          <w:ins w:id="55" w:author="Prabhvir Saran" w:date="2017-02-16T21:07:00Z">
            <w:r>
              <w:rPr>
                <w:noProof/>
                <w:webHidden/>
              </w:rPr>
              <w:fldChar w:fldCharType="end"/>
            </w:r>
            <w:r w:rsidRPr="001C26C7">
              <w:rPr>
                <w:rStyle w:val="Hyperlink"/>
                <w:noProof/>
              </w:rPr>
              <w:fldChar w:fldCharType="end"/>
            </w:r>
          </w:ins>
        </w:p>
        <w:p w14:paraId="77406ECC" w14:textId="60DF5301" w:rsidR="00DA422D" w:rsidRDefault="00DA422D">
          <w:pPr>
            <w:pStyle w:val="TOC2"/>
            <w:tabs>
              <w:tab w:val="right" w:leader="dot" w:pos="9350"/>
            </w:tabs>
            <w:rPr>
              <w:ins w:id="56" w:author="Prabhvir Saran" w:date="2017-02-16T21:07:00Z"/>
              <w:rFonts w:eastAsiaTheme="minorEastAsia"/>
              <w:noProof/>
            </w:rPr>
          </w:pPr>
          <w:ins w:id="5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"_Toc475042569"</w:instrText>
            </w:r>
            <w:r w:rsidRPr="001C26C7">
              <w:rPr>
                <w:rStyle w:val="Hyperlink"/>
                <w:noProof/>
              </w:rPr>
              <w:instrText xml:space="preserve"> </w:instrText>
            </w:r>
            <w:r w:rsidRPr="001C26C7">
              <w:rPr>
                <w:rStyle w:val="Hyperlink"/>
                <w:noProof/>
              </w:rPr>
              <w:fldChar w:fldCharType="separate"/>
            </w:r>
            <w:r w:rsidRPr="001C26C7">
              <w:rPr>
                <w:rStyle w:val="Hyperlink"/>
                <w:noProof/>
              </w:rPr>
              <w:t>Sitemap</w:t>
            </w:r>
            <w:r>
              <w:rPr>
                <w:noProof/>
                <w:webHidden/>
              </w:rPr>
              <w:tab/>
            </w:r>
            <w:r>
              <w:rPr>
                <w:noProof/>
                <w:webHidden/>
              </w:rPr>
              <w:fldChar w:fldCharType="begin"/>
            </w:r>
            <w:r>
              <w:rPr>
                <w:noProof/>
                <w:webHidden/>
              </w:rPr>
              <w:instrText xml:space="preserve"> PAGEREF _Toc475042569 \h </w:instrText>
            </w:r>
          </w:ins>
          <w:r>
            <w:rPr>
              <w:noProof/>
              <w:webHidden/>
            </w:rPr>
          </w:r>
          <w:r>
            <w:rPr>
              <w:noProof/>
              <w:webHidden/>
            </w:rPr>
            <w:fldChar w:fldCharType="separate"/>
          </w:r>
          <w:ins w:id="58" w:author="Prabhvir Saran" w:date="2017-02-16T21:11:00Z">
            <w:r w:rsidR="00436213">
              <w:rPr>
                <w:noProof/>
                <w:webHidden/>
              </w:rPr>
              <w:t>7</w:t>
            </w:r>
          </w:ins>
          <w:ins w:id="59" w:author="Prabhvir Saran" w:date="2017-02-16T21:07:00Z">
            <w:r>
              <w:rPr>
                <w:noProof/>
                <w:webHidden/>
              </w:rPr>
              <w:fldChar w:fldCharType="end"/>
            </w:r>
            <w:r w:rsidRPr="001C26C7">
              <w:rPr>
                <w:rStyle w:val="Hyperlink"/>
                <w:noProof/>
              </w:rPr>
              <w:fldChar w:fldCharType="end"/>
            </w:r>
          </w:ins>
        </w:p>
        <w:p w14:paraId="340F51B6" w14:textId="3A0DC052" w:rsidR="00DA422D" w:rsidRDefault="00DA422D">
          <w:pPr>
            <w:pStyle w:val="TOC3"/>
            <w:tabs>
              <w:tab w:val="right" w:leader="dot" w:pos="9350"/>
            </w:tabs>
            <w:rPr>
              <w:ins w:id="60" w:author="Prabhvir Saran" w:date="2017-02-16T21:07:00Z"/>
              <w:rFonts w:eastAsiaTheme="minorEastAsia"/>
              <w:noProof/>
            </w:rPr>
          </w:pPr>
          <w:ins w:id="6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"_Toc475042571"</w:instrText>
            </w:r>
            <w:r w:rsidRPr="001C26C7">
              <w:rPr>
                <w:rStyle w:val="Hyperlink"/>
                <w:noProof/>
              </w:rPr>
              <w:instrText xml:space="preserve"> </w:instrText>
            </w:r>
            <w:r w:rsidRPr="001C26C7">
              <w:rPr>
                <w:rStyle w:val="Hyperlink"/>
                <w:noProof/>
              </w:rPr>
              <w:fldChar w:fldCharType="separate"/>
            </w:r>
            <w:r w:rsidRPr="001C26C7">
              <w:rPr>
                <w:rStyle w:val="Hyperlink"/>
                <w:noProof/>
              </w:rPr>
              <w:t>Site map explained</w:t>
            </w:r>
            <w:r>
              <w:rPr>
                <w:noProof/>
                <w:webHidden/>
              </w:rPr>
              <w:tab/>
            </w:r>
            <w:r>
              <w:rPr>
                <w:noProof/>
                <w:webHidden/>
              </w:rPr>
              <w:fldChar w:fldCharType="begin"/>
            </w:r>
            <w:r>
              <w:rPr>
                <w:noProof/>
                <w:webHidden/>
              </w:rPr>
              <w:instrText xml:space="preserve"> PAGEREF _Toc475042571 \h </w:instrText>
            </w:r>
          </w:ins>
          <w:r>
            <w:rPr>
              <w:noProof/>
              <w:webHidden/>
            </w:rPr>
          </w:r>
          <w:r>
            <w:rPr>
              <w:noProof/>
              <w:webHidden/>
            </w:rPr>
            <w:fldChar w:fldCharType="separate"/>
          </w:r>
          <w:ins w:id="62" w:author="Prabhvir Saran" w:date="2017-02-16T21:11:00Z">
            <w:r w:rsidR="00436213">
              <w:rPr>
                <w:noProof/>
                <w:webHidden/>
              </w:rPr>
              <w:t>7</w:t>
            </w:r>
          </w:ins>
          <w:ins w:id="63" w:author="Prabhvir Saran" w:date="2017-02-16T21:07:00Z">
            <w:r>
              <w:rPr>
                <w:noProof/>
                <w:webHidden/>
              </w:rPr>
              <w:fldChar w:fldCharType="end"/>
            </w:r>
            <w:r w:rsidRPr="001C26C7">
              <w:rPr>
                <w:rStyle w:val="Hyperlink"/>
                <w:noProof/>
              </w:rPr>
              <w:fldChar w:fldCharType="end"/>
            </w:r>
          </w:ins>
        </w:p>
        <w:p w14:paraId="4ABE7A60" w14:textId="29E1EAB7" w:rsidR="00DA422D" w:rsidRDefault="00DA422D">
          <w:pPr>
            <w:pStyle w:val="TOC2"/>
            <w:tabs>
              <w:tab w:val="right" w:leader="dot" w:pos="9350"/>
            </w:tabs>
            <w:rPr>
              <w:ins w:id="64" w:author="Prabhvir Saran" w:date="2017-02-16T21:07:00Z"/>
              <w:rFonts w:eastAsiaTheme="minorEastAsia"/>
              <w:noProof/>
            </w:rPr>
          </w:pPr>
          <w:ins w:id="6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"_Toc475042572"</w:instrText>
            </w:r>
            <w:r w:rsidRPr="001C26C7">
              <w:rPr>
                <w:rStyle w:val="Hyperlink"/>
                <w:noProof/>
              </w:rPr>
              <w:instrText xml:space="preserve"> </w:instrText>
            </w:r>
            <w:r w:rsidRPr="001C26C7">
              <w:rPr>
                <w:rStyle w:val="Hyperlink"/>
                <w:noProof/>
              </w:rPr>
              <w:fldChar w:fldCharType="separate"/>
            </w:r>
            <w:r w:rsidRPr="001C26C7">
              <w:rPr>
                <w:rStyle w:val="Hyperlink"/>
                <w:noProof/>
              </w:rPr>
              <w:t>Wireframe Page Layouts</w:t>
            </w:r>
            <w:r>
              <w:rPr>
                <w:noProof/>
                <w:webHidden/>
              </w:rPr>
              <w:tab/>
            </w:r>
            <w:r>
              <w:rPr>
                <w:noProof/>
                <w:webHidden/>
              </w:rPr>
              <w:fldChar w:fldCharType="begin"/>
            </w:r>
            <w:r>
              <w:rPr>
                <w:noProof/>
                <w:webHidden/>
              </w:rPr>
              <w:instrText xml:space="preserve"> PAGEREF _Toc475042572 \h </w:instrText>
            </w:r>
          </w:ins>
          <w:r>
            <w:rPr>
              <w:noProof/>
              <w:webHidden/>
            </w:rPr>
          </w:r>
          <w:r>
            <w:rPr>
              <w:noProof/>
              <w:webHidden/>
            </w:rPr>
            <w:fldChar w:fldCharType="separate"/>
          </w:r>
          <w:ins w:id="66" w:author="Prabhvir Saran" w:date="2017-02-16T21:11:00Z">
            <w:r w:rsidR="00436213">
              <w:rPr>
                <w:noProof/>
                <w:webHidden/>
              </w:rPr>
              <w:t>9</w:t>
            </w:r>
          </w:ins>
          <w:ins w:id="67" w:author="Prabhvir Saran" w:date="2017-02-16T21:07:00Z">
            <w:r>
              <w:rPr>
                <w:noProof/>
                <w:webHidden/>
              </w:rPr>
              <w:fldChar w:fldCharType="end"/>
            </w:r>
            <w:r w:rsidRPr="001C26C7">
              <w:rPr>
                <w:rStyle w:val="Hyperlink"/>
                <w:noProof/>
              </w:rPr>
              <w:fldChar w:fldCharType="end"/>
            </w:r>
          </w:ins>
        </w:p>
        <w:p w14:paraId="086984C1" w14:textId="3119B350" w:rsidR="00DA422D" w:rsidRDefault="00DA422D">
          <w:pPr>
            <w:pStyle w:val="TOC2"/>
            <w:tabs>
              <w:tab w:val="right" w:leader="dot" w:pos="9350"/>
            </w:tabs>
            <w:rPr>
              <w:ins w:id="68" w:author="Prabhvir Saran" w:date="2017-02-16T21:07:00Z"/>
              <w:rFonts w:eastAsiaTheme="minorEastAsia"/>
              <w:noProof/>
            </w:rPr>
          </w:pPr>
          <w:ins w:id="6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"_Toc475042573"</w:instrText>
            </w:r>
            <w:r w:rsidRPr="001C26C7">
              <w:rPr>
                <w:rStyle w:val="Hyperlink"/>
                <w:noProof/>
              </w:rPr>
              <w:instrText xml:space="preserve"> </w:instrText>
            </w:r>
            <w:r w:rsidRPr="001C26C7">
              <w:rPr>
                <w:rStyle w:val="Hyperlink"/>
                <w:noProof/>
              </w:rPr>
              <w:fldChar w:fldCharType="separate"/>
            </w:r>
            <w:r w:rsidRPr="001C26C7">
              <w:rPr>
                <w:rStyle w:val="Hyperlink"/>
                <w:noProof/>
              </w:rPr>
              <w:t>Print Layouts</w:t>
            </w:r>
            <w:r>
              <w:rPr>
                <w:noProof/>
                <w:webHidden/>
              </w:rPr>
              <w:tab/>
            </w:r>
            <w:r>
              <w:rPr>
                <w:noProof/>
                <w:webHidden/>
              </w:rPr>
              <w:fldChar w:fldCharType="begin"/>
            </w:r>
            <w:r>
              <w:rPr>
                <w:noProof/>
                <w:webHidden/>
              </w:rPr>
              <w:instrText xml:space="preserve"> PAGEREF _Toc475042573 \h </w:instrText>
            </w:r>
          </w:ins>
          <w:r>
            <w:rPr>
              <w:noProof/>
              <w:webHidden/>
            </w:rPr>
          </w:r>
          <w:r>
            <w:rPr>
              <w:noProof/>
              <w:webHidden/>
            </w:rPr>
            <w:fldChar w:fldCharType="separate"/>
          </w:r>
          <w:ins w:id="70" w:author="Prabhvir Saran" w:date="2017-02-16T21:11:00Z">
            <w:r w:rsidR="00436213">
              <w:rPr>
                <w:noProof/>
                <w:webHidden/>
              </w:rPr>
              <w:t>11</w:t>
            </w:r>
          </w:ins>
          <w:ins w:id="71" w:author="Prabhvir Saran" w:date="2017-02-16T21:07:00Z">
            <w:r>
              <w:rPr>
                <w:noProof/>
                <w:webHidden/>
              </w:rPr>
              <w:fldChar w:fldCharType="end"/>
            </w:r>
            <w:r w:rsidRPr="001C26C7">
              <w:rPr>
                <w:rStyle w:val="Hyperlink"/>
                <w:noProof/>
              </w:rPr>
              <w:fldChar w:fldCharType="end"/>
            </w:r>
          </w:ins>
        </w:p>
        <w:p w14:paraId="5316855A" w14:textId="34C6CA2E" w:rsidR="00DA422D" w:rsidRDefault="00DA422D">
          <w:pPr>
            <w:pStyle w:val="TOC1"/>
            <w:tabs>
              <w:tab w:val="right" w:leader="dot" w:pos="9350"/>
            </w:tabs>
            <w:rPr>
              <w:ins w:id="72" w:author="Prabhvir Saran" w:date="2017-02-16T21:07:00Z"/>
              <w:rFonts w:eastAsiaTheme="minorEastAsia"/>
              <w:noProof/>
            </w:rPr>
          </w:pPr>
          <w:ins w:id="7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"_Toc475042574"</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1</w:t>
            </w:r>
            <w:r>
              <w:rPr>
                <w:noProof/>
                <w:webHidden/>
              </w:rPr>
              <w:tab/>
            </w:r>
            <w:r>
              <w:rPr>
                <w:noProof/>
                <w:webHidden/>
              </w:rPr>
              <w:fldChar w:fldCharType="begin"/>
            </w:r>
            <w:r>
              <w:rPr>
                <w:noProof/>
                <w:webHidden/>
              </w:rPr>
              <w:instrText xml:space="preserve"> PAGEREF _Toc475042574 \h </w:instrText>
            </w:r>
          </w:ins>
          <w:r>
            <w:rPr>
              <w:noProof/>
              <w:webHidden/>
            </w:rPr>
          </w:r>
          <w:r>
            <w:rPr>
              <w:noProof/>
              <w:webHidden/>
            </w:rPr>
            <w:fldChar w:fldCharType="separate"/>
          </w:r>
          <w:ins w:id="74" w:author="Prabhvir Saran" w:date="2017-02-16T21:11:00Z">
            <w:r w:rsidR="00436213">
              <w:rPr>
                <w:noProof/>
                <w:webHidden/>
              </w:rPr>
              <w:t>13</w:t>
            </w:r>
          </w:ins>
          <w:ins w:id="75" w:author="Prabhvir Saran" w:date="2017-02-16T21:07:00Z">
            <w:r>
              <w:rPr>
                <w:noProof/>
                <w:webHidden/>
              </w:rPr>
              <w:fldChar w:fldCharType="end"/>
            </w:r>
            <w:r w:rsidRPr="001C26C7">
              <w:rPr>
                <w:rStyle w:val="Hyperlink"/>
                <w:noProof/>
              </w:rPr>
              <w:fldChar w:fldCharType="end"/>
            </w:r>
          </w:ins>
        </w:p>
        <w:p w14:paraId="2206B21A" w14:textId="46686D89" w:rsidR="00DA422D" w:rsidRDefault="00DA422D">
          <w:pPr>
            <w:pStyle w:val="TOC2"/>
            <w:tabs>
              <w:tab w:val="right" w:leader="dot" w:pos="9350"/>
            </w:tabs>
            <w:rPr>
              <w:ins w:id="76" w:author="Prabhvir Saran" w:date="2017-02-16T21:07:00Z"/>
              <w:rFonts w:eastAsiaTheme="minorEastAsia"/>
              <w:noProof/>
            </w:rPr>
          </w:pPr>
          <w:ins w:id="7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"_Toc475042575"</w:instrText>
            </w:r>
            <w:r w:rsidRPr="001C26C7">
              <w:rPr>
                <w:rStyle w:val="Hyperlink"/>
                <w:noProof/>
              </w:rPr>
              <w:instrText xml:space="preserve"> </w:instrText>
            </w:r>
            <w:r w:rsidRPr="001C26C7">
              <w:rPr>
                <w:rStyle w:val="Hyperlink"/>
                <w:noProof/>
              </w:rPr>
              <w:fldChar w:fldCharType="separate"/>
            </w:r>
            <w:r w:rsidRPr="001C26C7">
              <w:rPr>
                <w:rStyle w:val="Hyperlink"/>
                <w:noProof/>
              </w:rPr>
              <w:t>Introduction</w:t>
            </w:r>
            <w:r>
              <w:rPr>
                <w:noProof/>
                <w:webHidden/>
              </w:rPr>
              <w:tab/>
            </w:r>
            <w:r>
              <w:rPr>
                <w:noProof/>
                <w:webHidden/>
              </w:rPr>
              <w:fldChar w:fldCharType="begin"/>
            </w:r>
            <w:r>
              <w:rPr>
                <w:noProof/>
                <w:webHidden/>
              </w:rPr>
              <w:instrText xml:space="preserve"> PAGEREF _Toc475042575 \h </w:instrText>
            </w:r>
          </w:ins>
          <w:r>
            <w:rPr>
              <w:noProof/>
              <w:webHidden/>
            </w:rPr>
          </w:r>
          <w:r>
            <w:rPr>
              <w:noProof/>
              <w:webHidden/>
            </w:rPr>
            <w:fldChar w:fldCharType="separate"/>
          </w:r>
          <w:ins w:id="78" w:author="Prabhvir Saran" w:date="2017-02-16T21:11:00Z">
            <w:r w:rsidR="00436213">
              <w:rPr>
                <w:noProof/>
                <w:webHidden/>
              </w:rPr>
              <w:t>13</w:t>
            </w:r>
          </w:ins>
          <w:ins w:id="79" w:author="Prabhvir Saran" w:date="2017-02-16T21:07:00Z">
            <w:r>
              <w:rPr>
                <w:noProof/>
                <w:webHidden/>
              </w:rPr>
              <w:fldChar w:fldCharType="end"/>
            </w:r>
            <w:r w:rsidRPr="001C26C7">
              <w:rPr>
                <w:rStyle w:val="Hyperlink"/>
                <w:noProof/>
              </w:rPr>
              <w:fldChar w:fldCharType="end"/>
            </w:r>
          </w:ins>
        </w:p>
        <w:p w14:paraId="75EB5234" w14:textId="1ECD7C96" w:rsidR="00DA422D" w:rsidRDefault="00DA422D">
          <w:pPr>
            <w:pStyle w:val="TOC2"/>
            <w:tabs>
              <w:tab w:val="right" w:leader="dot" w:pos="9350"/>
            </w:tabs>
            <w:rPr>
              <w:ins w:id="80" w:author="Prabhvir Saran" w:date="2017-02-16T21:07:00Z"/>
              <w:rFonts w:eastAsiaTheme="minorEastAsia"/>
              <w:noProof/>
            </w:rPr>
          </w:pPr>
          <w:ins w:id="8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"_Toc475042576"</w:instrText>
            </w:r>
            <w:r w:rsidRPr="001C26C7">
              <w:rPr>
                <w:rStyle w:val="Hyperlink"/>
                <w:noProof/>
              </w:rPr>
              <w:instrText xml:space="preserve"> </w:instrText>
            </w:r>
            <w:r w:rsidRPr="001C26C7">
              <w:rPr>
                <w:rStyle w:val="Hyperlink"/>
                <w:noProof/>
              </w:rPr>
              <w:fldChar w:fldCharType="separate"/>
            </w:r>
            <w:r w:rsidRPr="001C26C7">
              <w:rPr>
                <w:rStyle w:val="Hyperlink"/>
                <w:noProof/>
              </w:rPr>
              <w:t>About the website</w:t>
            </w:r>
            <w:r>
              <w:rPr>
                <w:noProof/>
                <w:webHidden/>
              </w:rPr>
              <w:tab/>
            </w:r>
            <w:r>
              <w:rPr>
                <w:noProof/>
                <w:webHidden/>
              </w:rPr>
              <w:fldChar w:fldCharType="begin"/>
            </w:r>
            <w:r>
              <w:rPr>
                <w:noProof/>
                <w:webHidden/>
              </w:rPr>
              <w:instrText xml:space="preserve"> PAGEREF _Toc475042576 \h </w:instrText>
            </w:r>
          </w:ins>
          <w:r>
            <w:rPr>
              <w:noProof/>
              <w:webHidden/>
            </w:rPr>
          </w:r>
          <w:r>
            <w:rPr>
              <w:noProof/>
              <w:webHidden/>
            </w:rPr>
            <w:fldChar w:fldCharType="separate"/>
          </w:r>
          <w:ins w:id="82" w:author="Prabhvir Saran" w:date="2017-02-16T21:11:00Z">
            <w:r w:rsidR="00436213">
              <w:rPr>
                <w:noProof/>
                <w:webHidden/>
              </w:rPr>
              <w:t>13</w:t>
            </w:r>
          </w:ins>
          <w:ins w:id="83" w:author="Prabhvir Saran" w:date="2017-02-16T21:07:00Z">
            <w:r>
              <w:rPr>
                <w:noProof/>
                <w:webHidden/>
              </w:rPr>
              <w:fldChar w:fldCharType="end"/>
            </w:r>
            <w:r w:rsidRPr="001C26C7">
              <w:rPr>
                <w:rStyle w:val="Hyperlink"/>
                <w:noProof/>
              </w:rPr>
              <w:fldChar w:fldCharType="end"/>
            </w:r>
          </w:ins>
        </w:p>
        <w:p w14:paraId="5FBD8F06" w14:textId="1AA8CCD1" w:rsidR="00DA422D" w:rsidRDefault="00DA422D">
          <w:pPr>
            <w:pStyle w:val="TOC2"/>
            <w:tabs>
              <w:tab w:val="right" w:leader="dot" w:pos="9350"/>
            </w:tabs>
            <w:rPr>
              <w:ins w:id="84" w:author="Prabhvir Saran" w:date="2017-02-16T21:07:00Z"/>
              <w:rFonts w:eastAsiaTheme="minorEastAsia"/>
              <w:noProof/>
            </w:rPr>
          </w:pPr>
          <w:ins w:id="8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"_Toc475042577"</w:instrText>
            </w:r>
            <w:r w:rsidRPr="001C26C7">
              <w:rPr>
                <w:rStyle w:val="Hyperlink"/>
                <w:noProof/>
              </w:rPr>
              <w:instrText xml:space="preserve"> </w:instrText>
            </w:r>
            <w:r w:rsidRPr="001C26C7">
              <w:rPr>
                <w:rStyle w:val="Hyperlink"/>
                <w:noProof/>
              </w:rPr>
              <w:fldChar w:fldCharType="separate"/>
            </w:r>
            <w:r w:rsidRPr="001C26C7">
              <w:rPr>
                <w:rStyle w:val="Hyperlink"/>
                <w:noProof/>
              </w:rPr>
              <w:t>Functional Requirements</w:t>
            </w:r>
            <w:r>
              <w:rPr>
                <w:noProof/>
                <w:webHidden/>
              </w:rPr>
              <w:tab/>
            </w:r>
            <w:r>
              <w:rPr>
                <w:noProof/>
                <w:webHidden/>
              </w:rPr>
              <w:fldChar w:fldCharType="begin"/>
            </w:r>
            <w:r>
              <w:rPr>
                <w:noProof/>
                <w:webHidden/>
              </w:rPr>
              <w:instrText xml:space="preserve"> PAGEREF _Toc475042577 \h </w:instrText>
            </w:r>
          </w:ins>
          <w:r>
            <w:rPr>
              <w:noProof/>
              <w:webHidden/>
            </w:rPr>
          </w:r>
          <w:r>
            <w:rPr>
              <w:noProof/>
              <w:webHidden/>
            </w:rPr>
            <w:fldChar w:fldCharType="separate"/>
          </w:r>
          <w:ins w:id="86" w:author="Prabhvir Saran" w:date="2017-02-16T21:11:00Z">
            <w:r w:rsidR="00436213">
              <w:rPr>
                <w:noProof/>
                <w:webHidden/>
              </w:rPr>
              <w:t>13</w:t>
            </w:r>
          </w:ins>
          <w:ins w:id="87" w:author="Prabhvir Saran" w:date="2017-02-16T21:07:00Z">
            <w:r>
              <w:rPr>
                <w:noProof/>
                <w:webHidden/>
              </w:rPr>
              <w:fldChar w:fldCharType="end"/>
            </w:r>
            <w:r w:rsidRPr="001C26C7">
              <w:rPr>
                <w:rStyle w:val="Hyperlink"/>
                <w:noProof/>
              </w:rPr>
              <w:fldChar w:fldCharType="end"/>
            </w:r>
          </w:ins>
        </w:p>
        <w:p w14:paraId="0624B605" w14:textId="44B435D0" w:rsidR="00DA422D" w:rsidRDefault="00DA422D">
          <w:pPr>
            <w:pStyle w:val="TOC2"/>
            <w:tabs>
              <w:tab w:val="right" w:leader="dot" w:pos="9350"/>
            </w:tabs>
            <w:rPr>
              <w:ins w:id="88" w:author="Prabhvir Saran" w:date="2017-02-16T21:07:00Z"/>
              <w:rFonts w:eastAsiaTheme="minorEastAsia"/>
              <w:noProof/>
            </w:rPr>
          </w:pPr>
          <w:ins w:id="8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"_Toc475042578"</w:instrText>
            </w:r>
            <w:r w:rsidRPr="001C26C7">
              <w:rPr>
                <w:rStyle w:val="Hyperlink"/>
                <w:noProof/>
              </w:rPr>
              <w:instrText xml:space="preserve"> </w:instrText>
            </w:r>
            <w:r w:rsidRPr="001C26C7">
              <w:rPr>
                <w:rStyle w:val="Hyperlink"/>
                <w:noProof/>
              </w:rPr>
              <w:fldChar w:fldCharType="separate"/>
            </w:r>
            <w:r w:rsidRPr="001C26C7">
              <w:rPr>
                <w:rStyle w:val="Hyperlink"/>
                <w:noProof/>
              </w:rPr>
              <w:t>Work Plan</w:t>
            </w:r>
            <w:r>
              <w:rPr>
                <w:noProof/>
                <w:webHidden/>
              </w:rPr>
              <w:tab/>
            </w:r>
            <w:r>
              <w:rPr>
                <w:noProof/>
                <w:webHidden/>
              </w:rPr>
              <w:fldChar w:fldCharType="begin"/>
            </w:r>
            <w:r>
              <w:rPr>
                <w:noProof/>
                <w:webHidden/>
              </w:rPr>
              <w:instrText xml:space="preserve"> PAGEREF _Toc475042578 \h </w:instrText>
            </w:r>
          </w:ins>
          <w:r>
            <w:rPr>
              <w:noProof/>
              <w:webHidden/>
            </w:rPr>
          </w:r>
          <w:r>
            <w:rPr>
              <w:noProof/>
              <w:webHidden/>
            </w:rPr>
            <w:fldChar w:fldCharType="separate"/>
          </w:r>
          <w:ins w:id="90" w:author="Prabhvir Saran" w:date="2017-02-16T21:11:00Z">
            <w:r w:rsidR="00436213">
              <w:rPr>
                <w:noProof/>
                <w:webHidden/>
              </w:rPr>
              <w:t>14</w:t>
            </w:r>
          </w:ins>
          <w:ins w:id="91" w:author="Prabhvir Saran" w:date="2017-02-16T21:07:00Z">
            <w:r>
              <w:rPr>
                <w:noProof/>
                <w:webHidden/>
              </w:rPr>
              <w:fldChar w:fldCharType="end"/>
            </w:r>
            <w:r w:rsidRPr="001C26C7">
              <w:rPr>
                <w:rStyle w:val="Hyperlink"/>
                <w:noProof/>
              </w:rPr>
              <w:fldChar w:fldCharType="end"/>
            </w:r>
          </w:ins>
        </w:p>
        <w:p w14:paraId="2CA4D823" w14:textId="1A8EC404" w:rsidR="00F911EF" w:rsidDel="00477C6C" w:rsidRDefault="00F911EF">
          <w:pPr>
            <w:pStyle w:val="TOC1"/>
            <w:tabs>
              <w:tab w:val="right" w:leader="dot" w:pos="9350"/>
            </w:tabs>
            <w:rPr>
              <w:del w:id="92" w:author="Prabhvir Saran" w:date="2017-02-02T23:02:00Z"/>
              <w:rFonts w:eastAsiaTheme="minorEastAsia"/>
              <w:noProof/>
            </w:rPr>
          </w:pPr>
          <w:del w:id="93" w:author="Prabhvir Saran" w:date="2017-02-02T23:02:00Z">
            <w:r w:rsidRPr="00477C6C" w:rsidDel="00477C6C">
              <w:rPr>
                <w:rPrChange w:id="94"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95" w:author="Prabhvir Saran" w:date="2017-02-02T23:02:00Z"/>
              <w:rFonts w:eastAsiaTheme="minorEastAsia"/>
              <w:noProof/>
            </w:rPr>
          </w:pPr>
          <w:del w:id="96" w:author="Prabhvir Saran" w:date="2017-02-02T23:02:00Z">
            <w:r w:rsidRPr="00477C6C" w:rsidDel="00477C6C">
              <w:rPr>
                <w:rPrChange w:id="97"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98" w:author="Prabhvir Saran" w:date="2017-02-02T23:02:00Z"/>
              <w:rFonts w:eastAsiaTheme="minorEastAsia"/>
              <w:noProof/>
            </w:rPr>
          </w:pPr>
          <w:del w:id="99" w:author="Prabhvir Saran" w:date="2017-02-02T23:02:00Z">
            <w:r w:rsidRPr="00477C6C" w:rsidDel="00477C6C">
              <w:rPr>
                <w:rPrChange w:id="100"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101" w:author="Prabhvir Saran" w:date="2017-02-02T23:02:00Z"/>
              <w:rFonts w:eastAsiaTheme="minorEastAsia"/>
              <w:noProof/>
            </w:rPr>
          </w:pPr>
          <w:del w:id="102" w:author="Prabhvir Saran" w:date="2017-02-02T23:02:00Z">
            <w:r w:rsidRPr="00477C6C" w:rsidDel="00477C6C">
              <w:rPr>
                <w:rPrChange w:id="103"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104" w:author="Prabhvir Saran" w:date="2017-02-02T23:02:00Z"/>
              <w:rStyle w:val="Hyperlink"/>
              <w:noProof/>
            </w:rPr>
          </w:pPr>
          <w:del w:id="105" w:author="Prabhvir Saran" w:date="2017-02-02T23:02:00Z">
            <w:r w:rsidRPr="00477C6C" w:rsidDel="00477C6C">
              <w:rPr>
                <w:rPrChange w:id="106"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107" w:author="Prabhvir Saran" w:date="2017-02-02T23:02:00Z"/>
              <w:noProof/>
            </w:rPr>
          </w:pPr>
        </w:p>
        <w:p w14:paraId="4D560F13" w14:textId="0A50A9E6" w:rsidR="00F911EF" w:rsidDel="00477C6C" w:rsidRDefault="00F911EF">
          <w:pPr>
            <w:pStyle w:val="TOC1"/>
            <w:tabs>
              <w:tab w:val="right" w:leader="dot" w:pos="9350"/>
            </w:tabs>
            <w:rPr>
              <w:del w:id="108" w:author="Prabhvir Saran" w:date="2017-02-02T23:02:00Z"/>
              <w:rFonts w:eastAsiaTheme="minorEastAsia"/>
              <w:noProof/>
            </w:rPr>
          </w:pPr>
          <w:del w:id="109" w:author="Prabhvir Saran" w:date="2017-02-02T23:02:00Z">
            <w:r w:rsidRPr="00477C6C" w:rsidDel="00477C6C">
              <w:rPr>
                <w:rPrChange w:id="110"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111" w:author="Prabhvir Saran" w:date="2017-02-02T23:02:00Z"/>
              <w:rFonts w:eastAsiaTheme="minorEastAsia"/>
              <w:noProof/>
            </w:rPr>
          </w:pPr>
          <w:del w:id="112" w:author="Prabhvir Saran" w:date="2017-02-02T23:02:00Z">
            <w:r w:rsidRPr="00477C6C" w:rsidDel="00477C6C">
              <w:rPr>
                <w:rPrChange w:id="113"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114" w:author="Prabhvir Saran" w:date="2017-02-02T23:02:00Z"/>
              <w:rFonts w:eastAsiaTheme="minorEastAsia"/>
              <w:noProof/>
            </w:rPr>
          </w:pPr>
          <w:del w:id="115" w:author="Prabhvir Saran" w:date="2017-02-02T23:02:00Z">
            <w:r w:rsidRPr="00477C6C" w:rsidDel="00477C6C">
              <w:rPr>
                <w:rPrChange w:id="116"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117" w:author="Prabhvir Saran" w:date="2017-02-02T23:02:00Z"/>
              <w:rFonts w:eastAsiaTheme="minorEastAsia"/>
              <w:noProof/>
            </w:rPr>
          </w:pPr>
          <w:del w:id="118" w:author="Prabhvir Saran" w:date="2017-02-02T23:02:00Z">
            <w:r w:rsidRPr="00477C6C" w:rsidDel="00477C6C">
              <w:rPr>
                <w:rPrChange w:id="119"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20" w:author="Prabhvir Saran" w:date="2017-02-02T23:02:00Z"/>
              <w:rFonts w:eastAsiaTheme="minorEastAsia"/>
              <w:noProof/>
            </w:rPr>
          </w:pPr>
          <w:del w:id="121" w:author="Prabhvir Saran" w:date="2017-02-02T23:02:00Z">
            <w:r w:rsidRPr="00477C6C" w:rsidDel="00477C6C">
              <w:rPr>
                <w:rPrChange w:id="122"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23" w:author="Prabhvir Saran" w:date="2017-02-02T16:03:00Z"/>
            </w:rPr>
          </w:pPr>
          <w:ins w:id="124" w:author="Prabhvir Saran" w:date="2017-02-02T16:03:00Z">
            <w:r>
              <w:rPr>
                <w:b/>
                <w:bCs/>
                <w:noProof/>
              </w:rPr>
              <w:fldChar w:fldCharType="end"/>
            </w:r>
          </w:ins>
        </w:p>
        <w:customXmlInsRangeStart w:id="125" w:author="Prabhvir Saran" w:date="2017-02-02T16:03:00Z"/>
      </w:sdtContent>
    </w:sdt>
    <w:customXmlInsRangeEnd w:id="125"/>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26" w:author="Prabhvir Saran" w:date="2017-02-02T15:45:00Z"/>
          <w:sz w:val="36"/>
        </w:rPr>
      </w:pPr>
    </w:p>
    <w:p w14:paraId="55A8F43D" w14:textId="4DAEBA93" w:rsidR="001665B5" w:rsidRDefault="001665B5" w:rsidP="004161ED">
      <w:pPr>
        <w:rPr>
          <w:ins w:id="127" w:author="Prabhvir Saran" w:date="2017-02-02T15:57:00Z"/>
        </w:rPr>
      </w:pPr>
    </w:p>
    <w:p w14:paraId="43388141" w14:textId="69C36B02" w:rsidR="001665B5" w:rsidRDefault="001665B5" w:rsidP="004161ED">
      <w:pPr>
        <w:rPr>
          <w:ins w:id="128" w:author="Prabhvir Saran" w:date="2017-02-02T15:57:00Z"/>
        </w:rPr>
      </w:pPr>
    </w:p>
    <w:p w14:paraId="08ED281C" w14:textId="77777777" w:rsidR="001665B5" w:rsidRPr="004161ED" w:rsidRDefault="001665B5" w:rsidP="004161ED">
      <w:pPr>
        <w:rPr>
          <w:ins w:id="129" w:author="Prabhvir Saran" w:date="2017-02-02T15:57:00Z"/>
        </w:rPr>
      </w:pPr>
    </w:p>
    <w:p w14:paraId="2DB1031D" w14:textId="22C8A927" w:rsidR="00776164" w:rsidDel="00487BA1" w:rsidRDefault="00776164">
      <w:pPr>
        <w:jc w:val="center"/>
        <w:rPr>
          <w:del w:id="130" w:author="Prabhvir Saran" w:date="2017-02-02T15:45:00Z"/>
        </w:rPr>
        <w:pPrChange w:id="131" w:author="Prabhvir Saran" w:date="2017-02-16T20:27:00Z">
          <w:pPr/>
        </w:pPrChange>
      </w:pPr>
    </w:p>
    <w:p w14:paraId="15AC0A2D" w14:textId="6137FB31" w:rsidR="00487BA1" w:rsidRDefault="00487BA1">
      <w:pPr>
        <w:pStyle w:val="Heading1"/>
        <w:jc w:val="center"/>
        <w:rPr>
          <w:ins w:id="132" w:author="Prabhvir Saran" w:date="2017-02-14T23:25:00Z"/>
          <w:b/>
          <w:sz w:val="36"/>
          <w:u w:val="single"/>
        </w:rPr>
        <w:pPrChange w:id="133" w:author="Prabhvir Saran" w:date="2017-02-16T20:27:00Z">
          <w:pPr>
            <w:pStyle w:val="Heading1"/>
          </w:pPr>
        </w:pPrChange>
      </w:pPr>
      <w:bookmarkStart w:id="134" w:name="_Toc475042559"/>
      <w:ins w:id="135" w:author="Prabhvir Saran" w:date="2017-02-14T17:56:00Z">
        <w:r w:rsidRPr="003B7E9F">
          <w:rPr>
            <w:b/>
            <w:sz w:val="36"/>
            <w:u w:val="single"/>
            <w:rPrChange w:id="136" w:author="Prabhvir Saran" w:date="2017-02-14T23:20:00Z">
              <w:rPr/>
            </w:rPrChange>
          </w:rPr>
          <w:t>Milestone 3: Skeleton site with layout, tables and forms</w:t>
        </w:r>
      </w:ins>
      <w:bookmarkEnd w:id="134"/>
    </w:p>
    <w:p w14:paraId="7B206568" w14:textId="77777777" w:rsidR="008E7E99" w:rsidRPr="00FF76DD" w:rsidRDefault="008E7E99">
      <w:pPr>
        <w:rPr>
          <w:ins w:id="137" w:author="Prabhvir Saran" w:date="2017-02-14T17:57:00Z"/>
        </w:rPr>
        <w:pPrChange w:id="138" w:author="Prabhvir Saran" w:date="2017-02-14T23:25:00Z">
          <w:pPr>
            <w:pStyle w:val="Heading1"/>
          </w:pPr>
        </w:pPrChange>
      </w:pPr>
    </w:p>
    <w:p w14:paraId="6E71666B" w14:textId="596A21AB" w:rsidR="001B012E" w:rsidRPr="00FF76DD" w:rsidRDefault="00487BA1">
      <w:pPr>
        <w:pStyle w:val="Heading2"/>
        <w:spacing w:after="240"/>
        <w:rPr>
          <w:ins w:id="139" w:author="Prabhvir Saran" w:date="2017-02-14T23:07:00Z"/>
        </w:rPr>
        <w:pPrChange w:id="140" w:author="Prabhvir Saran" w:date="2017-02-14T23:13:00Z">
          <w:pPr>
            <w:pStyle w:val="Heading1"/>
          </w:pPr>
        </w:pPrChange>
      </w:pPr>
      <w:bookmarkStart w:id="141" w:name="_Toc475042560"/>
      <w:ins w:id="142" w:author="Prabhvir Saran" w:date="2017-02-14T17:58:00Z">
        <w:r>
          <w:t>Url of the prototype website</w:t>
        </w:r>
      </w:ins>
      <w:bookmarkEnd w:id="141"/>
    </w:p>
    <w:p w14:paraId="4950D83D" w14:textId="20A5CD1A" w:rsidR="001B012E" w:rsidRDefault="002832A7">
      <w:pPr>
        <w:spacing w:after="240"/>
        <w:rPr>
          <w:ins w:id="143" w:author="Prabhvir Saran" w:date="2017-02-14T17:58:00Z"/>
        </w:rPr>
        <w:pPrChange w:id="144" w:author="Prabhvir Saran" w:date="2017-02-14T23:20:00Z">
          <w:pPr>
            <w:pStyle w:val="Heading1"/>
          </w:pPr>
        </w:pPrChange>
      </w:pPr>
      <w:ins w:id="145" w:author="Prabhvir Saran" w:date="2017-02-14T23:20:00Z">
        <w:r w:rsidRPr="002832A7">
          <w:rPr>
            <w:rPrChange w:id="146" w:author="Prabhvir Saran" w:date="2017-02-14T23:20:00Z">
              <w:rPr>
                <w:rStyle w:val="Hyperlink"/>
              </w:rPr>
            </w:rPrChange>
          </w:rPr>
          <w:t>http://students.bcitdev.com/A00980505/G2/</w:t>
        </w:r>
        <w:r>
          <w:t xml:space="preserve"> </w:t>
        </w:r>
      </w:ins>
    </w:p>
    <w:p w14:paraId="2BEA5E59" w14:textId="7F611B1E" w:rsidR="004A7F09" w:rsidRDefault="004A7F09">
      <w:pPr>
        <w:pStyle w:val="Heading2"/>
        <w:rPr>
          <w:ins w:id="147" w:author="Prabhvir Saran" w:date="2017-02-14T17:59:00Z"/>
        </w:rPr>
        <w:pPrChange w:id="148" w:author="Prabhvir Saran" w:date="2017-02-14T17:58:00Z">
          <w:pPr>
            <w:pStyle w:val="Heading1"/>
          </w:pPr>
        </w:pPrChange>
      </w:pPr>
      <w:bookmarkStart w:id="149" w:name="_Toc475042561"/>
      <w:ins w:id="150" w:author="Prabhvir Saran" w:date="2017-02-14T17:58:00Z">
        <w:r>
          <w:t>List of all the items completed</w:t>
        </w:r>
        <w:bookmarkEnd w:id="149"/>
        <w:r>
          <w:t xml:space="preserve"> </w:t>
        </w:r>
      </w:ins>
    </w:p>
    <w:p w14:paraId="4B5A52F9" w14:textId="5155A641" w:rsidR="004A7F09" w:rsidRDefault="004A7F09">
      <w:pPr>
        <w:pStyle w:val="ListParagraph"/>
        <w:numPr>
          <w:ilvl w:val="0"/>
          <w:numId w:val="14"/>
        </w:numPr>
        <w:rPr>
          <w:ins w:id="151" w:author="Prabhvir Saran" w:date="2017-02-14T18:12:00Z"/>
        </w:rPr>
        <w:pPrChange w:id="152" w:author="Prabhvir Saran" w:date="2017-02-14T17:59:00Z">
          <w:pPr>
            <w:pStyle w:val="Heading1"/>
          </w:pPr>
        </w:pPrChange>
      </w:pPr>
      <w:ins w:id="153" w:author="Prabhvir Saran" w:date="2017-02-14T18:00:00Z">
        <w:r>
          <w:t xml:space="preserve">Organized all the files in the main folder called G2. All pages except index have their own folder so their content can be put inside along with them. The main </w:t>
        </w:r>
      </w:ins>
      <w:ins w:id="154" w:author="Prabhvir Saran" w:date="2017-02-14T23:07:00Z">
        <w:r w:rsidR="001B012E">
          <w:t>CSS</w:t>
        </w:r>
      </w:ins>
      <w:ins w:id="155"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56" w:author="Prabhvir Saran" w:date="2017-02-14T18:11:00Z"/>
        </w:rPr>
        <w:pPrChange w:id="157" w:author="Prabhvir Saran" w:date="2017-02-14T17:59:00Z">
          <w:pPr>
            <w:pStyle w:val="Heading1"/>
          </w:pPr>
        </w:pPrChange>
      </w:pPr>
      <w:ins w:id="158"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59" w:author="Prabhvir Saran" w:date="2017-02-14T18:00:00Z"/>
        </w:rPr>
        <w:pPrChange w:id="160" w:author="Prabhvir Saran" w:date="2017-02-14T17:59:00Z">
          <w:pPr>
            <w:pStyle w:val="Heading1"/>
          </w:pPr>
        </w:pPrChange>
      </w:pPr>
      <w:ins w:id="161" w:author="Prabhvir Saran" w:date="2017-02-14T23:14:00Z">
        <w:r>
          <w:t>A single</w:t>
        </w:r>
      </w:ins>
      <w:ins w:id="162" w:author="Prabhvir Saran" w:date="2017-02-14T18:11:00Z">
        <w:r w:rsidR="004A2ADD">
          <w:t xml:space="preserve"> </w:t>
        </w:r>
      </w:ins>
      <w:ins w:id="163" w:author="Prabhvir Saran" w:date="2017-02-14T23:07:00Z">
        <w:r w:rsidR="001B012E">
          <w:t>CSS</w:t>
        </w:r>
      </w:ins>
      <w:ins w:id="164" w:author="Prabhvir Saran" w:date="2017-02-14T18:11:00Z">
        <w:r w:rsidR="004A2ADD">
          <w:t xml:space="preserve"> file is used to style all the pages.</w:t>
        </w:r>
      </w:ins>
    </w:p>
    <w:p w14:paraId="004C4ECF" w14:textId="1D541141" w:rsidR="004A7F09" w:rsidRDefault="004A7F09">
      <w:pPr>
        <w:pStyle w:val="ListParagraph"/>
        <w:numPr>
          <w:ilvl w:val="0"/>
          <w:numId w:val="14"/>
        </w:numPr>
        <w:rPr>
          <w:ins w:id="165" w:author="Prabhvir Saran" w:date="2017-02-14T18:04:00Z"/>
        </w:rPr>
        <w:pPrChange w:id="166" w:author="Prabhvir Saran" w:date="2017-02-14T18:02:00Z">
          <w:pPr>
            <w:pStyle w:val="Heading1"/>
          </w:pPr>
        </w:pPrChange>
      </w:pPr>
      <w:ins w:id="167" w:author="Prabhvir Saran" w:date="2017-02-14T18:02:00Z">
        <w:r>
          <w:t>Al</w:t>
        </w:r>
        <w:r w:rsidR="00BA7B9A">
          <w:t xml:space="preserve">l the content in the header will have the </w:t>
        </w:r>
      </w:ins>
      <w:ins w:id="168" w:author="Prabhvir Saran" w:date="2017-02-15T15:03:00Z">
        <w:r w:rsidR="00BA7B9A">
          <w:t>Cinzel a</w:t>
        </w:r>
      </w:ins>
      <w:ins w:id="169" w:author="Prabhvir Saran" w:date="2017-02-14T18:03:00Z">
        <w:r>
          <w:t>nd all the content in the body</w:t>
        </w:r>
      </w:ins>
      <w:ins w:id="170" w:author="Prabhvir Saran" w:date="2017-02-15T15:03:00Z">
        <w:r w:rsidR="00BA7B9A">
          <w:t xml:space="preserve"> and footer</w:t>
        </w:r>
      </w:ins>
      <w:ins w:id="171" w:author="Prabhvir Saran" w:date="2017-02-14T18:03:00Z">
        <w:r w:rsidR="00BA7B9A">
          <w:t xml:space="preserve"> will have the font Titillium web. </w:t>
        </w:r>
      </w:ins>
      <w:ins w:id="172" w:author="Prabhvir Saran" w:date="2017-02-15T15:04:00Z">
        <w:r w:rsidR="00BA7B9A">
          <w:t>Both</w:t>
        </w:r>
      </w:ins>
      <w:ins w:id="173" w:author="Prabhvir Saran" w:date="2017-02-14T18:03:00Z">
        <w:r w:rsidR="00BA7B9A">
          <w:t xml:space="preserve"> fonts are linked from google fonts. </w:t>
        </w:r>
      </w:ins>
    </w:p>
    <w:p w14:paraId="26580717" w14:textId="667F44F9" w:rsidR="004A7F09" w:rsidRDefault="004A7F09">
      <w:pPr>
        <w:pStyle w:val="ListParagraph"/>
        <w:numPr>
          <w:ilvl w:val="0"/>
          <w:numId w:val="14"/>
        </w:numPr>
        <w:rPr>
          <w:ins w:id="174" w:author="Prabhvir Saran" w:date="2017-02-14T18:06:00Z"/>
        </w:rPr>
        <w:pPrChange w:id="175" w:author="Prabhvir Saran" w:date="2017-02-14T18:02:00Z">
          <w:pPr>
            <w:pStyle w:val="Heading1"/>
          </w:pPr>
        </w:pPrChange>
      </w:pPr>
      <w:ins w:id="176" w:author="Prabhvir Saran" w:date="2017-02-14T18:04:00Z">
        <w:r>
          <w:t xml:space="preserve">The main navigation bar is </w:t>
        </w:r>
      </w:ins>
      <w:ins w:id="177" w:author="Prabhvir Saran" w:date="2017-02-14T18:05:00Z">
        <w:r>
          <w:t xml:space="preserve">configured with </w:t>
        </w:r>
      </w:ins>
      <w:ins w:id="178" w:author="Prabhvir Saran" w:date="2017-02-14T18:06:00Z">
        <w:r>
          <w:t>an unordered list</w:t>
        </w:r>
      </w:ins>
      <w:ins w:id="179" w:author="Prabhvir Saran" w:date="2017-02-15T15:04:00Z">
        <w:r w:rsidR="00BA7B9A">
          <w:t>.</w:t>
        </w:r>
      </w:ins>
    </w:p>
    <w:p w14:paraId="030BAD08" w14:textId="436843E6" w:rsidR="004A7F09" w:rsidRDefault="003B7E9F">
      <w:pPr>
        <w:pStyle w:val="ListParagraph"/>
        <w:numPr>
          <w:ilvl w:val="0"/>
          <w:numId w:val="14"/>
        </w:numPr>
        <w:rPr>
          <w:ins w:id="180" w:author="Prabhvir Saran" w:date="2017-02-14T18:11:00Z"/>
        </w:rPr>
        <w:pPrChange w:id="181" w:author="Prabhvir Saran" w:date="2017-02-14T18:02:00Z">
          <w:pPr>
            <w:pStyle w:val="Heading1"/>
          </w:pPr>
        </w:pPrChange>
      </w:pPr>
      <w:ins w:id="182" w:author="Prabhvir Saran" w:date="2017-02-14T23:21:00Z">
        <w:r>
          <w:t xml:space="preserve">A table is used the content on the About Us page. </w:t>
        </w:r>
      </w:ins>
    </w:p>
    <w:p w14:paraId="72B7B169" w14:textId="29759186" w:rsidR="00F8500B" w:rsidRDefault="003B7E9F">
      <w:pPr>
        <w:pStyle w:val="ListParagraph"/>
        <w:numPr>
          <w:ilvl w:val="0"/>
          <w:numId w:val="14"/>
        </w:numPr>
        <w:rPr>
          <w:ins w:id="183" w:author="Prabhvir Saran" w:date="2017-02-16T21:09:00Z"/>
        </w:rPr>
        <w:pPrChange w:id="184" w:author="Prabhvir Saran" w:date="2017-02-15T15:19:00Z">
          <w:pPr>
            <w:pStyle w:val="Heading1"/>
          </w:pPr>
        </w:pPrChange>
      </w:pPr>
      <w:ins w:id="185" w:author="Prabhvir Saran" w:date="2017-02-14T18:15:00Z">
        <w:r>
          <w:t>The L</w:t>
        </w:r>
        <w:r w:rsidR="001A75D8">
          <w:t>ogin/signup page forms are using the action attribute to push th</w:t>
        </w:r>
        <w:r w:rsidR="00BA7B9A">
          <w:t>e data to the website provided.</w:t>
        </w:r>
      </w:ins>
    </w:p>
    <w:p w14:paraId="1E5C7CCD" w14:textId="4534A2A3" w:rsidR="0073044C" w:rsidRPr="0073044C" w:rsidRDefault="0073044C">
      <w:pPr>
        <w:pStyle w:val="ListParagraph"/>
        <w:rPr>
          <w:ins w:id="186" w:author="Prabhvir Saran" w:date="2017-02-16T20:27:00Z"/>
          <w:b/>
          <w:rPrChange w:id="187" w:author="Prabhvir Saran" w:date="2017-02-16T21:10:00Z">
            <w:rPr>
              <w:ins w:id="188" w:author="Prabhvir Saran" w:date="2017-02-16T20:27:00Z"/>
            </w:rPr>
          </w:rPrChange>
        </w:rPr>
        <w:pPrChange w:id="189" w:author="Prabhvir Saran" w:date="2017-02-16T21:09:00Z">
          <w:pPr>
            <w:pStyle w:val="Heading1"/>
          </w:pPr>
        </w:pPrChange>
      </w:pPr>
      <w:ins w:id="190" w:author="Prabhvir Saran" w:date="2017-02-16T21:09:00Z">
        <w:r w:rsidRPr="0073044C">
          <w:rPr>
            <w:b/>
            <w:rPrChange w:id="191" w:author="Prabhvir Saran" w:date="2017-02-16T21:10:00Z">
              <w:rPr/>
            </w:rPrChange>
          </w:rPr>
          <w:t>PLZ CHECK THIS WITH THE INSTRUCTIONS IN MILESTONE 3</w:t>
        </w:r>
      </w:ins>
    </w:p>
    <w:p w14:paraId="565C5117" w14:textId="77777777" w:rsidR="004A5284" w:rsidRDefault="004A5284">
      <w:pPr>
        <w:pStyle w:val="ListParagraph"/>
        <w:rPr>
          <w:ins w:id="192" w:author="Prabhvir Saran" w:date="2017-02-14T18:23:00Z"/>
        </w:rPr>
        <w:pPrChange w:id="193" w:author="Prabhvir Saran" w:date="2017-02-16T20:27:00Z">
          <w:pPr>
            <w:pStyle w:val="Heading1"/>
          </w:pPr>
        </w:pPrChange>
      </w:pPr>
    </w:p>
    <w:p w14:paraId="71A4CACD" w14:textId="73E33A40" w:rsidR="00F8500B" w:rsidRPr="00AE6FFC" w:rsidRDefault="00E625D2">
      <w:pPr>
        <w:pStyle w:val="Heading2"/>
        <w:rPr>
          <w:ins w:id="194" w:author="Prabhvir Saran" w:date="2017-02-14T18:16:00Z"/>
          <w:rFonts w:asciiTheme="minorHAnsi" w:eastAsiaTheme="minorHAnsi" w:hAnsiTheme="minorHAnsi" w:cstheme="minorBidi"/>
          <w:color w:val="auto"/>
          <w:sz w:val="22"/>
          <w:szCs w:val="22"/>
          <w:rPrChange w:id="195" w:author="Prabhvir Saran" w:date="2017-02-14T23:27:00Z">
            <w:rPr>
              <w:ins w:id="196" w:author="Prabhvir Saran" w:date="2017-02-14T18:16:00Z"/>
            </w:rPr>
          </w:rPrChange>
        </w:rPr>
        <w:pPrChange w:id="197" w:author="Prabhvir Saran" w:date="2017-02-15T15:19:00Z">
          <w:pPr>
            <w:pStyle w:val="Heading1"/>
          </w:pPr>
        </w:pPrChange>
      </w:pPr>
      <w:bookmarkStart w:id="198" w:name="_Toc475042562"/>
      <w:ins w:id="199" w:author="Prabhvir Saran" w:date="2017-02-14T23:22:00Z">
        <w:r w:rsidRPr="00FF76DD">
          <w:t>Additional work/Issues/Changes</w:t>
        </w:r>
      </w:ins>
      <w:bookmarkEnd w:id="198"/>
    </w:p>
    <w:p w14:paraId="1A9F2167" w14:textId="5A268705" w:rsidR="00D71FFD" w:rsidRDefault="00BA7B9A">
      <w:pPr>
        <w:rPr>
          <w:ins w:id="200" w:author="Prabhvir Saran" w:date="2017-02-16T20:28:00Z"/>
        </w:rPr>
        <w:pPrChange w:id="201" w:author="Prabhvir Saran" w:date="2017-02-14T18:16:00Z">
          <w:pPr>
            <w:pStyle w:val="Heading1"/>
          </w:pPr>
        </w:pPrChange>
      </w:pPr>
      <w:ins w:id="202" w:author="Prabhvir Saran" w:date="2017-02-15T15:10:00Z">
        <w:r>
          <w:t xml:space="preserve">The only </w:t>
        </w:r>
      </w:ins>
      <w:ins w:id="203" w:author="Prabhvir Saran" w:date="2017-02-15T15:11:00Z">
        <w:r>
          <w:t>additional</w:t>
        </w:r>
      </w:ins>
      <w:ins w:id="204" w:author="Prabhvir Saran" w:date="2017-02-15T15:10:00Z">
        <w:r>
          <w:t xml:space="preserve"> work was that the Styles page</w:t>
        </w:r>
      </w:ins>
      <w:ins w:id="205" w:author="Prabhvir Saran" w:date="2017-02-16T20:22:00Z">
        <w:r w:rsidR="00D71FFD">
          <w:t xml:space="preserve"> is already</w:t>
        </w:r>
      </w:ins>
      <w:ins w:id="206" w:author="Prabhvir Saran" w:date="2017-02-15T15:10:00Z">
        <w:r>
          <w:t xml:space="preserve"> </w:t>
        </w:r>
      </w:ins>
      <w:ins w:id="207" w:author="Prabhvir Saran" w:date="2017-02-16T20:22:00Z">
        <w:r w:rsidR="00D71FFD">
          <w:t>using</w:t>
        </w:r>
      </w:ins>
      <w:ins w:id="208" w:author="Prabhvir Saran" w:date="2017-02-15T15:10:00Z">
        <w:r>
          <w:t xml:space="preserve"> </w:t>
        </w:r>
      </w:ins>
      <w:ins w:id="209" w:author="Prabhvir Saran" w:date="2017-02-15T15:11:00Z">
        <w:r>
          <w:t>JavaScript</w:t>
        </w:r>
      </w:ins>
      <w:ins w:id="210" w:author="Prabhvir Saran" w:date="2017-02-15T15:10:00Z">
        <w:r>
          <w:t xml:space="preserve"> to </w:t>
        </w:r>
        <w:r w:rsidR="00E625D2">
          <w:t xml:space="preserve">change the content of the page. We did </w:t>
        </w:r>
      </w:ins>
      <w:ins w:id="211" w:author="Prabhvir Saran" w:date="2017-02-15T15:17:00Z">
        <w:r w:rsidR="00E625D2">
          <w:t>encounter</w:t>
        </w:r>
      </w:ins>
      <w:ins w:id="212" w:author="Prabhvir Saran" w:date="2017-02-15T15:10:00Z">
        <w:r w:rsidR="00E625D2">
          <w:t xml:space="preserve"> a major issue. Since we were all working on </w:t>
        </w:r>
      </w:ins>
      <w:ins w:id="213" w:author="Prabhvir Saran" w:date="2017-02-15T15:15:00Z">
        <w:r w:rsidR="00E625D2">
          <w:t>the</w:t>
        </w:r>
      </w:ins>
      <w:ins w:id="214" w:author="Prabhvir Saran" w:date="2017-02-15T15:10:00Z">
        <w:r w:rsidR="00E625D2">
          <w:t xml:space="preserve"> </w:t>
        </w:r>
      </w:ins>
      <w:ins w:id="215" w:author="Prabhvir Saran" w:date="2017-02-15T15:15:00Z">
        <w:r w:rsidR="00E625D2">
          <w:t xml:space="preserve">same CSS file, while merging it using Git, it </w:t>
        </w:r>
      </w:ins>
      <w:ins w:id="216" w:author="Prabhvir Saran" w:date="2017-02-16T21:08:00Z">
        <w:r w:rsidR="0073044C">
          <w:t>broke</w:t>
        </w:r>
      </w:ins>
      <w:ins w:id="217" w:author="Prabhvir Saran" w:date="2017-02-15T15:15:00Z">
        <w:r w:rsidR="00E625D2">
          <w:t xml:space="preserve"> the code</w:t>
        </w:r>
      </w:ins>
      <w:ins w:id="218" w:author="Prabhvir Saran" w:date="2017-02-16T21:08:00Z">
        <w:r w:rsidR="0073044C">
          <w:t xml:space="preserve"> every time</w:t>
        </w:r>
      </w:ins>
      <w:ins w:id="219" w:author="Prabhvir Saran" w:date="2017-02-15T15:15:00Z">
        <w:r w:rsidR="00E625D2">
          <w:t xml:space="preserve"> and we had to keep going back to fix it. </w:t>
        </w:r>
      </w:ins>
      <w:ins w:id="220" w:author="Prabhvir Saran" w:date="2017-02-14T18:18:00Z">
        <w:r w:rsidR="001A75D8">
          <w:t>There were some changes made</w:t>
        </w:r>
      </w:ins>
      <w:ins w:id="221" w:author="Prabhvir Saran" w:date="2017-02-16T20:23:00Z">
        <w:r w:rsidR="00D71FFD">
          <w:t xml:space="preserve"> to the website</w:t>
        </w:r>
      </w:ins>
      <w:ins w:id="222" w:author="Prabhvir Saran" w:date="2017-02-14T18:18:00Z">
        <w:r w:rsidR="001A75D8">
          <w:t>. The contact and the meet the team pages we</w:t>
        </w:r>
        <w:r w:rsidR="00E625D2">
          <w:t>re combined in to a single page called the aboutus page.</w:t>
        </w:r>
        <w:r w:rsidR="001A75D8">
          <w:t xml:space="preserve"> </w:t>
        </w:r>
      </w:ins>
      <w:ins w:id="223" w:author="Prabhvir Saran" w:date="2017-02-16T21:09:00Z">
        <w:r w:rsidR="0073044C" w:rsidRPr="0073044C">
          <w:rPr>
            <w:b/>
            <w:rPrChange w:id="224" w:author="Prabhvir Saran" w:date="2017-02-16T21:09:00Z">
              <w:rPr/>
            </w:rPrChange>
          </w:rPr>
          <w:t>WHY ?</w:t>
        </w:r>
        <w:r w:rsidR="0073044C">
          <w:t xml:space="preserve"> </w:t>
        </w:r>
      </w:ins>
      <w:ins w:id="225" w:author="Prabhvir Saran" w:date="2017-02-14T18:20:00Z">
        <w:r w:rsidR="001A75D8">
          <w:t xml:space="preserve">The </w:t>
        </w:r>
      </w:ins>
      <w:ins w:id="226" w:author="Prabhvir Saran" w:date="2017-02-14T18:22:00Z">
        <w:r w:rsidR="001A75D8">
          <w:t xml:space="preserve">layout on the </w:t>
        </w:r>
      </w:ins>
      <w:ins w:id="227" w:author="Prabhvir Saran" w:date="2017-02-14T18:20:00Z">
        <w:r w:rsidR="001A75D8">
          <w:t xml:space="preserve">About HEMA page, Style page and HEMA in BC page </w:t>
        </w:r>
      </w:ins>
      <w:ins w:id="228" w:author="Prabhvir Saran" w:date="2017-02-14T23:15:00Z">
        <w:r w:rsidR="009E6A96">
          <w:t xml:space="preserve">was changed </w:t>
        </w:r>
      </w:ins>
      <w:ins w:id="229" w:author="Prabhvir Saran" w:date="2017-02-14T23:16:00Z">
        <w:r w:rsidR="009E6A96">
          <w:t>slightly</w:t>
        </w:r>
      </w:ins>
      <w:ins w:id="230" w:author="Prabhvir Saran" w:date="2017-02-14T23:15:00Z">
        <w:r w:rsidR="009E6A96">
          <w:t>. Now the images/videos a</w:t>
        </w:r>
        <w:r w:rsidR="00E625D2">
          <w:t xml:space="preserve">re on top with text underneath to better match the homepage. </w:t>
        </w:r>
      </w:ins>
      <w:ins w:id="231" w:author="Prabhvir Saran" w:date="2017-02-16T21:11:00Z">
        <w:r w:rsidR="001B01E3" w:rsidRPr="001B01E3">
          <w:rPr>
            <w:b/>
            <w:rPrChange w:id="232" w:author="Prabhvir Saran" w:date="2017-02-16T21:12:00Z">
              <w:rPr/>
            </w:rPrChange>
          </w:rPr>
          <w:t xml:space="preserve">CHECK THE WEBSITE TO MAKE SURE WE </w:t>
        </w:r>
      </w:ins>
      <w:ins w:id="233" w:author="Prabhvir Saran" w:date="2017-02-16T21:12:00Z">
        <w:r w:rsidR="001B01E3" w:rsidRPr="001B01E3">
          <w:rPr>
            <w:b/>
            <w:rPrChange w:id="234" w:author="Prabhvir Saran" w:date="2017-02-16T21:12:00Z">
              <w:rPr/>
            </w:rPrChange>
          </w:rPr>
          <w:t>DIDN’T</w:t>
        </w:r>
      </w:ins>
      <w:ins w:id="235" w:author="Prabhvir Saran" w:date="2017-02-16T21:11:00Z">
        <w:r w:rsidR="001B01E3" w:rsidRPr="001B01E3">
          <w:rPr>
            <w:b/>
            <w:rPrChange w:id="236" w:author="Prabhvir Saran" w:date="2017-02-16T21:12:00Z">
              <w:rPr/>
            </w:rPrChange>
          </w:rPr>
          <w:t xml:space="preserve"> </w:t>
        </w:r>
      </w:ins>
      <w:ins w:id="237" w:author="Prabhvir Saran" w:date="2017-02-16T21:12:00Z">
        <w:r w:rsidR="001B01E3" w:rsidRPr="001B01E3">
          <w:rPr>
            <w:b/>
            <w:rPrChange w:id="238" w:author="Prabhvir Saran" w:date="2017-02-16T21:12:00Z">
              <w:rPr/>
            </w:rPrChange>
          </w:rPr>
          <w:t>MISS ANTHING HERE</w:t>
        </w:r>
      </w:ins>
    </w:p>
    <w:p w14:paraId="297FD435" w14:textId="77777777" w:rsidR="004A5284" w:rsidRDefault="004A5284">
      <w:pPr>
        <w:rPr>
          <w:ins w:id="239" w:author="Prabhvir Saran" w:date="2017-02-16T20:25:00Z"/>
        </w:rPr>
        <w:pPrChange w:id="240" w:author="Prabhvir Saran" w:date="2017-02-14T18:16:00Z">
          <w:pPr>
            <w:pStyle w:val="Heading1"/>
          </w:pPr>
        </w:pPrChange>
      </w:pPr>
    </w:p>
    <w:p w14:paraId="4688686B" w14:textId="49828195" w:rsidR="00F8500B" w:rsidRDefault="00F8500B">
      <w:pPr>
        <w:pStyle w:val="Heading2"/>
        <w:rPr>
          <w:ins w:id="241" w:author="Prabhvir Saran" w:date="2017-02-14T18:16:00Z"/>
        </w:rPr>
        <w:pPrChange w:id="242" w:author="Prabhvir Saran" w:date="2017-02-14T23:16:00Z">
          <w:pPr>
            <w:pStyle w:val="Heading1"/>
          </w:pPr>
        </w:pPrChange>
      </w:pPr>
      <w:bookmarkStart w:id="243" w:name="_Toc475042563"/>
      <w:ins w:id="244" w:author="Prabhvir Saran" w:date="2017-02-14T18:23:00Z">
        <w:r>
          <w:t>Documentation of Work</w:t>
        </w:r>
        <w:bookmarkEnd w:id="243"/>
        <w:r>
          <w:t xml:space="preserve"> </w:t>
        </w:r>
      </w:ins>
    </w:p>
    <w:p w14:paraId="5AD652F0" w14:textId="2D416CFB" w:rsidR="006E05DC" w:rsidRDefault="00D71FFD">
      <w:pPr>
        <w:rPr>
          <w:ins w:id="245" w:author="Prabhvir Saran" w:date="2017-02-16T20:12:00Z"/>
        </w:rPr>
        <w:pPrChange w:id="246" w:author="Prabhvir Saran" w:date="2017-02-14T17:56:00Z">
          <w:pPr>
            <w:pStyle w:val="Heading1"/>
          </w:pPr>
        </w:pPrChange>
      </w:pPr>
      <w:ins w:id="247" w:author="Prabhvir Saran" w:date="2017-02-16T20:23:00Z">
        <w:r>
          <w:t>Below are three s</w:t>
        </w:r>
      </w:ins>
      <w:ins w:id="248" w:author="Prabhvir Saran" w:date="2017-02-14T23:24:00Z">
        <w:r>
          <w:t>creenshots of the front page, the about us</w:t>
        </w:r>
      </w:ins>
      <w:ins w:id="249" w:author="Prabhvir Saran" w:date="2017-02-16T20:24:00Z">
        <w:r>
          <w:t xml:space="preserve"> page with </w:t>
        </w:r>
      </w:ins>
      <w:ins w:id="250" w:author="Prabhvir Saran" w:date="2017-02-16T21:08:00Z">
        <w:r w:rsidR="0073044C">
          <w:t>a</w:t>
        </w:r>
      </w:ins>
      <w:ins w:id="251" w:author="Prabhvir Saran" w:date="2017-02-16T20:24:00Z">
        <w:r>
          <w:t xml:space="preserve"> </w:t>
        </w:r>
      </w:ins>
      <w:ins w:id="252" w:author="Prabhvir Saran" w:date="2017-02-14T23:24:00Z">
        <w:r w:rsidR="008A0611" w:rsidRPr="008A0611">
          <w:t xml:space="preserve">table and </w:t>
        </w:r>
        <w:r>
          <w:t xml:space="preserve">the login/signup page with the </w:t>
        </w:r>
      </w:ins>
      <w:ins w:id="253" w:author="Prabhvir Saran" w:date="2017-02-16T20:25:00Z">
        <w:r>
          <w:t xml:space="preserve">required </w:t>
        </w:r>
      </w:ins>
      <w:ins w:id="254" w:author="Prabhvir Saran" w:date="2017-02-14T23:24:00Z">
        <w:r w:rsidR="008A0611" w:rsidRPr="008A0611">
          <w:t>form</w:t>
        </w:r>
      </w:ins>
      <w:ins w:id="255" w:author="Prabhvir Saran" w:date="2017-02-16T20:25:00Z">
        <w:r>
          <w:t>.</w:t>
        </w:r>
      </w:ins>
    </w:p>
    <w:p w14:paraId="770A3BC5" w14:textId="3A5E0ADC" w:rsidR="00363304" w:rsidRDefault="00E973BD">
      <w:pPr>
        <w:rPr>
          <w:ins w:id="256" w:author="Prabhvir Saran" w:date="2017-02-14T23:24:00Z"/>
        </w:rPr>
        <w:pPrChange w:id="257" w:author="Prabhvir Saran" w:date="2017-02-14T17:56:00Z">
          <w:pPr>
            <w:pStyle w:val="Heading1"/>
          </w:pPr>
        </w:pPrChange>
      </w:pPr>
      <w:r>
        <w:rPr>
          <w:noProof/>
        </w:rPr>
        <w:lastRenderedPageBreak/>
        <mc:AlternateContent>
          <mc:Choice Requires="wpg">
            <w:drawing>
              <wp:anchor distT="0" distB="0" distL="114300" distR="114300" simplePos="0" relativeHeight="251728896" behindDoc="0" locked="0" layoutInCell="1" allowOverlap="1" wp14:anchorId="44D37FD3" wp14:editId="6A012D2B">
                <wp:simplePos x="0" y="0"/>
                <wp:positionH relativeFrom="column">
                  <wp:posOffset>-24130</wp:posOffset>
                </wp:positionH>
                <wp:positionV relativeFrom="paragraph">
                  <wp:posOffset>0</wp:posOffset>
                </wp:positionV>
                <wp:extent cx="4324985" cy="4062730"/>
                <wp:effectExtent l="0" t="0" r="0" b="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40627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258" w:author="Prabhvir Saran" w:date="2017-02-16T20:19:00Z">
                                  <w:pPr/>
                                </w:pPrChange>
                              </w:pPr>
                              <w:ins w:id="259" w:author="Prabhvir Saran" w:date="2017-02-16T20:21:00Z">
                                <w:r>
                                  <w:t>Front</w:t>
                                </w:r>
                              </w:ins>
                              <w:ins w:id="260"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9.9pt;z-index:251728896;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QC9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rsidP="00E973BD">
                        <w:pPr>
                          <w:pStyle w:val="Caption"/>
                          <w:rPr>
                            <w:noProof/>
                          </w:rPr>
                          <w:pPrChange w:id="273" w:author="Prabhvir Saran" w:date="2017-02-16T20:19:00Z">
                            <w:pPr/>
                          </w:pPrChange>
                        </w:pPr>
                        <w:ins w:id="274" w:author="Prabhvir Saran" w:date="2017-02-16T20:21:00Z">
                          <w:r>
                            <w:t>Front</w:t>
                          </w:r>
                        </w:ins>
                        <w:ins w:id="275" w:author="Prabhvir Saran" w:date="2017-02-16T20:19:00Z">
                          <w:r>
                            <w:t xml:space="preserve"> page </w:t>
                          </w:r>
                        </w:ins>
                      </w:p>
                    </w:txbxContent>
                  </v:textbox>
                </v:shape>
                <w10:wrap type="square"/>
              </v:group>
            </w:pict>
          </mc:Fallback>
        </mc:AlternateContent>
      </w:r>
    </w:p>
    <w:p w14:paraId="4E3C742E" w14:textId="257C7DD2" w:rsidR="006E05DC" w:rsidRDefault="006E05DC">
      <w:pPr>
        <w:rPr>
          <w:ins w:id="261" w:author="Prabhvir Saran" w:date="2017-02-16T20:12:00Z"/>
        </w:rPr>
        <w:pPrChange w:id="262" w:author="Prabhvir Saran" w:date="2017-02-14T17:56:00Z">
          <w:pPr>
            <w:pStyle w:val="Heading1"/>
          </w:pPr>
        </w:pPrChange>
      </w:pPr>
    </w:p>
    <w:p w14:paraId="7A18D2D7" w14:textId="74CC2E93" w:rsidR="006E05DC" w:rsidRDefault="006E05DC">
      <w:pPr>
        <w:rPr>
          <w:ins w:id="263" w:author="Prabhvir Saran" w:date="2017-02-16T20:12:00Z"/>
        </w:rPr>
        <w:pPrChange w:id="264" w:author="Prabhvir Saran" w:date="2017-02-14T17:56:00Z">
          <w:pPr>
            <w:pStyle w:val="Heading1"/>
          </w:pPr>
        </w:pPrChange>
      </w:pPr>
    </w:p>
    <w:p w14:paraId="0EF5757E" w14:textId="0326C37D" w:rsidR="006E05DC" w:rsidRDefault="006E05DC">
      <w:pPr>
        <w:rPr>
          <w:ins w:id="265" w:author="Prabhvir Saran" w:date="2017-02-16T20:12:00Z"/>
        </w:rPr>
        <w:pPrChange w:id="266" w:author="Prabhvir Saran" w:date="2017-02-14T17:56:00Z">
          <w:pPr>
            <w:pStyle w:val="Heading1"/>
          </w:pPr>
        </w:pPrChange>
      </w:pPr>
    </w:p>
    <w:p w14:paraId="66460CBD" w14:textId="4EDB934D" w:rsidR="006E05DC" w:rsidRDefault="006E05DC">
      <w:pPr>
        <w:rPr>
          <w:ins w:id="267" w:author="Prabhvir Saran" w:date="2017-02-16T20:12:00Z"/>
        </w:rPr>
        <w:pPrChange w:id="268" w:author="Prabhvir Saran" w:date="2017-02-14T17:56:00Z">
          <w:pPr>
            <w:pStyle w:val="Heading1"/>
          </w:pPr>
        </w:pPrChange>
      </w:pPr>
    </w:p>
    <w:p w14:paraId="12357199" w14:textId="2E8E2234" w:rsidR="006E05DC" w:rsidRDefault="006E05DC">
      <w:pPr>
        <w:rPr>
          <w:ins w:id="269" w:author="Prabhvir Saran" w:date="2017-02-16T20:12:00Z"/>
        </w:rPr>
        <w:pPrChange w:id="270" w:author="Prabhvir Saran" w:date="2017-02-14T17:56:00Z">
          <w:pPr>
            <w:pStyle w:val="Heading1"/>
          </w:pPr>
        </w:pPrChange>
      </w:pPr>
    </w:p>
    <w:p w14:paraId="4E509B33" w14:textId="2CD542B5" w:rsidR="005F369C" w:rsidRDefault="005F369C" w:rsidP="006E05DC">
      <w:pPr>
        <w:rPr>
          <w:ins w:id="271" w:author="Prabhvir Saran" w:date="2017-02-16T20:13:00Z"/>
          <w:b/>
        </w:rPr>
      </w:pPr>
    </w:p>
    <w:p w14:paraId="1F5B7372" w14:textId="2A213539" w:rsidR="005F369C" w:rsidRDefault="005F369C" w:rsidP="006E05DC">
      <w:pPr>
        <w:rPr>
          <w:ins w:id="272" w:author="Prabhvir Saran" w:date="2017-02-16T20:13:00Z"/>
          <w:b/>
        </w:rPr>
      </w:pPr>
    </w:p>
    <w:p w14:paraId="5305913D" w14:textId="0B7C3E0B" w:rsidR="005F369C" w:rsidRDefault="005F369C" w:rsidP="006E05DC">
      <w:pPr>
        <w:rPr>
          <w:ins w:id="273" w:author="Prabhvir Saran" w:date="2017-02-16T20:13:00Z"/>
          <w:b/>
        </w:rPr>
      </w:pPr>
    </w:p>
    <w:p w14:paraId="2F4F7A80" w14:textId="6EBEB62C" w:rsidR="005F369C" w:rsidRDefault="005F369C" w:rsidP="006E05DC">
      <w:pPr>
        <w:rPr>
          <w:ins w:id="274" w:author="Prabhvir Saran" w:date="2017-02-16T20:13:00Z"/>
          <w:b/>
        </w:rPr>
      </w:pPr>
    </w:p>
    <w:p w14:paraId="1045C331" w14:textId="3A7FE9B4" w:rsidR="005F369C" w:rsidRDefault="005F369C" w:rsidP="006E05DC">
      <w:pPr>
        <w:rPr>
          <w:ins w:id="275" w:author="Prabhvir Saran" w:date="2017-02-16T20:17:00Z"/>
          <w:b/>
        </w:rPr>
      </w:pPr>
    </w:p>
    <w:p w14:paraId="2D599104" w14:textId="074A605C" w:rsidR="005F369C" w:rsidRDefault="005F369C" w:rsidP="006E05DC">
      <w:pPr>
        <w:rPr>
          <w:ins w:id="276" w:author="Prabhvir Saran" w:date="2017-02-16T20:17:00Z"/>
          <w:b/>
        </w:rPr>
      </w:pPr>
    </w:p>
    <w:p w14:paraId="58700053" w14:textId="07D11D89" w:rsidR="005F369C" w:rsidRDefault="005F369C" w:rsidP="006E05DC">
      <w:pPr>
        <w:rPr>
          <w:ins w:id="277" w:author="Prabhvir Saran" w:date="2017-02-16T20:17:00Z"/>
          <w:b/>
        </w:rPr>
      </w:pPr>
    </w:p>
    <w:p w14:paraId="5641EEC3" w14:textId="694091B4" w:rsidR="005F369C" w:rsidRDefault="005F369C" w:rsidP="006E05DC">
      <w:pPr>
        <w:rPr>
          <w:ins w:id="278" w:author="Prabhvir Saran" w:date="2017-02-16T20:17:00Z"/>
          <w:b/>
        </w:rPr>
      </w:pPr>
    </w:p>
    <w:p w14:paraId="3002B37B" w14:textId="54915D3B" w:rsidR="005F369C" w:rsidRDefault="00E973BD" w:rsidP="006E05DC">
      <w:pPr>
        <w:rPr>
          <w:ins w:id="279" w:author="Prabhvir Saran" w:date="2017-02-16T20:17:00Z"/>
          <w:b/>
        </w:rPr>
      </w:pPr>
      <w:r>
        <w:rPr>
          <w:b/>
          <w:noProof/>
        </w:rPr>
        <mc:AlternateContent>
          <mc:Choice Requires="wpg">
            <w:drawing>
              <wp:anchor distT="0" distB="0" distL="114300" distR="114300" simplePos="0" relativeHeight="251731968" behindDoc="0" locked="0" layoutInCell="1" allowOverlap="1" wp14:anchorId="67B29073" wp14:editId="1C1E0E8E">
                <wp:simplePos x="0" y="0"/>
                <wp:positionH relativeFrom="column">
                  <wp:posOffset>0</wp:posOffset>
                </wp:positionH>
                <wp:positionV relativeFrom="paragraph">
                  <wp:posOffset>151986</wp:posOffset>
                </wp:positionV>
                <wp:extent cx="4317365" cy="4059472"/>
                <wp:effectExtent l="0" t="0" r="6985" b="0"/>
                <wp:wrapSquare wrapText="bothSides"/>
                <wp:docPr id="515" name="Group 515"/>
                <wp:cNvGraphicFramePr/>
                <a:graphic xmlns:a="http://schemas.openxmlformats.org/drawingml/2006/main">
                  <a:graphicData uri="http://schemas.microsoft.com/office/word/2010/wordprocessingGroup">
                    <wpg:wgp>
                      <wpg:cNvGrpSpPr/>
                      <wpg:grpSpPr>
                        <a:xfrm>
                          <a:off x="0" y="0"/>
                          <a:ext cx="4317365" cy="4059472"/>
                          <a:chOff x="0" y="0"/>
                          <a:chExt cx="4317365" cy="4059472"/>
                        </a:xfrm>
                      </wpg:grpSpPr>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7365" cy="3848100"/>
                          </a:xfrm>
                          <a:prstGeom prst="rect">
                            <a:avLst/>
                          </a:prstGeom>
                        </pic:spPr>
                      </pic:pic>
                      <wps:wsp>
                        <wps:cNvPr id="514" name="Text Box 514"/>
                        <wps:cNvSpPr txBox="1"/>
                        <wps:spPr>
                          <a:xfrm>
                            <a:off x="0" y="3792772"/>
                            <a:ext cx="4317365" cy="266700"/>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280" w:author="Prabhvir Saran" w:date="2017-02-16T20:20:00Z">
                                  <w:pPr/>
                                </w:pPrChange>
                              </w:pPr>
                              <w:ins w:id="281" w:author="Prabhvir Saran" w:date="2017-02-16T20:20:00Z">
                                <w:r>
                                  <w:t xml:space="preserve">Aboutus page </w:t>
                                </w:r>
                              </w:ins>
                              <w:ins w:id="282"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29073" id="Group 515" o:spid="_x0000_s1033" style="position:absolute;margin-left:0;margin-top:11.95pt;width:339.95pt;height:319.65pt;z-index:251731968" coordsize="43173,405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g4AACSkgACAAAAAzg4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E3OjAyADIwMTc6MDI6MTYgMjA6MTc6&#10;MDI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xNzowMi44OD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Dnw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nvv+Qjc/wDXVv5moKnvv+Qjc/8AXVv5moK2&#10;r/xper/M5cH/ALtT/wAK/IKKKKx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">
                <v:shape id="Picture 510" o:spid="_x0000_s1034" type="#_x0000_t75" style="position:absolute;width:4317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">
                  <v:imagedata r:id="rId12" o:title=""/>
                  <v:path arrowok="t"/>
                </v:shape>
                <v:shape id="Text Box 514" o:spid="_x0000_s1035" type="#_x0000_t202" style="position:absolute;top:37927;width:431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" stroked="f">
                  <v:textbox style="mso-fit-shape-to-text:t" inset="0,0,0,0">
                    <w:txbxContent>
                      <w:p w14:paraId="2066E249" w14:textId="2187D361" w:rsidR="00436213" w:rsidRPr="00CA3027" w:rsidRDefault="00436213" w:rsidP="00E973BD">
                        <w:pPr>
                          <w:pStyle w:val="Caption"/>
                          <w:rPr>
                            <w:b/>
                            <w:noProof/>
                          </w:rPr>
                          <w:pPrChange w:id="298" w:author="Prabhvir Saran" w:date="2017-02-16T20:20:00Z">
                            <w:pPr/>
                          </w:pPrChange>
                        </w:pPr>
                        <w:proofErr w:type="spellStart"/>
                        <w:ins w:id="299" w:author="Prabhvir Saran" w:date="2017-02-16T20:20:00Z">
                          <w:r>
                            <w:t>Aboutus</w:t>
                          </w:r>
                          <w:proofErr w:type="spellEnd"/>
                          <w:r>
                            <w:t xml:space="preserve"> page </w:t>
                          </w:r>
                        </w:ins>
                        <w:ins w:id="300" w:author="Prabhvir Saran" w:date="2017-02-16T20:21:00Z">
                          <w:r>
                            <w:t>with the table</w:t>
                          </w:r>
                        </w:ins>
                      </w:p>
                    </w:txbxContent>
                  </v:textbox>
                </v:shape>
                <w10:wrap type="square"/>
              </v:group>
            </w:pict>
          </mc:Fallback>
        </mc:AlternateContent>
      </w:r>
    </w:p>
    <w:p w14:paraId="5462DCA8" w14:textId="5E588447" w:rsidR="005F369C" w:rsidRDefault="005F369C" w:rsidP="006E05DC">
      <w:pPr>
        <w:rPr>
          <w:ins w:id="283" w:author="Prabhvir Saran" w:date="2017-02-16T20:17:00Z"/>
          <w:b/>
        </w:rPr>
      </w:pPr>
    </w:p>
    <w:p w14:paraId="00BED1BD" w14:textId="276EC073" w:rsidR="005F369C" w:rsidRDefault="005F369C" w:rsidP="006E05DC">
      <w:pPr>
        <w:rPr>
          <w:ins w:id="284" w:author="Prabhvir Saran" w:date="2017-02-16T20:17:00Z"/>
          <w:b/>
        </w:rPr>
      </w:pPr>
    </w:p>
    <w:p w14:paraId="729AF2CD" w14:textId="509EE9B2" w:rsidR="005F369C" w:rsidRDefault="005F369C" w:rsidP="006E05DC">
      <w:pPr>
        <w:rPr>
          <w:ins w:id="285" w:author="Prabhvir Saran" w:date="2017-02-16T20:17:00Z"/>
          <w:b/>
        </w:rPr>
      </w:pPr>
    </w:p>
    <w:p w14:paraId="6605248E" w14:textId="473A7529" w:rsidR="005F369C" w:rsidRDefault="005F369C" w:rsidP="006E05DC">
      <w:pPr>
        <w:rPr>
          <w:ins w:id="286" w:author="Prabhvir Saran" w:date="2017-02-16T20:17:00Z"/>
          <w:b/>
        </w:rPr>
      </w:pPr>
    </w:p>
    <w:p w14:paraId="4E110E34" w14:textId="7F5AB16F" w:rsidR="005F369C" w:rsidRDefault="005F369C" w:rsidP="006E05DC">
      <w:pPr>
        <w:rPr>
          <w:ins w:id="287" w:author="Prabhvir Saran" w:date="2017-02-16T20:17:00Z"/>
          <w:b/>
        </w:rPr>
      </w:pPr>
    </w:p>
    <w:p w14:paraId="5555F9A4" w14:textId="5E56EE67" w:rsidR="005F369C" w:rsidRDefault="005F369C" w:rsidP="006E05DC">
      <w:pPr>
        <w:rPr>
          <w:ins w:id="288" w:author="Prabhvir Saran" w:date="2017-02-16T20:17:00Z"/>
          <w:b/>
        </w:rPr>
      </w:pPr>
    </w:p>
    <w:p w14:paraId="4804DFDA" w14:textId="7E0C8063" w:rsidR="005F369C" w:rsidRDefault="005F369C" w:rsidP="006E05DC">
      <w:pPr>
        <w:rPr>
          <w:ins w:id="289" w:author="Prabhvir Saran" w:date="2017-02-16T20:17:00Z"/>
          <w:b/>
        </w:rPr>
      </w:pPr>
    </w:p>
    <w:p w14:paraId="40A66022" w14:textId="49C2D018" w:rsidR="005F369C" w:rsidRDefault="005F369C" w:rsidP="006E05DC">
      <w:pPr>
        <w:rPr>
          <w:ins w:id="290" w:author="Prabhvir Saran" w:date="2017-02-16T20:17:00Z"/>
          <w:b/>
        </w:rPr>
      </w:pPr>
    </w:p>
    <w:p w14:paraId="51B5F718" w14:textId="4CD52D68" w:rsidR="005F369C" w:rsidRDefault="005F369C" w:rsidP="006E05DC">
      <w:pPr>
        <w:rPr>
          <w:ins w:id="291" w:author="Prabhvir Saran" w:date="2017-02-16T20:17:00Z"/>
          <w:b/>
        </w:rPr>
      </w:pPr>
    </w:p>
    <w:p w14:paraId="293BD8E2" w14:textId="77FC115E" w:rsidR="005F369C" w:rsidRDefault="005F369C" w:rsidP="006E05DC">
      <w:pPr>
        <w:rPr>
          <w:ins w:id="292" w:author="Prabhvir Saran" w:date="2017-02-16T20:17:00Z"/>
          <w:b/>
        </w:rPr>
      </w:pPr>
    </w:p>
    <w:p w14:paraId="1C3336FD" w14:textId="73D15ADA" w:rsidR="005F369C" w:rsidRDefault="005F369C" w:rsidP="006E05DC">
      <w:pPr>
        <w:rPr>
          <w:ins w:id="293" w:author="Prabhvir Saran" w:date="2017-02-16T20:17:00Z"/>
          <w:b/>
        </w:rPr>
      </w:pPr>
    </w:p>
    <w:p w14:paraId="41976052" w14:textId="6756FED5" w:rsidR="005F369C" w:rsidRDefault="005F369C" w:rsidP="006E05DC">
      <w:pPr>
        <w:rPr>
          <w:ins w:id="294" w:author="Prabhvir Saran" w:date="2017-02-16T20:17:00Z"/>
          <w:b/>
        </w:rPr>
      </w:pPr>
    </w:p>
    <w:p w14:paraId="0F7B1171" w14:textId="7F58CA47" w:rsidR="005F369C" w:rsidRDefault="005F369C" w:rsidP="006E05DC">
      <w:pPr>
        <w:rPr>
          <w:ins w:id="295" w:author="Prabhvir Saran" w:date="2017-02-16T20:17:00Z"/>
          <w:b/>
        </w:rPr>
      </w:pPr>
    </w:p>
    <w:p w14:paraId="0C5508C5" w14:textId="353E3486" w:rsidR="005F369C" w:rsidRDefault="005F369C" w:rsidP="006E05DC">
      <w:pPr>
        <w:rPr>
          <w:ins w:id="296" w:author="Prabhvir Saran" w:date="2017-02-16T20:17:00Z"/>
          <w:b/>
        </w:rPr>
      </w:pPr>
    </w:p>
    <w:p w14:paraId="5364C12E" w14:textId="6F836E3C" w:rsidR="00E973BD" w:rsidRDefault="00E973BD">
      <w:pPr>
        <w:keepNext/>
        <w:rPr>
          <w:ins w:id="297" w:author="Prabhvir Saran" w:date="2017-02-16T20:20:00Z"/>
        </w:rPr>
        <w:pPrChange w:id="298" w:author="Prabhvir Saran" w:date="2017-02-16T20:20:00Z">
          <w:pPr/>
        </w:pPrChange>
      </w:pPr>
      <w:r>
        <w:rPr>
          <w:noProof/>
        </w:rPr>
        <w:lastRenderedPageBreak/>
        <mc:AlternateContent>
          <mc:Choice Requires="wpg">
            <w:drawing>
              <wp:anchor distT="0" distB="0" distL="114300" distR="114300" simplePos="0" relativeHeight="251736064" behindDoc="0" locked="0" layoutInCell="1" allowOverlap="1" wp14:anchorId="2EC440B8" wp14:editId="165F0189">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299" w:author="Prabhvir Saran" w:date="2017-02-16T20:29:00Z">
                                  <w:pPr>
                                    <w:keepNext/>
                                  </w:pPr>
                                </w:pPrChange>
                              </w:pPr>
                              <w:ins w:id="300"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6" style="position:absolute;margin-left:0;margin-top:0;width:354.35pt;height:217.25pt;z-index:251736064;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0+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BxCWevUMGFgNdYTXxxl+J+G+B+b8gll4aEAJj6f/BJ+q0bsp1Z1ESa3t13N6tId6wi4lO3i4ptT9&#10;vWE4r5oPCiqNr1wv2F5Y9oLatHMNvQBjB6IJIjhY3/RiZXX7GYgww1tgiykOd02p78W5j88nvMlc&#10;zGbBKI69B/VoYFjG/kdcn/afmTUdjz2Q5KPuucTKIzpH24jybON1JQPXEdeIYgc38DpI4UUE6dWT&#10;+3IdrH78j3H9D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9+c0+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37"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4" o:title=""/>
                  <v:path arrowok="t"/>
                </v:shape>
                <v:shape id="Text Box 516" o:spid="_x0000_s1038"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rsidP="00FA13EA">
                        <w:pPr>
                          <w:pStyle w:val="Caption"/>
                          <w:rPr>
                            <w:b/>
                            <w:noProof/>
                          </w:rPr>
                          <w:pPrChange w:id="319" w:author="Prabhvir Saran" w:date="2017-02-16T20:29:00Z">
                            <w:pPr>
                              <w:keepNext/>
                            </w:pPr>
                          </w:pPrChange>
                        </w:pPr>
                        <w:ins w:id="320" w:author="Prabhvir Saran" w:date="2017-02-16T20:21:00Z">
                          <w:r>
                            <w:t>Login/Signup page with form</w:t>
                          </w:r>
                        </w:ins>
                      </w:p>
                    </w:txbxContent>
                  </v:textbox>
                </v:shape>
                <w10:wrap type="square" anchorx="margin"/>
              </v:group>
            </w:pict>
          </mc:Fallback>
        </mc:AlternateContent>
      </w:r>
    </w:p>
    <w:p w14:paraId="03C6ED8A" w14:textId="053A3804" w:rsidR="005F369C" w:rsidRDefault="005F369C" w:rsidP="006E05DC">
      <w:pPr>
        <w:rPr>
          <w:ins w:id="301" w:author="Prabhvir Saran" w:date="2017-02-16T20:17:00Z"/>
          <w:b/>
        </w:rPr>
      </w:pPr>
    </w:p>
    <w:p w14:paraId="107A93DE" w14:textId="289A9A51" w:rsidR="005F369C" w:rsidRDefault="005F369C" w:rsidP="006E05DC">
      <w:pPr>
        <w:rPr>
          <w:ins w:id="302" w:author="Prabhvir Saran" w:date="2017-02-16T20:17:00Z"/>
          <w:b/>
        </w:rPr>
      </w:pPr>
    </w:p>
    <w:p w14:paraId="68A6F3D0" w14:textId="70ED7C5A" w:rsidR="005F369C" w:rsidRDefault="005F369C" w:rsidP="006E05DC">
      <w:pPr>
        <w:rPr>
          <w:ins w:id="303" w:author="Prabhvir Saran" w:date="2017-02-16T20:17:00Z"/>
          <w:b/>
        </w:rPr>
      </w:pPr>
    </w:p>
    <w:p w14:paraId="423EB8EF" w14:textId="2728BD39" w:rsidR="005F369C" w:rsidRDefault="005F369C" w:rsidP="006E05DC">
      <w:pPr>
        <w:rPr>
          <w:ins w:id="304" w:author="Prabhvir Saran" w:date="2017-02-16T20:17:00Z"/>
          <w:b/>
        </w:rPr>
      </w:pPr>
    </w:p>
    <w:p w14:paraId="50514C78" w14:textId="1F03A882" w:rsidR="005F369C" w:rsidRDefault="005F369C" w:rsidP="006E05DC">
      <w:pPr>
        <w:rPr>
          <w:ins w:id="305" w:author="Prabhvir Saran" w:date="2017-02-16T20:17:00Z"/>
          <w:b/>
        </w:rPr>
      </w:pPr>
    </w:p>
    <w:p w14:paraId="535AEFED" w14:textId="73C548E4" w:rsidR="005F369C" w:rsidRDefault="005F369C" w:rsidP="006E05DC">
      <w:pPr>
        <w:rPr>
          <w:ins w:id="306" w:author="Prabhvir Saran" w:date="2017-02-16T20:17:00Z"/>
          <w:b/>
        </w:rPr>
      </w:pPr>
    </w:p>
    <w:p w14:paraId="0E4F8589" w14:textId="247EC76A" w:rsidR="005F369C" w:rsidRDefault="005F369C" w:rsidP="006E05DC">
      <w:pPr>
        <w:rPr>
          <w:ins w:id="307" w:author="Prabhvir Saran" w:date="2017-02-16T20:17:00Z"/>
          <w:b/>
        </w:rPr>
      </w:pPr>
    </w:p>
    <w:p w14:paraId="1481FC6B" w14:textId="37E7ABB0" w:rsidR="005F369C" w:rsidRDefault="005F369C" w:rsidP="006E05DC">
      <w:pPr>
        <w:rPr>
          <w:ins w:id="308" w:author="Prabhvir Saran" w:date="2017-02-16T20:17:00Z"/>
          <w:b/>
        </w:rPr>
      </w:pPr>
    </w:p>
    <w:p w14:paraId="512AE65C" w14:textId="496FB3F6" w:rsidR="005F369C" w:rsidRDefault="005F369C" w:rsidP="006E05DC">
      <w:pPr>
        <w:rPr>
          <w:ins w:id="309" w:author="Prabhvir Saran" w:date="2017-02-16T20:17:00Z"/>
          <w:b/>
        </w:rPr>
      </w:pPr>
    </w:p>
    <w:p w14:paraId="566C112B" w14:textId="7D3720B3" w:rsidR="008F254E" w:rsidRDefault="008F254E" w:rsidP="006E05DC">
      <w:pPr>
        <w:pStyle w:val="Heading2"/>
        <w:rPr>
          <w:ins w:id="310" w:author="Prabhvir Saran" w:date="2017-02-16T20:55:00Z"/>
        </w:rPr>
      </w:pPr>
    </w:p>
    <w:p w14:paraId="79519E05" w14:textId="55CA9F96" w:rsidR="006E05DC" w:rsidRDefault="006E05DC" w:rsidP="006E05DC">
      <w:pPr>
        <w:pStyle w:val="Heading2"/>
        <w:rPr>
          <w:ins w:id="311" w:author="Prabhvir Saran" w:date="2017-02-16T21:06:00Z"/>
        </w:rPr>
      </w:pPr>
      <w:bookmarkStart w:id="312" w:name="_Toc475042564"/>
      <w:ins w:id="313" w:author="Prabhvir Saran" w:date="2017-02-16T20:12:00Z">
        <w:r>
          <w:t>A/B Testing</w:t>
        </w:r>
      </w:ins>
      <w:bookmarkEnd w:id="312"/>
    </w:p>
    <w:p w14:paraId="59592DE2" w14:textId="77777777" w:rsidR="004A17E7" w:rsidRPr="004A17E7" w:rsidRDefault="004A17E7">
      <w:pPr>
        <w:rPr>
          <w:ins w:id="314" w:author="Prabhvir Saran" w:date="2017-02-16T21:00:00Z"/>
          <w:rPrChange w:id="315" w:author="Prabhvir Saran" w:date="2017-02-16T21:06:00Z">
            <w:rPr>
              <w:ins w:id="316" w:author="Prabhvir Saran" w:date="2017-02-16T21:00:00Z"/>
            </w:rPr>
          </w:rPrChange>
        </w:rPr>
        <w:pPrChange w:id="317" w:author="Prabhvir Saran" w:date="2017-02-16T21:06:00Z">
          <w:pPr>
            <w:pStyle w:val="Heading2"/>
          </w:pPr>
        </w:pPrChange>
      </w:pPr>
    </w:p>
    <w:p w14:paraId="4EDA6516" w14:textId="75D2B90A" w:rsidR="004D14C3" w:rsidRPr="004D14C3" w:rsidRDefault="004D14C3">
      <w:pPr>
        <w:pStyle w:val="Heading3"/>
        <w:rPr>
          <w:ins w:id="318" w:author="Prabhvir Saran" w:date="2017-02-16T20:32:00Z"/>
          <w:rPrChange w:id="319" w:author="Prabhvir Saran" w:date="2017-02-16T21:00:00Z">
            <w:rPr>
              <w:ins w:id="320" w:author="Prabhvir Saran" w:date="2017-02-16T20:32:00Z"/>
            </w:rPr>
          </w:rPrChange>
        </w:rPr>
        <w:pPrChange w:id="321" w:author="Prabhvir Saran" w:date="2017-02-16T21:00:00Z">
          <w:pPr>
            <w:pStyle w:val="Heading2"/>
          </w:pPr>
        </w:pPrChange>
      </w:pPr>
      <w:bookmarkStart w:id="322" w:name="_Toc475042565"/>
      <w:ins w:id="323" w:author="Prabhvir Saran" w:date="2017-02-16T21:00:00Z">
        <w:r>
          <w:t>Test 1</w:t>
        </w:r>
        <w:bookmarkEnd w:id="322"/>
        <w:r>
          <w:t xml:space="preserve"> </w:t>
        </w:r>
      </w:ins>
    </w:p>
    <w:p w14:paraId="72B00813" w14:textId="69BF7AA9" w:rsidR="00B62295" w:rsidRDefault="00B62295">
      <w:pPr>
        <w:rPr>
          <w:ins w:id="324" w:author="Prabhvir Saran" w:date="2017-02-16T20:43:00Z"/>
        </w:rPr>
        <w:pPrChange w:id="325" w:author="Prabhvir Saran" w:date="2017-02-16T20:32:00Z">
          <w:pPr>
            <w:pStyle w:val="Heading2"/>
          </w:pPr>
        </w:pPrChange>
      </w:pPr>
      <w:ins w:id="326" w:author="Prabhvir Saran" w:date="2017-02-16T20:32:00Z">
        <w:r>
          <w:t xml:space="preserve">Two tests were </w:t>
        </w:r>
      </w:ins>
      <w:ins w:id="327" w:author="Prabhvir Saran" w:date="2017-02-16T20:33:00Z">
        <w:r>
          <w:t>conducted</w:t>
        </w:r>
      </w:ins>
      <w:ins w:id="328" w:author="Prabhvir Saran" w:date="2017-02-16T20:32:00Z">
        <w:r>
          <w:t xml:space="preserve"> using a/b testing. </w:t>
        </w:r>
      </w:ins>
      <w:ins w:id="329" w:author="Prabhvir Saran" w:date="2017-02-16T20:33:00Z">
        <w:r>
          <w:t xml:space="preserve">The first test was done using </w:t>
        </w:r>
      </w:ins>
      <w:ins w:id="330" w:author="Prabhvir Saran" w:date="2017-02-16T20:43:00Z">
        <w:r w:rsidR="00345E1C">
          <w:t xml:space="preserve">two </w:t>
        </w:r>
      </w:ins>
      <w:ins w:id="331" w:author="Prabhvir Saran" w:date="2017-02-16T20:34:00Z">
        <w:r>
          <w:t>different fonts</w:t>
        </w:r>
      </w:ins>
      <w:ins w:id="332" w:author="Prabhvir Saran" w:date="2017-02-16T21:25:00Z">
        <w:r w:rsidR="00D01AED">
          <w:t xml:space="preserve"> sets</w:t>
        </w:r>
      </w:ins>
      <w:ins w:id="333" w:author="Prabhvir Saran" w:date="2017-02-16T20:34:00Z">
        <w:r>
          <w:t xml:space="preserve">. </w:t>
        </w:r>
      </w:ins>
      <w:ins w:id="334" w:author="Prabhvir Saran" w:date="2017-02-16T20:43:00Z">
        <w:r w:rsidR="00345E1C">
          <w:t>The following two pictures display the di</w:t>
        </w:r>
        <w:r w:rsidR="00D01AED">
          <w:t xml:space="preserve">fference. In the </w:t>
        </w:r>
      </w:ins>
      <w:ins w:id="335" w:author="Prabhvir Saran" w:date="2017-02-16T21:27:00Z">
        <w:r w:rsidR="00D01AED">
          <w:t>picture</w:t>
        </w:r>
      </w:ins>
      <w:ins w:id="336" w:author="Prabhvir Saran" w:date="2017-02-16T20:43:00Z">
        <w:r w:rsidR="00D01AED">
          <w:t xml:space="preserve"> on, Tinos was user for header and  Dosis for the main body vs.</w:t>
        </w:r>
        <w:r w:rsidR="008F254E">
          <w:t xml:space="preserve"> and </w:t>
        </w:r>
      </w:ins>
      <w:ins w:id="337" w:author="Prabhvir Saran" w:date="2017-02-16T21:26:00Z">
        <w:r w:rsidR="00D01AED" w:rsidRPr="0072300C">
          <w:t>Cinzel</w:t>
        </w:r>
        <w:r w:rsidR="00D01AED">
          <w:t xml:space="preserve"> </w:t>
        </w:r>
      </w:ins>
      <w:ins w:id="338" w:author="Prabhvir Saran" w:date="2017-02-16T21:27:00Z">
        <w:r w:rsidR="00D01AED">
          <w:t>for</w:t>
        </w:r>
      </w:ins>
      <w:ins w:id="339" w:author="Prabhvir Saran" w:date="2017-02-16T21:26:00Z">
        <w:r w:rsidR="00D01AED">
          <w:t xml:space="preserve"> the header and </w:t>
        </w:r>
      </w:ins>
      <w:ins w:id="340" w:author="Prabhvir Saran" w:date="2017-02-16T20:43:00Z">
        <w:r w:rsidR="00D01AED">
          <w:t xml:space="preserve">Titillium Web for the main in the second picture. </w:t>
        </w:r>
      </w:ins>
    </w:p>
    <w:p w14:paraId="58891C64" w14:textId="6C4AA836" w:rsidR="008F254E" w:rsidRDefault="008F254E">
      <w:pPr>
        <w:rPr>
          <w:ins w:id="341" w:author="Prabhvir Saran" w:date="2017-02-16T20:42:00Z"/>
        </w:rPr>
        <w:pPrChange w:id="342" w:author="Prabhvir Saran" w:date="2017-02-16T20:32:00Z">
          <w:pPr>
            <w:pStyle w:val="Heading2"/>
          </w:pPr>
        </w:pPrChange>
      </w:pPr>
      <w:r>
        <w:rPr>
          <w:noProof/>
        </w:rPr>
        <mc:AlternateContent>
          <mc:Choice Requires="wpg">
            <w:drawing>
              <wp:anchor distT="0" distB="0" distL="114300" distR="114300" simplePos="0" relativeHeight="251740160" behindDoc="0" locked="0" layoutInCell="1" allowOverlap="1" wp14:anchorId="0C1A01D5" wp14:editId="0F0BEB4E">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4CC9C912" w:rsidR="00436213" w:rsidRPr="004C05E9" w:rsidRDefault="00D01AED">
                              <w:pPr>
                                <w:pStyle w:val="Caption"/>
                                <w:rPr>
                                  <w:noProof/>
                                </w:rPr>
                                <w:pPrChange w:id="343" w:author="Prabhvir Saran" w:date="2017-02-16T20:52:00Z">
                                  <w:pPr/>
                                </w:pPrChange>
                              </w:pPr>
                              <w:ins w:id="344" w:author="Prabhvir Saran" w:date="2017-02-16T21:27:00Z">
                                <w:r>
                                  <w:t>Picutre one (</w:t>
                                </w:r>
                              </w:ins>
                              <w:ins w:id="345" w:author="Prabhvir Saran" w:date="2017-02-16T21:25:00Z">
                                <w:r w:rsidR="0072300C" w:rsidRPr="0072300C">
                                  <w:t>Tinos</w:t>
                                </w:r>
                                <w:r w:rsidR="0072300C">
                                  <w:t xml:space="preserve"> and </w:t>
                                </w:r>
                              </w:ins>
                              <w:ins w:id="346" w:author="Prabhvir Saran" w:date="2017-02-16T20:52:00Z">
                                <w:r w:rsidR="00436213">
                                  <w:t>Dosis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39" style="position:absolute;margin-left:0;margin-top:18.5pt;width:435.1pt;height:200.65pt;z-index:251740160;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QeK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c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BUEQeK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4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6" o:title=""/>
                  <v:path arrowok="t"/>
                </v:shape>
                <v:shapetype id="_x0000_t202" coordsize="21600,21600" o:spt="202" path="m,l,21600r21600,l21600,xe">
                  <v:stroke joinstyle="miter"/>
                  <v:path gradientshapeok="t" o:connecttype="rect"/>
                </v:shapetype>
                <v:shape id="Text Box 521" o:spid="_x0000_s104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4CC9C912" w:rsidR="00436213" w:rsidRPr="004C05E9" w:rsidRDefault="00D01AED">
                        <w:pPr>
                          <w:pStyle w:val="Caption"/>
                          <w:rPr>
                            <w:noProof/>
                          </w:rPr>
                          <w:pPrChange w:id="347" w:author="Prabhvir Saran" w:date="2017-02-16T20:52:00Z">
                            <w:pPr/>
                          </w:pPrChange>
                        </w:pPr>
                        <w:ins w:id="348" w:author="Prabhvir Saran" w:date="2017-02-16T21:27:00Z">
                          <w:r>
                            <w:t>Picutre one (</w:t>
                          </w:r>
                        </w:ins>
                        <w:ins w:id="349" w:author="Prabhvir Saran" w:date="2017-02-16T21:25:00Z">
                          <w:r w:rsidR="0072300C" w:rsidRPr="0072300C">
                            <w:t>Tinos</w:t>
                          </w:r>
                          <w:r w:rsidR="0072300C">
                            <w:t xml:space="preserve"> and </w:t>
                          </w:r>
                        </w:ins>
                        <w:ins w:id="350" w:author="Prabhvir Saran" w:date="2017-02-16T20:52:00Z">
                          <w:r w:rsidR="00436213">
                            <w:t>Dosis font</w:t>
                          </w:r>
                          <w:r>
                            <w:t>)</w:t>
                          </w:r>
                        </w:ins>
                      </w:p>
                    </w:txbxContent>
                  </v:textbox>
                </v:shape>
                <w10:wrap type="square" anchorx="margin"/>
              </v:group>
            </w:pict>
          </mc:Fallback>
        </mc:AlternateContent>
      </w:r>
    </w:p>
    <w:p w14:paraId="2C21D0A5" w14:textId="6F08169A" w:rsidR="00345E1C" w:rsidRDefault="00345E1C">
      <w:pPr>
        <w:rPr>
          <w:ins w:id="351" w:author="Prabhvir Saran" w:date="2017-02-16T20:36:00Z"/>
        </w:rPr>
        <w:pPrChange w:id="352" w:author="Prabhvir Saran" w:date="2017-02-16T20:32:00Z">
          <w:pPr>
            <w:pStyle w:val="Heading2"/>
          </w:pPr>
        </w:pPrChange>
      </w:pPr>
    </w:p>
    <w:p w14:paraId="7D26D928" w14:textId="5B65FB8B" w:rsidR="00B62295" w:rsidRPr="00FF76DD" w:rsidRDefault="00B62295">
      <w:pPr>
        <w:rPr>
          <w:ins w:id="353" w:author="Prabhvir Saran" w:date="2017-02-16T20:12:00Z"/>
        </w:rPr>
        <w:pPrChange w:id="354" w:author="Prabhvir Saran" w:date="2017-02-16T20:32:00Z">
          <w:pPr>
            <w:pStyle w:val="Heading2"/>
          </w:pPr>
        </w:pPrChange>
      </w:pPr>
      <w:ins w:id="355" w:author="Prabhvir Saran" w:date="2017-02-16T20:35:00Z">
        <w:r>
          <w:t xml:space="preserve"> </w:t>
        </w:r>
      </w:ins>
    </w:p>
    <w:p w14:paraId="5AAB9A79" w14:textId="36404CDE" w:rsidR="00345E1C" w:rsidRDefault="00345E1C" w:rsidP="006E05DC">
      <w:pPr>
        <w:rPr>
          <w:ins w:id="356" w:author="Prabhvir Saran" w:date="2017-02-16T20:43:00Z"/>
        </w:rPr>
      </w:pPr>
    </w:p>
    <w:p w14:paraId="583EA435" w14:textId="70181D5E" w:rsidR="00345E1C" w:rsidRDefault="00345E1C" w:rsidP="006E05DC">
      <w:pPr>
        <w:rPr>
          <w:ins w:id="357" w:author="Prabhvir Saran" w:date="2017-02-16T20:43:00Z"/>
        </w:rPr>
      </w:pPr>
    </w:p>
    <w:p w14:paraId="6F55C71C" w14:textId="305D8580" w:rsidR="00345E1C" w:rsidRDefault="00345E1C" w:rsidP="006E05DC">
      <w:pPr>
        <w:rPr>
          <w:ins w:id="358" w:author="Prabhvir Saran" w:date="2017-02-16T20:43:00Z"/>
        </w:rPr>
      </w:pPr>
    </w:p>
    <w:p w14:paraId="306A52E8" w14:textId="78E8D00A" w:rsidR="00345E1C" w:rsidRDefault="00345E1C" w:rsidP="006E05DC">
      <w:pPr>
        <w:rPr>
          <w:ins w:id="359" w:author="Prabhvir Saran" w:date="2017-02-16T20:43:00Z"/>
        </w:rPr>
      </w:pPr>
    </w:p>
    <w:p w14:paraId="398C04D4" w14:textId="0BC1CE33" w:rsidR="00345E1C" w:rsidRDefault="00345E1C" w:rsidP="006E05DC">
      <w:pPr>
        <w:rPr>
          <w:ins w:id="360" w:author="Prabhvir Saran" w:date="2017-02-16T20:43:00Z"/>
        </w:rPr>
      </w:pPr>
    </w:p>
    <w:p w14:paraId="20A690AB" w14:textId="2B976EF2" w:rsidR="00345E1C" w:rsidRDefault="00345E1C" w:rsidP="006E05DC">
      <w:pPr>
        <w:rPr>
          <w:ins w:id="361" w:author="Prabhvir Saran" w:date="2017-02-16T20:43:00Z"/>
        </w:rPr>
      </w:pPr>
    </w:p>
    <w:p w14:paraId="35E5DA52" w14:textId="21A769EE" w:rsidR="00345E1C" w:rsidRDefault="00345E1C" w:rsidP="006E05DC">
      <w:pPr>
        <w:rPr>
          <w:ins w:id="362" w:author="Prabhvir Saran" w:date="2017-02-16T20:43:00Z"/>
        </w:rPr>
      </w:pPr>
    </w:p>
    <w:p w14:paraId="56A6A163" w14:textId="48C6C186" w:rsidR="00345E1C" w:rsidRDefault="00345E1C" w:rsidP="006E05DC">
      <w:pPr>
        <w:rPr>
          <w:ins w:id="363" w:author="Prabhvir Saran" w:date="2017-02-16T20:43:00Z"/>
        </w:rPr>
      </w:pPr>
    </w:p>
    <w:p w14:paraId="3BC63971" w14:textId="07CC1BFE" w:rsidR="00345E1C" w:rsidRDefault="00345E1C" w:rsidP="006E05DC">
      <w:pPr>
        <w:rPr>
          <w:ins w:id="364" w:author="Prabhvir Saran" w:date="2017-02-16T20:43:00Z"/>
        </w:rPr>
      </w:pPr>
    </w:p>
    <w:p w14:paraId="2CDBB759" w14:textId="05FEC9D0" w:rsidR="00345E1C" w:rsidRDefault="00345E1C" w:rsidP="006E05DC">
      <w:pPr>
        <w:rPr>
          <w:ins w:id="365" w:author="Prabhvir Saran" w:date="2017-02-16T20:43:00Z"/>
        </w:rPr>
      </w:pPr>
    </w:p>
    <w:p w14:paraId="4D409512" w14:textId="67887A5B" w:rsidR="00345E1C" w:rsidRDefault="00345E1C" w:rsidP="006E05DC">
      <w:pPr>
        <w:rPr>
          <w:ins w:id="366" w:author="Prabhvir Saran" w:date="2017-02-16T20:43:00Z"/>
        </w:rPr>
      </w:pPr>
    </w:p>
    <w:p w14:paraId="65C9B6DB" w14:textId="6D6C3568" w:rsidR="00345E1C" w:rsidRDefault="00345E1C" w:rsidP="006E05DC">
      <w:pPr>
        <w:rPr>
          <w:ins w:id="367" w:author="Prabhvir Saran" w:date="2017-02-16T20:44:00Z"/>
        </w:rPr>
      </w:pPr>
    </w:p>
    <w:p w14:paraId="5CCBDBF8" w14:textId="5C5D21D7" w:rsidR="008F254E" w:rsidRDefault="008F254E" w:rsidP="006E05DC">
      <w:pPr>
        <w:rPr>
          <w:ins w:id="368" w:author="Prabhvir Saran" w:date="2017-02-16T20:54:00Z"/>
        </w:rPr>
      </w:pPr>
      <w:r>
        <w:rPr>
          <w:noProof/>
        </w:rPr>
        <mc:AlternateContent>
          <mc:Choice Requires="wpg">
            <w:drawing>
              <wp:anchor distT="0" distB="0" distL="114300" distR="114300" simplePos="0" relativeHeight="251744256" behindDoc="0" locked="0" layoutInCell="1" allowOverlap="1" wp14:anchorId="04647527" wp14:editId="0F88B472">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3D4B15DF" w:rsidR="00436213" w:rsidRPr="0094375F" w:rsidRDefault="00D01AED">
                              <w:pPr>
                                <w:pStyle w:val="Caption"/>
                                <w:rPr>
                                  <w:noProof/>
                                </w:rPr>
                                <w:pPrChange w:id="369" w:author="Prabhvir Saran" w:date="2017-02-16T20:53:00Z">
                                  <w:pPr/>
                                </w:pPrChange>
                              </w:pPr>
                              <w:ins w:id="370" w:author="Prabhvir Saran" w:date="2017-02-16T21:27:00Z">
                                <w:r>
                                  <w:t>Picture two (</w:t>
                                </w:r>
                              </w:ins>
                              <w:ins w:id="371" w:author="Prabhvir Saran" w:date="2017-02-16T21:24:00Z">
                                <w:r w:rsidR="0072300C" w:rsidRPr="0072300C">
                                  <w:t>Cinzel</w:t>
                                </w:r>
                                <w:r w:rsidR="0072300C">
                                  <w:t xml:space="preserve"> and </w:t>
                                </w:r>
                              </w:ins>
                              <w:ins w:id="372" w:author="Prabhvir Saran" w:date="2017-02-16T20:53:00Z">
                                <w:r w:rsidR="00436213">
                                  <w:t>Titillium Web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2" style="position:absolute;margin-left:0;margin-top:0;width:426.35pt;height:194.4pt;z-index:251744256;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VfGoAwAAqw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bqaQNip&#10;4hkwMArqCK+P1exOwH0P1LotNfDQwCY8nu4zfMpadXmgRikglTJ/vrWP+lBPOA1IBw9XHtg/Worz&#10;qv4oodL4yk2CmYTdJMi22SjohdhH40UwMK6exNKo5gsQYY23wBGVDO7KAzeJGzc8n/AmM75ee6Vh&#10;7D3IRw3Dcuh/xPWp/0KNHnnsoJ6f1MQlmp3QedD1PajXrQOkPdcR1wHFEW7gtZf8iwjSqyf35dpr&#10;ffsf4/ofAA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I3AACSkgACAAAAAzI3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Q4OjQ3ADIwMTc6MDI6MTYgMjA6NDg6&#10;NDc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0ODo0Ny4yNzI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fQO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">
                <v:shape id="Picture 523" o:spid="_x0000_s104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18" o:title=""/>
                  <v:path arrowok="t"/>
                </v:shape>
                <v:shape id="Text Box 524" o:spid="_x0000_s104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3D4B15DF" w:rsidR="00436213" w:rsidRPr="0094375F" w:rsidRDefault="00D01AED">
                        <w:pPr>
                          <w:pStyle w:val="Caption"/>
                          <w:rPr>
                            <w:noProof/>
                          </w:rPr>
                          <w:pPrChange w:id="373" w:author="Prabhvir Saran" w:date="2017-02-16T20:53:00Z">
                            <w:pPr/>
                          </w:pPrChange>
                        </w:pPr>
                        <w:ins w:id="374" w:author="Prabhvir Saran" w:date="2017-02-16T21:27:00Z">
                          <w:r>
                            <w:t>Picture two (</w:t>
                          </w:r>
                        </w:ins>
                        <w:ins w:id="375" w:author="Prabhvir Saran" w:date="2017-02-16T21:24:00Z">
                          <w:r w:rsidR="0072300C" w:rsidRPr="0072300C">
                            <w:t>Cinzel</w:t>
                          </w:r>
                          <w:r w:rsidR="0072300C">
                            <w:t xml:space="preserve"> and </w:t>
                          </w:r>
                        </w:ins>
                        <w:ins w:id="376" w:author="Prabhvir Saran" w:date="2017-02-16T20:53:00Z">
                          <w:r w:rsidR="00436213">
                            <w:t>Titillium Web font</w:t>
                          </w:r>
                          <w:r>
                            <w:t>)</w:t>
                          </w:r>
                        </w:ins>
                      </w:p>
                    </w:txbxContent>
                  </v:textbox>
                </v:shape>
                <w10:wrap type="square" anchorx="margin"/>
              </v:group>
            </w:pict>
          </mc:Fallback>
        </mc:AlternateContent>
      </w:r>
    </w:p>
    <w:p w14:paraId="73516F5C" w14:textId="5666767C" w:rsidR="008F254E" w:rsidRDefault="008F254E" w:rsidP="006E05DC">
      <w:pPr>
        <w:rPr>
          <w:ins w:id="377" w:author="Prabhvir Saran" w:date="2017-02-16T20:54:00Z"/>
        </w:rPr>
      </w:pPr>
    </w:p>
    <w:p w14:paraId="33DC5175" w14:textId="0451BA89" w:rsidR="008F254E" w:rsidRDefault="008F254E" w:rsidP="006E05DC">
      <w:pPr>
        <w:rPr>
          <w:ins w:id="378" w:author="Prabhvir Saran" w:date="2017-02-16T20:54:00Z"/>
        </w:rPr>
      </w:pPr>
    </w:p>
    <w:p w14:paraId="4E6DC873" w14:textId="64AFC3D5" w:rsidR="008F254E" w:rsidRDefault="008F254E" w:rsidP="006E05DC">
      <w:pPr>
        <w:rPr>
          <w:ins w:id="379" w:author="Prabhvir Saran" w:date="2017-02-16T20:54:00Z"/>
        </w:rPr>
      </w:pPr>
    </w:p>
    <w:p w14:paraId="45F8BD56" w14:textId="728468DA" w:rsidR="008F254E" w:rsidRDefault="008F254E" w:rsidP="006E05DC">
      <w:pPr>
        <w:rPr>
          <w:ins w:id="380" w:author="Prabhvir Saran" w:date="2017-02-16T20:54:00Z"/>
        </w:rPr>
      </w:pPr>
    </w:p>
    <w:p w14:paraId="5CB76084" w14:textId="01FE8265" w:rsidR="008F254E" w:rsidRDefault="008F254E" w:rsidP="006E05DC">
      <w:pPr>
        <w:rPr>
          <w:ins w:id="381" w:author="Prabhvir Saran" w:date="2017-02-16T20:54:00Z"/>
        </w:rPr>
      </w:pPr>
    </w:p>
    <w:p w14:paraId="1BDD1963" w14:textId="0C23A364" w:rsidR="008F254E" w:rsidRDefault="008F254E" w:rsidP="006E05DC">
      <w:pPr>
        <w:rPr>
          <w:ins w:id="382" w:author="Prabhvir Saran" w:date="2017-02-16T20:54:00Z"/>
        </w:rPr>
      </w:pPr>
    </w:p>
    <w:p w14:paraId="61E8459F" w14:textId="41BE25BA" w:rsidR="008F254E" w:rsidRDefault="008F254E" w:rsidP="006E05DC">
      <w:pPr>
        <w:rPr>
          <w:ins w:id="383" w:author="Prabhvir Saran" w:date="2017-02-16T20:54:00Z"/>
        </w:rPr>
      </w:pPr>
    </w:p>
    <w:p w14:paraId="1C8FB28B" w14:textId="4D8CDD2A" w:rsidR="008F254E" w:rsidRDefault="008F254E" w:rsidP="006E05DC">
      <w:pPr>
        <w:rPr>
          <w:ins w:id="384" w:author="Prabhvir Saran" w:date="2017-02-16T20:54:00Z"/>
        </w:rPr>
      </w:pPr>
    </w:p>
    <w:p w14:paraId="300D84CD" w14:textId="4927B94A" w:rsidR="008F254E" w:rsidRDefault="008F254E" w:rsidP="006E05DC">
      <w:pPr>
        <w:rPr>
          <w:ins w:id="385" w:author="Prabhvir Saran" w:date="2017-02-16T21:04:00Z"/>
        </w:rPr>
      </w:pPr>
      <w:ins w:id="386" w:author="Prabhvir Saran" w:date="2017-02-16T20:56:00Z">
        <w:r>
          <w:t>The test was conducted on five family members. Three out</w:t>
        </w:r>
      </w:ins>
      <w:ins w:id="387" w:author="Prabhvir Saran" w:date="2017-02-16T20:57:00Z">
        <w:r>
          <w:t xml:space="preserve"> of five </w:t>
        </w:r>
      </w:ins>
      <w:ins w:id="388" w:author="Prabhvir Saran" w:date="2017-02-16T20:58:00Z">
        <w:r>
          <w:t>preferred</w:t>
        </w:r>
      </w:ins>
      <w:ins w:id="389" w:author="Prabhvir Saran" w:date="2017-02-16T20:57:00Z">
        <w:r>
          <w:t xml:space="preserve"> the </w:t>
        </w:r>
      </w:ins>
      <w:ins w:id="390" w:author="Prabhvir Saran" w:date="2017-02-16T21:30:00Z">
        <w:r w:rsidR="00306683">
          <w:t>second font set (</w:t>
        </w:r>
        <w:r w:rsidR="000B18C4">
          <w:t xml:space="preserve">Cinzel and </w:t>
        </w:r>
      </w:ins>
      <w:ins w:id="391" w:author="Prabhvir Saran" w:date="2017-02-16T20:57:00Z">
        <w:r>
          <w:t>Titillium We</w:t>
        </w:r>
      </w:ins>
      <w:ins w:id="392" w:author="Prabhvir Saran" w:date="2017-02-16T20:58:00Z">
        <w:r w:rsidR="000B18C4">
          <w:t xml:space="preserve">b) </w:t>
        </w:r>
        <w:r>
          <w:t xml:space="preserve">and their main reason was that it has more of a historical feel to it than </w:t>
        </w:r>
      </w:ins>
      <w:ins w:id="393" w:author="Prabhvir Saran" w:date="2017-02-16T21:31:00Z">
        <w:r w:rsidR="000B18C4">
          <w:t xml:space="preserve">Tinos and </w:t>
        </w:r>
      </w:ins>
      <w:bookmarkStart w:id="394" w:name="_GoBack"/>
      <w:bookmarkEnd w:id="394"/>
      <w:ins w:id="395" w:author="Prabhvir Saran" w:date="2017-02-16T20:58:00Z">
        <w:r>
          <w:t xml:space="preserve">Dosis font. </w:t>
        </w:r>
      </w:ins>
    </w:p>
    <w:p w14:paraId="3E65DB7A" w14:textId="77777777" w:rsidR="00625493" w:rsidRDefault="00625493" w:rsidP="006E05DC">
      <w:pPr>
        <w:rPr>
          <w:ins w:id="396" w:author="Prabhvir Saran" w:date="2017-02-16T20:54:00Z"/>
        </w:rPr>
      </w:pPr>
    </w:p>
    <w:p w14:paraId="15F8D035" w14:textId="19430D6C" w:rsidR="006E05DC" w:rsidRDefault="004D14C3">
      <w:pPr>
        <w:pStyle w:val="Heading3"/>
        <w:rPr>
          <w:ins w:id="397" w:author="Prabhvir Saran" w:date="2017-02-16T20:12:00Z"/>
        </w:rPr>
        <w:pPrChange w:id="398" w:author="Prabhvir Saran" w:date="2017-02-16T21:00:00Z">
          <w:pPr/>
        </w:pPrChange>
      </w:pPr>
      <w:bookmarkStart w:id="399" w:name="_Toc475042566"/>
      <w:ins w:id="400" w:author="Prabhvir Saran" w:date="2017-02-16T21:00:00Z">
        <w:r>
          <w:t>Test 2</w:t>
        </w:r>
      </w:ins>
      <w:bookmarkEnd w:id="399"/>
    </w:p>
    <w:p w14:paraId="540F1BAB" w14:textId="5C04C33F" w:rsidR="006E05DC" w:rsidRDefault="00625493">
      <w:pPr>
        <w:rPr>
          <w:ins w:id="401" w:author="Prabhvir Saran" w:date="2017-02-16T21:04:00Z"/>
        </w:rPr>
        <w:pPrChange w:id="402" w:author="Prabhvir Saran" w:date="2017-02-14T17:56:00Z">
          <w:pPr>
            <w:pStyle w:val="Heading1"/>
          </w:pPr>
        </w:pPrChange>
      </w:pPr>
      <w:r>
        <w:rPr>
          <w:noProof/>
        </w:rPr>
        <mc:AlternateContent>
          <mc:Choice Requires="wpg">
            <w:drawing>
              <wp:anchor distT="0" distB="0" distL="114300" distR="114300" simplePos="0" relativeHeight="251749376" behindDoc="0" locked="0" layoutInCell="1" allowOverlap="1" wp14:anchorId="17EB0268" wp14:editId="62C7E68F">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403" w:author="Prabhvir Saran" w:date="2017-02-16T21:03:00Z">
                                  <w:pPr/>
                                </w:pPrChange>
                              </w:pPr>
                              <w:ins w:id="404" w:author="Prabhvir Saran" w:date="2017-02-16T21:03:00Z">
                                <w:r>
                                  <w:t xml:space="preserve">Login aligned with the nav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5" style="position:absolute;margin-left:416.8pt;margin-top:61.05pt;width:468pt;height:119.9pt;z-index:251749376;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">
                <v:shape id="Picture 527" o:spid="_x0000_s104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0" o:title=""/>
                  <v:path arrowok="t"/>
                </v:shape>
                <v:shape id="Text Box 529" o:spid="_x0000_s104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rsidP="00625493">
                        <w:pPr>
                          <w:pStyle w:val="Caption"/>
                          <w:rPr>
                            <w:noProof/>
                          </w:rPr>
                          <w:pPrChange w:id="404" w:author="Prabhvir Saran" w:date="2017-02-16T21:03:00Z">
                            <w:pPr/>
                          </w:pPrChange>
                        </w:pPr>
                        <w:ins w:id="405"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405" w:author="Prabhvir Saran" w:date="2017-02-16T21:00:00Z">
        <w:r w:rsidR="00CD1BFE">
          <w:t xml:space="preserve">The </w:t>
        </w:r>
      </w:ins>
      <w:ins w:id="406" w:author="Prabhvir Saran" w:date="2017-02-16T21:01:00Z">
        <w:r w:rsidR="00CD1BFE">
          <w:t xml:space="preserve">navigation bar was used to conduct </w:t>
        </w:r>
        <w:r>
          <w:t xml:space="preserve">the second test. The login/sign up button was made part of the navigation list rather than a </w:t>
        </w:r>
      </w:ins>
      <w:ins w:id="407" w:author="Prabhvir Saran" w:date="2017-02-16T21:02:00Z">
        <w:r>
          <w:t>separate</w:t>
        </w:r>
      </w:ins>
      <w:ins w:id="408" w:author="Prabhvir Saran" w:date="2017-02-16T21:01:00Z">
        <w:r>
          <w:t xml:space="preserve"> </w:t>
        </w:r>
      </w:ins>
      <w:ins w:id="409" w:author="Prabhvir Saran" w:date="2017-02-16T21:02:00Z">
        <w:r>
          <w:t xml:space="preserve">button on the top right corner. The following two images show the difference. </w:t>
        </w:r>
      </w:ins>
    </w:p>
    <w:p w14:paraId="4B8619AF" w14:textId="3DC33342" w:rsidR="00625493" w:rsidRDefault="00625493">
      <w:pPr>
        <w:rPr>
          <w:ins w:id="410" w:author="Prabhvir Saran" w:date="2017-02-16T21:02:00Z"/>
        </w:rPr>
        <w:pPrChange w:id="411" w:author="Prabhvir Saran" w:date="2017-02-14T17:56:00Z">
          <w:pPr>
            <w:pStyle w:val="Heading1"/>
          </w:pPr>
        </w:pPrChange>
      </w:pPr>
      <w:r>
        <w:rPr>
          <w:noProof/>
        </w:rPr>
        <w:lastRenderedPageBreak/>
        <mc:AlternateContent>
          <mc:Choice Requires="wpg">
            <w:drawing>
              <wp:anchor distT="0" distB="0" distL="114300" distR="114300" simplePos="0" relativeHeight="251752448" behindDoc="0" locked="0" layoutInCell="1" allowOverlap="1" wp14:anchorId="598E2918" wp14:editId="04924FFC">
                <wp:simplePos x="0" y="0"/>
                <wp:positionH relativeFrom="margin">
                  <wp:align>right</wp:align>
                </wp:positionH>
                <wp:positionV relativeFrom="paragraph">
                  <wp:posOffset>1855911</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412" w:author="Prabhvir Saran" w:date="2017-02-16T21:04:00Z">
                                  <w:pPr/>
                                </w:pPrChange>
                              </w:pPr>
                              <w:ins w:id="413"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48" style="position:absolute;margin-left:416.8pt;margin-top:146.15pt;width:468pt;height:126.8pt;z-index:251752448;mso-position-horizontal:right;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r8PrQ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AibXSxSNAsBqFxPpzht9IOLxjzi+ZxUsDJl5P/wWfsta7Waw7Ko4qbX+8xSd5FBS3cbTDyzWL&#10;3d8bRgur/qRQanrmesL2xKon1KZZaAwDiodoAgkF6+ueLK1uvqET5uQFV0xx+JrFvicXvn0/8Shz&#10;MZ8HoXbv3al7g23ZLgAC9mH/jVnTlcWjoJ9130wsf9XPrWwYQjPfeEAdmv0JxQ5vNHagwpMI6sWb&#10;+/wcpJ7+ybj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">
                <v:shape id="Picture 528" o:spid="_x0000_s104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2" o:title=""/>
                  <v:path arrowok="t"/>
                </v:shape>
                <v:shape id="Text Box 531" o:spid="_x0000_s105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rsidP="00625493">
                        <w:pPr>
                          <w:pStyle w:val="Caption"/>
                          <w:rPr>
                            <w:noProof/>
                          </w:rPr>
                          <w:pPrChange w:id="415" w:author="Prabhvir Saran" w:date="2017-02-16T21:04:00Z">
                            <w:pPr/>
                          </w:pPrChange>
                        </w:pPr>
                        <w:ins w:id="416" w:author="Prabhvir Saran" w:date="2017-02-16T21:04:00Z">
                          <w:r>
                            <w:t>Login/Signup button in the top right corner</w:t>
                          </w:r>
                        </w:ins>
                      </w:p>
                    </w:txbxContent>
                  </v:textbox>
                </v:shape>
                <w10:wrap type="square" anchorx="margin"/>
              </v:group>
            </w:pict>
          </mc:Fallback>
        </mc:AlternateContent>
      </w:r>
    </w:p>
    <w:p w14:paraId="40C3A1B9" w14:textId="58BD9961" w:rsidR="00625493" w:rsidRDefault="00625493">
      <w:pPr>
        <w:rPr>
          <w:ins w:id="414" w:author="Prabhvir Saran" w:date="2017-02-16T20:12:00Z"/>
        </w:rPr>
        <w:pPrChange w:id="415" w:author="Prabhvir Saran" w:date="2017-02-14T17:56:00Z">
          <w:pPr>
            <w:pStyle w:val="Heading1"/>
          </w:pPr>
        </w:pPrChange>
      </w:pPr>
    </w:p>
    <w:p w14:paraId="05C845E1" w14:textId="6675C9DB" w:rsidR="00487BA1" w:rsidRDefault="00625493">
      <w:pPr>
        <w:rPr>
          <w:ins w:id="416" w:author="Prabhvir Saran" w:date="2017-02-14T17:56:00Z"/>
        </w:rPr>
        <w:pPrChange w:id="417" w:author="Prabhvir Saran" w:date="2017-02-14T17:56:00Z">
          <w:pPr>
            <w:pStyle w:val="Heading1"/>
          </w:pPr>
        </w:pPrChange>
      </w:pPr>
      <w:ins w:id="418" w:author="Prabhvir Saran" w:date="2017-02-16T21:04:00Z">
        <w:r>
          <w:t xml:space="preserve">The same people were used for this test. Everyone </w:t>
        </w:r>
      </w:ins>
      <w:ins w:id="419" w:author="Prabhvir Saran" w:date="2017-02-15T15:51:00Z">
        <w:r w:rsidR="000D11F7">
          <w:t>prefer</w:t>
        </w:r>
      </w:ins>
      <w:ins w:id="420" w:author="Prabhvir Saran" w:date="2017-02-16T21:05:00Z">
        <w:r>
          <w:t>red</w:t>
        </w:r>
      </w:ins>
      <w:ins w:id="421" w:author="Prabhvir Saran" w:date="2017-02-15T15:51:00Z">
        <w:r w:rsidR="000D11F7">
          <w:t xml:space="preserve"> having the login/sign up button distinct and </w:t>
        </w:r>
      </w:ins>
      <w:ins w:id="422" w:author="Prabhvir Saran" w:date="2017-02-15T15:52:00Z">
        <w:r w:rsidR="000D11F7">
          <w:t>separate</w:t>
        </w:r>
      </w:ins>
      <w:ins w:id="423" w:author="Prabhvir Saran" w:date="2017-02-15T15:51:00Z">
        <w:r w:rsidR="000D11F7">
          <w:t xml:space="preserve"> </w:t>
        </w:r>
      </w:ins>
      <w:ins w:id="424" w:author="Prabhvir Saran" w:date="2017-02-15T15:52:00Z">
        <w:r w:rsidR="000D11F7">
          <w:t>from the navigation bar as its purpose is quite different. The distinct location and border</w:t>
        </w:r>
      </w:ins>
      <w:ins w:id="425" w:author="Prabhvir Saran" w:date="2017-02-15T15:53:00Z">
        <w:r w:rsidR="000D11F7">
          <w:t xml:space="preserve"> will</w:t>
        </w:r>
      </w:ins>
      <w:ins w:id="426" w:author="Prabhvir Saran" w:date="2017-02-15T15:52:00Z">
        <w:r w:rsidR="000D11F7">
          <w:t xml:space="preserve"> help users to quickly sign in when they come to the site.</w:t>
        </w:r>
      </w:ins>
    </w:p>
    <w:p w14:paraId="40872A32" w14:textId="07B93EB0" w:rsidR="00487BA1" w:rsidRDefault="00275E49">
      <w:pPr>
        <w:rPr>
          <w:ins w:id="427" w:author="Prabhvir Saran" w:date="2017-02-14T17:56:00Z"/>
        </w:rPr>
        <w:pPrChange w:id="428" w:author="Prabhvir Saran" w:date="2017-02-14T17:56:00Z">
          <w:pPr>
            <w:pStyle w:val="Heading1"/>
          </w:pPr>
        </w:pPrChange>
      </w:pPr>
      <w:r>
        <w:pict w14:anchorId="6A16CCBC">
          <v:rect id="_x0000_i1025" style="width:0;height:1.5pt" o:hralign="center" o:hrstd="t" o:hr="t" fillcolor="#a0a0a0" stroked="f"/>
        </w:pict>
      </w:r>
    </w:p>
    <w:p w14:paraId="3DB1CBEB" w14:textId="68E8D54E" w:rsidR="00487BA1" w:rsidRDefault="00487BA1">
      <w:pPr>
        <w:rPr>
          <w:ins w:id="429" w:author="Prabhvir Saran" w:date="2017-02-14T17:56:00Z"/>
        </w:rPr>
        <w:pPrChange w:id="430" w:author="Prabhvir Saran" w:date="2017-02-14T17:56:00Z">
          <w:pPr>
            <w:pStyle w:val="Heading1"/>
          </w:pPr>
        </w:pPrChange>
      </w:pPr>
    </w:p>
    <w:p w14:paraId="474BF07F" w14:textId="47B6DC5F" w:rsidR="00487BA1" w:rsidRDefault="00487BA1">
      <w:pPr>
        <w:rPr>
          <w:ins w:id="431" w:author="Prabhvir Saran" w:date="2017-02-14T23:28:00Z"/>
        </w:rPr>
        <w:pPrChange w:id="432" w:author="Prabhvir Saran" w:date="2017-02-14T17:56:00Z">
          <w:pPr>
            <w:pStyle w:val="Heading1"/>
          </w:pPr>
        </w:pPrChange>
      </w:pPr>
    </w:p>
    <w:p w14:paraId="4D310FFD" w14:textId="22679C57" w:rsidR="00334D18" w:rsidRDefault="00334D18">
      <w:pPr>
        <w:rPr>
          <w:ins w:id="433" w:author="Prabhvir Saran" w:date="2017-02-14T23:28:00Z"/>
        </w:rPr>
        <w:pPrChange w:id="434" w:author="Prabhvir Saran" w:date="2017-02-14T17:56:00Z">
          <w:pPr>
            <w:pStyle w:val="Heading1"/>
          </w:pPr>
        </w:pPrChange>
      </w:pPr>
    </w:p>
    <w:p w14:paraId="7BE56D33" w14:textId="2B9B3530" w:rsidR="00334D18" w:rsidRDefault="00334D18">
      <w:pPr>
        <w:rPr>
          <w:ins w:id="435" w:author="Prabhvir Saran" w:date="2017-02-14T23:28:00Z"/>
        </w:rPr>
        <w:pPrChange w:id="436" w:author="Prabhvir Saran" w:date="2017-02-14T17:56:00Z">
          <w:pPr>
            <w:pStyle w:val="Heading1"/>
          </w:pPr>
        </w:pPrChange>
      </w:pPr>
    </w:p>
    <w:p w14:paraId="7C544F6C" w14:textId="22368665" w:rsidR="00334D18" w:rsidRDefault="00334D18">
      <w:pPr>
        <w:rPr>
          <w:ins w:id="437" w:author="Prabhvir Saran" w:date="2017-02-16T21:06:00Z"/>
        </w:rPr>
        <w:pPrChange w:id="438" w:author="Prabhvir Saran" w:date="2017-02-14T17:56:00Z">
          <w:pPr>
            <w:pStyle w:val="Heading1"/>
          </w:pPr>
        </w:pPrChange>
      </w:pPr>
    </w:p>
    <w:p w14:paraId="20CE98B3" w14:textId="30C4D3DC" w:rsidR="00904F83" w:rsidRDefault="00904F83">
      <w:pPr>
        <w:rPr>
          <w:ins w:id="439" w:author="Prabhvir Saran" w:date="2017-02-16T21:06:00Z"/>
        </w:rPr>
        <w:pPrChange w:id="440" w:author="Prabhvir Saran" w:date="2017-02-14T17:56:00Z">
          <w:pPr>
            <w:pStyle w:val="Heading1"/>
          </w:pPr>
        </w:pPrChange>
      </w:pPr>
    </w:p>
    <w:p w14:paraId="0A0067AE" w14:textId="4C963FFF" w:rsidR="00904F83" w:rsidRDefault="00904F83">
      <w:pPr>
        <w:rPr>
          <w:ins w:id="441" w:author="Prabhvir Saran" w:date="2017-02-16T21:06:00Z"/>
        </w:rPr>
        <w:pPrChange w:id="442" w:author="Prabhvir Saran" w:date="2017-02-14T17:56:00Z">
          <w:pPr>
            <w:pStyle w:val="Heading1"/>
          </w:pPr>
        </w:pPrChange>
      </w:pPr>
    </w:p>
    <w:p w14:paraId="3B2205E9" w14:textId="2349812E" w:rsidR="00904F83" w:rsidRDefault="00904F83">
      <w:pPr>
        <w:rPr>
          <w:ins w:id="443" w:author="Prabhvir Saran" w:date="2017-02-16T21:06:00Z"/>
        </w:rPr>
        <w:pPrChange w:id="444" w:author="Prabhvir Saran" w:date="2017-02-14T17:56:00Z">
          <w:pPr>
            <w:pStyle w:val="Heading1"/>
          </w:pPr>
        </w:pPrChange>
      </w:pPr>
    </w:p>
    <w:p w14:paraId="55ED8AC4" w14:textId="14F15EDE" w:rsidR="00904F83" w:rsidRDefault="00904F83">
      <w:pPr>
        <w:rPr>
          <w:ins w:id="445" w:author="Prabhvir Saran" w:date="2017-02-16T21:06:00Z"/>
        </w:rPr>
        <w:pPrChange w:id="446" w:author="Prabhvir Saran" w:date="2017-02-14T17:56:00Z">
          <w:pPr>
            <w:pStyle w:val="Heading1"/>
          </w:pPr>
        </w:pPrChange>
      </w:pPr>
    </w:p>
    <w:p w14:paraId="0AD12013" w14:textId="13C83FF0" w:rsidR="00904F83" w:rsidRDefault="00904F83">
      <w:pPr>
        <w:rPr>
          <w:ins w:id="447" w:author="Prabhvir Saran" w:date="2017-02-16T21:06:00Z"/>
        </w:rPr>
        <w:pPrChange w:id="448" w:author="Prabhvir Saran" w:date="2017-02-14T17:56:00Z">
          <w:pPr>
            <w:pStyle w:val="Heading1"/>
          </w:pPr>
        </w:pPrChange>
      </w:pPr>
    </w:p>
    <w:p w14:paraId="04499529" w14:textId="15EBF780" w:rsidR="00904F83" w:rsidRDefault="00904F83">
      <w:pPr>
        <w:rPr>
          <w:ins w:id="449" w:author="Prabhvir Saran" w:date="2017-02-16T21:06:00Z"/>
        </w:rPr>
        <w:pPrChange w:id="450" w:author="Prabhvir Saran" w:date="2017-02-14T17:56:00Z">
          <w:pPr>
            <w:pStyle w:val="Heading1"/>
          </w:pPr>
        </w:pPrChange>
      </w:pPr>
    </w:p>
    <w:p w14:paraId="1882A66B" w14:textId="67372432" w:rsidR="00904F83" w:rsidRDefault="00904F83">
      <w:pPr>
        <w:rPr>
          <w:ins w:id="451" w:author="Prabhvir Saran" w:date="2017-02-16T21:06:00Z"/>
        </w:rPr>
        <w:pPrChange w:id="452" w:author="Prabhvir Saran" w:date="2017-02-14T17:56:00Z">
          <w:pPr>
            <w:pStyle w:val="Heading1"/>
          </w:pPr>
        </w:pPrChange>
      </w:pPr>
    </w:p>
    <w:p w14:paraId="49747D63" w14:textId="14FB1609" w:rsidR="00904F83" w:rsidRDefault="00904F83">
      <w:pPr>
        <w:rPr>
          <w:ins w:id="453" w:author="Prabhvir Saran" w:date="2017-02-16T21:06:00Z"/>
        </w:rPr>
        <w:pPrChange w:id="454" w:author="Prabhvir Saran" w:date="2017-02-14T17:56:00Z">
          <w:pPr>
            <w:pStyle w:val="Heading1"/>
          </w:pPr>
        </w:pPrChange>
      </w:pPr>
    </w:p>
    <w:p w14:paraId="7F890D4A" w14:textId="47CFCEA9" w:rsidR="00904F83" w:rsidRDefault="00904F83">
      <w:pPr>
        <w:rPr>
          <w:ins w:id="455" w:author="Prabhvir Saran" w:date="2017-02-16T21:06:00Z"/>
        </w:rPr>
        <w:pPrChange w:id="456" w:author="Prabhvir Saran" w:date="2017-02-14T17:56:00Z">
          <w:pPr>
            <w:pStyle w:val="Heading1"/>
          </w:pPr>
        </w:pPrChange>
      </w:pPr>
    </w:p>
    <w:p w14:paraId="0A381020" w14:textId="23CF503A" w:rsidR="00904F83" w:rsidRDefault="00904F83">
      <w:pPr>
        <w:rPr>
          <w:ins w:id="457" w:author="Prabhvir Saran" w:date="2017-02-16T21:06:00Z"/>
        </w:rPr>
        <w:pPrChange w:id="458" w:author="Prabhvir Saran" w:date="2017-02-14T17:56:00Z">
          <w:pPr>
            <w:pStyle w:val="Heading1"/>
          </w:pPr>
        </w:pPrChange>
      </w:pPr>
    </w:p>
    <w:p w14:paraId="6345882D" w14:textId="7D860EA5" w:rsidR="00904F83" w:rsidRDefault="00904F83">
      <w:pPr>
        <w:rPr>
          <w:ins w:id="459" w:author="Prabhvir Saran" w:date="2017-02-16T21:06:00Z"/>
        </w:rPr>
        <w:pPrChange w:id="460" w:author="Prabhvir Saran" w:date="2017-02-14T17:56:00Z">
          <w:pPr>
            <w:pStyle w:val="Heading1"/>
          </w:pPr>
        </w:pPrChange>
      </w:pPr>
    </w:p>
    <w:p w14:paraId="1AECCA27" w14:textId="19E79DB0" w:rsidR="00904F83" w:rsidRDefault="00904F83">
      <w:pPr>
        <w:rPr>
          <w:ins w:id="461" w:author="Prabhvir Saran" w:date="2017-02-16T21:11:00Z"/>
        </w:rPr>
        <w:pPrChange w:id="462" w:author="Prabhvir Saran" w:date="2017-02-14T17:56:00Z">
          <w:pPr>
            <w:pStyle w:val="Heading1"/>
          </w:pPr>
        </w:pPrChange>
      </w:pPr>
    </w:p>
    <w:p w14:paraId="6599380F" w14:textId="42089075" w:rsidR="004C1396" w:rsidRDefault="004C1396">
      <w:pPr>
        <w:rPr>
          <w:ins w:id="463" w:author="Prabhvir Saran" w:date="2017-02-16T21:11:00Z"/>
        </w:rPr>
        <w:pPrChange w:id="464" w:author="Prabhvir Saran" w:date="2017-02-14T17:56:00Z">
          <w:pPr>
            <w:pStyle w:val="Heading1"/>
          </w:pPr>
        </w:pPrChange>
      </w:pPr>
    </w:p>
    <w:p w14:paraId="5D9ABFC1" w14:textId="77777777" w:rsidR="004C1396" w:rsidRDefault="004C1396">
      <w:pPr>
        <w:rPr>
          <w:ins w:id="465" w:author="Prabhvir Saran" w:date="2017-02-14T23:28:00Z"/>
        </w:rPr>
        <w:pPrChange w:id="466" w:author="Prabhvir Saran" w:date="2017-02-14T17:56:00Z">
          <w:pPr>
            <w:pStyle w:val="Heading1"/>
          </w:pPr>
        </w:pPrChange>
      </w:pPr>
    </w:p>
    <w:p w14:paraId="13DB3B08" w14:textId="5C745980" w:rsidR="00334D18" w:rsidRDefault="00334D18">
      <w:pPr>
        <w:rPr>
          <w:ins w:id="467" w:author="Prabhvir Saran" w:date="2017-02-14T23:28:00Z"/>
        </w:rPr>
        <w:pPrChange w:id="468" w:author="Prabhvir Saran" w:date="2017-02-14T17:56:00Z">
          <w:pPr>
            <w:pStyle w:val="Heading1"/>
          </w:pPr>
        </w:pPrChange>
      </w:pPr>
    </w:p>
    <w:p w14:paraId="4031A636" w14:textId="54080C40" w:rsidR="004161ED" w:rsidDel="001B77FC" w:rsidRDefault="004161ED" w:rsidP="004161ED">
      <w:pPr>
        <w:pStyle w:val="Heading1"/>
        <w:jc w:val="center"/>
        <w:rPr>
          <w:del w:id="469" w:author="Prabhvir Saran" w:date="2017-02-02T16:26:00Z"/>
          <w:b/>
          <w:sz w:val="14"/>
          <w:u w:val="single"/>
        </w:rPr>
      </w:pPr>
    </w:p>
    <w:p w14:paraId="5460CA51" w14:textId="6FBF37B6" w:rsidR="004161ED" w:rsidRPr="008E7E99" w:rsidDel="001B77FC" w:rsidRDefault="004161ED">
      <w:pPr>
        <w:pStyle w:val="Heading1"/>
        <w:rPr>
          <w:del w:id="470" w:author="Prabhvir Saran" w:date="2017-02-02T16:25:00Z"/>
          <w:rPrChange w:id="471" w:author="Prabhvir Saran" w:date="2017-02-14T23:25:00Z">
            <w:rPr>
              <w:del w:id="472" w:author="Prabhvir Saran" w:date="2017-02-02T16:25:00Z"/>
              <w:rFonts w:asciiTheme="minorHAnsi" w:eastAsiaTheme="minorHAnsi" w:hAnsiTheme="minorHAnsi" w:cstheme="minorBidi"/>
              <w:color w:val="auto"/>
              <w:sz w:val="22"/>
              <w:szCs w:val="22"/>
            </w:rPr>
          </w:rPrChange>
        </w:rPr>
        <w:pPrChange w:id="473" w:author="Prabhvir Saran" w:date="2017-02-14T23:25:00Z">
          <w:pPr>
            <w:pStyle w:val="Heading1"/>
            <w:jc w:val="center"/>
          </w:pPr>
        </w:pPrChange>
      </w:pPr>
    </w:p>
    <w:p w14:paraId="449A7FE6" w14:textId="2FBD7624" w:rsidR="001B77FC" w:rsidRPr="008E7E99" w:rsidDel="005529B6" w:rsidRDefault="001B77FC">
      <w:pPr>
        <w:pStyle w:val="Heading1"/>
        <w:rPr>
          <w:del w:id="474" w:author="Prabhvir Saran" w:date="2017-02-02T16:26:00Z"/>
          <w:rPrChange w:id="475" w:author="Prabhvir Saran" w:date="2017-02-14T23:25:00Z">
            <w:rPr>
              <w:del w:id="476" w:author="Prabhvir Saran" w:date="2017-02-02T16:26:00Z"/>
              <w:rFonts w:asciiTheme="minorHAnsi" w:eastAsiaTheme="minorHAnsi" w:hAnsiTheme="minorHAnsi" w:cstheme="minorBidi"/>
              <w:color w:val="auto"/>
              <w:sz w:val="22"/>
              <w:szCs w:val="22"/>
            </w:rPr>
          </w:rPrChange>
        </w:rPr>
        <w:pPrChange w:id="477" w:author="Prabhvir Saran" w:date="2017-02-14T23:25:00Z">
          <w:pPr>
            <w:pStyle w:val="Heading1"/>
            <w:ind w:left="720" w:firstLine="720"/>
            <w:jc w:val="center"/>
          </w:pPr>
        </w:pPrChange>
      </w:pPr>
    </w:p>
    <w:p w14:paraId="036076F8" w14:textId="6BD1C8F3" w:rsidR="00487BA1" w:rsidRPr="008E7E99" w:rsidRDefault="00487BA1">
      <w:pPr>
        <w:pStyle w:val="Heading1"/>
        <w:rPr>
          <w:ins w:id="478" w:author="Prabhvir Saran" w:date="2017-02-14T17:50:00Z"/>
          <w:rPrChange w:id="479" w:author="Prabhvir Saran" w:date="2017-02-14T23:25:00Z">
            <w:rPr>
              <w:ins w:id="480" w:author="Prabhvir Saran" w:date="2017-02-14T17:50:00Z"/>
              <w:b/>
              <w:sz w:val="44"/>
              <w:u w:val="single"/>
            </w:rPr>
          </w:rPrChange>
        </w:rPr>
        <w:pPrChange w:id="481" w:author="Prabhvir Saran" w:date="2017-02-14T23:25:00Z">
          <w:pPr>
            <w:pStyle w:val="Heading1"/>
            <w:ind w:left="720" w:firstLine="720"/>
            <w:jc w:val="center"/>
          </w:pPr>
        </w:pPrChange>
      </w:pPr>
      <w:del w:id="482" w:author="Prabhvir Saran" w:date="2017-02-14T23:19:00Z">
        <w:r w:rsidRPr="008E7E99" w:rsidDel="002832A7">
          <w:rPr>
            <w:rPrChange w:id="483" w:author="Prabhvir Saran" w:date="2017-02-14T23:25:00Z">
              <w:rPr>
                <w:rFonts w:asciiTheme="minorHAnsi" w:eastAsiaTheme="minorHAnsi" w:hAnsiTheme="minorHAnsi" w:cstheme="minorBidi"/>
                <w:color w:val="auto"/>
                <w:sz w:val="22"/>
                <w:szCs w:val="22"/>
              </w:rPr>
            </w:rPrChange>
          </w:rPr>
          <w:delText xml:space="preserve">Appendix </w:delText>
        </w:r>
      </w:del>
      <w:bookmarkStart w:id="484" w:name="_Toc475042567"/>
      <w:ins w:id="485" w:author="Prabhvir Saran" w:date="2017-02-14T23:19:00Z">
        <w:r w:rsidR="002832A7" w:rsidRPr="008E7E99">
          <w:t>Appendix 2</w:t>
        </w:r>
      </w:ins>
      <w:bookmarkEnd w:id="484"/>
    </w:p>
    <w:p w14:paraId="534DDB51" w14:textId="2CE5B513" w:rsidR="00A1445E" w:rsidRPr="008E7E99" w:rsidRDefault="00A1445E">
      <w:pPr>
        <w:pStyle w:val="Heading2"/>
        <w:jc w:val="center"/>
        <w:rPr>
          <w:ins w:id="486" w:author="Prabhvir Saran" w:date="2017-02-02T23:24:00Z"/>
          <w:b/>
          <w:sz w:val="36"/>
          <w:u w:val="single"/>
          <w:rPrChange w:id="487" w:author="Prabhvir Saran" w:date="2017-02-14T23:26:00Z">
            <w:rPr>
              <w:ins w:id="488" w:author="Prabhvir Saran" w:date="2017-02-02T23:24:00Z"/>
            </w:rPr>
          </w:rPrChange>
        </w:rPr>
        <w:pPrChange w:id="489" w:author="Prabhvir Saran" w:date="2017-02-14T23:26:00Z">
          <w:pPr>
            <w:pStyle w:val="Heading1"/>
            <w:ind w:left="720" w:firstLine="720"/>
            <w:jc w:val="center"/>
          </w:pPr>
        </w:pPrChange>
      </w:pPr>
      <w:bookmarkStart w:id="490" w:name="_Toc475042568"/>
      <w:ins w:id="491" w:author="Prabhvir Saran" w:date="2017-02-02T23:24:00Z">
        <w:r w:rsidRPr="008E7E99">
          <w:rPr>
            <w:b/>
            <w:sz w:val="36"/>
            <w:u w:val="single"/>
            <w:rPrChange w:id="492" w:author="Prabhvir Saran" w:date="2017-02-14T23:26:00Z">
              <w:rPr/>
            </w:rPrChange>
          </w:rPr>
          <w:t>Milestone 2: Site Map and Page Design</w:t>
        </w:r>
        <w:bookmarkEnd w:id="490"/>
      </w:ins>
    </w:p>
    <w:p w14:paraId="19251868" w14:textId="3F25FF3C" w:rsidR="005529B6" w:rsidRDefault="005529B6" w:rsidP="005529B6">
      <w:pPr>
        <w:pStyle w:val="Heading1"/>
        <w:ind w:left="720" w:firstLine="720"/>
        <w:jc w:val="center"/>
        <w:rPr>
          <w:ins w:id="493" w:author="Prabhvir Saran" w:date="2017-02-02T22:45:00Z"/>
          <w:b/>
          <w:sz w:val="44"/>
          <w:u w:val="single"/>
        </w:rPr>
      </w:pPr>
    </w:p>
    <w:p w14:paraId="485C5B13" w14:textId="77777777" w:rsidR="00A1445E" w:rsidRPr="004161ED" w:rsidRDefault="00A1445E" w:rsidP="00A1445E">
      <w:pPr>
        <w:pStyle w:val="Heading2"/>
        <w:rPr>
          <w:ins w:id="494" w:author="Prabhvir Saran" w:date="2017-02-02T23:24:00Z"/>
        </w:rPr>
      </w:pPr>
      <w:bookmarkStart w:id="495" w:name="_Toc475042569"/>
      <w:ins w:id="496" w:author="Prabhvir Saran" w:date="2017-02-02T23:24:00Z">
        <w:r w:rsidRPr="004161ED">
          <w:rPr>
            <w:sz w:val="32"/>
          </w:rPr>
          <w:t>Sitemap</w:t>
        </w:r>
        <w:bookmarkEnd w:id="495"/>
        <w:r w:rsidRPr="004161ED">
          <w:t xml:space="preserve"> </w:t>
        </w:r>
      </w:ins>
    </w:p>
    <w:p w14:paraId="5458728B" w14:textId="1A1EC81D" w:rsidR="005529B6" w:rsidRPr="005529B6" w:rsidRDefault="005529B6">
      <w:pPr>
        <w:rPr>
          <w:ins w:id="497" w:author="Prabhvir Saran" w:date="2017-02-02T16:48:00Z"/>
          <w:rPrChange w:id="498" w:author="Prabhvir Saran" w:date="2017-02-02T22:45:00Z">
            <w:rPr>
              <w:ins w:id="499" w:author="Prabhvir Saran" w:date="2017-02-02T16:48:00Z"/>
              <w:b/>
              <w:sz w:val="44"/>
              <w:u w:val="single"/>
            </w:rPr>
          </w:rPrChange>
        </w:rPr>
        <w:pPrChange w:id="500" w:author="Prabhvir Saran" w:date="2017-02-02T22:45:00Z">
          <w:pPr>
            <w:pStyle w:val="Heading1"/>
            <w:jc w:val="center"/>
          </w:pPr>
        </w:pPrChange>
      </w:pPr>
    </w:p>
    <w:bookmarkStart w:id="501" w:name="_Toc473839892"/>
    <w:bookmarkStart w:id="502" w:name="_Toc473840759"/>
    <w:bookmarkStart w:id="503" w:name="_Toc473842177"/>
    <w:bookmarkStart w:id="504" w:name="_Toc474878132"/>
    <w:bookmarkStart w:id="505" w:name="_Toc475042570"/>
    <w:p w14:paraId="6EC667E2" w14:textId="44871AA6" w:rsidR="00CE27D4" w:rsidRDefault="00717083" w:rsidP="0029077D">
      <w:pPr>
        <w:pStyle w:val="Heading1"/>
        <w:spacing w:line="360" w:lineRule="auto"/>
        <w:rPr>
          <w:ins w:id="506" w:author="Prabhvir Saran" w:date="2017-02-02T15:38:00Z"/>
          <w:b/>
          <w:color w:val="4472C4" w:themeColor="accent1"/>
          <w:sz w:val="40"/>
        </w:rPr>
      </w:pPr>
      <w:ins w:id="507" w:author="Prabhvir Saran" w:date="2017-02-02T15:37:00Z">
        <w:r w:rsidRPr="004161ED">
          <w:rPr>
            <w:noProof/>
          </w:rPr>
          <mc:AlternateContent>
            <mc:Choice Requires="wpg">
              <w:drawing>
                <wp:anchor distT="0" distB="0" distL="114300" distR="114300" simplePos="0" relativeHeight="251637760" behindDoc="0" locked="0" layoutInCell="1" allowOverlap="1" wp14:anchorId="4056CFE6" wp14:editId="4881F4D7">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508" w:author="Prabhvir Saran" w:date="2017-02-02T22:56:00Z">
                                  <w:r>
                                    <w:t>EMA</w:t>
                                  </w:r>
                                </w:ins>
                                <w:del w:id="509"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510" w:author="Prabhvir Saran" w:date="2017-02-16T19:47:00Z">
                                  <w:r w:rsidDel="00BE0F35">
                                    <w:delText>Login/</w:delText>
                                  </w:r>
                                </w:del>
                                <w:ins w:id="511" w:author="Prabhvir Saran" w:date="2017-02-02T22:42:00Z">
                                  <w:r>
                                    <w:t>Si</w:t>
                                  </w:r>
                                </w:ins>
                                <w:ins w:id="512" w:author="Prabhvir Saran" w:date="2017-02-16T19:47:00Z">
                                  <w:r>
                                    <w:t>temap</w:t>
                                  </w:r>
                                </w:ins>
                                <w:del w:id="513"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514" w:author="Prabhvir Saran" w:date="2017-02-16T19:52:00Z">
                                  <w:r w:rsidDel="00F76B85">
                                    <w:delText>Hema</w:delText>
                                  </w:r>
                                </w:del>
                                <w:ins w:id="515"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516"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517" w:author="Prabhvir Saran" w:date="2017-02-16T18:10:00Z">
                                  <w:r w:rsidDel="00A93EAD">
                                    <w:delText>Meet the team</w:delText>
                                  </w:r>
                                </w:del>
                                <w:ins w:id="518"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1" style="position:absolute;margin-left:-27.55pt;margin-top:18.6pt;width:540.3pt;height:203.15pt;z-index:251637760;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">
                  <v:shape id="Text Box 2" o:spid="_x0000_s105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22" w:author="Prabhvir Saran" w:date="2017-02-02T22:56:00Z">
                            <w:r>
                              <w:t>EMA</w:t>
                            </w:r>
                          </w:ins>
                          <w:del w:id="523" w:author="Prabhvir Saran" w:date="2017-02-02T22:56:00Z">
                            <w:r w:rsidDel="00953782">
                              <w:delText>ema</w:delText>
                            </w:r>
                          </w:del>
                        </w:p>
                      </w:txbxContent>
                    </v:textbox>
                  </v:shape>
                  <v:shape id="Text Box 5" o:spid="_x0000_s105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24" w:author="Prabhvir Saran" w:date="2017-02-16T19:47:00Z">
                            <w:r w:rsidDel="00BE0F35">
                              <w:delText>Login/</w:delText>
                            </w:r>
                          </w:del>
                          <w:ins w:id="525" w:author="Prabhvir Saran" w:date="2017-02-02T22:42:00Z">
                            <w:r>
                              <w:t>Si</w:t>
                            </w:r>
                          </w:ins>
                          <w:ins w:id="526" w:author="Prabhvir Saran" w:date="2017-02-16T19:47:00Z">
                            <w:r>
                              <w:t>temap</w:t>
                            </w:r>
                          </w:ins>
                          <w:del w:id="527" w:author="Prabhvir Saran" w:date="2017-02-02T22:42:00Z">
                            <w:r w:rsidDel="005529B6">
                              <w:delText>Register</w:delText>
                            </w:r>
                          </w:del>
                        </w:p>
                      </w:txbxContent>
                    </v:textbox>
                  </v:shape>
                  <v:shape id="Text Box 7" o:spid="_x0000_s105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28" w:author="Prabhvir Saran" w:date="2017-02-16T19:52:00Z">
                            <w:r w:rsidDel="00F76B85">
                              <w:delText>Hema</w:delText>
                            </w:r>
                          </w:del>
                          <w:ins w:id="529" w:author="Prabhvir Saran" w:date="2017-02-16T19:52:00Z">
                            <w:r>
                              <w:t>HEMA</w:t>
                            </w:r>
                          </w:ins>
                        </w:p>
                      </w:txbxContent>
                    </v:textbox>
                  </v:shape>
                  <v:shape id="Text Box 8" o:spid="_x0000_s105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30" w:author="Prabhvir Saran" w:date="2017-02-16T18:09:00Z">
                            <w:r>
                              <w:t xml:space="preserve">HEMA </w:t>
                            </w:r>
                          </w:ins>
                          <w:r>
                            <w:t>Styles</w:t>
                          </w:r>
                        </w:p>
                      </w:txbxContent>
                    </v:textbox>
                  </v:shape>
                  <v:shape id="Text Box 9" o:spid="_x0000_s105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5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31" w:author="Prabhvir Saran" w:date="2017-02-16T18:10:00Z">
                            <w:r w:rsidDel="00A93EAD">
                              <w:delText>Meet the team</w:delText>
                            </w:r>
                          </w:del>
                          <w:ins w:id="532"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501"/>
      <w:bookmarkEnd w:id="502"/>
      <w:bookmarkEnd w:id="503"/>
      <w:bookmarkEnd w:id="504"/>
      <w:bookmarkEnd w:id="505"/>
    </w:p>
    <w:p w14:paraId="3A024865" w14:textId="77777777" w:rsidR="00CE27D4" w:rsidRDefault="00CE27D4" w:rsidP="0029077D">
      <w:pPr>
        <w:pStyle w:val="Heading1"/>
        <w:spacing w:line="360" w:lineRule="auto"/>
        <w:rPr>
          <w:ins w:id="519" w:author="Prabhvir Saran" w:date="2017-02-02T15:38:00Z"/>
          <w:b/>
          <w:color w:val="4472C4" w:themeColor="accent1"/>
          <w:sz w:val="40"/>
        </w:rPr>
      </w:pPr>
    </w:p>
    <w:p w14:paraId="0E69E9CC" w14:textId="77777777" w:rsidR="00CE27D4" w:rsidRDefault="00CE27D4" w:rsidP="0029077D">
      <w:pPr>
        <w:pStyle w:val="Heading1"/>
        <w:spacing w:line="360" w:lineRule="auto"/>
        <w:rPr>
          <w:ins w:id="520" w:author="Prabhvir Saran" w:date="2017-02-02T15:38:00Z"/>
          <w:b/>
          <w:color w:val="4472C4" w:themeColor="accent1"/>
          <w:sz w:val="40"/>
        </w:rPr>
      </w:pPr>
    </w:p>
    <w:p w14:paraId="40AD9E00" w14:textId="77777777" w:rsidR="00CE27D4" w:rsidRDefault="00CE27D4" w:rsidP="0029077D">
      <w:pPr>
        <w:pStyle w:val="Heading1"/>
        <w:spacing w:line="360" w:lineRule="auto"/>
        <w:rPr>
          <w:ins w:id="521" w:author="Prabhvir Saran" w:date="2017-02-02T15:38:00Z"/>
          <w:b/>
          <w:color w:val="4472C4" w:themeColor="accent1"/>
          <w:sz w:val="40"/>
        </w:rPr>
      </w:pPr>
    </w:p>
    <w:p w14:paraId="2EA24C7C" w14:textId="77777777" w:rsidR="006641F0" w:rsidRDefault="006641F0" w:rsidP="00CE27D4">
      <w:pPr>
        <w:pStyle w:val="Heading2"/>
        <w:rPr>
          <w:ins w:id="522" w:author="Prabhvir Saran" w:date="2017-02-02T15:47:00Z"/>
          <w:rFonts w:ascii="Calibri" w:hAnsi="Calibri" w:cs="Calibri"/>
          <w:b/>
          <w:bCs/>
          <w:color w:val="2F5496"/>
        </w:rPr>
      </w:pPr>
    </w:p>
    <w:p w14:paraId="101DFCCC" w14:textId="77777777" w:rsidR="00EC6476" w:rsidRDefault="00EC6476" w:rsidP="004161ED">
      <w:pPr>
        <w:pStyle w:val="Heading3"/>
        <w:rPr>
          <w:ins w:id="523" w:author="Prabhvir Saran" w:date="2017-02-02T16:05:00Z"/>
          <w:sz w:val="28"/>
          <w:u w:val="single"/>
        </w:rPr>
      </w:pPr>
    </w:p>
    <w:p w14:paraId="0C2719A3" w14:textId="77777777" w:rsidR="005529B6" w:rsidRDefault="005529B6">
      <w:pPr>
        <w:rPr>
          <w:ins w:id="524" w:author="Prabhvir Saran" w:date="2017-02-02T22:45:00Z"/>
        </w:rPr>
        <w:pPrChange w:id="525" w:author="Prabhvir Saran" w:date="2017-02-02T16:49:00Z">
          <w:pPr>
            <w:pStyle w:val="Heading3"/>
          </w:pPr>
        </w:pPrChange>
      </w:pPr>
    </w:p>
    <w:p w14:paraId="1C1A9965" w14:textId="054C3D08" w:rsidR="00903FA7" w:rsidRPr="00553070" w:rsidRDefault="005529B6">
      <w:pPr>
        <w:pStyle w:val="Heading3"/>
        <w:rPr>
          <w:ins w:id="526" w:author="Prabhvir Saran" w:date="2017-02-02T22:59:00Z"/>
          <w:sz w:val="26"/>
          <w:szCs w:val="26"/>
          <w:rPrChange w:id="527" w:author="Prabhvir Saran" w:date="2017-02-02T23:39:00Z">
            <w:rPr>
              <w:ins w:id="528" w:author="Prabhvir Saran" w:date="2017-02-02T22:59:00Z"/>
            </w:rPr>
          </w:rPrChange>
        </w:rPr>
      </w:pPr>
      <w:bookmarkStart w:id="529" w:name="_Toc475042571"/>
      <w:ins w:id="530" w:author="Prabhvir Saran" w:date="2017-02-02T22:43:00Z">
        <w:r w:rsidRPr="00553070">
          <w:rPr>
            <w:sz w:val="26"/>
            <w:szCs w:val="26"/>
            <w:rPrChange w:id="531" w:author="Prabhvir Saran" w:date="2017-02-02T23:39:00Z">
              <w:rPr/>
            </w:rPrChange>
          </w:rPr>
          <w:t>Site map explained</w:t>
        </w:r>
        <w:bookmarkEnd w:id="529"/>
        <w:r w:rsidRPr="00553070">
          <w:rPr>
            <w:sz w:val="26"/>
            <w:szCs w:val="26"/>
            <w:rPrChange w:id="532" w:author="Prabhvir Saran" w:date="2017-02-02T23:39:00Z">
              <w:rPr/>
            </w:rPrChange>
          </w:rPr>
          <w:t xml:space="preserve"> </w:t>
        </w:r>
      </w:ins>
    </w:p>
    <w:p w14:paraId="58CE117B" w14:textId="77777777" w:rsidR="00953782" w:rsidRPr="00487BA1" w:rsidRDefault="00953782">
      <w:pPr>
        <w:rPr>
          <w:ins w:id="533" w:author="Prabhvir Saran" w:date="2017-02-02T22:56:00Z"/>
        </w:rPr>
        <w:pPrChange w:id="534" w:author="Prabhvir Saran" w:date="2017-02-02T22:59:00Z">
          <w:pPr>
            <w:pStyle w:val="Heading3"/>
          </w:pPr>
        </w:pPrChange>
      </w:pPr>
    </w:p>
    <w:p w14:paraId="75EC4CD3" w14:textId="77777777" w:rsidR="00953782" w:rsidRPr="00487BA1" w:rsidRDefault="00953782">
      <w:pPr>
        <w:rPr>
          <w:ins w:id="535" w:author="Prabhvir Saran" w:date="2017-02-02T22:59:00Z"/>
          <w:rFonts w:cstheme="minorHAnsi"/>
        </w:rPr>
        <w:pPrChange w:id="536" w:author="Prabhvir Saran" w:date="2017-02-02T22:56:00Z">
          <w:pPr>
            <w:pStyle w:val="Heading3"/>
          </w:pPr>
        </w:pPrChange>
      </w:pPr>
      <w:ins w:id="537" w:author="Prabhvir Saran" w:date="2017-02-02T22:56:00Z">
        <w:r w:rsidRPr="00553070">
          <w:rPr>
            <w:rFonts w:cstheme="minorHAnsi"/>
            <w:sz w:val="24"/>
            <w:szCs w:val="24"/>
            <w:rPrChange w:id="538" w:author="Prabhvir Saran" w:date="2017-02-02T23:38:00Z">
              <w:rPr/>
            </w:rPrChange>
          </w:rPr>
          <w:t>Home</w:t>
        </w:r>
      </w:ins>
    </w:p>
    <w:p w14:paraId="580CFF53" w14:textId="1814C222" w:rsidR="00953782" w:rsidRPr="00434297" w:rsidRDefault="00953782">
      <w:pPr>
        <w:pStyle w:val="ListParagraph"/>
        <w:numPr>
          <w:ilvl w:val="0"/>
          <w:numId w:val="13"/>
        </w:numPr>
        <w:rPr>
          <w:ins w:id="539" w:author="Prabhvir Saran" w:date="2017-02-16T19:53:00Z"/>
          <w:rFonts w:cstheme="minorHAnsi"/>
          <w:rPrChange w:id="540" w:author="Prabhvir Saran" w:date="2017-02-16T19:53:00Z">
            <w:rPr>
              <w:ins w:id="541" w:author="Prabhvir Saran" w:date="2017-02-16T19:53:00Z"/>
              <w:rFonts w:cstheme="minorHAnsi"/>
            </w:rPr>
          </w:rPrChange>
        </w:rPr>
        <w:pPrChange w:id="542" w:author="Prabhvir Saran" w:date="2017-02-02T22:59:00Z">
          <w:pPr>
            <w:pStyle w:val="Heading3"/>
          </w:pPr>
        </w:pPrChange>
      </w:pPr>
      <w:ins w:id="543" w:author="Prabhvir Saran" w:date="2017-02-02T22:57:00Z">
        <w:r w:rsidRPr="00553070">
          <w:rPr>
            <w:rFonts w:cstheme="minorHAnsi"/>
            <w:sz w:val="24"/>
            <w:szCs w:val="24"/>
            <w:rPrChange w:id="544" w:author="Prabhvir Saran" w:date="2017-02-02T23:38:00Z">
              <w:rPr/>
            </w:rPrChange>
          </w:rPr>
          <w:t xml:space="preserve">The home page would have a picture representing HEMA, a quick </w:t>
        </w:r>
      </w:ins>
      <w:ins w:id="545" w:author="Prabhvir Saran" w:date="2017-02-02T22:58:00Z">
        <w:r w:rsidRPr="00553070">
          <w:rPr>
            <w:rFonts w:cstheme="minorHAnsi"/>
            <w:sz w:val="24"/>
            <w:szCs w:val="24"/>
            <w:rPrChange w:id="546" w:author="Prabhvir Saran" w:date="2017-02-02T23:38:00Z">
              <w:rPr/>
            </w:rPrChange>
          </w:rPr>
          <w:t xml:space="preserve">introduction and some facts about HEMA. </w:t>
        </w:r>
      </w:ins>
    </w:p>
    <w:p w14:paraId="6F685675" w14:textId="77777777" w:rsidR="00434297" w:rsidRPr="00553070" w:rsidRDefault="00434297">
      <w:pPr>
        <w:pStyle w:val="ListParagraph"/>
        <w:rPr>
          <w:ins w:id="547" w:author="Prabhvir Saran" w:date="2017-02-02T15:39:00Z"/>
          <w:rFonts w:cstheme="minorHAnsi"/>
          <w:sz w:val="24"/>
          <w:rPrChange w:id="548" w:author="Prabhvir Saran" w:date="2017-02-02T23:38:00Z">
            <w:rPr>
              <w:ins w:id="549" w:author="Prabhvir Saran" w:date="2017-02-02T15:39:00Z"/>
              <w:sz w:val="28"/>
            </w:rPr>
          </w:rPrChange>
        </w:rPr>
        <w:pPrChange w:id="550" w:author="Prabhvir Saran" w:date="2017-02-16T19:53:00Z">
          <w:pPr>
            <w:pStyle w:val="Heading3"/>
          </w:pPr>
        </w:pPrChange>
      </w:pPr>
    </w:p>
    <w:p w14:paraId="74503960" w14:textId="2121BAD2" w:rsidR="00CE27D4" w:rsidRPr="00553070" w:rsidRDefault="00953782">
      <w:pPr>
        <w:rPr>
          <w:ins w:id="551" w:author="Prabhvir Saran" w:date="2017-02-02T15:39:00Z"/>
          <w:rFonts w:cstheme="minorHAnsi"/>
          <w:sz w:val="24"/>
          <w:szCs w:val="24"/>
          <w:rPrChange w:id="552" w:author="Prabhvir Saran" w:date="2017-02-02T23:38:00Z">
            <w:rPr>
              <w:ins w:id="553" w:author="Prabhvir Saran" w:date="2017-02-02T15:39:00Z"/>
            </w:rPr>
          </w:rPrChange>
        </w:rPr>
        <w:pPrChange w:id="554" w:author="Prabhvir Saran" w:date="2017-02-02T22:56:00Z">
          <w:pPr>
            <w:pStyle w:val="Heading4"/>
          </w:pPr>
        </w:pPrChange>
      </w:pPr>
      <w:ins w:id="555" w:author="Prabhvir Saran" w:date="2017-02-02T15:39:00Z">
        <w:r w:rsidRPr="00553070">
          <w:rPr>
            <w:rFonts w:cstheme="minorHAnsi"/>
            <w:sz w:val="24"/>
            <w:szCs w:val="24"/>
            <w:rPrChange w:id="556" w:author="Prabhvir Saran" w:date="2017-02-02T23:38:00Z">
              <w:rPr>
                <w:i w:val="0"/>
                <w:iCs w:val="0"/>
              </w:rPr>
            </w:rPrChange>
          </w:rPr>
          <w:t>HEMA</w:t>
        </w:r>
        <w:r w:rsidR="00CE27D4" w:rsidRPr="00553070">
          <w:rPr>
            <w:rFonts w:cstheme="minorHAnsi"/>
            <w:sz w:val="24"/>
            <w:szCs w:val="24"/>
            <w:rPrChange w:id="557"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558" w:author="Prabhvir Saran" w:date="2017-02-02T15:39:00Z"/>
          <w:rFonts w:asciiTheme="minorHAnsi" w:hAnsiTheme="minorHAnsi" w:cstheme="minorHAnsi"/>
          <w:color w:val="000000"/>
          <w:rPrChange w:id="559" w:author="Prabhvir Saran" w:date="2017-02-02T23:38:00Z">
            <w:rPr>
              <w:ins w:id="560" w:author="Prabhvir Saran" w:date="2017-02-02T15:39:00Z"/>
              <w:rFonts w:ascii="Arial" w:hAnsi="Arial" w:cs="Arial"/>
              <w:color w:val="000000"/>
            </w:rPr>
          </w:rPrChange>
        </w:rPr>
      </w:pPr>
      <w:ins w:id="561" w:author="Prabhvir Saran" w:date="2017-02-02T15:39:00Z">
        <w:r w:rsidRPr="00553070">
          <w:rPr>
            <w:rFonts w:asciiTheme="minorHAnsi" w:hAnsiTheme="minorHAnsi" w:cstheme="minorHAnsi"/>
            <w:color w:val="000000"/>
            <w:rPrChange w:id="562"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563" w:author="Prabhvir Saran" w:date="2017-02-16T19:53:00Z"/>
          <w:rFonts w:asciiTheme="minorHAnsi" w:hAnsiTheme="minorHAnsi" w:cstheme="minorHAnsi"/>
          <w:color w:val="000000"/>
        </w:rPr>
      </w:pPr>
      <w:ins w:id="564" w:author="Prabhvir Saran" w:date="2017-02-02T15:39:00Z">
        <w:r w:rsidRPr="00553070">
          <w:rPr>
            <w:rFonts w:asciiTheme="minorHAnsi" w:hAnsiTheme="minorHAnsi" w:cstheme="minorHAnsi"/>
            <w:color w:val="000000"/>
            <w:rPrChange w:id="565"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566" w:author="Prabhvir Saran" w:date="2017-02-16T19:53:00Z"/>
          <w:rFonts w:asciiTheme="minorHAnsi" w:hAnsiTheme="minorHAnsi" w:cstheme="minorHAnsi"/>
          <w:color w:val="000000"/>
        </w:rPr>
        <w:pPrChange w:id="56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568" w:author="Prabhvir Saran" w:date="2017-02-16T19:53:00Z"/>
          <w:rFonts w:asciiTheme="minorHAnsi" w:hAnsiTheme="minorHAnsi" w:cstheme="minorHAnsi"/>
          <w:color w:val="000000"/>
        </w:rPr>
        <w:pPrChange w:id="56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570" w:author="Prabhvir Saran" w:date="2017-02-02T15:39:00Z"/>
          <w:rFonts w:asciiTheme="minorHAnsi" w:hAnsiTheme="minorHAnsi" w:cstheme="minorHAnsi"/>
          <w:color w:val="000000"/>
          <w:rPrChange w:id="571" w:author="Prabhvir Saran" w:date="2017-02-02T23:38:00Z">
            <w:rPr>
              <w:ins w:id="572" w:author="Prabhvir Saran" w:date="2017-02-02T15:39:00Z"/>
              <w:rFonts w:ascii="Arial" w:hAnsi="Arial" w:cs="Arial"/>
              <w:color w:val="000000"/>
            </w:rPr>
          </w:rPrChange>
        </w:rPr>
        <w:pPrChange w:id="57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574" w:author="Prabhvir Saran" w:date="2017-02-16T19:53:00Z"/>
          <w:rFonts w:asciiTheme="minorHAnsi" w:hAnsiTheme="minorHAnsi" w:cstheme="minorHAnsi"/>
          <w:color w:val="000000"/>
        </w:rPr>
      </w:pPr>
      <w:ins w:id="575" w:author="Prabhvir Saran" w:date="2017-02-02T15:39:00Z">
        <w:r w:rsidRPr="00553070">
          <w:rPr>
            <w:rFonts w:asciiTheme="minorHAnsi" w:hAnsiTheme="minorHAnsi" w:cstheme="minorHAnsi"/>
            <w:color w:val="000000"/>
            <w:rPrChange w:id="576"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577" w:author="Prabhvir Saran" w:date="2017-02-02T15:39:00Z"/>
          <w:rFonts w:asciiTheme="minorHAnsi" w:hAnsiTheme="minorHAnsi" w:cstheme="minorHAnsi"/>
          <w:color w:val="000000"/>
          <w:rPrChange w:id="578" w:author="Prabhvir Saran" w:date="2017-02-02T23:38:00Z">
            <w:rPr>
              <w:ins w:id="579" w:author="Prabhvir Saran" w:date="2017-02-02T15:39:00Z"/>
              <w:rFonts w:ascii="Arial" w:hAnsi="Arial" w:cs="Arial"/>
              <w:color w:val="000000"/>
            </w:rPr>
          </w:rPrChange>
        </w:rPr>
        <w:pPrChange w:id="58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581" w:author="Prabhvir Saran" w:date="2017-02-02T15:39:00Z"/>
          <w:rFonts w:asciiTheme="minorHAnsi" w:hAnsiTheme="minorHAnsi" w:cstheme="minorHAnsi"/>
          <w:color w:val="000000"/>
          <w:rPrChange w:id="582" w:author="Prabhvir Saran" w:date="2017-02-02T23:38:00Z">
            <w:rPr>
              <w:ins w:id="583" w:author="Prabhvir Saran" w:date="2017-02-02T15:39:00Z"/>
              <w:rFonts w:ascii="Arial" w:hAnsi="Arial" w:cs="Arial"/>
              <w:color w:val="000000"/>
            </w:rPr>
          </w:rPrChange>
        </w:rPr>
      </w:pPr>
      <w:ins w:id="584" w:author="Prabhvir Saran" w:date="2017-02-16T18:11:00Z">
        <w:r>
          <w:rPr>
            <w:rFonts w:asciiTheme="minorHAnsi" w:hAnsiTheme="minorHAnsi" w:cstheme="minorHAnsi"/>
            <w:color w:val="000000"/>
          </w:rPr>
          <w:t xml:space="preserve">HEMA </w:t>
        </w:r>
      </w:ins>
      <w:ins w:id="585" w:author="Prabhvir Saran" w:date="2017-02-02T15:39:00Z">
        <w:r w:rsidR="00CE27D4" w:rsidRPr="00553070">
          <w:rPr>
            <w:rFonts w:asciiTheme="minorHAnsi" w:hAnsiTheme="minorHAnsi" w:cstheme="minorHAnsi"/>
            <w:color w:val="000000"/>
            <w:rPrChange w:id="586"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587" w:author="Prabhvir Saran" w:date="2017-02-02T23:28:00Z"/>
          <w:rFonts w:asciiTheme="minorHAnsi" w:hAnsiTheme="minorHAnsi" w:cstheme="minorHAnsi"/>
          <w:color w:val="000000"/>
          <w:rPrChange w:id="588" w:author="Prabhvir Saran" w:date="2017-02-02T23:38:00Z">
            <w:rPr>
              <w:ins w:id="589" w:author="Prabhvir Saran" w:date="2017-02-02T23:28:00Z"/>
              <w:rFonts w:ascii="Calibri" w:hAnsi="Calibri" w:cs="Calibri"/>
              <w:color w:val="000000"/>
            </w:rPr>
          </w:rPrChange>
        </w:rPr>
      </w:pPr>
      <w:ins w:id="590" w:author="Prabhvir Saran" w:date="2017-02-02T15:39:00Z">
        <w:r w:rsidRPr="00553070">
          <w:rPr>
            <w:rFonts w:asciiTheme="minorHAnsi" w:hAnsiTheme="minorHAnsi" w:cstheme="minorHAnsi"/>
            <w:color w:val="000000"/>
            <w:rPrChange w:id="591"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592"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593"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594" w:author="Prabhvir Saran" w:date="2017-02-02T15:47:00Z"/>
          <w:rFonts w:asciiTheme="minorHAnsi" w:hAnsiTheme="minorHAnsi" w:cstheme="minorHAnsi"/>
          <w:color w:val="000000"/>
          <w:rPrChange w:id="595" w:author="Prabhvir Saran" w:date="2017-02-02T23:38:00Z">
            <w:rPr>
              <w:ins w:id="596" w:author="Prabhvir Saran" w:date="2017-02-02T15:47:00Z"/>
              <w:rFonts w:ascii="Arial" w:hAnsi="Arial" w:cs="Arial"/>
              <w:color w:val="000000"/>
            </w:rPr>
          </w:rPrChange>
        </w:rPr>
        <w:pPrChange w:id="597"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598" w:author="Prabhvir Saran" w:date="2017-02-02T15:39:00Z"/>
          <w:rFonts w:asciiTheme="minorHAnsi" w:hAnsiTheme="minorHAnsi" w:cstheme="minorHAnsi"/>
          <w:color w:val="000000"/>
          <w:rPrChange w:id="599" w:author="Prabhvir Saran" w:date="2017-02-02T23:38:00Z">
            <w:rPr>
              <w:ins w:id="600"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601" w:author="Prabhvir Saran" w:date="2017-02-02T15:39:00Z"/>
          <w:rFonts w:asciiTheme="minorHAnsi" w:hAnsiTheme="minorHAnsi" w:cstheme="minorHAnsi"/>
          <w:color w:val="000000"/>
          <w:rPrChange w:id="602" w:author="Prabhvir Saran" w:date="2017-02-02T23:38:00Z">
            <w:rPr>
              <w:ins w:id="603" w:author="Prabhvir Saran" w:date="2017-02-02T15:39:00Z"/>
              <w:rFonts w:ascii="Arial" w:hAnsi="Arial" w:cs="Arial"/>
              <w:color w:val="000000"/>
            </w:rPr>
          </w:rPrChange>
        </w:rPr>
      </w:pPr>
      <w:ins w:id="604" w:author="Prabhvir Saran" w:date="2017-02-02T15:39:00Z">
        <w:r w:rsidRPr="00553070">
          <w:rPr>
            <w:rFonts w:asciiTheme="minorHAnsi" w:hAnsiTheme="minorHAnsi" w:cstheme="minorHAnsi"/>
            <w:color w:val="000000"/>
            <w:rPrChange w:id="605"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606" w:author="Prabhvir Saran" w:date="2017-02-16T19:53:00Z"/>
          <w:rFonts w:asciiTheme="minorHAnsi" w:hAnsiTheme="minorHAnsi" w:cstheme="minorHAnsi"/>
          <w:color w:val="000000"/>
        </w:rPr>
      </w:pPr>
      <w:ins w:id="607" w:author="Prabhvir Saran" w:date="2017-02-02T15:39:00Z">
        <w:r w:rsidRPr="00553070">
          <w:rPr>
            <w:rFonts w:asciiTheme="minorHAnsi" w:hAnsiTheme="minorHAnsi" w:cstheme="minorHAnsi"/>
            <w:color w:val="000000"/>
            <w:rPrChange w:id="608" w:author="Prabhvir Saran" w:date="2017-02-02T23:38:00Z">
              <w:rPr>
                <w:rFonts w:ascii="Calibri" w:hAnsi="Calibri" w:cs="Calibri"/>
                <w:color w:val="000000"/>
              </w:rPr>
            </w:rPrChange>
          </w:rPr>
          <w:t xml:space="preserve">A short list of local HEMA clubs, groups, schools </w:t>
        </w:r>
      </w:ins>
      <w:ins w:id="609" w:author="Prabhvir Saran" w:date="2017-02-02T23:28:00Z">
        <w:r w:rsidR="00D40537" w:rsidRPr="00553070">
          <w:rPr>
            <w:rFonts w:asciiTheme="minorHAnsi" w:hAnsiTheme="minorHAnsi" w:cstheme="minorHAnsi"/>
            <w:color w:val="000000"/>
            <w:rPrChange w:id="610"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611" w:author="Prabhvir Saran" w:date="2017-02-02T15:39:00Z"/>
          <w:rFonts w:asciiTheme="minorHAnsi" w:hAnsiTheme="minorHAnsi" w:cstheme="minorHAnsi"/>
          <w:color w:val="000000"/>
          <w:rPrChange w:id="612" w:author="Prabhvir Saran" w:date="2017-02-02T23:38:00Z">
            <w:rPr>
              <w:ins w:id="613" w:author="Prabhvir Saran" w:date="2017-02-02T15:39:00Z"/>
              <w:rFonts w:ascii="Arial" w:hAnsi="Arial" w:cs="Arial"/>
              <w:color w:val="000000"/>
            </w:rPr>
          </w:rPrChange>
        </w:rPr>
        <w:pPrChange w:id="614"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615" w:author="Prabhvir Saran" w:date="2017-02-16T18:12:00Z"/>
          <w:rFonts w:cstheme="minorHAnsi"/>
        </w:rPr>
        <w:pPrChange w:id="616"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617" w:author="Prabhvir Saran" w:date="2017-02-02T15:39:00Z">
        <w:r w:rsidRPr="00553070">
          <w:rPr>
            <w:rFonts w:cstheme="minorHAnsi"/>
            <w:sz w:val="24"/>
            <w:szCs w:val="24"/>
            <w:rPrChange w:id="618"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619" w:author="Prabhvir Saran" w:date="2017-02-16T19:53:00Z"/>
          <w:rFonts w:asciiTheme="minorHAnsi" w:hAnsiTheme="minorHAnsi" w:cstheme="minorHAnsi"/>
          <w:color w:val="000000"/>
        </w:rPr>
      </w:pPr>
      <w:ins w:id="620"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621" w:author="Prabhvir Saran" w:date="2017-02-02T15:39:00Z"/>
          <w:rFonts w:asciiTheme="minorHAnsi" w:hAnsiTheme="minorHAnsi" w:cstheme="minorHAnsi"/>
          <w:color w:val="000000"/>
          <w:rPrChange w:id="622" w:author="Prabhvir Saran" w:date="2017-02-02T23:38:00Z">
            <w:rPr>
              <w:ins w:id="623" w:author="Prabhvir Saran" w:date="2017-02-02T15:39:00Z"/>
              <w:rFonts w:ascii="Arial" w:hAnsi="Arial" w:cs="Arial"/>
              <w:color w:val="000000"/>
            </w:rPr>
          </w:rPrChange>
        </w:rPr>
        <w:pPrChange w:id="624"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625" w:author="Prabhvir Saran" w:date="2017-02-02T15:57:00Z"/>
          <w:rFonts w:cstheme="minorHAnsi"/>
          <w:sz w:val="24"/>
          <w:szCs w:val="24"/>
          <w:rPrChange w:id="626" w:author="Prabhvir Saran" w:date="2017-02-02T23:38:00Z">
            <w:rPr>
              <w:ins w:id="627" w:author="Prabhvir Saran" w:date="2017-02-02T15:57:00Z"/>
            </w:rPr>
          </w:rPrChange>
        </w:rPr>
        <w:pPrChange w:id="628" w:author="Prabhvir Saran" w:date="2017-02-02T22:59:00Z">
          <w:pPr>
            <w:pStyle w:val="Heading4"/>
          </w:pPr>
        </w:pPrChange>
      </w:pPr>
      <w:ins w:id="629" w:author="Prabhvir Saran" w:date="2017-02-02T15:39:00Z">
        <w:r w:rsidRPr="00553070">
          <w:rPr>
            <w:rFonts w:cstheme="minorHAnsi"/>
            <w:sz w:val="24"/>
            <w:szCs w:val="24"/>
            <w:rPrChange w:id="630" w:author="Prabhvir Saran" w:date="2017-02-02T23:38:00Z">
              <w:rPr>
                <w:i w:val="0"/>
                <w:iCs w:val="0"/>
              </w:rPr>
            </w:rPrChange>
          </w:rPr>
          <w:t>Login/</w:t>
        </w:r>
      </w:ins>
      <w:ins w:id="631"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632" w:author="Prabhvir Saran" w:date="2017-02-16T19:53:00Z"/>
          <w:rFonts w:cstheme="minorHAnsi"/>
          <w:sz w:val="24"/>
          <w:szCs w:val="24"/>
        </w:rPr>
      </w:pPr>
      <w:ins w:id="633"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634" w:author="Prabhvir Saran" w:date="2017-02-02T15:58:00Z">
        <w:r w:rsidR="001665B5" w:rsidRPr="00487BA1">
          <w:rPr>
            <w:rFonts w:cstheme="minorHAnsi"/>
            <w:sz w:val="24"/>
            <w:szCs w:val="24"/>
          </w:rPr>
          <w:t xml:space="preserve">Login / Signup page. This page will be divided in to two sections, the </w:t>
        </w:r>
      </w:ins>
      <w:ins w:id="635"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636" w:author="Prabhvir Saran" w:date="2017-02-16T19:47:00Z"/>
          <w:rFonts w:cstheme="minorHAnsi"/>
          <w:sz w:val="24"/>
          <w:szCs w:val="24"/>
        </w:rPr>
        <w:pPrChange w:id="637" w:author="Prabhvir Saran" w:date="2017-02-16T19:53:00Z">
          <w:pPr>
            <w:pStyle w:val="ListParagraph"/>
            <w:numPr>
              <w:numId w:val="11"/>
            </w:numPr>
            <w:ind w:hanging="360"/>
          </w:pPr>
        </w:pPrChange>
      </w:pPr>
    </w:p>
    <w:p w14:paraId="1C034447" w14:textId="3B441CAE" w:rsidR="00BE0F35" w:rsidRPr="004450D8" w:rsidRDefault="00BE0F35" w:rsidP="00BE0F35">
      <w:pPr>
        <w:rPr>
          <w:ins w:id="638" w:author="Prabhvir Saran" w:date="2017-02-16T19:47:00Z"/>
          <w:rFonts w:cstheme="minorHAnsi"/>
          <w:sz w:val="24"/>
          <w:szCs w:val="24"/>
        </w:rPr>
      </w:pPr>
      <w:ins w:id="639" w:author="Prabhvir Saran" w:date="2017-02-16T19:47:00Z">
        <w:r>
          <w:rPr>
            <w:rFonts w:cstheme="minorHAnsi"/>
            <w:sz w:val="24"/>
            <w:szCs w:val="24"/>
          </w:rPr>
          <w:t>Sitemap</w:t>
        </w:r>
      </w:ins>
    </w:p>
    <w:p w14:paraId="445F0C18" w14:textId="423AEFC3" w:rsidR="00BE0F35" w:rsidRDefault="00BE0F35" w:rsidP="00BE0F35">
      <w:pPr>
        <w:pStyle w:val="ListParagraph"/>
        <w:numPr>
          <w:ilvl w:val="0"/>
          <w:numId w:val="11"/>
        </w:numPr>
        <w:rPr>
          <w:ins w:id="640" w:author="Prabhvir Saran" w:date="2017-02-16T19:47:00Z"/>
          <w:rFonts w:cstheme="minorHAnsi"/>
          <w:sz w:val="24"/>
          <w:szCs w:val="24"/>
        </w:rPr>
      </w:pPr>
      <w:ins w:id="641" w:author="Prabhvir Saran" w:date="2017-02-16T19:47:00Z">
        <w:r>
          <w:rPr>
            <w:rFonts w:cstheme="minorHAnsi"/>
            <w:sz w:val="24"/>
            <w:szCs w:val="24"/>
          </w:rPr>
          <w:t xml:space="preserve">This page will contain a link to all the pages in a list. </w:t>
        </w:r>
      </w:ins>
    </w:p>
    <w:p w14:paraId="7FE69AA1" w14:textId="0E4CC938" w:rsidR="00BE0F35" w:rsidRDefault="00BE0F35">
      <w:pPr>
        <w:rPr>
          <w:ins w:id="642" w:author="Prabhvir Saran" w:date="2017-02-16T19:47:00Z"/>
          <w:rFonts w:cstheme="minorHAnsi"/>
          <w:sz w:val="24"/>
          <w:szCs w:val="24"/>
        </w:rPr>
        <w:pPrChange w:id="643" w:author="Prabhvir Saran" w:date="2017-02-16T19:47:00Z">
          <w:pPr>
            <w:pStyle w:val="ListParagraph"/>
            <w:numPr>
              <w:numId w:val="11"/>
            </w:numPr>
            <w:ind w:hanging="360"/>
          </w:pPr>
        </w:pPrChange>
      </w:pPr>
      <w:ins w:id="644" w:author="Prabhvir Saran" w:date="2017-02-16T19:47:00Z">
        <w:r>
          <w:rPr>
            <w:rFonts w:cstheme="minorHAnsi"/>
            <w:sz w:val="24"/>
            <w:szCs w:val="24"/>
          </w:rPr>
          <w:tab/>
        </w:r>
      </w:ins>
    </w:p>
    <w:p w14:paraId="32D031BA" w14:textId="77777777" w:rsidR="00BE0F35" w:rsidRPr="00FF76DD" w:rsidRDefault="00BE0F35">
      <w:pPr>
        <w:rPr>
          <w:ins w:id="645" w:author="Prabhvir Saran" w:date="2017-02-02T22:43:00Z"/>
          <w:rFonts w:cstheme="minorHAnsi"/>
          <w:sz w:val="24"/>
          <w:szCs w:val="24"/>
        </w:rPr>
        <w:pPrChange w:id="646" w:author="Prabhvir Saran" w:date="2017-02-16T19:47:00Z">
          <w:pPr>
            <w:pStyle w:val="ListParagraph"/>
            <w:numPr>
              <w:numId w:val="11"/>
            </w:numPr>
            <w:ind w:hanging="360"/>
          </w:pPr>
        </w:pPrChange>
      </w:pPr>
    </w:p>
    <w:p w14:paraId="6EF97863" w14:textId="3457F40D" w:rsidR="005529B6" w:rsidRDefault="005529B6">
      <w:pPr>
        <w:pStyle w:val="ListParagraph"/>
        <w:rPr>
          <w:ins w:id="647" w:author="Prabhvir Saran" w:date="2017-02-02T22:44:00Z"/>
          <w:sz w:val="24"/>
          <w:szCs w:val="24"/>
        </w:rPr>
        <w:pPrChange w:id="648" w:author="Prabhvir Saran" w:date="2017-02-02T22:43:00Z">
          <w:pPr>
            <w:pStyle w:val="ListParagraph"/>
            <w:numPr>
              <w:numId w:val="11"/>
            </w:numPr>
            <w:ind w:hanging="360"/>
          </w:pPr>
        </w:pPrChange>
      </w:pPr>
    </w:p>
    <w:p w14:paraId="2D3A5FEE" w14:textId="337EF2B2" w:rsidR="005529B6" w:rsidRDefault="005529B6">
      <w:pPr>
        <w:pStyle w:val="ListParagraph"/>
        <w:rPr>
          <w:ins w:id="649" w:author="Prabhvir Saran" w:date="2017-02-02T22:44:00Z"/>
          <w:sz w:val="24"/>
          <w:szCs w:val="24"/>
        </w:rPr>
        <w:pPrChange w:id="650"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651" w:author="Prabhvir Saran" w:date="2017-02-02T15:39:00Z"/>
          <w:sz w:val="24"/>
          <w:szCs w:val="24"/>
        </w:rPr>
        <w:pPrChange w:id="652" w:author="Prabhvir Saran" w:date="2017-02-02T22:43:00Z">
          <w:pPr>
            <w:pStyle w:val="ListParagraph"/>
            <w:numPr>
              <w:numId w:val="11"/>
            </w:numPr>
            <w:ind w:hanging="360"/>
          </w:pPr>
        </w:pPrChange>
      </w:pPr>
    </w:p>
    <w:p w14:paraId="76B083AE" w14:textId="3D56F43C" w:rsidR="00EC6476" w:rsidRPr="00522B41" w:rsidRDefault="00B92D69">
      <w:pPr>
        <w:pStyle w:val="Heading2"/>
        <w:rPr>
          <w:ins w:id="653" w:author="Prabhvir Saran" w:date="2017-02-02T16:08:00Z"/>
          <w:sz w:val="32"/>
          <w:rPrChange w:id="654" w:author="Prabhvir Saran" w:date="2017-02-02T23:40:00Z">
            <w:rPr>
              <w:ins w:id="655" w:author="Prabhvir Saran" w:date="2017-02-02T16:08:00Z"/>
              <w:noProof/>
            </w:rPr>
          </w:rPrChange>
        </w:rPr>
        <w:pPrChange w:id="656" w:author="Prabhvir Saran" w:date="2017-02-02T23:40:00Z">
          <w:pPr/>
        </w:pPrChange>
      </w:pPr>
      <w:bookmarkStart w:id="657" w:name="_Toc475042572"/>
      <w:ins w:id="658" w:author="Prabhvir Saran" w:date="2017-02-02T23:01:00Z">
        <w:r w:rsidRPr="00522B41">
          <w:rPr>
            <w:sz w:val="32"/>
            <w:rPrChange w:id="659" w:author="Prabhvir Saran" w:date="2017-02-02T23:40:00Z">
              <w:rPr/>
            </w:rPrChange>
          </w:rPr>
          <w:lastRenderedPageBreak/>
          <w:t xml:space="preserve">Wireframe </w:t>
        </w:r>
      </w:ins>
      <w:ins w:id="660" w:author="Prabhvir Saran" w:date="2017-02-02T15:43:00Z">
        <w:r w:rsidR="00CE27D4" w:rsidRPr="00522B41">
          <w:rPr>
            <w:sz w:val="32"/>
            <w:rPrChange w:id="661" w:author="Prabhvir Saran" w:date="2017-02-02T23:40:00Z">
              <w:rPr/>
            </w:rPrChange>
          </w:rPr>
          <w:t>Page</w:t>
        </w:r>
      </w:ins>
      <w:ins w:id="662" w:author="Prabhvir Saran" w:date="2017-02-02T23:40:00Z">
        <w:r w:rsidR="00522B41">
          <w:rPr>
            <w:sz w:val="32"/>
          </w:rPr>
          <w:t xml:space="preserve"> Layouts</w:t>
        </w:r>
      </w:ins>
      <w:bookmarkEnd w:id="657"/>
      <w:ins w:id="663" w:author="Prabhvir Saran" w:date="2017-02-02T15:43:00Z">
        <w:r w:rsidR="00CE27D4" w:rsidRPr="00522B41">
          <w:rPr>
            <w:sz w:val="32"/>
            <w:rPrChange w:id="664" w:author="Prabhvir Saran" w:date="2017-02-02T23:40:00Z">
              <w:rPr/>
            </w:rPrChange>
          </w:rPr>
          <w:t xml:space="preserve"> </w:t>
        </w:r>
      </w:ins>
    </w:p>
    <w:p w14:paraId="4710AC53" w14:textId="4E81D5B9" w:rsidR="00BE0F35" w:rsidRDefault="00971EB2" w:rsidP="004161ED">
      <w:pPr>
        <w:rPr>
          <w:ins w:id="665" w:author="Prabhvir Saran" w:date="2017-02-16T19:49:00Z"/>
          <w:noProof/>
        </w:rPr>
      </w:pPr>
      <w:r>
        <w:rPr>
          <w:noProof/>
        </w:rPr>
        <mc:AlternateContent>
          <mc:Choice Requires="wpg">
            <w:drawing>
              <wp:anchor distT="0" distB="0" distL="114300" distR="114300" simplePos="0" relativeHeight="251702272" behindDoc="0" locked="0" layoutInCell="1" allowOverlap="1" wp14:anchorId="34947703" wp14:editId="057801AC">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3">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666" w:author="Prabhvir Saran" w:date="2017-02-16T19:55:00Z">
                                  <w:pPr/>
                                </w:pPrChange>
                              </w:pPr>
                              <w:ins w:id="667"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67" style="position:absolute;margin-left:259.05pt;margin-top:313.2pt;width:255.4pt;height:293.35pt;z-index:251702272"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">
                <v:shape id="Picture 488" o:spid="_x0000_s1068"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4" o:title="" cropright="28012f"/>
                  <v:path arrowok="t"/>
                </v:shape>
                <v:shape id="Text Box 489" o:spid="_x0000_s1069"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rsidP="005F45B6">
                        <w:pPr>
                          <w:pStyle w:val="Caption"/>
                          <w:rPr>
                            <w:noProof/>
                          </w:rPr>
                          <w:pPrChange w:id="682" w:author="Prabhvir Saran" w:date="2017-02-16T19:55:00Z">
                            <w:pPr/>
                          </w:pPrChange>
                        </w:pPr>
                        <w:ins w:id="683" w:author="Prabhvir Saran" w:date="2017-02-16T19:55:00Z">
                          <w:r>
                            <w:t xml:space="preserve">HEMA in BC page </w:t>
                          </w:r>
                        </w:ins>
                      </w:p>
                    </w:txbxContent>
                  </v:textbox>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0FCB3856" wp14:editId="18C0F9E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5">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668" w:author="Prabhvir Saran" w:date="2017-02-16T19:50:00Z">
                                  <w:pPr/>
                                </w:pPrChange>
                              </w:pPr>
                              <w:ins w:id="669"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0" style="position:absolute;margin-left:258.5pt;margin-top:21pt;width:248.5pt;height:293.35pt;z-index:251694080"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A4B&#10;DQAAAAAAkDgENAAAAAAAQOIQ0AAAAAAAAIlDQAMAAAAAACQOAQ0AAAAAAJA4BDQAAAAAAEDiENAA&#10;AAAAAACJQ0ADAAAAAAAkDgENAAAAAACQOAQ0AAAAAABA4hDQAAAAAAAAiUNAAwAAAAAAJA4BDQAA&#10;AAAAkDgENAAAAAAAQOIQ0AAAAAAAAIlDQAMAAAAAACQOAQ0AAAAAAJA4BDQAAAAAAEDiENAAAAAA&#10;AACJQ0ADAAAAAAAkDgENAAAAAACQOAQ0AAAAAABA4hDQAAAAAAAAiUNA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">
                <v:shape id="Picture 481" o:spid="_x0000_s1071"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26" o:title="" cropright="27749f"/>
                  <v:path arrowok="t"/>
                </v:shape>
                <v:shape id="Text Box 482" o:spid="_x0000_s1072"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rsidP="00BE0F35">
                        <w:pPr>
                          <w:pStyle w:val="Caption"/>
                          <w:rPr>
                            <w:noProof/>
                          </w:rPr>
                          <w:pPrChange w:id="686" w:author="Prabhvir Saran" w:date="2017-02-16T19:50:00Z">
                            <w:pPr/>
                          </w:pPrChange>
                        </w:pPr>
                        <w:ins w:id="687" w:author="Prabhvir Saran" w:date="2017-02-16T19:50:00Z">
                          <w:r>
                            <w:t xml:space="preserve">About HEMA page </w:t>
                          </w:r>
                        </w:ins>
                      </w:p>
                    </w:txbxContent>
                  </v:textbox>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3C1C41C2" wp14:editId="3E3EE59C">
                <wp:simplePos x="0" y="0"/>
                <wp:positionH relativeFrom="margin">
                  <wp:posOffset>112999</wp:posOffset>
                </wp:positionH>
                <wp:positionV relativeFrom="paragraph">
                  <wp:posOffset>4000638</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7">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670" w:author="Prabhvir Saran" w:date="2017-02-16T19:52:00Z">
                                  <w:pPr/>
                                </w:pPrChange>
                              </w:pPr>
                              <w:ins w:id="671"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73" style="position:absolute;margin-left:8.9pt;margin-top:315pt;width:250.35pt;height:294.6pt;z-index:251698176;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E1CebngAAAACwEAAA8AAAAAAAAAAAAAAAAAdQcAAGRycy9kb3du&#10;cmV2LnhtbFBLAQItAAoAAAAAAAAAIQAatMx4ln4AAJZ+AAAUAAAAAAAAAAAAAAAAAIIIAABkcnMv&#10;bWVkaWEvaW1hZ2UxLnBuZ1BLBQYAAAAABgAGAHwBAABKhwAAAAA=&#10;">
                <v:shape id="Picture 485" o:spid="_x0000_s1074"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8" o:title="" cropright="28187f"/>
                  <v:path arrowok="t"/>
                </v:shape>
                <v:shape id="Text Box 486" o:spid="_x0000_s1075"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rsidP="00BE0F35">
                        <w:pPr>
                          <w:pStyle w:val="Caption"/>
                          <w:rPr>
                            <w:noProof/>
                          </w:rPr>
                          <w:pPrChange w:id="690" w:author="Prabhvir Saran" w:date="2017-02-16T19:52:00Z">
                            <w:pPr/>
                          </w:pPrChange>
                        </w:pPr>
                        <w:ins w:id="691" w:author="Prabhvir Saran" w:date="2017-02-16T19:52:00Z">
                          <w:r>
                            <w:t xml:space="preserve">HEMA Styles page </w:t>
                          </w:r>
                        </w:ins>
                      </w:p>
                    </w:txbxContent>
                  </v:textbox>
                </v:shape>
                <w10:wrap type="square" anchorx="margin"/>
              </v:group>
            </w:pict>
          </mc:Fallback>
        </mc:AlternateContent>
      </w:r>
      <w:del w:id="672" w:author="Prabhvir Saran" w:date="2017-02-16T19:55:00Z">
        <w:r w:rsidR="005F45B6" w:rsidDel="005F45B6">
          <w:rPr>
            <w:noProof/>
          </w:rPr>
          <mc:AlternateContent>
            <mc:Choice Requires="wpg">
              <w:drawing>
                <wp:anchor distT="0" distB="0" distL="114300" distR="114300" simplePos="0" relativeHeight="251669504" behindDoc="0" locked="0" layoutInCell="1" allowOverlap="1" wp14:anchorId="46E311D6" wp14:editId="0DFB6658">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673" w:author="Windows User" w:date="2017-02-02T18:03:00Z">
                                    <w:pPr/>
                                  </w:pPrChange>
                                </w:pPr>
                                <w:ins w:id="674"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6" style="position:absolute;margin-left:1.25pt;margin-top:322.15pt;width:228.6pt;height:304.5pt;z-index:251669504;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">
                  <v:shape id="image12.png" o:spid="_x0000_s107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0" o:title="vk0USVkHGQKplo2_nEf4c883bhVRJYaO-BFORdsDyVQ7ZFO0ITGv8-oxPz5TY6f-wW_-Udw0YbbBGJR6BayAsYeujfCsRb-j5CXoI_-SB7hT2x5Ac4IR9K8ZHcpNixLdbdZsyKdf" croptop="2963f" cropbottom="1825f" cropleft="1159f" cropright="29043f"/>
                  </v:shape>
                  <v:shape id="Text Box 461" o:spid="_x0000_s107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9984" behindDoc="0" locked="0" layoutInCell="1" allowOverlap="1" wp14:anchorId="37BF5628" wp14:editId="0091FB30">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675" w:author="Prabhvir Saran" w:date="2017-02-16T19:49:00Z">
                                  <w:pPr/>
                                </w:pPrChange>
                              </w:pPr>
                              <w:ins w:id="676"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79" style="position:absolute;margin-left:0;margin-top:22.75pt;width:244.15pt;height:295.85pt;z-index:251689984"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THtirnO6JlStXllMAAOPH&#10;ihUryikAYCSo0AAAAABqZ9gqNPxKAQCMB459AGB0qN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">
                <v:shape id="Picture 10" o:spid="_x0000_s108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2" o:title="" cropright="27836f"/>
                  <v:path arrowok="t"/>
                </v:shape>
                <v:shape id="Text Box 21" o:spid="_x0000_s108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rsidP="00BE0F35">
                        <w:pPr>
                          <w:pStyle w:val="Caption"/>
                          <w:rPr>
                            <w:noProof/>
                          </w:rPr>
                          <w:pPrChange w:id="699" w:author="Prabhvir Saran" w:date="2017-02-16T19:49:00Z">
                            <w:pPr/>
                          </w:pPrChange>
                        </w:pPr>
                        <w:ins w:id="700" w:author="Prabhvir Saran" w:date="2017-02-16T19:49:00Z">
                          <w:r>
                            <w:t xml:space="preserve">Home page </w:t>
                          </w:r>
                        </w:ins>
                      </w:p>
                    </w:txbxContent>
                  </v:textbox>
                </v:shape>
                <w10:wrap type="square"/>
              </v:group>
            </w:pict>
          </mc:Fallback>
        </mc:AlternateContent>
      </w:r>
      <w:del w:id="677" w:author="Prabhvir Saran" w:date="2017-02-16T19:48:00Z">
        <w:r w:rsidR="00A3104A" w:rsidDel="00BE0F35">
          <w:rPr>
            <w:noProof/>
          </w:rPr>
          <mc:AlternateContent>
            <mc:Choice Requires="wpg">
              <w:drawing>
                <wp:anchor distT="0" distB="0" distL="114300" distR="114300" simplePos="0" relativeHeight="251644928" behindDoc="0" locked="0" layoutInCell="1" allowOverlap="1" wp14:anchorId="6D7E8DC4" wp14:editId="7B5E2345">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678" w:author="Windows User" w:date="2017-02-02T17:59:00Z">
                                    <w:pPr/>
                                  </w:pPrChange>
                                </w:pPr>
                                <w:ins w:id="679"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2" style="position:absolute;margin-left:0;margin-top:39.05pt;width:234pt;height:296.25pt;z-index:251644928;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nGVBA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h/466E67lfkbgABS4/TdKHYnYMMHauyGargtQdnhBWAf4VNU&#10;sp0HsrMCUkr95VI/zod0wmhAWrh954H5c09RdquPDSQar+re0L2x7Y1mXy8l1jC8LRRzJizQturN&#10;Qsv6BXiwwF1giDYM9poHtjeXFlowAA8LxhcLZ3v1fmieFGi+VzkE9vnwQrXq0mIhoZ9kTyWanVSj&#10;n+uURi1AEO6EK1UE1qMI/MYG0NpZ7lp3YtU9QfDd8G3bzfr6ULr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uNZxlQ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4" o:title="" croptop="3219f" cropbottom="1958f" cropleft="1189f" cropright="29135f"/>
                  </v:shape>
                  <v:shape id="Text Box 12" o:spid="_x0000_s108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04" w:author="Windows User" w:date="2017-02-02T17:59:00Z">
                              <w:pPr/>
                            </w:pPrChange>
                          </w:pPr>
                          <w:ins w:id="705" w:author="Windows User" w:date="2017-02-02T17:59:00Z">
                            <w:r>
                              <w:t xml:space="preserve">Home Page </w:t>
                            </w:r>
                          </w:ins>
                        </w:p>
                      </w:txbxContent>
                    </v:textbox>
                  </v:shape>
                  <w10:wrap type="square" anchorx="margin"/>
                </v:group>
              </w:pict>
            </mc:Fallback>
          </mc:AlternateContent>
        </w:r>
      </w:del>
      <w:del w:id="680" w:author="Prabhvir Saran" w:date="2017-02-16T19:50:00Z">
        <w:r w:rsidR="00EF7EC8" w:rsidDel="00BE0F35">
          <w:rPr>
            <w:noProof/>
          </w:rPr>
          <mc:AlternateContent>
            <mc:Choice Requires="wpg">
              <w:drawing>
                <wp:anchor distT="0" distB="0" distL="114300" distR="114300" simplePos="0" relativeHeight="251649024" behindDoc="0" locked="0" layoutInCell="1" allowOverlap="1" wp14:anchorId="4017600C" wp14:editId="657C0F2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681" w:author="Windows User" w:date="2017-02-02T18:00:00Z">
                                    <w:pPr/>
                                  </w:pPrChange>
                                </w:pPr>
                                <w:ins w:id="682"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5" style="position:absolute;margin-left:254.9pt;margin-top:39.2pt;width:231.3pt;height:296.25pt;z-index:251649024"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LVa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ZwC7NBGZG8AAaXGXRla0muODe+INo9E4QKGjvCoMA9o8lI0c190lu8V&#10;Qn09NW7XI52Y9b0GF/rc13/siK3k5W2NRFtp9obqjU1v1LsqFdDwGM8VSZ2JD5QpezNXorIldWF3&#10;wRSpKfaa+6Y3U4MeJvBWoWyxcHZ7IdzVTxLXSFvlLLDP+xeiZCdDg4Tei55KJPmgxnatqzRygYJw&#10;zZ1U31FEVmwHtHaWeym4THWvGntr/LPvVr2/vS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HxC1Wj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6" o:title="2" croptop="3057f" cropbottom="1976f" cropleft="4404f" cropright="29428f"/>
                  </v:shape>
                  <v:shape id="Text Box 27" o:spid="_x0000_s108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09" w:author="Windows User" w:date="2017-02-02T18:00:00Z">
                              <w:pPr/>
                            </w:pPrChange>
                          </w:pPr>
                          <w:ins w:id="710" w:author="Windows User" w:date="2017-02-02T18:00:00Z">
                            <w:r>
                              <w:t xml:space="preserve">About HEMA Page </w:t>
                            </w:r>
                          </w:ins>
                        </w:p>
                      </w:txbxContent>
                    </v:textbox>
                  </v:shape>
                  <w10:wrap type="square"/>
                </v:group>
              </w:pict>
            </mc:Fallback>
          </mc:AlternateContent>
        </w:r>
      </w:del>
      <w:ins w:id="683" w:author="Prabhvir Saran" w:date="2017-02-02T16:09:00Z">
        <w:r w:rsidR="006E7AC6">
          <w:rPr>
            <w:noProof/>
          </w:rPr>
          <w:t xml:space="preserve"> </w:t>
        </w:r>
      </w:ins>
    </w:p>
    <w:p w14:paraId="4F66653F" w14:textId="173EC324" w:rsidR="005F45B6" w:rsidRDefault="00012E49" w:rsidP="004161ED">
      <w:pPr>
        <w:rPr>
          <w:ins w:id="684" w:author="Prabhvir Saran" w:date="2017-02-16T19:53:00Z"/>
          <w:noProof/>
        </w:rPr>
      </w:pPr>
      <w:r>
        <w:rPr>
          <w:noProof/>
        </w:rPr>
        <w:lastRenderedPageBreak/>
        <mc:AlternateContent>
          <mc:Choice Requires="wpg">
            <w:drawing>
              <wp:anchor distT="0" distB="0" distL="114300" distR="114300" simplePos="0" relativeHeight="251714560" behindDoc="0" locked="0" layoutInCell="1" allowOverlap="1" wp14:anchorId="5DD10788" wp14:editId="635EC8CC">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685" w:author="Prabhvir Saran" w:date="2017-02-16T20:01:00Z">
                                  <w:pPr/>
                                </w:pPrChange>
                              </w:pPr>
                              <w:ins w:id="686"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88" style="position:absolute;margin-left:-10pt;margin-top:316.8pt;width:252.15pt;height:294.6pt;z-index:251714560"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">
                <v:shape id="Picture 498" o:spid="_x0000_s108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38" o:title="" cropright="27836f"/>
                  <v:path arrowok="t"/>
                </v:shape>
                <v:shape id="Text Box 499" o:spid="_x0000_s109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rsidP="00012E49">
                        <w:pPr>
                          <w:pStyle w:val="Caption"/>
                          <w:rPr>
                            <w:noProof/>
                          </w:rPr>
                          <w:pPrChange w:id="715" w:author="Prabhvir Saran" w:date="2017-02-16T20:01:00Z">
                            <w:pPr/>
                          </w:pPrChange>
                        </w:pPr>
                        <w:ins w:id="716"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10464" behindDoc="0" locked="0" layoutInCell="1" allowOverlap="1" wp14:anchorId="41017640" wp14:editId="464A34B1">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3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687" w:author="Prabhvir Saran" w:date="2017-02-16T20:01:00Z">
                                  <w:pPr/>
                                </w:pPrChange>
                              </w:pPr>
                              <w:ins w:id="688"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1" style="position:absolute;margin-left:250.45pt;margin-top:0;width:257.9pt;height:292.7pt;z-index:251710464"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TnlynNdwR3d3dud/V1ZX7m6ssD6hDpz77Q9Xp757N4XsL6rK5&#10;3xuj6fsHAMYTJTQAAACA6oz6EhoAg+G7Bxgpvn8AYGQooQ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nwpPrtIY7oru7uzUEADB+dHV1tYYAgC1BCQ0AAACgOsNW&#10;QsOvFADAeODaBwBGhhIaAAAAQHUEGgAAAEB1BBoAAABAdQQaAAAAQHUEGgAAAEB1BBoAAABAdQQa&#10;AAAAQHUEGgAAAEB1BB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">
                <v:shape id="Picture 495" o:spid="_x0000_s109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0" o:title="" cropright="27924f"/>
                  <v:path arrowok="t"/>
                </v:shape>
                <v:shape id="Text Box 496" o:spid="_x0000_s109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rsidP="002C11BD">
                        <w:pPr>
                          <w:pStyle w:val="Caption"/>
                          <w:rPr>
                            <w:noProof/>
                          </w:rPr>
                          <w:pPrChange w:id="719" w:author="Prabhvir Saran" w:date="2017-02-16T20:01:00Z">
                            <w:pPr/>
                          </w:pPrChange>
                        </w:pPr>
                        <w:ins w:id="720"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706368" behindDoc="0" locked="0" layoutInCell="1" allowOverlap="1" wp14:anchorId="4DE8D01C" wp14:editId="27D44A70">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689" w:author="Prabhvir Saran" w:date="2017-02-16T19:56:00Z">
                                  <w:pPr/>
                                </w:pPrChange>
                              </w:pPr>
                              <w:ins w:id="690"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4" style="position:absolute;margin-left:-8.15pt;margin-top:.65pt;width:251.6pt;height:297.1pt;z-index:251706368"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GfCM8+qh7tizpw5qT979uzUX1Z5&#10;OQAAI2V5r1dCt659AIDhUUIDAAAAKM6YLaEBAFAC1z4AMDqU0AAAAACKI9AAAAAAiiPQAAAAAIoj&#10;0AAAAACKI9AAAAAAiiPQAAAAAIoj0AAAAACKI9AAAAAAiiPQAAAAAIoj0AAAAACKI9AAAAAAiiPQ&#10;AAAAAIoj0AAAAACKI9AAAAAAiiPQAAAAAIoj0AAAAACKI9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">
                <v:shape id="Picture 491" o:spid="_x0000_s109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2" o:title="" cropright="27924f"/>
                  <v:path arrowok="t"/>
                </v:shape>
                <v:shape id="Text Box 492" o:spid="_x0000_s109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rsidP="002C11BD">
                        <w:pPr>
                          <w:pStyle w:val="Caption"/>
                          <w:rPr>
                            <w:noProof/>
                          </w:rPr>
                          <w:pPrChange w:id="723" w:author="Prabhvir Saran" w:date="2017-02-16T19:56:00Z">
                            <w:pPr/>
                          </w:pPrChange>
                        </w:pPr>
                        <w:ins w:id="724"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691" w:author="Prabhvir Saran" w:date="2017-02-16T19:56:00Z"/>
          <w:noProof/>
        </w:rPr>
      </w:pPr>
    </w:p>
    <w:p w14:paraId="2321D55E" w14:textId="62EC654F" w:rsidR="00012E49" w:rsidRDefault="00012E49" w:rsidP="004161ED">
      <w:pPr>
        <w:rPr>
          <w:ins w:id="692" w:author="Prabhvir Saran" w:date="2017-02-16T20:01:00Z"/>
          <w:noProof/>
        </w:rPr>
      </w:pPr>
    </w:p>
    <w:p w14:paraId="2C6C12E5" w14:textId="1271AD99" w:rsidR="00CE27D4" w:rsidRDefault="00CE27D4" w:rsidP="004161ED">
      <w:pPr>
        <w:rPr>
          <w:ins w:id="693" w:author="Prabhvir Saran" w:date="2017-02-16T19:54:00Z"/>
          <w:noProof/>
        </w:rPr>
      </w:pPr>
    </w:p>
    <w:p w14:paraId="2B42A1CE" w14:textId="2C52FBC9" w:rsidR="005F45B6" w:rsidRDefault="005F45B6" w:rsidP="004161ED">
      <w:pPr>
        <w:rPr>
          <w:ins w:id="694" w:author="Prabhvir Saran" w:date="2017-02-02T15:39:00Z"/>
          <w:noProof/>
        </w:rPr>
      </w:pPr>
    </w:p>
    <w:p w14:paraId="4BCD294A" w14:textId="57CD5CAF" w:rsidR="006E7AC6" w:rsidRDefault="00167652" w:rsidP="004161ED">
      <w:pPr>
        <w:rPr>
          <w:ins w:id="695" w:author="Prabhvir Saran" w:date="2017-02-02T16:10:00Z"/>
          <w:noProof/>
        </w:rPr>
      </w:pPr>
      <w:del w:id="696" w:author="Prabhvir Saran" w:date="2017-02-16T19:54:00Z">
        <w:r w:rsidDel="005F45B6">
          <w:rPr>
            <w:noProof/>
          </w:rPr>
          <mc:AlternateContent>
            <mc:Choice Requires="wpg">
              <w:drawing>
                <wp:anchor distT="0" distB="0" distL="114300" distR="114300" simplePos="0" relativeHeight="251665408" behindDoc="0" locked="0" layoutInCell="1" allowOverlap="1" wp14:anchorId="0BC5ADAE" wp14:editId="16385FE4">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697" w:author="Windows User" w:date="2017-02-02T18:02:00Z">
                                    <w:pPr/>
                                  </w:pPrChange>
                                </w:pPr>
                                <w:ins w:id="698"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7" style="position:absolute;margin-left:328.15pt;margin-top:321.75pt;width:234.4pt;height:303.75pt;z-index:251665408;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5ba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pgXtt7GLNkDCFBsTFeSHM8pXHiNpFogAV0eai+8XNQtfNKcVWObNZJtZUw8vzWv90NAYdW2Kng1&#10;jG35tEG6WeRXJYQaVKpWEK0Qt0K5KSKmsxjeRBwbEQ4IlbdiKlixAiZM9C2whEoMd41t1YqRghEs&#10;wIMIk8nEyHXPuS7vOXSqus5pYJe7FRK8SUQFAb1hLZnQ6FU+1ntNreETKAlzapJVA1ujCAzXAyC2&#10;kcxzxORC83TS751/j82ulwfe2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DTXltq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09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4" o:title="Tla5F-F5HHSWq_w-buY_KF4xiw60fb5hUT9D5u9r1AlDeajpTk5r28zHVoCM1INWJeIG7Zz43X8RCC0mk1JqKqHHTv2pOUhfIcFWnErFx5Dygm6Pbn9ivyyR14l0Si5LQeWh70ZE" croptop="3080f" cropbottom="1940f" cropleft="1195f" cropright="29044f"/>
                  </v:shape>
                  <v:shape id="Text Box 458" o:spid="_x0000_s109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33" w:author="Windows User" w:date="2017-02-02T18:02:00Z">
                              <w:pPr/>
                            </w:pPrChange>
                          </w:pPr>
                          <w:ins w:id="734"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61312" behindDoc="0" locked="0" layoutInCell="1" allowOverlap="1" wp14:anchorId="2A84802E" wp14:editId="0BC35FF5">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699" w:author="Windows User" w:date="2017-02-02T18:02:00Z">
                                    <w:pPr/>
                                  </w:pPrChange>
                                </w:pPr>
                                <w:ins w:id="700"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0" style="position:absolute;margin-left:-3.75pt;margin-top:327.55pt;width:230.65pt;height:303pt;z-index:251661312"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JOL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bB+LFro7M3IAHMJtwazvBrCRveMecfmYVbGAoI&#10;viz8AzzyUtcLqtuIkkLbP0/143xIKIxSUsOtvqDujx1DMy9vFaQaPwG6wHbBpgvUrko1VDGYMqAJ&#10;IRaxL7swt7pCU13iLjDEFIe9FtR3YeqhBQPwwcLFchni5k64U08GbpLG55DY5/0Ls6ZNi4eE3utO&#10;TCz5UI/N3OA1ZgmWcC1Dsb6z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i7JOL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6" o:title="5" croptop="3139f" cropbottom="1935f" cropleft="4484f" cropright="29423f"/>
                  </v:shape>
                  <v:shape id="Text Box 452" o:spid="_x0000_s110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37" w:author="Windows User" w:date="2017-02-02T18:02:00Z">
                              <w:pPr/>
                            </w:pPrChange>
                          </w:pPr>
                          <w:ins w:id="738"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7216" behindDoc="0" locked="0" layoutInCell="1" allowOverlap="1" wp14:anchorId="7C6A4228" wp14:editId="61450155">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701" w:author="Windows User" w:date="2017-02-02T18:01:00Z">
                                    <w:pPr/>
                                  </w:pPrChange>
                                </w:pPr>
                                <w:ins w:id="702"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3" style="position:absolute;margin-left:247.6pt;margin-top:0;width:231.35pt;height:306.75pt;z-index:251657216"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NpFQg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4bYblb0BCZBsfNmwml9LOPCOWffIDJRh4BCe&#10;Fu4BPnmpmgVVrUVJocyfp/pxPjgURilpoKwvqP1jxzCbl7c1uBrfAJ1hOmPTGfWuShVEMVRCQONN&#10;WGBc2Zm5URUm1SWeAkOs5nDWgrrOTB20YABeLFwsl94OReGuftJQSkKeQ2Kf9y/M6NYtDhx6rzox&#10;seRDPIa5PtfoJaSEa+mDFYkNLILCsQHC9pZ/L/hYaN82WDfet/2sf19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AobNpF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10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48" o:title="4" croptop="3064f" cropbottom="1931f" cropleft="4481f" cropright="29493f"/>
                  </v:shape>
                  <v:shape id="Text Box 450" o:spid="_x0000_s110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41" w:author="Windows User" w:date="2017-02-02T18:01:00Z">
                              <w:pPr/>
                            </w:pPrChange>
                          </w:pPr>
                          <w:ins w:id="742" w:author="Windows User" w:date="2017-02-02T18:01:00Z">
                            <w:r>
                              <w:t xml:space="preserve">HEMA in BC Page </w:t>
                            </w:r>
                          </w:ins>
                        </w:p>
                      </w:txbxContent>
                    </v:textbox>
                  </v:shape>
                  <w10:wrap type="square"/>
                </v:group>
              </w:pict>
            </mc:Fallback>
          </mc:AlternateContent>
        </w:r>
      </w:del>
      <w:del w:id="703" w:author="Prabhvir Saran" w:date="2017-02-16T19:51:00Z">
        <w:r w:rsidR="005529B6" w:rsidDel="00BE0F35">
          <w:rPr>
            <w:noProof/>
          </w:rPr>
          <mc:AlternateContent>
            <mc:Choice Requires="wpg">
              <w:drawing>
                <wp:anchor distT="0" distB="0" distL="114300" distR="114300" simplePos="0" relativeHeight="251653120" behindDoc="0" locked="0" layoutInCell="1" allowOverlap="1" wp14:anchorId="3F70B76E" wp14:editId="2F511716">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4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704" w:author="Windows User" w:date="2017-02-02T18:01:00Z">
                                    <w:pPr/>
                                  </w:pPrChange>
                                </w:pPr>
                                <w:ins w:id="705"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6" style="position:absolute;margin-left:-4.4pt;margin-top:-.05pt;width:233.05pt;height:305.25pt;z-index:251653120;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pt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FGoAhzY6ewMQQGzCreEMv5aw4R1z/pFZuIXhvoaXhX+A&#10;Ji91vaC6tSgptP391Diuh4TCLCU13OoL6n7bMRTz8lZBqvEJ0Bm2MzadoXZVqrGK4c1ieDDhA+vL&#10;zsytrlBUl7gLTDHFYa8F9Z2ZeujBBDxYuFgug93cCXfqycBN0ugcAvu8f2HWtIXoIaH3uiMTSz7U&#10;Y7M2aI1ZgiRcy1Cs7y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BAZ+pt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10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0" o:title="3" croptop="3157f" cropbottom="1915f" cropleft="1268f" cropright="29192f"/>
                  </v:shape>
                  <v:shape id="Text Box 448" o:spid="_x0000_s110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746" w:author="Windows User" w:date="2017-02-02T18:01:00Z">
                              <w:pPr/>
                            </w:pPrChange>
                          </w:pPr>
                          <w:ins w:id="747" w:author="Windows User" w:date="2017-02-02T18:01:00Z">
                            <w:r>
                              <w:t xml:space="preserve">Styles Page </w:t>
                            </w:r>
                          </w:ins>
                        </w:p>
                      </w:txbxContent>
                    </v:textbox>
                  </v:shape>
                  <w10:wrap type="square" anchorx="margin"/>
                </v:group>
              </w:pict>
            </mc:Fallback>
          </mc:AlternateContent>
        </w:r>
      </w:del>
      <w:ins w:id="706" w:author="Prabhvir Saran" w:date="2017-02-02T15:42:00Z">
        <w:del w:id="707" w:author="Windows User" w:date="2017-02-02T18:00:00Z">
          <w:r w:rsidR="004161ED" w:rsidDel="005D4B24">
            <w:rPr>
              <w:noProof/>
            </w:rPr>
            <w:drawing>
              <wp:inline distT="0" distB="0" distL="0" distR="0" wp14:anchorId="3B1979B9" wp14:editId="54EF6E79">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4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08" w:author="Windows User" w:date="2017-02-02T18:00:00Z">
        <w:r w:rsidR="00F911EF" w:rsidDel="005D4B24">
          <w:rPr>
            <w:noProof/>
          </w:rPr>
          <w:delText xml:space="preserve"> </w:delText>
        </w:r>
      </w:del>
    </w:p>
    <w:p w14:paraId="122B4865" w14:textId="2E627A45" w:rsidR="006E7AC6" w:rsidRDefault="00CE27D4" w:rsidP="004161ED">
      <w:pPr>
        <w:rPr>
          <w:ins w:id="709" w:author="Prabhvir Saran" w:date="2017-02-02T16:11:00Z"/>
          <w:noProof/>
        </w:rPr>
      </w:pPr>
      <w:ins w:id="710" w:author="Prabhvir Saran" w:date="2017-02-02T15:42:00Z">
        <w:del w:id="711" w:author="Windows User" w:date="2017-02-02T18:01:00Z">
          <w:r w:rsidDel="00EF572A">
            <w:rPr>
              <w:noProof/>
            </w:rPr>
            <w:drawing>
              <wp:inline distT="0" distB="0" distL="0" distR="0" wp14:anchorId="2C623F0C" wp14:editId="006DFCBD">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12" w:author="Windows User" w:date="2017-02-02T18:01:00Z">
        <w:r w:rsidR="00F911EF" w:rsidDel="00EF572A">
          <w:rPr>
            <w:noProof/>
          </w:rPr>
          <w:delText xml:space="preserve"> </w:delText>
        </w:r>
      </w:del>
      <w:ins w:id="713" w:author="Prabhvir Saran" w:date="2017-02-02T16:11:00Z">
        <w:del w:id="714" w:author="Windows User" w:date="2017-02-02T18:01:00Z">
          <w:r w:rsidR="006E7AC6" w:rsidDel="00EF572A">
            <w:rPr>
              <w:noProof/>
            </w:rPr>
            <w:drawing>
              <wp:inline distT="0" distB="0" distL="0" distR="0" wp14:anchorId="07EC4B6A" wp14:editId="16859DE7">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715" w:author="Prabhvir Saran" w:date="2017-02-02T15:39:00Z"/>
        </w:rPr>
      </w:pPr>
    </w:p>
    <w:p w14:paraId="7F612A02" w14:textId="1FFEFC6B" w:rsidR="004161ED" w:rsidRDefault="004161ED" w:rsidP="004161ED">
      <w:pPr>
        <w:rPr>
          <w:ins w:id="716" w:author="Prabhvir Saran" w:date="2017-02-02T16:11:00Z"/>
          <w:noProof/>
        </w:rPr>
      </w:pPr>
    </w:p>
    <w:p w14:paraId="71AEF726" w14:textId="3698B09E" w:rsidR="00CE27D4" w:rsidRDefault="00CE27D4" w:rsidP="004161ED">
      <w:pPr>
        <w:rPr>
          <w:ins w:id="717" w:author="Prabhvir Saran" w:date="2017-02-02T15:39:00Z"/>
        </w:rPr>
      </w:pPr>
    </w:p>
    <w:p w14:paraId="5E3C030D" w14:textId="393FDC96" w:rsidR="00EF572A" w:rsidRDefault="00EF572A" w:rsidP="004161ED">
      <w:pPr>
        <w:rPr>
          <w:ins w:id="718" w:author="Windows User" w:date="2017-02-02T18:03:00Z"/>
        </w:rPr>
      </w:pPr>
    </w:p>
    <w:p w14:paraId="2E728B32" w14:textId="03639C9F" w:rsidR="00EF572A" w:rsidRDefault="00EF572A" w:rsidP="004161ED">
      <w:pPr>
        <w:rPr>
          <w:ins w:id="719" w:author="Windows User" w:date="2017-02-02T18:03:00Z"/>
        </w:rPr>
      </w:pPr>
    </w:p>
    <w:p w14:paraId="31EFCB7B" w14:textId="77777777" w:rsidR="00EF572A" w:rsidRDefault="00EF572A" w:rsidP="004161ED">
      <w:pPr>
        <w:rPr>
          <w:ins w:id="720" w:author="Windows User" w:date="2017-02-02T18:03:00Z"/>
        </w:rPr>
      </w:pPr>
    </w:p>
    <w:p w14:paraId="4942E02B" w14:textId="6DCA8406" w:rsidR="00EF572A" w:rsidRDefault="00EF572A" w:rsidP="004161ED">
      <w:pPr>
        <w:rPr>
          <w:ins w:id="721" w:author="Windows User" w:date="2017-02-02T18:03:00Z"/>
        </w:rPr>
      </w:pPr>
    </w:p>
    <w:p w14:paraId="526CA7D1" w14:textId="06AF947C" w:rsidR="00EF572A" w:rsidRDefault="00EF572A" w:rsidP="004161ED">
      <w:pPr>
        <w:rPr>
          <w:ins w:id="722" w:author="Windows User" w:date="2017-02-02T18:03:00Z"/>
        </w:rPr>
      </w:pPr>
    </w:p>
    <w:p w14:paraId="7E2782AB" w14:textId="2E6F610B" w:rsidR="002C11BD" w:rsidRDefault="002C11BD" w:rsidP="004161ED">
      <w:pPr>
        <w:rPr>
          <w:ins w:id="723" w:author="Prabhvir Saran" w:date="2017-02-16T20:00:00Z"/>
          <w:noProof/>
        </w:rPr>
      </w:pPr>
    </w:p>
    <w:p w14:paraId="0F68B7EE" w14:textId="77BCF4DB" w:rsidR="00EF572A" w:rsidDel="00DE5061" w:rsidRDefault="00EF572A" w:rsidP="004161ED">
      <w:pPr>
        <w:rPr>
          <w:ins w:id="724" w:author="Windows User" w:date="2017-02-02T18:03:00Z"/>
          <w:del w:id="725" w:author="Prabhvir Saran" w:date="2017-02-16T20:02:00Z"/>
        </w:rPr>
      </w:pPr>
    </w:p>
    <w:p w14:paraId="1DCE9F3D" w14:textId="77777777" w:rsidR="00EF572A" w:rsidDel="00DE5061" w:rsidRDefault="00EF572A" w:rsidP="004161ED">
      <w:pPr>
        <w:rPr>
          <w:ins w:id="726" w:author="Windows User" w:date="2017-02-02T18:03:00Z"/>
          <w:del w:id="727" w:author="Prabhvir Saran" w:date="2017-02-16T20:02:00Z"/>
        </w:rPr>
      </w:pPr>
    </w:p>
    <w:p w14:paraId="43F26D02" w14:textId="77777777" w:rsidR="00EF572A" w:rsidDel="00DE5061" w:rsidRDefault="00EF572A" w:rsidP="004161ED">
      <w:pPr>
        <w:rPr>
          <w:ins w:id="728" w:author="Windows User" w:date="2017-02-02T18:03:00Z"/>
          <w:del w:id="729" w:author="Prabhvir Saran" w:date="2017-02-16T20:02:00Z"/>
        </w:rPr>
      </w:pPr>
    </w:p>
    <w:p w14:paraId="0804FEDF" w14:textId="77777777" w:rsidR="00EF572A" w:rsidDel="00DE5061" w:rsidRDefault="00EF572A" w:rsidP="004161ED">
      <w:pPr>
        <w:rPr>
          <w:ins w:id="730" w:author="Windows User" w:date="2017-02-02T18:03:00Z"/>
          <w:del w:id="731" w:author="Prabhvir Saran" w:date="2017-02-16T20:02:00Z"/>
        </w:rPr>
      </w:pPr>
    </w:p>
    <w:p w14:paraId="5013A919" w14:textId="77777777" w:rsidR="00EF572A" w:rsidDel="00DE5061" w:rsidRDefault="00EF572A" w:rsidP="004161ED">
      <w:pPr>
        <w:rPr>
          <w:ins w:id="732" w:author="Windows User" w:date="2017-02-02T18:03:00Z"/>
          <w:del w:id="733" w:author="Prabhvir Saran" w:date="2017-02-16T20:02:00Z"/>
        </w:rPr>
      </w:pPr>
    </w:p>
    <w:p w14:paraId="1754A19A" w14:textId="77777777" w:rsidR="00EF572A" w:rsidDel="00DE5061" w:rsidRDefault="00EF572A" w:rsidP="004161ED">
      <w:pPr>
        <w:rPr>
          <w:ins w:id="734" w:author="Windows User" w:date="2017-02-02T18:03:00Z"/>
          <w:del w:id="735" w:author="Prabhvir Saran" w:date="2017-02-16T20:02:00Z"/>
        </w:rPr>
      </w:pPr>
    </w:p>
    <w:p w14:paraId="6BFC5A21" w14:textId="3DE08769" w:rsidR="00CE27D4" w:rsidRPr="00066FC0" w:rsidRDefault="00903FA7">
      <w:pPr>
        <w:pStyle w:val="Heading2"/>
        <w:rPr>
          <w:ins w:id="736" w:author="Prabhvir Saran" w:date="2017-02-02T22:54:00Z"/>
          <w:sz w:val="32"/>
          <w:rPrChange w:id="737" w:author="Prabhvir Saran" w:date="2017-02-02T23:35:00Z">
            <w:rPr>
              <w:ins w:id="738" w:author="Prabhvir Saran" w:date="2017-02-02T22:54:00Z"/>
            </w:rPr>
          </w:rPrChange>
        </w:rPr>
        <w:pPrChange w:id="739" w:author="Prabhvir Saran" w:date="2017-02-02T23:02:00Z">
          <w:pPr/>
        </w:pPrChange>
      </w:pPr>
      <w:bookmarkStart w:id="740" w:name="_Toc475042573"/>
      <w:ins w:id="741" w:author="Prabhvir Saran" w:date="2017-02-02T16:49:00Z">
        <w:r w:rsidRPr="00066FC0">
          <w:rPr>
            <w:sz w:val="32"/>
            <w:rPrChange w:id="742" w:author="Prabhvir Saran" w:date="2017-02-02T23:35:00Z">
              <w:rPr/>
            </w:rPrChange>
          </w:rPr>
          <w:t>Print Layout</w:t>
        </w:r>
        <w:r w:rsidR="001E5BDC" w:rsidRPr="00066FC0">
          <w:rPr>
            <w:sz w:val="32"/>
            <w:rPrChange w:id="743" w:author="Prabhvir Saran" w:date="2017-02-02T23:35:00Z">
              <w:rPr/>
            </w:rPrChange>
          </w:rPr>
          <w:t>s</w:t>
        </w:r>
      </w:ins>
      <w:bookmarkEnd w:id="740"/>
    </w:p>
    <w:p w14:paraId="0083E591" w14:textId="77777777" w:rsidR="00583BE8" w:rsidRPr="00583BE8" w:rsidRDefault="00583BE8">
      <w:pPr>
        <w:rPr>
          <w:ins w:id="744" w:author="Prabhvir Saran" w:date="2017-02-02T16:52:00Z"/>
        </w:rPr>
      </w:pPr>
    </w:p>
    <w:p w14:paraId="30DAFADE" w14:textId="60DC6EAE" w:rsidR="001E44DE" w:rsidRPr="00066FC0" w:rsidRDefault="00DE5061">
      <w:pPr>
        <w:ind w:firstLine="720"/>
        <w:rPr>
          <w:ins w:id="745" w:author="Windows User" w:date="2017-02-02T18:06:00Z"/>
          <w:sz w:val="24"/>
          <w:szCs w:val="24"/>
          <w:rPrChange w:id="746" w:author="Prabhvir Saran" w:date="2017-02-02T23:37:00Z">
            <w:rPr>
              <w:ins w:id="747" w:author="Windows User" w:date="2017-02-02T18:06:00Z"/>
            </w:rPr>
          </w:rPrChange>
        </w:rPr>
        <w:pPrChange w:id="748" w:author="Prabhvir Saran" w:date="2017-02-02T23:34:00Z">
          <w:pPr/>
        </w:pPrChange>
      </w:pPr>
      <w:r>
        <w:rPr>
          <w:noProof/>
        </w:rPr>
        <mc:AlternateContent>
          <mc:Choice Requires="wpg">
            <w:drawing>
              <wp:anchor distT="0" distB="0" distL="114300" distR="114300" simplePos="0" relativeHeight="251718656" behindDoc="0" locked="0" layoutInCell="1" allowOverlap="1" wp14:anchorId="0AF01AD7" wp14:editId="1F076616">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749" w:author="Prabhvir Saran" w:date="2017-02-16T20:04:00Z">
                                  <w:pPr>
                                    <w:ind w:firstLine="720"/>
                                  </w:pPr>
                                </w:pPrChange>
                              </w:pPr>
                              <w:ins w:id="750"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09" style="position:absolute;left:0;text-align:left;margin-left:254.8pt;margin-top:62.9pt;width:249.75pt;height:293.95pt;z-index:251718656"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&#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">
                <v:shape id="Picture 501" o:spid="_x0000_s111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2" o:title="" cropright="27573f"/>
                  <v:path arrowok="t"/>
                </v:shape>
                <v:shape id="Text Box 502" o:spid="_x0000_s111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rsidP="00DE5061">
                        <w:pPr>
                          <w:pStyle w:val="Caption"/>
                          <w:rPr>
                            <w:noProof/>
                          </w:rPr>
                          <w:pPrChange w:id="793" w:author="Prabhvir Saran" w:date="2017-02-16T20:04:00Z">
                            <w:pPr>
                              <w:ind w:firstLine="720"/>
                            </w:pPr>
                          </w:pPrChange>
                        </w:pPr>
                        <w:ins w:id="794" w:author="Prabhvir Saran" w:date="2017-02-16T20:04:00Z">
                          <w:r>
                            <w:t xml:space="preserve">Print Layout 2 </w:t>
                          </w:r>
                        </w:ins>
                      </w:p>
                    </w:txbxContent>
                  </v:textbox>
                </v:shape>
                <w10:wrap type="square"/>
              </v:group>
            </w:pict>
          </mc:Fallback>
        </mc:AlternateContent>
      </w:r>
      <w:del w:id="751" w:author="Prabhvir Saran" w:date="2017-02-16T20:03:00Z">
        <w:r w:rsidDel="00DE5061">
          <w:rPr>
            <w:noProof/>
          </w:rPr>
          <mc:AlternateContent>
            <mc:Choice Requires="wpg">
              <w:drawing>
                <wp:anchor distT="0" distB="0" distL="114300" distR="114300" simplePos="0" relativeHeight="251682816" behindDoc="0" locked="0" layoutInCell="1" allowOverlap="1" wp14:anchorId="6F74E7DD" wp14:editId="79E41DB0">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752" w:author="Windows User" w:date="2017-02-02T18:09:00Z">
                                    <w:pPr/>
                                  </w:pPrChange>
                                </w:pPr>
                                <w:ins w:id="753" w:author="Windows User" w:date="2017-02-02T18:09:00Z">
                                  <w:r>
                                    <w:t xml:space="preserve">Print layout </w:t>
                                  </w:r>
                                </w:ins>
                                <w:ins w:id="754" w:author="Prabhvir Saran" w:date="2017-02-02T22:50:00Z">
                                  <w:r>
                                    <w:t>2</w:t>
                                  </w:r>
                                </w:ins>
                                <w:ins w:id="755" w:author="Windows User" w:date="2017-02-02T18:09:00Z">
                                  <w:del w:id="756" w:author="Prabhvir Saran" w:date="2017-02-02T22:50:00Z">
                                    <w:r w:rsidDel="00583BE8">
                                      <w:fldChar w:fldCharType="begin"/>
                                    </w:r>
                                    <w:r w:rsidDel="00583BE8">
                                      <w:delInstrText xml:space="preserve"> SEQ Print_layout \* ARABIC </w:delInstrText>
                                    </w:r>
                                  </w:del>
                                </w:ins>
                                <w:del w:id="757" w:author="Prabhvir Saran" w:date="2017-02-02T22:50:00Z">
                                  <w:r w:rsidDel="00583BE8">
                                    <w:fldChar w:fldCharType="separate"/>
                                  </w:r>
                                </w:del>
                                <w:ins w:id="758" w:author="Windows User" w:date="2017-02-02T18:09:00Z">
                                  <w:del w:id="759"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2" style="position:absolute;left:0;text-align:left;margin-left:249.9pt;margin-top:59.65pt;width:229.95pt;height:295.5pt;z-index:251682816"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XjO00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4" o:title="" cropright="27882f"/>
                    <v:path arrowok="t"/>
                  </v:shape>
                  <v:shape id="Text Box 474" o:spid="_x0000_s111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04" w:author="Windows User" w:date="2017-02-02T18:09:00Z">
                              <w:pPr/>
                            </w:pPrChange>
                          </w:pPr>
                          <w:ins w:id="805" w:author="Windows User" w:date="2017-02-02T18:09:00Z">
                            <w:r>
                              <w:t xml:space="preserve">Print layout </w:t>
                            </w:r>
                          </w:ins>
                          <w:ins w:id="806" w:author="Prabhvir Saran" w:date="2017-02-02T22:50:00Z">
                            <w:r>
                              <w:t>2</w:t>
                            </w:r>
                          </w:ins>
                          <w:ins w:id="807" w:author="Windows User" w:date="2017-02-02T18:09:00Z">
                            <w:del w:id="808" w:author="Prabhvir Saran" w:date="2017-02-02T22:50:00Z">
                              <w:r w:rsidDel="00583BE8">
                                <w:fldChar w:fldCharType="begin"/>
                              </w:r>
                              <w:r w:rsidDel="00583BE8">
                                <w:delInstrText xml:space="preserve"> SEQ Print_layout \* ARABIC </w:delInstrText>
                              </w:r>
                            </w:del>
                          </w:ins>
                          <w:del w:id="809" w:author="Prabhvir Saran" w:date="2017-02-02T22:50:00Z">
                            <w:r w:rsidDel="00583BE8">
                              <w:fldChar w:fldCharType="separate"/>
                            </w:r>
                          </w:del>
                          <w:ins w:id="810" w:author="Windows User" w:date="2017-02-02T18:09:00Z">
                            <w:del w:id="811" w:author="Prabhvir Saran" w:date="2017-02-02T22:50:00Z">
                              <w:r w:rsidDel="00583BE8">
                                <w:rPr>
                                  <w:noProof/>
                                </w:rPr>
                                <w:delText>1</w:delText>
                              </w:r>
                              <w:r w:rsidDel="00583BE8">
                                <w:fldChar w:fldCharType="end"/>
                              </w:r>
                            </w:del>
                          </w:ins>
                        </w:p>
                      </w:txbxContent>
                    </v:textbox>
                  </v:shape>
                  <w10:wrap type="square"/>
                </v:group>
              </w:pict>
            </mc:Fallback>
          </mc:AlternateContent>
        </w:r>
      </w:del>
      <w:ins w:id="760" w:author="Prabhvir Saran" w:date="2017-02-02T16:52:00Z">
        <w:r w:rsidR="00600944" w:rsidRPr="00066FC0">
          <w:rPr>
            <w:sz w:val="24"/>
            <w:szCs w:val="24"/>
            <w:rPrChange w:id="761" w:author="Prabhvir Saran" w:date="2017-02-02T23:37:00Z">
              <w:rPr/>
            </w:rPrChange>
          </w:rPr>
          <w:t xml:space="preserve">There are </w:t>
        </w:r>
      </w:ins>
      <w:ins w:id="762" w:author="Prabhvir Saran" w:date="2017-02-16T20:02:00Z">
        <w:r>
          <w:rPr>
            <w:sz w:val="24"/>
            <w:szCs w:val="24"/>
          </w:rPr>
          <w:t>four</w:t>
        </w:r>
      </w:ins>
      <w:ins w:id="763" w:author="Prabhvir Saran" w:date="2017-02-02T22:45:00Z">
        <w:r w:rsidR="005529B6" w:rsidRPr="00066FC0">
          <w:rPr>
            <w:sz w:val="24"/>
            <w:szCs w:val="24"/>
            <w:rPrChange w:id="764" w:author="Prabhvir Saran" w:date="2017-02-02T23:37:00Z">
              <w:rPr/>
            </w:rPrChange>
          </w:rPr>
          <w:t xml:space="preserve"> types of</w:t>
        </w:r>
      </w:ins>
      <w:ins w:id="765" w:author="Prabhvir Saran" w:date="2017-02-02T16:52:00Z">
        <w:r w:rsidR="00600944" w:rsidRPr="00066FC0">
          <w:rPr>
            <w:sz w:val="24"/>
            <w:szCs w:val="24"/>
            <w:rPrChange w:id="766" w:author="Prabhvir Saran" w:date="2017-02-02T23:37:00Z">
              <w:rPr/>
            </w:rPrChange>
          </w:rPr>
          <w:t xml:space="preserve"> print </w:t>
        </w:r>
      </w:ins>
      <w:ins w:id="767" w:author="Prabhvir Saran" w:date="2017-02-02T17:10:00Z">
        <w:r w:rsidR="0043098F" w:rsidRPr="00066FC0">
          <w:rPr>
            <w:sz w:val="24"/>
            <w:szCs w:val="24"/>
            <w:rPrChange w:id="768" w:author="Prabhvir Saran" w:date="2017-02-02T23:37:00Z">
              <w:rPr/>
            </w:rPrChange>
          </w:rPr>
          <w:t>layouts</w:t>
        </w:r>
      </w:ins>
      <w:ins w:id="769" w:author="Prabhvir Saran" w:date="2017-02-02T16:52:00Z">
        <w:r w:rsidR="00600944" w:rsidRPr="00066FC0">
          <w:rPr>
            <w:sz w:val="24"/>
            <w:szCs w:val="24"/>
            <w:rPrChange w:id="770" w:author="Prabhvir Saran" w:date="2017-02-02T23:37:00Z">
              <w:rPr/>
            </w:rPrChange>
          </w:rPr>
          <w:t xml:space="preserve">. </w:t>
        </w:r>
      </w:ins>
      <w:ins w:id="771" w:author="Prabhvir Saran" w:date="2017-02-02T22:51:00Z">
        <w:r w:rsidR="00583BE8" w:rsidRPr="00066FC0">
          <w:rPr>
            <w:sz w:val="24"/>
            <w:szCs w:val="24"/>
            <w:rPrChange w:id="772" w:author="Prabhvir Saran" w:date="2017-02-02T23:37:00Z">
              <w:rPr/>
            </w:rPrChange>
          </w:rPr>
          <w:t xml:space="preserve">Print layout 1 would be used for the home page. Print layout </w:t>
        </w:r>
      </w:ins>
      <w:ins w:id="773" w:author="Prabhvir Saran" w:date="2017-02-02T22:52:00Z">
        <w:r w:rsidR="00583BE8" w:rsidRPr="00066FC0">
          <w:rPr>
            <w:sz w:val="24"/>
            <w:szCs w:val="24"/>
            <w:rPrChange w:id="774" w:author="Prabhvir Saran" w:date="2017-02-02T23:37:00Z">
              <w:rPr/>
            </w:rPrChange>
          </w:rPr>
          <w:t xml:space="preserve">2 is for pages using the div that changes the content </w:t>
        </w:r>
      </w:ins>
      <w:ins w:id="775" w:author="Prabhvir Saran" w:date="2017-02-02T23:30:00Z">
        <w:r w:rsidR="00066FC0" w:rsidRPr="00066FC0">
          <w:rPr>
            <w:sz w:val="24"/>
            <w:szCs w:val="24"/>
            <w:rPrChange w:id="776" w:author="Prabhvir Saran" w:date="2017-02-02T23:37:00Z">
              <w:rPr/>
            </w:rPrChange>
          </w:rPr>
          <w:t>based</w:t>
        </w:r>
      </w:ins>
      <w:ins w:id="777" w:author="Prabhvir Saran" w:date="2017-02-02T22:52:00Z">
        <w:r w:rsidRPr="00FF76DD">
          <w:rPr>
            <w:sz w:val="24"/>
            <w:szCs w:val="24"/>
          </w:rPr>
          <w:t xml:space="preserve"> on user selection. P</w:t>
        </w:r>
        <w:r w:rsidR="00583BE8" w:rsidRPr="00066FC0">
          <w:rPr>
            <w:sz w:val="24"/>
            <w:szCs w:val="24"/>
            <w:rPrChange w:id="778" w:author="Prabhvir Saran" w:date="2017-02-02T23:37:00Z">
              <w:rPr/>
            </w:rPrChange>
          </w:rPr>
          <w:t xml:space="preserve">rint layout 3 </w:t>
        </w:r>
      </w:ins>
      <w:ins w:id="779" w:author="Prabhvir Saran" w:date="2017-02-02T22:53:00Z">
        <w:r w:rsidR="00894C26" w:rsidRPr="00FF76DD">
          <w:rPr>
            <w:sz w:val="24"/>
            <w:szCs w:val="24"/>
          </w:rPr>
          <w:t xml:space="preserve">is for the login/signup page and finally print payout 4 is for the aboutus page. </w:t>
        </w:r>
        <w:r w:rsidR="00583BE8" w:rsidRPr="00066FC0">
          <w:rPr>
            <w:sz w:val="24"/>
            <w:szCs w:val="24"/>
            <w:rPrChange w:id="780" w:author="Prabhvir Saran" w:date="2017-02-02T23:37:00Z">
              <w:rPr/>
            </w:rPrChange>
          </w:rPr>
          <w:t xml:space="preserve"> </w:t>
        </w:r>
      </w:ins>
    </w:p>
    <w:p w14:paraId="63696064" w14:textId="1E191450" w:rsidR="00EF572A" w:rsidRDefault="00DE5061" w:rsidP="004161ED">
      <w:pPr>
        <w:rPr>
          <w:ins w:id="781" w:author="Prabhvir Saran" w:date="2017-02-02T17:36:00Z"/>
        </w:rPr>
      </w:pPr>
      <w:r>
        <w:rPr>
          <w:noProof/>
        </w:rPr>
        <mc:AlternateContent>
          <mc:Choice Requires="wpg">
            <w:drawing>
              <wp:anchor distT="0" distB="0" distL="114300" distR="114300" simplePos="0" relativeHeight="251676672" behindDoc="0" locked="0" layoutInCell="1" allowOverlap="1" wp14:anchorId="38B508AE" wp14:editId="3F53DA4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782" w:author="Windows User" w:date="2017-02-02T18:07:00Z">
                                  <w:pPr/>
                                </w:pPrChange>
                              </w:pPr>
                              <w:ins w:id="783" w:author="Windows User" w:date="2017-02-02T18:08:00Z">
                                <w:r>
                                  <w:t xml:space="preserve"> </w:t>
                                </w:r>
                              </w:ins>
                              <w:ins w:id="784" w:author="Prabhvir Saran" w:date="2017-02-02T22:51:00Z">
                                <w:r>
                                  <w:t>Print layout 1</w:t>
                                </w:r>
                              </w:ins>
                              <w:ins w:id="785" w:author="Windows User" w:date="2017-02-02T18:07:00Z">
                                <w:del w:id="786" w:author="Prabhvir Saran" w:date="2017-02-02T22:51:00Z">
                                  <w:r w:rsidDel="00583BE8">
                                    <w:delText xml:space="preserve">Home </w:delText>
                                  </w:r>
                                </w:del>
                                <w:del w:id="787"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5" style="position:absolute;margin-left:0;margin-top:7.35pt;width:241.25pt;height:294.75pt;z-index:251676672;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">
                <v:shape id="Picture 13" o:spid="_x0000_s111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6" o:title="" cropright="27882f"/>
                  <v:path arrowok="t"/>
                </v:shape>
                <v:shape id="Text Box 471" o:spid="_x0000_s111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40" w:author="Windows User" w:date="2017-02-02T18:07:00Z">
                            <w:pPr/>
                          </w:pPrChange>
                        </w:pPr>
                        <w:ins w:id="841" w:author="Windows User" w:date="2017-02-02T18:08:00Z">
                          <w:r>
                            <w:t xml:space="preserve"> </w:t>
                          </w:r>
                        </w:ins>
                        <w:ins w:id="842" w:author="Prabhvir Saran" w:date="2017-02-02T22:51:00Z">
                          <w:r>
                            <w:t>Print layout 1</w:t>
                          </w:r>
                        </w:ins>
                        <w:ins w:id="843" w:author="Windows User" w:date="2017-02-02T18:07:00Z">
                          <w:del w:id="844" w:author="Prabhvir Saran" w:date="2017-02-02T22:51:00Z">
                            <w:r w:rsidDel="00583BE8">
                              <w:delText xml:space="preserve">Home </w:delText>
                            </w:r>
                          </w:del>
                          <w:del w:id="845"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788" w:author="Prabhvir Saran" w:date="2017-02-02T17:26:00Z"/>
        </w:rPr>
      </w:pPr>
    </w:p>
    <w:p w14:paraId="2807ABFF" w14:textId="65A82630" w:rsidR="001E44DE" w:rsidRDefault="001E44DE" w:rsidP="004161ED">
      <w:pPr>
        <w:rPr>
          <w:ins w:id="789" w:author="Prabhvir Saran" w:date="2017-02-02T17:27:00Z"/>
          <w:noProof/>
        </w:rPr>
      </w:pPr>
    </w:p>
    <w:p w14:paraId="3C97BFCF" w14:textId="6AED1A23" w:rsidR="00DE5061" w:rsidRDefault="00DE5061" w:rsidP="004161ED">
      <w:pPr>
        <w:rPr>
          <w:ins w:id="790" w:author="Prabhvir Saran" w:date="2017-02-16T20:03:00Z"/>
          <w:noProof/>
        </w:rPr>
      </w:pPr>
    </w:p>
    <w:p w14:paraId="15CAF324" w14:textId="77777777" w:rsidR="00DE5061" w:rsidRDefault="00DE5061" w:rsidP="004161ED">
      <w:pPr>
        <w:rPr>
          <w:ins w:id="791" w:author="Prabhvir Saran" w:date="2017-02-16T20:03:00Z"/>
          <w:noProof/>
        </w:rPr>
      </w:pPr>
    </w:p>
    <w:p w14:paraId="5F71D758" w14:textId="472CEAF5" w:rsidR="00DE5061" w:rsidRDefault="00DE5061" w:rsidP="004161ED">
      <w:pPr>
        <w:rPr>
          <w:ins w:id="792" w:author="Prabhvir Saran" w:date="2017-02-16T20:03:00Z"/>
          <w:noProof/>
        </w:rPr>
      </w:pPr>
    </w:p>
    <w:p w14:paraId="3589F114" w14:textId="320147AF" w:rsidR="00DE5061" w:rsidRDefault="00DE5061" w:rsidP="004161ED">
      <w:pPr>
        <w:rPr>
          <w:ins w:id="793" w:author="Prabhvir Saran" w:date="2017-02-16T20:03:00Z"/>
          <w:noProof/>
        </w:rPr>
      </w:pPr>
    </w:p>
    <w:p w14:paraId="7A18A1E8" w14:textId="6A0A521D" w:rsidR="00DE5061" w:rsidRDefault="00DE5061" w:rsidP="004161ED">
      <w:pPr>
        <w:rPr>
          <w:ins w:id="794" w:author="Prabhvir Saran" w:date="2017-02-16T20:03:00Z"/>
          <w:noProof/>
        </w:rPr>
      </w:pPr>
    </w:p>
    <w:p w14:paraId="3DFE8135" w14:textId="77777777" w:rsidR="00DE5061" w:rsidRDefault="00DE5061" w:rsidP="004161ED">
      <w:pPr>
        <w:rPr>
          <w:ins w:id="795" w:author="Prabhvir Saran" w:date="2017-02-16T20:03:00Z"/>
          <w:noProof/>
        </w:rPr>
      </w:pPr>
    </w:p>
    <w:p w14:paraId="58F010F8" w14:textId="7259B550" w:rsidR="00DE5061" w:rsidRDefault="00DE5061" w:rsidP="004161ED">
      <w:pPr>
        <w:rPr>
          <w:ins w:id="796" w:author="Prabhvir Saran" w:date="2017-02-16T20:03:00Z"/>
          <w:noProof/>
        </w:rPr>
      </w:pPr>
    </w:p>
    <w:p w14:paraId="461B50C6" w14:textId="75BB9693" w:rsidR="00FF76DD" w:rsidDel="00971EB2" w:rsidRDefault="00971EB2">
      <w:pPr>
        <w:rPr>
          <w:del w:id="797" w:author="Prabhvir Saran" w:date="2017-02-16T20:40:00Z"/>
          <w:noProof/>
        </w:rPr>
        <w:pPrChange w:id="798" w:author="Prabhvir Saran" w:date="2017-02-16T20:40:00Z">
          <w:pPr>
            <w:pStyle w:val="Heading3"/>
          </w:pPr>
        </w:pPrChange>
      </w:pPr>
      <w:r>
        <w:rPr>
          <w:noProof/>
        </w:rPr>
        <w:lastRenderedPageBreak/>
        <mc:AlternateContent>
          <mc:Choice Requires="wpg">
            <w:drawing>
              <wp:anchor distT="0" distB="0" distL="114300" distR="114300" simplePos="0" relativeHeight="251722752" behindDoc="0" locked="0" layoutInCell="1" allowOverlap="1" wp14:anchorId="07C73A42" wp14:editId="0EE94589">
                <wp:simplePos x="0" y="0"/>
                <wp:positionH relativeFrom="margin">
                  <wp:posOffset>-55576</wp:posOffset>
                </wp:positionH>
                <wp:positionV relativeFrom="paragraph">
                  <wp:posOffset>77359</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799" w:author="Prabhvir Saran" w:date="2017-02-16T20:06:00Z">
                                  <w:pPr/>
                                </w:pPrChange>
                              </w:pPr>
                              <w:ins w:id="800"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18" style="position:absolute;margin-left:-4.4pt;margin-top:6.1pt;width:252.85pt;height:292.7pt;z-index:251722752;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M/Tue+rlWTE6OlrdjoyM&#10;VLdnqnk8AIC5cKbnLLN97gMATI8eGgAAAEA6Pd9DAwCglzn3AYD5oYc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GXr3PfXyrBgdHa2XAAD62w/90A+Vb37z&#10;m9XyyMhIdQsAnB16aAAAAADpzFkPDZ9SAACDwLkPAMwPPTQAAACAdAQaAAAAQDoCDQAAACAdgQYA&#10;AACQjkADAAAASEegAQAAAKQj0AAAAADSEWgAAAAA6Qg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">
                <v:shape id="Picture 504" o:spid="_x0000_s111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58" o:title="" cropright="28099f"/>
                  <v:path arrowok="t"/>
                </v:shape>
                <v:shape id="Text Box 505" o:spid="_x0000_s112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rsidP="00894C26">
                        <w:pPr>
                          <w:pStyle w:val="Caption"/>
                          <w:rPr>
                            <w:noProof/>
                          </w:rPr>
                          <w:pPrChange w:id="859" w:author="Prabhvir Saran" w:date="2017-02-16T20:06:00Z">
                            <w:pPr/>
                          </w:pPrChange>
                        </w:pPr>
                        <w:ins w:id="860"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9744" behindDoc="0" locked="0" layoutInCell="1" allowOverlap="1" wp14:anchorId="429557C1" wp14:editId="261D62A7">
                <wp:simplePos x="0" y="0"/>
                <wp:positionH relativeFrom="margin">
                  <wp:posOffset>3132814</wp:posOffset>
                </wp:positionH>
                <wp:positionV relativeFrom="paragraph">
                  <wp:posOffset>31032</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801" w:author="Windows User" w:date="2017-02-02T18:08:00Z">
                                  <w:pPr/>
                                </w:pPrChange>
                              </w:pPr>
                              <w:ins w:id="802" w:author="Windows User" w:date="2017-02-02T18:08:00Z">
                                <w:r>
                                  <w:t xml:space="preserve">Print Layout </w:t>
                                </w:r>
                              </w:ins>
                              <w:ins w:id="803" w:author="Prabhvir Saran" w:date="2017-02-02T22:50:00Z">
                                <w:r>
                                  <w:t>3</w:t>
                                </w:r>
                              </w:ins>
                              <w:ins w:id="804" w:author="Windows User" w:date="2017-02-02T18:08:00Z">
                                <w:del w:id="805"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06" w:author="Prabhvir Saran" w:date="2017-02-02T22:50:00Z">
                                <w:r w:rsidDel="00583BE8">
                                  <w:fldChar w:fldCharType="separate"/>
                                </w:r>
                              </w:del>
                              <w:ins w:id="807" w:author="Windows User" w:date="2017-02-02T18:08:00Z">
                                <w:del w:id="808"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1" style="position:absolute;margin-left:246.7pt;margin-top:2.45pt;width:247.35pt;height:296.25pt;z-index:251679744;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aTCrwQAAIABJREFUE1BopIvUQARyCzg45M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EpM+L1AAAgAElEQVR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">
                <v:shape id="Picture 25" o:spid="_x0000_s112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0" o:title="" cropright="27930f"/>
                  <v:path arrowok="t"/>
                </v:shape>
                <v:shape id="Text Box 473" o:spid="_x0000_s112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869" w:author="Windows User" w:date="2017-02-02T18:08:00Z">
                            <w:pPr/>
                          </w:pPrChange>
                        </w:pPr>
                        <w:ins w:id="870" w:author="Windows User" w:date="2017-02-02T18:08:00Z">
                          <w:r>
                            <w:t xml:space="preserve">Print Layout </w:t>
                          </w:r>
                        </w:ins>
                        <w:ins w:id="871" w:author="Prabhvir Saran" w:date="2017-02-02T22:50:00Z">
                          <w:r>
                            <w:t>3</w:t>
                          </w:r>
                        </w:ins>
                        <w:ins w:id="872" w:author="Windows User" w:date="2017-02-02T18:08:00Z">
                          <w:del w:id="87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74" w:author="Prabhvir Saran" w:date="2017-02-02T22:50:00Z">
                          <w:r w:rsidDel="00583BE8">
                            <w:fldChar w:fldCharType="separate"/>
                          </w:r>
                        </w:del>
                        <w:ins w:id="875" w:author="Windows User" w:date="2017-02-02T18:08:00Z">
                          <w:del w:id="876"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809" w:author="Windows User" w:date="2017-02-02T18:07:00Z">
        <w:r w:rsidR="00EF572A" w:rsidDel="00EF572A">
          <w:rPr>
            <w:noProof/>
          </w:rPr>
          <mc:AlternateContent>
            <mc:Choice Requires="wpg">
              <w:drawing>
                <wp:anchor distT="0" distB="0" distL="114300" distR="114300" simplePos="0" relativeHeight="251673600" behindDoc="0" locked="0" layoutInCell="1" allowOverlap="1" wp14:anchorId="7AD55EB7" wp14:editId="505E57E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88B5C" id="Group 464" o:spid="_x0000_s1026" style="position:absolute;margin-left:0;margin-top:0;width:247.35pt;height:599.25pt;z-index:251673600;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0" o:title="" cropright="27930f"/>
                    <v:path arrowok="t"/>
                  </v:shape>
                  <w10:wrap type="square"/>
                </v:group>
              </w:pict>
            </mc:Fallback>
          </mc:AlternateContent>
        </w:r>
      </w:del>
    </w:p>
    <w:p w14:paraId="388C7665" w14:textId="38CB052D" w:rsidR="00971EB2" w:rsidRDefault="00971EB2">
      <w:pPr>
        <w:rPr>
          <w:ins w:id="810" w:author="Prabhvir Saran" w:date="2017-02-16T20:40:00Z"/>
          <w:noProof/>
        </w:rPr>
        <w:pPrChange w:id="811" w:author="Prabhvir Saran" w:date="2017-02-16T20:40:00Z">
          <w:pPr>
            <w:pStyle w:val="Heading3"/>
          </w:pPr>
        </w:pPrChange>
      </w:pPr>
    </w:p>
    <w:p w14:paraId="5F925B40" w14:textId="77777777" w:rsidR="00971EB2" w:rsidRPr="00345E1C" w:rsidRDefault="00971EB2">
      <w:pPr>
        <w:rPr>
          <w:ins w:id="812" w:author="Prabhvir Saran" w:date="2017-02-16T20:40:00Z"/>
          <w:noProof/>
        </w:rPr>
        <w:pPrChange w:id="813" w:author="Prabhvir Saran" w:date="2017-02-16T20:40:00Z">
          <w:pPr>
            <w:pStyle w:val="Heading3"/>
          </w:pPr>
        </w:pPrChange>
      </w:pPr>
    </w:p>
    <w:p w14:paraId="0EB81A6D" w14:textId="7D165215" w:rsidR="00CE27D4" w:rsidRPr="00066FC0" w:rsidRDefault="00E268E0">
      <w:pPr>
        <w:rPr>
          <w:ins w:id="814" w:author="Prabhvir Saran" w:date="2017-02-02T15:43:00Z"/>
          <w:color w:val="2F5496" w:themeColor="accent1" w:themeShade="BF"/>
          <w:sz w:val="32"/>
          <w:szCs w:val="26"/>
          <w:rPrChange w:id="815" w:author="Prabhvir Saran" w:date="2017-02-02T23:35:00Z">
            <w:rPr>
              <w:ins w:id="816" w:author="Prabhvir Saran" w:date="2017-02-02T15:43:00Z"/>
            </w:rPr>
          </w:rPrChange>
        </w:rPr>
        <w:pPrChange w:id="817" w:author="Prabhvir Saran" w:date="2017-02-16T20:40:00Z">
          <w:pPr>
            <w:pStyle w:val="Heading3"/>
          </w:pPr>
        </w:pPrChange>
      </w:pPr>
      <w:ins w:id="818" w:author="Prabhvir Saran" w:date="2017-02-02T23:15:00Z">
        <w:r w:rsidRPr="00066FC0">
          <w:rPr>
            <w:color w:val="2F5496" w:themeColor="accent1" w:themeShade="BF"/>
            <w:sz w:val="32"/>
            <w:szCs w:val="26"/>
            <w:rPrChange w:id="819" w:author="Prabhvir Saran" w:date="2017-02-02T23:35:00Z">
              <w:rPr/>
            </w:rPrChange>
          </w:rPr>
          <w:t xml:space="preserve">Page Design / Colour Scheme </w:t>
        </w:r>
      </w:ins>
    </w:p>
    <w:p w14:paraId="47DA7F7C" w14:textId="77777777" w:rsidR="00CE27D4" w:rsidRDefault="00CE27D4" w:rsidP="00CE27D4">
      <w:pPr>
        <w:rPr>
          <w:ins w:id="820" w:author="Prabhvir Saran" w:date="2017-02-02T15:43:00Z"/>
        </w:rPr>
      </w:pPr>
      <w:ins w:id="821" w:author="Prabhvir Saran" w:date="2017-02-02T15:43:00Z">
        <w:r>
          <w:t xml:space="preserve">  </w:t>
        </w:r>
      </w:ins>
    </w:p>
    <w:p w14:paraId="1BDB2C0E" w14:textId="3C3C4469" w:rsidR="00CE27D4" w:rsidRPr="00066FC0" w:rsidRDefault="00E268E0" w:rsidP="00F911EF">
      <w:pPr>
        <w:ind w:firstLine="720"/>
        <w:rPr>
          <w:ins w:id="822" w:author="Prabhvir Saran" w:date="2017-02-02T15:43:00Z"/>
          <w:sz w:val="24"/>
          <w:szCs w:val="26"/>
          <w:rPrChange w:id="823" w:author="Prabhvir Saran" w:date="2017-02-02T23:37:00Z">
            <w:rPr>
              <w:ins w:id="824" w:author="Prabhvir Saran" w:date="2017-02-02T15:43:00Z"/>
            </w:rPr>
          </w:rPrChange>
        </w:rPr>
      </w:pPr>
      <w:bookmarkStart w:id="825" w:name="_3rdcrjn" w:colFirst="0" w:colLast="0"/>
      <w:bookmarkEnd w:id="825"/>
      <w:ins w:id="826" w:author="Prabhvir Saran" w:date="2017-02-02T23:12:00Z">
        <w:r w:rsidRPr="00487BA1">
          <w:rPr>
            <w:sz w:val="24"/>
            <w:szCs w:val="26"/>
          </w:rPr>
          <w:t xml:space="preserve">The layout will be fluid to be more user friendly. </w:t>
        </w:r>
      </w:ins>
      <w:ins w:id="827"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828" w:author="Prabhvir Saran" w:date="2017-02-02T15:51:00Z">
        <w:r w:rsidR="00066FC0" w:rsidRPr="00FF76DD">
          <w:rPr>
            <w:sz w:val="24"/>
            <w:szCs w:val="26"/>
          </w:rPr>
          <w:t xml:space="preserve">About HEMA page and the Styles page, </w:t>
        </w:r>
        <w:r w:rsidR="00775F5D" w:rsidRPr="00FF76DD">
          <w:rPr>
            <w:sz w:val="24"/>
            <w:szCs w:val="26"/>
          </w:rPr>
          <w:t>the left side navigation bar will have button</w:t>
        </w:r>
      </w:ins>
      <w:ins w:id="829" w:author="Prabhvir Saran" w:date="2017-02-02T15:52:00Z">
        <w:r w:rsidR="00775F5D" w:rsidRPr="00971EB2">
          <w:rPr>
            <w:sz w:val="24"/>
            <w:szCs w:val="26"/>
          </w:rPr>
          <w:t>s which change the content in the main pane to match what the user wants to see.</w:t>
        </w:r>
      </w:ins>
      <w:ins w:id="830" w:author="Prabhvir Saran" w:date="2017-02-02T15:53:00Z">
        <w:r w:rsidR="00775F5D" w:rsidRPr="00971EB2">
          <w:rPr>
            <w:sz w:val="24"/>
            <w:szCs w:val="26"/>
          </w:rPr>
          <w:t xml:space="preserve"> This will help user quickly find the content they want to see without having to sit through pages of links.</w:t>
        </w:r>
      </w:ins>
      <w:ins w:id="831" w:author="Prabhvir Saran" w:date="2017-02-02T15:52:00Z">
        <w:r w:rsidR="00775F5D" w:rsidRPr="00971EB2">
          <w:rPr>
            <w:sz w:val="24"/>
            <w:szCs w:val="26"/>
          </w:rPr>
          <w:t xml:space="preserve"> </w:t>
        </w:r>
      </w:ins>
      <w:ins w:id="832" w:author="Prabhvir Saran" w:date="2017-02-02T15:43:00Z">
        <w:r w:rsidR="00CE27D4" w:rsidRPr="00971EB2">
          <w:rPr>
            <w:sz w:val="24"/>
            <w:szCs w:val="26"/>
          </w:rPr>
          <w:t xml:space="preserve">Our color scheme </w:t>
        </w:r>
      </w:ins>
      <w:ins w:id="833" w:author="Prabhvir Saran" w:date="2017-02-02T15:50:00Z">
        <w:r w:rsidR="00775F5D" w:rsidRPr="00971EB2">
          <w:rPr>
            <w:sz w:val="24"/>
            <w:szCs w:val="26"/>
          </w:rPr>
          <w:t xml:space="preserve">(below) we chose </w:t>
        </w:r>
      </w:ins>
      <w:ins w:id="834"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rts. The colours all fit within a complementary colour set.</w:t>
        </w:r>
      </w:ins>
    </w:p>
    <w:p w14:paraId="4235CA36" w14:textId="2624C336" w:rsidR="00CE27D4" w:rsidRDefault="00775F5D" w:rsidP="00CE27D4">
      <w:pPr>
        <w:rPr>
          <w:ins w:id="835" w:author="Prabhvir Saran" w:date="2017-02-02T15:43:00Z"/>
        </w:rPr>
      </w:pPr>
      <w:ins w:id="836" w:author="Prabhvir Saran" w:date="2017-02-02T15:43:00Z">
        <w:r>
          <w:t xml:space="preserve"> </w:t>
        </w:r>
      </w:ins>
    </w:p>
    <w:p w14:paraId="249B4B24" w14:textId="77777777" w:rsidR="00CE27D4" w:rsidRDefault="00CE27D4" w:rsidP="00CE27D4">
      <w:pPr>
        <w:spacing w:after="0"/>
        <w:rPr>
          <w:ins w:id="837" w:author="Prabhvir Saran" w:date="2017-02-02T15:43:00Z"/>
        </w:rPr>
      </w:pPr>
      <w:ins w:id="838"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839" w:author="Prabhvir Saran" w:date="2017-02-02T15:43:00Z"/>
        </w:rPr>
      </w:pPr>
      <w:ins w:id="840" w:author="Prabhvir Saran" w:date="2017-02-02T15:43:00Z">
        <w:r>
          <w:t xml:space="preserve">| 000000                    | 450001                     | A50C0E                     | 2E3323                     | FFFEBB </w:t>
        </w:r>
      </w:ins>
    </w:p>
    <w:p w14:paraId="5E13183C" w14:textId="566DF36F" w:rsidR="00F911EF" w:rsidDel="00BD7077" w:rsidRDefault="00F911EF" w:rsidP="004161ED">
      <w:pPr>
        <w:pStyle w:val="Heading1"/>
        <w:rPr>
          <w:del w:id="841"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842" w:author="Prabhvir Saran" w:date="2017-02-16T20:07:00Z"/>
        </w:rPr>
        <w:pPrChange w:id="843" w:author="Prabhvir Saran" w:date="2017-02-16T20:07:00Z">
          <w:pPr>
            <w:pStyle w:val="Heading1"/>
          </w:pPr>
        </w:pPrChange>
      </w:pPr>
    </w:p>
    <w:p w14:paraId="3FE9E9CF" w14:textId="0BBB80D2" w:rsidR="00F911EF" w:rsidDel="00BD7077" w:rsidRDefault="00F911EF" w:rsidP="00F911EF">
      <w:pPr>
        <w:rPr>
          <w:del w:id="844" w:author="Prabhvir Saran" w:date="2017-02-16T20:07:00Z"/>
        </w:rPr>
      </w:pPr>
    </w:p>
    <w:p w14:paraId="3349AADE" w14:textId="2C2CD16E" w:rsidR="00F911EF" w:rsidDel="00BD7077" w:rsidRDefault="00F911EF" w:rsidP="00F911EF">
      <w:pPr>
        <w:rPr>
          <w:del w:id="845" w:author="Prabhvir Saran" w:date="2017-02-16T20:07:00Z"/>
        </w:rPr>
      </w:pPr>
    </w:p>
    <w:p w14:paraId="4E6B2713" w14:textId="7FC6F3FE" w:rsidR="00F911EF" w:rsidDel="00BD7077" w:rsidRDefault="00F911EF" w:rsidP="00F911EF">
      <w:pPr>
        <w:rPr>
          <w:del w:id="846" w:author="Prabhvir Saran" w:date="2017-02-16T20:07:00Z"/>
        </w:rPr>
      </w:pPr>
    </w:p>
    <w:p w14:paraId="0E8B4D4A" w14:textId="1120C6A9" w:rsidR="00F911EF" w:rsidDel="00BD7077" w:rsidRDefault="00F911EF" w:rsidP="00F911EF">
      <w:pPr>
        <w:rPr>
          <w:del w:id="847" w:author="Prabhvir Saran" w:date="2017-02-16T20:07:00Z"/>
        </w:rPr>
      </w:pPr>
    </w:p>
    <w:p w14:paraId="3171EC68" w14:textId="7A870F4B" w:rsidR="00F911EF" w:rsidDel="00BD7077" w:rsidRDefault="00F911EF" w:rsidP="00F911EF">
      <w:pPr>
        <w:rPr>
          <w:del w:id="848" w:author="Prabhvir Saran" w:date="2017-02-16T20:07:00Z"/>
        </w:rPr>
      </w:pPr>
    </w:p>
    <w:p w14:paraId="2A62B552" w14:textId="27D2D50B" w:rsidR="00F911EF" w:rsidDel="00BD7077" w:rsidRDefault="00F911EF" w:rsidP="00F911EF">
      <w:pPr>
        <w:rPr>
          <w:del w:id="849" w:author="Prabhvir Saran" w:date="2017-02-16T20:07:00Z"/>
        </w:rPr>
      </w:pPr>
    </w:p>
    <w:p w14:paraId="5E43E10F" w14:textId="6D1DE306" w:rsidR="00F911EF" w:rsidDel="00BD7077" w:rsidRDefault="00F911EF" w:rsidP="00F911EF">
      <w:pPr>
        <w:rPr>
          <w:del w:id="850" w:author="Prabhvir Saran" w:date="2017-02-16T20:07:00Z"/>
        </w:rPr>
      </w:pPr>
    </w:p>
    <w:p w14:paraId="2E9B5092" w14:textId="176EC064" w:rsidR="00F911EF" w:rsidDel="00BD7077" w:rsidRDefault="00F911EF" w:rsidP="00F911EF">
      <w:pPr>
        <w:rPr>
          <w:del w:id="851" w:author="Prabhvir Saran" w:date="2017-02-16T20:07:00Z"/>
        </w:rPr>
      </w:pPr>
    </w:p>
    <w:p w14:paraId="0ED77D85" w14:textId="7BF70BD6" w:rsidR="00F911EF" w:rsidDel="00BD7077" w:rsidRDefault="00F911EF" w:rsidP="00F911EF">
      <w:pPr>
        <w:rPr>
          <w:del w:id="852" w:author="Prabhvir Saran" w:date="2017-02-16T20:07:00Z"/>
        </w:rPr>
      </w:pPr>
    </w:p>
    <w:p w14:paraId="4F8E1D9B" w14:textId="1A12AFBC" w:rsidR="00F911EF" w:rsidDel="00BD7077" w:rsidRDefault="00F911EF" w:rsidP="00F911EF">
      <w:pPr>
        <w:rPr>
          <w:del w:id="853" w:author="Prabhvir Saran" w:date="2017-02-16T20:07:00Z"/>
        </w:rPr>
      </w:pPr>
    </w:p>
    <w:p w14:paraId="59EC6C67" w14:textId="5E079298" w:rsidR="00F911EF" w:rsidDel="00BD7077" w:rsidRDefault="00F911EF" w:rsidP="00F911EF">
      <w:pPr>
        <w:rPr>
          <w:del w:id="854" w:author="Prabhvir Saran" w:date="2017-02-16T20:07:00Z"/>
        </w:rPr>
      </w:pPr>
    </w:p>
    <w:p w14:paraId="638FAFA0" w14:textId="1A51883C" w:rsidR="00F911EF" w:rsidDel="00BD7077" w:rsidRDefault="00F911EF" w:rsidP="00F911EF">
      <w:pPr>
        <w:rPr>
          <w:del w:id="855" w:author="Prabhvir Saran" w:date="2017-02-16T20:07:00Z"/>
        </w:rPr>
      </w:pPr>
    </w:p>
    <w:p w14:paraId="5110372B" w14:textId="547F4196" w:rsidR="00E268E0" w:rsidRPr="00F911EF" w:rsidDel="00BD7077" w:rsidRDefault="00E268E0" w:rsidP="00F911EF">
      <w:pPr>
        <w:rPr>
          <w:del w:id="856" w:author="Prabhvir Saran" w:date="2017-02-16T20:07:00Z"/>
        </w:rPr>
      </w:pPr>
    </w:p>
    <w:p w14:paraId="6AD3D1CD" w14:textId="3CCDB4AD" w:rsidR="00CE27D4" w:rsidRPr="004161ED" w:rsidRDefault="00CE27D4" w:rsidP="004161ED">
      <w:pPr>
        <w:pStyle w:val="Heading1"/>
        <w:rPr>
          <w:ins w:id="857" w:author="Prabhvir Saran" w:date="2017-02-02T15:43:00Z"/>
        </w:rPr>
      </w:pPr>
      <w:bookmarkStart w:id="858" w:name="_Toc475042574"/>
      <w:ins w:id="859" w:author="Prabhvir Saran" w:date="2017-02-02T15:43:00Z">
        <w:r w:rsidRPr="004161ED">
          <w:t>Appendix 1</w:t>
        </w:r>
        <w:bookmarkEnd w:id="858"/>
      </w:ins>
    </w:p>
    <w:p w14:paraId="5B86598F" w14:textId="4C26B8A9" w:rsidR="00CE27D4" w:rsidRDefault="00CE27D4" w:rsidP="004161ED">
      <w:pPr>
        <w:rPr>
          <w:ins w:id="860" w:author="Prabhvir Saran" w:date="2017-02-02T15:39:00Z"/>
        </w:rPr>
      </w:pPr>
    </w:p>
    <w:p w14:paraId="3D66A0F0" w14:textId="370D486C" w:rsidR="00121F28" w:rsidRDefault="00121F28" w:rsidP="004161ED">
      <w:pPr>
        <w:pStyle w:val="Heading2"/>
        <w:rPr>
          <w:ins w:id="861" w:author="Prabhvir Saran" w:date="2017-02-02T23:16:00Z"/>
        </w:rPr>
      </w:pPr>
      <w:bookmarkStart w:id="862" w:name="_Toc475042575"/>
      <w:r w:rsidRPr="005341BF">
        <w:t>Introduction</w:t>
      </w:r>
      <w:bookmarkEnd w:id="862"/>
    </w:p>
    <w:p w14:paraId="13A03A11" w14:textId="77777777" w:rsidR="00E268E0" w:rsidRPr="00487BA1" w:rsidRDefault="00E268E0">
      <w:pPr>
        <w:pPrChange w:id="863" w:author="Prabhvir Saran" w:date="2017-02-02T23:16:00Z">
          <w:pPr>
            <w:pStyle w:val="Heading2"/>
          </w:pPr>
        </w:pPrChange>
      </w:pPr>
    </w:p>
    <w:p w14:paraId="4533D929" w14:textId="69B916F0" w:rsidR="00E47E58" w:rsidRDefault="00E47E58" w:rsidP="00E47E58">
      <w:pPr>
        <w:ind w:firstLine="720"/>
        <w:rPr>
          <w:ins w:id="864" w:author="Tony Pacheco" w:date="2017-01-31T18:38:00Z"/>
        </w:rPr>
      </w:pPr>
      <w:ins w:id="865"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866" w:author="Prabhvir Saran" w:date="2017-02-02T22:41:00Z">
          <w:r w:rsidDel="005529B6">
            <w:rPr>
              <w:sz w:val="24"/>
              <w:szCs w:val="24"/>
            </w:rPr>
            <w:delText>self defence</w:delText>
          </w:r>
        </w:del>
      </w:ins>
      <w:ins w:id="867" w:author="Prabhvir Saran" w:date="2017-02-02T22:41:00Z">
        <w:r w:rsidR="005529B6">
          <w:rPr>
            <w:sz w:val="24"/>
            <w:szCs w:val="24"/>
          </w:rPr>
          <w:t>self-defense</w:t>
        </w:r>
      </w:ins>
      <w:ins w:id="868"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869" w:author="Tony Pacheco" w:date="2017-01-31T18:38:00Z"/>
          <w:sz w:val="24"/>
          <w:szCs w:val="24"/>
        </w:rPr>
      </w:pPr>
      <w:del w:id="870"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871" w:author="Prabhvir Saran" w:date="2017-02-02T23:16:00Z"/>
        </w:rPr>
      </w:pPr>
      <w:bookmarkStart w:id="872" w:name="_Toc475042576"/>
      <w:r>
        <w:t>About</w:t>
      </w:r>
      <w:r w:rsidR="00121F28" w:rsidRPr="005341BF">
        <w:t xml:space="preserve"> the website</w:t>
      </w:r>
      <w:bookmarkEnd w:id="872"/>
      <w:r w:rsidR="00380CD1" w:rsidRPr="005341BF">
        <w:t xml:space="preserve"> </w:t>
      </w:r>
    </w:p>
    <w:p w14:paraId="7D300A6F" w14:textId="77777777" w:rsidR="00E268E0" w:rsidRPr="00487BA1" w:rsidRDefault="00E268E0">
      <w:pPr>
        <w:pPrChange w:id="873" w:author="Prabhvir Saran" w:date="2017-02-02T23:16:00Z">
          <w:pPr>
            <w:pStyle w:val="Heading2"/>
          </w:pPr>
        </w:pPrChange>
      </w:pPr>
    </w:p>
    <w:p w14:paraId="4713C747" w14:textId="77777777" w:rsidR="00E47E58" w:rsidRDefault="00E47E58" w:rsidP="00E47E58">
      <w:pPr>
        <w:ind w:firstLine="720"/>
        <w:rPr>
          <w:ins w:id="874" w:author="Tony Pacheco" w:date="2017-01-31T18:39:00Z"/>
          <w:sz w:val="24"/>
          <w:szCs w:val="24"/>
        </w:rPr>
      </w:pPr>
      <w:ins w:id="875"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876" w:author="Tony Pacheco" w:date="2017-01-31T18:39:00Z"/>
          <w:sz w:val="24"/>
          <w:szCs w:val="24"/>
        </w:rPr>
      </w:pPr>
      <w:ins w:id="877"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878" w:author="Tony Pacheco" w:date="2017-01-31T18:39:00Z"/>
          <w:sz w:val="24"/>
          <w:szCs w:val="24"/>
        </w:rPr>
      </w:pPr>
      <w:ins w:id="879"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880" w:author="Tony Pacheco" w:date="2017-01-31T18:39:00Z"/>
          <w:del w:id="881" w:author="Prabhvir Saran" w:date="2017-02-02T16:01:00Z"/>
          <w:sz w:val="24"/>
          <w:szCs w:val="24"/>
        </w:rPr>
      </w:pPr>
      <w:ins w:id="882"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883" w:author="Tony Pacheco" w:date="2017-01-31T18:39:00Z"/>
          <w:sz w:val="24"/>
          <w:szCs w:val="24"/>
        </w:rPr>
      </w:pPr>
    </w:p>
    <w:p w14:paraId="75935159" w14:textId="77777777" w:rsidR="00E268E0" w:rsidRDefault="00E47E58" w:rsidP="00F55454">
      <w:pPr>
        <w:ind w:firstLine="720"/>
        <w:rPr>
          <w:ins w:id="884" w:author="Prabhvir Saran" w:date="2017-02-02T23:16:00Z"/>
          <w:sz w:val="24"/>
          <w:szCs w:val="24"/>
        </w:rPr>
      </w:pPr>
      <w:ins w:id="885"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886" w:author="Tony Pacheco" w:date="2017-01-31T18:39:00Z"/>
          <w:sz w:val="24"/>
          <w:szCs w:val="24"/>
        </w:rPr>
      </w:pPr>
      <w:del w:id="887"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888" w:author="Tony Pacheco" w:date="2017-01-31T18:39:00Z"/>
          <w:sz w:val="24"/>
          <w:szCs w:val="24"/>
        </w:rPr>
      </w:pPr>
      <w:del w:id="889"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890" w:author="Tony Pacheco" w:date="2017-01-31T18:39:00Z"/>
          <w:sz w:val="24"/>
          <w:szCs w:val="24"/>
        </w:rPr>
      </w:pPr>
      <w:del w:id="891"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892" w:author="Tony Pacheco" w:date="2017-01-31T18:39:00Z"/>
          <w:sz w:val="24"/>
          <w:szCs w:val="24"/>
        </w:rPr>
      </w:pPr>
      <w:del w:id="893"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894" w:author="Tony Pacheco" w:date="2017-01-31T18:39:00Z"/>
          <w:sz w:val="24"/>
          <w:szCs w:val="24"/>
        </w:rPr>
      </w:pPr>
      <w:del w:id="895"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896" w:author="Prabhvir Saran" w:date="2017-02-02T23:16:00Z"/>
        </w:rPr>
      </w:pPr>
      <w:bookmarkStart w:id="897" w:name="_Toc475042577"/>
      <w:r w:rsidRPr="005341BF">
        <w:t>Functional Requirements</w:t>
      </w:r>
      <w:bookmarkEnd w:id="897"/>
      <w:r w:rsidRPr="005341BF">
        <w:t xml:space="preserve"> </w:t>
      </w:r>
    </w:p>
    <w:p w14:paraId="7ABDC0F0" w14:textId="77777777" w:rsidR="00E268E0" w:rsidRPr="00487BA1" w:rsidRDefault="00E268E0">
      <w:pPr>
        <w:pPrChange w:id="898" w:author="Prabhvir Saran" w:date="2017-02-02T23:16:00Z">
          <w:pPr>
            <w:pStyle w:val="Heading2"/>
          </w:pPr>
        </w:pPrChange>
      </w:pPr>
    </w:p>
    <w:p w14:paraId="07076490" w14:textId="032FEC25" w:rsidR="001A25C4" w:rsidDel="009732DE" w:rsidRDefault="009732DE">
      <w:pPr>
        <w:ind w:firstLine="720"/>
        <w:rPr>
          <w:del w:id="899" w:author="Prabhvir Saran" w:date="2017-02-02T15:44:00Z"/>
        </w:rPr>
      </w:pPr>
      <w:ins w:id="900"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901"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902" w:author="Prabhvir Saran" w:date="2017-02-02T15:44:00Z"/>
        </w:rPr>
        <w:pPrChange w:id="903" w:author="Prabhvir Saran" w:date="2017-02-02T23:16:00Z">
          <w:pPr/>
        </w:pPrChange>
      </w:pPr>
      <w:del w:id="904"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905" w:author="Prabhvir Saran" w:date="2017-02-02T15:44:00Z"/>
          <w:sz w:val="24"/>
          <w:szCs w:val="24"/>
        </w:rPr>
        <w:pPrChange w:id="906" w:author="Prabhvir Saran" w:date="2017-02-02T23:16:00Z">
          <w:pPr>
            <w:widowControl w:val="0"/>
            <w:numPr>
              <w:numId w:val="4"/>
            </w:numPr>
            <w:spacing w:after="0" w:line="256" w:lineRule="auto"/>
            <w:ind w:left="720" w:hanging="360"/>
            <w:contextualSpacing/>
          </w:pPr>
        </w:pPrChange>
      </w:pPr>
      <w:del w:id="907"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908" w:author="Prabhvir Saran" w:date="2017-02-02T15:44:00Z"/>
          <w:sz w:val="24"/>
          <w:szCs w:val="24"/>
        </w:rPr>
        <w:pPrChange w:id="909" w:author="Prabhvir Saran" w:date="2017-02-02T23:16:00Z">
          <w:pPr>
            <w:widowControl w:val="0"/>
            <w:numPr>
              <w:numId w:val="4"/>
            </w:numPr>
            <w:spacing w:after="0" w:line="256" w:lineRule="auto"/>
            <w:ind w:left="720" w:hanging="360"/>
            <w:contextualSpacing/>
          </w:pPr>
        </w:pPrChange>
      </w:pPr>
      <w:del w:id="910"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911" w:author="Prabhvir Saran" w:date="2017-02-02T15:44:00Z"/>
          <w:sz w:val="24"/>
          <w:szCs w:val="24"/>
        </w:rPr>
        <w:pPrChange w:id="912" w:author="Prabhvir Saran" w:date="2017-02-02T23:16:00Z">
          <w:pPr>
            <w:widowControl w:val="0"/>
            <w:numPr>
              <w:numId w:val="4"/>
            </w:numPr>
            <w:spacing w:after="0" w:line="256" w:lineRule="auto"/>
            <w:ind w:left="720" w:hanging="360"/>
            <w:contextualSpacing/>
          </w:pPr>
        </w:pPrChange>
      </w:pPr>
      <w:del w:id="913"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914" w:author="Prabhvir Saran" w:date="2017-02-02T15:44:00Z"/>
          <w:sz w:val="24"/>
          <w:szCs w:val="24"/>
        </w:rPr>
        <w:pPrChange w:id="915" w:author="Prabhvir Saran" w:date="2017-02-02T23:16:00Z">
          <w:pPr>
            <w:widowControl w:val="0"/>
            <w:numPr>
              <w:numId w:val="4"/>
            </w:numPr>
            <w:spacing w:after="0" w:line="256" w:lineRule="auto"/>
            <w:ind w:left="720" w:hanging="360"/>
            <w:contextualSpacing/>
          </w:pPr>
        </w:pPrChange>
      </w:pPr>
      <w:del w:id="916"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917" w:author="Prabhvir Saran" w:date="2017-02-02T15:44:00Z"/>
          <w:sz w:val="24"/>
          <w:szCs w:val="24"/>
        </w:rPr>
        <w:pPrChange w:id="918" w:author="Prabhvir Saran" w:date="2017-02-02T23:16:00Z">
          <w:pPr>
            <w:widowControl w:val="0"/>
            <w:numPr>
              <w:numId w:val="4"/>
            </w:numPr>
            <w:spacing w:after="0" w:line="256" w:lineRule="auto"/>
            <w:ind w:left="720" w:hanging="360"/>
            <w:contextualSpacing/>
          </w:pPr>
        </w:pPrChange>
      </w:pPr>
      <w:del w:id="919"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920" w:author="Prabhvir Saran" w:date="2017-02-02T15:44:00Z"/>
          <w:sz w:val="24"/>
          <w:szCs w:val="24"/>
        </w:rPr>
        <w:pPrChange w:id="921" w:author="Prabhvir Saran" w:date="2017-02-02T23:16:00Z">
          <w:pPr>
            <w:widowControl w:val="0"/>
            <w:numPr>
              <w:numId w:val="4"/>
            </w:numPr>
            <w:spacing w:line="256" w:lineRule="auto"/>
            <w:ind w:left="720" w:hanging="360"/>
            <w:contextualSpacing/>
          </w:pPr>
        </w:pPrChange>
      </w:pPr>
      <w:del w:id="922"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923"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924" w:author="Prabhvir Saran" w:date="2017-02-02T23:16:00Z"/>
        </w:rPr>
      </w:pPr>
      <w:bookmarkStart w:id="925" w:name="_Toc475042578"/>
      <w:r>
        <w:t>Work P</w:t>
      </w:r>
      <w:r w:rsidR="00380CD1" w:rsidRPr="005341BF">
        <w:t>lan</w:t>
      </w:r>
      <w:bookmarkEnd w:id="925"/>
    </w:p>
    <w:p w14:paraId="1A569111" w14:textId="77777777" w:rsidR="00E268E0" w:rsidRPr="00487BA1" w:rsidRDefault="00E268E0">
      <w:pPr>
        <w:pPrChange w:id="926"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275E49"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927" w:author="Prabhvir Saran" w:date="2017-02-02T16:28:00Z"/>
          <w:b/>
          <w:sz w:val="32"/>
          <w:u w:val="single"/>
        </w:rPr>
      </w:pPr>
      <w:r w:rsidRPr="003F6EAA">
        <w:rPr>
          <w:b/>
          <w:sz w:val="32"/>
          <w:u w:val="single"/>
        </w:rPr>
        <w:t xml:space="preserve">                                                                                                                                                                                      </w:t>
      </w:r>
      <w:del w:id="928"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929" w:author="Prabhvir Saran" w:date="2017-02-02T16:28:00Z"/>
          <w:b/>
          <w:sz w:val="32"/>
        </w:rPr>
      </w:pPr>
    </w:p>
    <w:p w14:paraId="2591A100" w14:textId="5EDA5590" w:rsidR="00B83921" w:rsidDel="00760B99" w:rsidRDefault="00B83921">
      <w:pPr>
        <w:rPr>
          <w:del w:id="930" w:author="Prabhvir Saran" w:date="2017-02-02T16:28:00Z"/>
          <w:b/>
        </w:rPr>
      </w:pPr>
    </w:p>
    <w:p w14:paraId="336C925A" w14:textId="5270514B" w:rsidR="00B83921" w:rsidDel="00760B99" w:rsidRDefault="00B83921">
      <w:pPr>
        <w:rPr>
          <w:del w:id="931" w:author="Prabhvir Saran" w:date="2017-02-02T16:28:00Z"/>
          <w:b/>
        </w:rPr>
      </w:pPr>
      <w:del w:id="932" w:author="Prabhvir Saran" w:date="2017-02-02T16:28:00Z">
        <w:r w:rsidDel="00760B99">
          <w:rPr>
            <w:b/>
          </w:rPr>
          <w:delText xml:space="preserve">                           </w:delText>
        </w:r>
      </w:del>
    </w:p>
    <w:p w14:paraId="7A378C6A" w14:textId="449D858F" w:rsidR="00B83921" w:rsidDel="00760B99" w:rsidRDefault="00B83921">
      <w:pPr>
        <w:rPr>
          <w:del w:id="933" w:author="Prabhvir Saran" w:date="2017-02-02T16:28:00Z"/>
          <w:b/>
        </w:rPr>
      </w:pPr>
    </w:p>
    <w:p w14:paraId="72F172ED" w14:textId="77777777" w:rsidR="00B83921" w:rsidDel="00760B99" w:rsidRDefault="00B83921">
      <w:pPr>
        <w:rPr>
          <w:del w:id="934" w:author="Prabhvir Saran" w:date="2017-02-02T16:28:00Z"/>
          <w:b/>
          <w:sz w:val="32"/>
          <w:szCs w:val="32"/>
          <w:u w:val="single"/>
        </w:rPr>
      </w:pPr>
      <w:del w:id="935" w:author="Prabhvir Saran" w:date="2017-02-02T16:28:00Z">
        <w:r w:rsidDel="00760B99">
          <w:rPr>
            <w:b/>
            <w:sz w:val="32"/>
            <w:szCs w:val="32"/>
            <w:u w:val="single"/>
          </w:rPr>
          <w:delText xml:space="preserve">                   </w:delText>
        </w:r>
      </w:del>
    </w:p>
    <w:p w14:paraId="3CD65FB0" w14:textId="77777777" w:rsidR="00B83921" w:rsidDel="00760B99" w:rsidRDefault="00B83921">
      <w:pPr>
        <w:rPr>
          <w:del w:id="936" w:author="Prabhvir Saran" w:date="2017-02-02T16:28:00Z"/>
          <w:b/>
          <w:sz w:val="32"/>
          <w:szCs w:val="32"/>
          <w:u w:val="single"/>
        </w:rPr>
      </w:pPr>
    </w:p>
    <w:p w14:paraId="33039F19" w14:textId="77777777" w:rsidR="00B83921" w:rsidDel="00760B99" w:rsidRDefault="00B83921">
      <w:pPr>
        <w:rPr>
          <w:del w:id="937" w:author="Prabhvir Saran" w:date="2017-02-02T16:28:00Z"/>
          <w:b/>
          <w:sz w:val="32"/>
          <w:szCs w:val="32"/>
          <w:u w:val="single"/>
        </w:rPr>
      </w:pPr>
    </w:p>
    <w:p w14:paraId="3F75BBC3" w14:textId="77777777" w:rsidR="00B83921" w:rsidDel="00760B99" w:rsidRDefault="00B83921">
      <w:pPr>
        <w:rPr>
          <w:del w:id="938" w:author="Prabhvir Saran" w:date="2017-02-02T16:28:00Z"/>
          <w:b/>
          <w:sz w:val="32"/>
          <w:szCs w:val="32"/>
          <w:u w:val="single"/>
        </w:rPr>
      </w:pPr>
    </w:p>
    <w:p w14:paraId="7DBF492E" w14:textId="77777777" w:rsidR="00B83921" w:rsidDel="00760B99" w:rsidRDefault="00B83921">
      <w:pPr>
        <w:rPr>
          <w:del w:id="939" w:author="Prabhvir Saran" w:date="2017-02-02T16:28:00Z"/>
          <w:b/>
          <w:sz w:val="32"/>
          <w:szCs w:val="32"/>
          <w:u w:val="single"/>
        </w:rPr>
      </w:pPr>
    </w:p>
    <w:p w14:paraId="4D4C0ABA" w14:textId="77777777" w:rsidR="00B83921" w:rsidDel="00760B99" w:rsidRDefault="00B83921">
      <w:pPr>
        <w:rPr>
          <w:del w:id="940" w:author="Prabhvir Saran" w:date="2017-02-02T16:28:00Z"/>
          <w:b/>
          <w:sz w:val="32"/>
          <w:szCs w:val="32"/>
          <w:u w:val="single"/>
        </w:rPr>
      </w:pPr>
    </w:p>
    <w:p w14:paraId="4F063638" w14:textId="77777777" w:rsidR="00B83921" w:rsidDel="00760B99" w:rsidRDefault="00B83921">
      <w:pPr>
        <w:rPr>
          <w:del w:id="941" w:author="Prabhvir Saran" w:date="2017-02-02T16:28:00Z"/>
          <w:b/>
          <w:sz w:val="32"/>
          <w:szCs w:val="32"/>
          <w:u w:val="single"/>
        </w:rPr>
      </w:pPr>
    </w:p>
    <w:p w14:paraId="07AEE6DE" w14:textId="77777777" w:rsidR="00B83921" w:rsidDel="00760B99" w:rsidRDefault="00B83921">
      <w:pPr>
        <w:rPr>
          <w:del w:id="942" w:author="Prabhvir Saran" w:date="2017-02-02T16:28:00Z"/>
          <w:b/>
          <w:sz w:val="32"/>
          <w:szCs w:val="32"/>
          <w:u w:val="single"/>
        </w:rPr>
      </w:pPr>
    </w:p>
    <w:p w14:paraId="0ECF55A5" w14:textId="77777777" w:rsidR="00B83921" w:rsidDel="00760B99" w:rsidRDefault="00B83921">
      <w:pPr>
        <w:rPr>
          <w:del w:id="943" w:author="Prabhvir Saran" w:date="2017-02-02T16:28:00Z"/>
          <w:b/>
          <w:sz w:val="32"/>
          <w:szCs w:val="32"/>
          <w:u w:val="single"/>
        </w:rPr>
      </w:pPr>
    </w:p>
    <w:p w14:paraId="26C6CA01" w14:textId="77777777" w:rsidR="00B83921" w:rsidDel="00760B99" w:rsidRDefault="00B83921">
      <w:pPr>
        <w:rPr>
          <w:del w:id="944" w:author="Prabhvir Saran" w:date="2017-02-02T16:28:00Z"/>
          <w:b/>
          <w:sz w:val="32"/>
          <w:szCs w:val="32"/>
          <w:u w:val="single"/>
        </w:rPr>
      </w:pPr>
    </w:p>
    <w:p w14:paraId="47E1B81D" w14:textId="77777777" w:rsidR="00B83921" w:rsidDel="00760B99" w:rsidRDefault="00B83921">
      <w:pPr>
        <w:rPr>
          <w:del w:id="945" w:author="Prabhvir Saran" w:date="2017-02-02T16:28:00Z"/>
          <w:b/>
          <w:sz w:val="32"/>
          <w:szCs w:val="32"/>
          <w:u w:val="single"/>
        </w:rPr>
      </w:pPr>
    </w:p>
    <w:p w14:paraId="5C70042E" w14:textId="77777777" w:rsidR="00B83921" w:rsidDel="00760B99" w:rsidRDefault="00B83921">
      <w:pPr>
        <w:rPr>
          <w:del w:id="946" w:author="Prabhvir Saran" w:date="2017-02-02T16:28:00Z"/>
          <w:b/>
          <w:sz w:val="32"/>
          <w:szCs w:val="32"/>
          <w:u w:val="single"/>
        </w:rPr>
      </w:pPr>
    </w:p>
    <w:p w14:paraId="26A1EC45" w14:textId="77777777" w:rsidR="00B83921" w:rsidDel="00760B99" w:rsidRDefault="00B83921">
      <w:pPr>
        <w:rPr>
          <w:del w:id="947" w:author="Prabhvir Saran" w:date="2017-02-02T16:28:00Z"/>
          <w:b/>
          <w:sz w:val="32"/>
          <w:szCs w:val="32"/>
          <w:u w:val="single"/>
        </w:rPr>
      </w:pPr>
    </w:p>
    <w:p w14:paraId="55CA2C98" w14:textId="77777777" w:rsidR="00B83921" w:rsidDel="00760B99" w:rsidRDefault="00B83921">
      <w:pPr>
        <w:rPr>
          <w:del w:id="948" w:author="Prabhvir Saran" w:date="2017-02-02T16:28:00Z"/>
          <w:b/>
          <w:sz w:val="32"/>
          <w:szCs w:val="32"/>
          <w:u w:val="single"/>
        </w:rPr>
      </w:pPr>
    </w:p>
    <w:p w14:paraId="33CB925D" w14:textId="77777777" w:rsidR="00B83921" w:rsidDel="00760B99" w:rsidRDefault="00B83921">
      <w:pPr>
        <w:rPr>
          <w:del w:id="949" w:author="Prabhvir Saran" w:date="2017-02-02T16:28:00Z"/>
          <w:b/>
          <w:sz w:val="32"/>
          <w:szCs w:val="32"/>
          <w:u w:val="single"/>
        </w:rPr>
      </w:pPr>
    </w:p>
    <w:p w14:paraId="4EB4D10F" w14:textId="77777777" w:rsidR="00B83921" w:rsidDel="00760B99" w:rsidRDefault="00B83921">
      <w:pPr>
        <w:rPr>
          <w:del w:id="950" w:author="Prabhvir Saran" w:date="2017-02-02T16:28:00Z"/>
          <w:b/>
          <w:sz w:val="32"/>
          <w:szCs w:val="32"/>
          <w:u w:val="single"/>
        </w:rPr>
      </w:pPr>
    </w:p>
    <w:p w14:paraId="67470E47" w14:textId="77777777" w:rsidR="00B83921" w:rsidDel="00760B99" w:rsidRDefault="00B83921">
      <w:pPr>
        <w:rPr>
          <w:del w:id="951" w:author="Prabhvir Saran" w:date="2017-02-02T16:28:00Z"/>
          <w:b/>
          <w:sz w:val="32"/>
          <w:szCs w:val="32"/>
          <w:u w:val="single"/>
        </w:rPr>
      </w:pPr>
    </w:p>
    <w:p w14:paraId="31B1294E" w14:textId="579874EA" w:rsidR="00B83921" w:rsidRPr="00121F28" w:rsidRDefault="00B83921">
      <w:pPr>
        <w:rPr>
          <w:b/>
        </w:rPr>
      </w:pPr>
      <w:del w:id="952" w:author="Prabhvir Saran" w:date="2017-02-02T16:28:00Z">
        <w:r w:rsidDel="00760B99">
          <w:rPr>
            <w:b/>
            <w:sz w:val="32"/>
            <w:szCs w:val="32"/>
            <w:u w:val="single"/>
          </w:rPr>
          <w:delText xml:space="preserve"> </w:delText>
        </w:r>
      </w:del>
    </w:p>
    <w:sectPr w:rsidR="00B83921" w:rsidRPr="00121F28" w:rsidSect="005A76A2">
      <w:head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979F9" w14:textId="77777777" w:rsidR="00275E49" w:rsidRDefault="00275E49" w:rsidP="0028412B">
      <w:pPr>
        <w:spacing w:after="0" w:line="240" w:lineRule="auto"/>
      </w:pPr>
      <w:r>
        <w:separator/>
      </w:r>
    </w:p>
  </w:endnote>
  <w:endnote w:type="continuationSeparator" w:id="0">
    <w:p w14:paraId="2AE44471" w14:textId="77777777" w:rsidR="00275E49" w:rsidRDefault="00275E49"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AF7DD" w14:textId="77777777" w:rsidR="00275E49" w:rsidRDefault="00275E49" w:rsidP="0028412B">
      <w:pPr>
        <w:spacing w:after="0" w:line="240" w:lineRule="auto"/>
      </w:pPr>
      <w:r>
        <w:separator/>
      </w:r>
    </w:p>
  </w:footnote>
  <w:footnote w:type="continuationSeparator" w:id="0">
    <w:p w14:paraId="3F79D1FD" w14:textId="77777777" w:rsidR="00275E49" w:rsidRDefault="00275E49"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63B35"/>
    <w:rsid w:val="00066FC0"/>
    <w:rsid w:val="00085465"/>
    <w:rsid w:val="000A5E87"/>
    <w:rsid w:val="000B18C4"/>
    <w:rsid w:val="000D11F7"/>
    <w:rsid w:val="000E3144"/>
    <w:rsid w:val="000E4105"/>
    <w:rsid w:val="000E778D"/>
    <w:rsid w:val="00116AA7"/>
    <w:rsid w:val="00121F28"/>
    <w:rsid w:val="00122A71"/>
    <w:rsid w:val="00130463"/>
    <w:rsid w:val="00132EC9"/>
    <w:rsid w:val="001609EC"/>
    <w:rsid w:val="0016316E"/>
    <w:rsid w:val="001665B5"/>
    <w:rsid w:val="00167652"/>
    <w:rsid w:val="00180A80"/>
    <w:rsid w:val="0019162B"/>
    <w:rsid w:val="001A25C4"/>
    <w:rsid w:val="001A75D8"/>
    <w:rsid w:val="001B012E"/>
    <w:rsid w:val="001B01E3"/>
    <w:rsid w:val="001B77FC"/>
    <w:rsid w:val="001C2347"/>
    <w:rsid w:val="001E44DE"/>
    <w:rsid w:val="001E5BDC"/>
    <w:rsid w:val="00221B3D"/>
    <w:rsid w:val="002303C6"/>
    <w:rsid w:val="002340E7"/>
    <w:rsid w:val="00251B68"/>
    <w:rsid w:val="00265C61"/>
    <w:rsid w:val="002753A3"/>
    <w:rsid w:val="00275E49"/>
    <w:rsid w:val="002832A7"/>
    <w:rsid w:val="0028412B"/>
    <w:rsid w:val="0028688E"/>
    <w:rsid w:val="0029077D"/>
    <w:rsid w:val="002B4101"/>
    <w:rsid w:val="002C11BD"/>
    <w:rsid w:val="002C15DF"/>
    <w:rsid w:val="002D4FE5"/>
    <w:rsid w:val="002F1E15"/>
    <w:rsid w:val="00306683"/>
    <w:rsid w:val="00334C62"/>
    <w:rsid w:val="00334D18"/>
    <w:rsid w:val="003443F7"/>
    <w:rsid w:val="00345E1C"/>
    <w:rsid w:val="0036068B"/>
    <w:rsid w:val="00360DC7"/>
    <w:rsid w:val="00363304"/>
    <w:rsid w:val="003753D1"/>
    <w:rsid w:val="00380CD1"/>
    <w:rsid w:val="00385666"/>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7BA1"/>
    <w:rsid w:val="00491EC0"/>
    <w:rsid w:val="004A17E7"/>
    <w:rsid w:val="004A2ADD"/>
    <w:rsid w:val="004A5284"/>
    <w:rsid w:val="004A7CE2"/>
    <w:rsid w:val="004A7F09"/>
    <w:rsid w:val="004C0937"/>
    <w:rsid w:val="004C1396"/>
    <w:rsid w:val="004D14C3"/>
    <w:rsid w:val="004D4D92"/>
    <w:rsid w:val="0050335C"/>
    <w:rsid w:val="00520569"/>
    <w:rsid w:val="00522B41"/>
    <w:rsid w:val="00524ACB"/>
    <w:rsid w:val="005341BF"/>
    <w:rsid w:val="00535BE1"/>
    <w:rsid w:val="005374C4"/>
    <w:rsid w:val="005529B6"/>
    <w:rsid w:val="00553070"/>
    <w:rsid w:val="00565996"/>
    <w:rsid w:val="00583BE8"/>
    <w:rsid w:val="005A04E4"/>
    <w:rsid w:val="005A27FE"/>
    <w:rsid w:val="005A76A2"/>
    <w:rsid w:val="005C1A64"/>
    <w:rsid w:val="005D4B24"/>
    <w:rsid w:val="005E12C5"/>
    <w:rsid w:val="005E35E2"/>
    <w:rsid w:val="005F2653"/>
    <w:rsid w:val="005F369C"/>
    <w:rsid w:val="005F45B6"/>
    <w:rsid w:val="00600944"/>
    <w:rsid w:val="00623396"/>
    <w:rsid w:val="006241C4"/>
    <w:rsid w:val="00625493"/>
    <w:rsid w:val="006326B9"/>
    <w:rsid w:val="006400FE"/>
    <w:rsid w:val="006407DB"/>
    <w:rsid w:val="00640DC4"/>
    <w:rsid w:val="006438B4"/>
    <w:rsid w:val="006523A4"/>
    <w:rsid w:val="006641F0"/>
    <w:rsid w:val="00666BDC"/>
    <w:rsid w:val="006874EB"/>
    <w:rsid w:val="006B09CE"/>
    <w:rsid w:val="006C0035"/>
    <w:rsid w:val="006D2A31"/>
    <w:rsid w:val="006D4964"/>
    <w:rsid w:val="006D5511"/>
    <w:rsid w:val="006E05DC"/>
    <w:rsid w:val="006E7AC6"/>
    <w:rsid w:val="006F0D56"/>
    <w:rsid w:val="00717083"/>
    <w:rsid w:val="0072300C"/>
    <w:rsid w:val="007243EA"/>
    <w:rsid w:val="0073044C"/>
    <w:rsid w:val="0075202D"/>
    <w:rsid w:val="00760B99"/>
    <w:rsid w:val="00775F5D"/>
    <w:rsid w:val="00776164"/>
    <w:rsid w:val="0078676A"/>
    <w:rsid w:val="007B07EB"/>
    <w:rsid w:val="008013EF"/>
    <w:rsid w:val="00835269"/>
    <w:rsid w:val="00871A48"/>
    <w:rsid w:val="00894C26"/>
    <w:rsid w:val="008A0611"/>
    <w:rsid w:val="008A61F0"/>
    <w:rsid w:val="008A7E1C"/>
    <w:rsid w:val="008B1D25"/>
    <w:rsid w:val="008D527E"/>
    <w:rsid w:val="008E4305"/>
    <w:rsid w:val="008E7E99"/>
    <w:rsid w:val="008F254E"/>
    <w:rsid w:val="00902EFF"/>
    <w:rsid w:val="00903FA7"/>
    <w:rsid w:val="00904F83"/>
    <w:rsid w:val="009142AF"/>
    <w:rsid w:val="00930BA6"/>
    <w:rsid w:val="009460A9"/>
    <w:rsid w:val="00950958"/>
    <w:rsid w:val="00953782"/>
    <w:rsid w:val="0096103A"/>
    <w:rsid w:val="00971AB5"/>
    <w:rsid w:val="00971EB2"/>
    <w:rsid w:val="009732DE"/>
    <w:rsid w:val="009774A5"/>
    <w:rsid w:val="00977581"/>
    <w:rsid w:val="00982E0F"/>
    <w:rsid w:val="009A619C"/>
    <w:rsid w:val="009B645E"/>
    <w:rsid w:val="009E6A96"/>
    <w:rsid w:val="00A05477"/>
    <w:rsid w:val="00A1445E"/>
    <w:rsid w:val="00A22DDC"/>
    <w:rsid w:val="00A3104A"/>
    <w:rsid w:val="00A44F84"/>
    <w:rsid w:val="00A477D7"/>
    <w:rsid w:val="00A75E62"/>
    <w:rsid w:val="00A9131E"/>
    <w:rsid w:val="00A93EAD"/>
    <w:rsid w:val="00AB7328"/>
    <w:rsid w:val="00AE6FFC"/>
    <w:rsid w:val="00B12BA9"/>
    <w:rsid w:val="00B15D99"/>
    <w:rsid w:val="00B2191E"/>
    <w:rsid w:val="00B26E66"/>
    <w:rsid w:val="00B50380"/>
    <w:rsid w:val="00B538E0"/>
    <w:rsid w:val="00B62295"/>
    <w:rsid w:val="00B6316B"/>
    <w:rsid w:val="00B6502F"/>
    <w:rsid w:val="00B65495"/>
    <w:rsid w:val="00B67FBE"/>
    <w:rsid w:val="00B83921"/>
    <w:rsid w:val="00B915CA"/>
    <w:rsid w:val="00B92D69"/>
    <w:rsid w:val="00BA7B9A"/>
    <w:rsid w:val="00BB09A4"/>
    <w:rsid w:val="00BD7077"/>
    <w:rsid w:val="00BE0F35"/>
    <w:rsid w:val="00BE5EB1"/>
    <w:rsid w:val="00BE7934"/>
    <w:rsid w:val="00C15E6D"/>
    <w:rsid w:val="00C32CCB"/>
    <w:rsid w:val="00C400DE"/>
    <w:rsid w:val="00C86785"/>
    <w:rsid w:val="00CC7C1A"/>
    <w:rsid w:val="00CD1BFE"/>
    <w:rsid w:val="00CE0D1C"/>
    <w:rsid w:val="00CE27D4"/>
    <w:rsid w:val="00CE5EDC"/>
    <w:rsid w:val="00D01AED"/>
    <w:rsid w:val="00D069C5"/>
    <w:rsid w:val="00D31015"/>
    <w:rsid w:val="00D40537"/>
    <w:rsid w:val="00D47253"/>
    <w:rsid w:val="00D57C9F"/>
    <w:rsid w:val="00D650A7"/>
    <w:rsid w:val="00D71FFD"/>
    <w:rsid w:val="00D92629"/>
    <w:rsid w:val="00D96154"/>
    <w:rsid w:val="00DA422D"/>
    <w:rsid w:val="00DA7437"/>
    <w:rsid w:val="00DD0D97"/>
    <w:rsid w:val="00DE5061"/>
    <w:rsid w:val="00E124D6"/>
    <w:rsid w:val="00E124EB"/>
    <w:rsid w:val="00E268E0"/>
    <w:rsid w:val="00E2697D"/>
    <w:rsid w:val="00E407C8"/>
    <w:rsid w:val="00E47E58"/>
    <w:rsid w:val="00E625D2"/>
    <w:rsid w:val="00E76763"/>
    <w:rsid w:val="00E8063A"/>
    <w:rsid w:val="00E8373E"/>
    <w:rsid w:val="00E973BD"/>
    <w:rsid w:val="00EA2782"/>
    <w:rsid w:val="00EB1294"/>
    <w:rsid w:val="00EC6476"/>
    <w:rsid w:val="00EF2EC0"/>
    <w:rsid w:val="00EF572A"/>
    <w:rsid w:val="00EF7EC8"/>
    <w:rsid w:val="00F01D27"/>
    <w:rsid w:val="00F55454"/>
    <w:rsid w:val="00F73CC7"/>
    <w:rsid w:val="00F76B85"/>
    <w:rsid w:val="00F8500B"/>
    <w:rsid w:val="00F911EF"/>
    <w:rsid w:val="00FA13EA"/>
    <w:rsid w:val="00FA5304"/>
    <w:rsid w:val="00FD0654"/>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3.png"/><Relationship Id="rId50" Type="http://schemas.openxmlformats.org/officeDocument/2006/relationships/image" Target="media/image42.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3.png"/><Relationship Id="rId40" Type="http://schemas.openxmlformats.org/officeDocument/2006/relationships/image" Target="media/image32.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3.png"/><Relationship Id="rId30" Type="http://schemas.openxmlformats.org/officeDocument/2006/relationships/image" Target="media/image22.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FFF2D3-F3AB-4536-8C1B-CCD4EB2A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15</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2</dc:subject>
  <dc:creator>Prabhvir Saran, Bhagwan Virdi, Jaisreet Khaira, Tony Pacheco, and Liam MacIntyre</dc:creator>
  <cp:keywords/>
  <dc:description/>
  <cp:lastModifiedBy>Prabhvir Saran</cp:lastModifiedBy>
  <cp:revision>72</cp:revision>
  <dcterms:created xsi:type="dcterms:W3CDTF">2017-02-03T02:09:00Z</dcterms:created>
  <dcterms:modified xsi:type="dcterms:W3CDTF">2017-02-17T05:31:00Z</dcterms:modified>
  <cp:category>Web Development</cp:category>
</cp:coreProperties>
</file>